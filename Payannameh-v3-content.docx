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B0150" w14:textId="041C08AC" w:rsidR="00912462" w:rsidRDefault="00912462">
      <w:pPr>
        <w:jc w:val="center"/>
        <w:rPr>
          <w:rFonts w:cs="B Lotus"/>
          <w:b/>
          <w:bCs/>
          <w:color w:val="auto"/>
          <w:lang w:bidi="fa-IR"/>
        </w:rPr>
      </w:pPr>
    </w:p>
    <w:p w14:paraId="5E4E30AE" w14:textId="42854FD4" w:rsidR="00912462" w:rsidRDefault="00000000">
      <w:pPr>
        <w:jc w:val="center"/>
        <w:rPr>
          <w:rFonts w:cs="B Lotus"/>
          <w:b/>
          <w:bCs/>
          <w:color w:val="auto"/>
          <w:lang w:bidi="fa-IR"/>
        </w:rPr>
      </w:pPr>
      <w:r>
        <w:rPr>
          <w:noProof/>
          <w:lang w:bidi="fa-IR"/>
        </w:rPr>
        <w:pict w14:anchorId="44A56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7849FF2">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795D00AC" w14:textId="77777777" w:rsidR="00912462" w:rsidRDefault="00912462">
                  <w:pPr>
                    <w:rPr>
                      <w:lang w:bidi="fa-IR"/>
                    </w:rPr>
                  </w:pPr>
                </w:p>
              </w:txbxContent>
            </v:textbox>
          </v:shape>
        </w:pict>
      </w:r>
    </w:p>
    <w:p w14:paraId="78AE5C26" w14:textId="77777777" w:rsidR="00912462" w:rsidRDefault="00A00799">
      <w:pPr>
        <w:spacing w:line="276" w:lineRule="auto"/>
        <w:jc w:val="center"/>
        <w:rPr>
          <w:rFonts w:cs="B Lotus"/>
          <w:b/>
          <w:bCs/>
          <w:color w:val="auto"/>
          <w:sz w:val="32"/>
          <w:szCs w:val="32"/>
          <w:lang w:bidi="fa-IR"/>
        </w:rPr>
      </w:pPr>
      <w:r>
        <w:rPr>
          <w:noProof/>
          <w:rtl w:val="0"/>
          <w:lang w:bidi="fa-IR"/>
        </w:rPr>
        <w:lastRenderedPageBreak/>
        <w:pict w14:anchorId="55F8C8B3">
          <v:shape id="Picture 2" o:spid="_x0000_i1025" type="#_x0000_t75" style="width:49.5pt;height:65.25pt;visibility:visible" filled="t">
            <v:imagedata r:id="rId9" o:title=""/>
            <o:lock v:ext="edit" aspectratio="f"/>
          </v:shape>
        </w:pict>
      </w:r>
    </w:p>
    <w:p w14:paraId="54120EF2" w14:textId="77777777" w:rsidR="00912462" w:rsidRDefault="00000000">
      <w:pPr>
        <w:spacing w:line="276" w:lineRule="auto"/>
        <w:jc w:val="center"/>
        <w:rPr>
          <w:rFonts w:cs="B Lotus"/>
          <w:b/>
          <w:bCs/>
          <w:color w:val="auto"/>
          <w:sz w:val="36"/>
          <w:szCs w:val="36"/>
          <w:lang w:bidi="fa-IR"/>
        </w:rPr>
      </w:pPr>
      <w:r>
        <w:rPr>
          <w:rFonts w:hint="cs"/>
          <w:b/>
          <w:bCs/>
          <w:lang w:bidi="fa-IR"/>
        </w:rPr>
        <w:t>مرکز ساری</w:t>
      </w:r>
    </w:p>
    <w:p w14:paraId="53D43E8B" w14:textId="77777777" w:rsidR="00912462" w:rsidRDefault="00000000">
      <w:pPr>
        <w:spacing w:line="276" w:lineRule="auto"/>
        <w:jc w:val="center"/>
        <w:rPr>
          <w:rFonts w:cs="B Lotus"/>
          <w:b/>
          <w:bCs/>
          <w:color w:val="auto"/>
          <w:sz w:val="36"/>
          <w:szCs w:val="36"/>
          <w:lang w:bidi="fa-IR"/>
        </w:rPr>
      </w:pPr>
      <w:r>
        <w:rPr>
          <w:rFonts w:hint="cs"/>
          <w:b/>
          <w:bCs/>
          <w:lang w:bidi="fa-IR"/>
        </w:rPr>
        <w:t>پایان نامه کارشناسی ارشد</w:t>
      </w:r>
    </w:p>
    <w:p w14:paraId="1070322A" w14:textId="77777777" w:rsidR="00912462" w:rsidRDefault="00000000">
      <w:pPr>
        <w:spacing w:line="276" w:lineRule="auto"/>
        <w:jc w:val="center"/>
        <w:rPr>
          <w:rFonts w:cs="B Lotus"/>
          <w:b/>
          <w:bCs/>
          <w:color w:val="auto"/>
          <w:sz w:val="36"/>
          <w:szCs w:val="36"/>
          <w:lang w:bidi="fa-IR"/>
        </w:rPr>
      </w:pPr>
      <w:r>
        <w:rPr>
          <w:rFonts w:hint="cs"/>
          <w:b/>
          <w:bCs/>
          <w:lang w:bidi="fa-IR"/>
        </w:rPr>
        <w:t>رشته روانشناسی گرایش روانشناسی اسلامی گرایش روانشناسی مثبت گرا</w:t>
      </w:r>
    </w:p>
    <w:p w14:paraId="3B413CAA" w14:textId="77777777" w:rsidR="00912462" w:rsidRDefault="00000000">
      <w:pPr>
        <w:spacing w:line="276" w:lineRule="auto"/>
        <w:jc w:val="center"/>
        <w:rPr>
          <w:rFonts w:cs="B Lotus"/>
          <w:b/>
          <w:bCs/>
          <w:color w:val="auto"/>
          <w:sz w:val="36"/>
          <w:szCs w:val="36"/>
          <w:lang w:bidi="fa-IR"/>
        </w:rPr>
      </w:pPr>
      <w:r>
        <w:rPr>
          <w:rFonts w:hint="cs"/>
          <w:b/>
          <w:bCs/>
          <w:lang w:bidi="fa-IR"/>
        </w:rPr>
        <w:t>عنوان</w:t>
      </w:r>
    </w:p>
    <w:p w14:paraId="50C12391" w14:textId="77777777" w:rsidR="00912462" w:rsidRDefault="00000000">
      <w:pPr>
        <w:spacing w:line="276" w:lineRule="auto"/>
        <w:jc w:val="center"/>
        <w:rPr>
          <w:rFonts w:cs="B Lotus"/>
          <w:b/>
          <w:bCs/>
          <w:color w:val="auto"/>
          <w:sz w:val="36"/>
          <w:szCs w:val="36"/>
          <w:lang w:bidi="fa-IR"/>
        </w:rPr>
      </w:pPr>
      <w:bookmarkStart w:id="0" w:name="_Hlk152384097"/>
      <w:r>
        <w:rPr>
          <w:rFonts w:hint="cs"/>
          <w:b/>
          <w:bCs/>
          <w:lang w:bidi="fa-IR"/>
        </w:rPr>
        <w:t xml:space="preserve">رابطه هوش معنوی و اضطراب سلامتی با اضطراب مرگ سالمندان </w:t>
      </w:r>
    </w:p>
    <w:p w14:paraId="1C7E5B67" w14:textId="77777777" w:rsidR="00912462" w:rsidRDefault="00000000">
      <w:pPr>
        <w:spacing w:line="276" w:lineRule="auto"/>
        <w:jc w:val="center"/>
        <w:rPr>
          <w:rFonts w:cs="B Lotus"/>
          <w:b/>
          <w:bCs/>
          <w:color w:val="auto"/>
          <w:sz w:val="36"/>
          <w:szCs w:val="36"/>
          <w:lang w:bidi="fa-IR"/>
        </w:rPr>
      </w:pPr>
      <w:r>
        <w:rPr>
          <w:rFonts w:hint="cs"/>
          <w:b/>
          <w:bCs/>
          <w:lang w:bidi="fa-IR"/>
        </w:rPr>
        <w:t>خانه سالمندان فرشتگان تهران</w:t>
      </w:r>
    </w:p>
    <w:bookmarkEnd w:id="0"/>
    <w:p w14:paraId="36853D35" w14:textId="77777777" w:rsidR="00912462" w:rsidRDefault="00000000">
      <w:pPr>
        <w:spacing w:line="276" w:lineRule="auto"/>
        <w:jc w:val="center"/>
        <w:rPr>
          <w:rFonts w:cs="B Lotus"/>
          <w:b/>
          <w:bCs/>
          <w:color w:val="auto"/>
          <w:sz w:val="36"/>
          <w:szCs w:val="36"/>
          <w:lang w:bidi="fa-IR"/>
        </w:rPr>
      </w:pPr>
      <w:r>
        <w:rPr>
          <w:rFonts w:hint="cs"/>
          <w:b/>
          <w:bCs/>
          <w:lang w:bidi="fa-IR"/>
        </w:rPr>
        <w:t>استاد راهنما</w:t>
      </w:r>
    </w:p>
    <w:p w14:paraId="3089FC56" w14:textId="77777777" w:rsidR="00912462" w:rsidRDefault="00000000">
      <w:pPr>
        <w:spacing w:line="276" w:lineRule="auto"/>
        <w:jc w:val="center"/>
        <w:rPr>
          <w:rFonts w:cs="B Lotus"/>
          <w:b/>
          <w:bCs/>
          <w:color w:val="auto"/>
          <w:sz w:val="36"/>
          <w:szCs w:val="36"/>
          <w:lang w:bidi="fa-IR"/>
        </w:rPr>
      </w:pPr>
      <w:r>
        <w:rPr>
          <w:rFonts w:hint="cs"/>
          <w:b/>
          <w:bCs/>
          <w:lang w:bidi="fa-IR"/>
        </w:rPr>
        <w:t xml:space="preserve">باب اله بخشی پور </w:t>
      </w:r>
      <w:proofErr w:type="spellStart"/>
      <w:r>
        <w:rPr>
          <w:rFonts w:hint="cs"/>
          <w:b/>
          <w:bCs/>
          <w:lang w:bidi="fa-IR"/>
        </w:rPr>
        <w:t>جویباری</w:t>
      </w:r>
      <w:proofErr w:type="spellEnd"/>
    </w:p>
    <w:p w14:paraId="38A2402A" w14:textId="77777777" w:rsidR="00912462" w:rsidRDefault="00000000">
      <w:pPr>
        <w:spacing w:line="276" w:lineRule="auto"/>
        <w:jc w:val="center"/>
        <w:rPr>
          <w:rFonts w:cs="B Lotus"/>
          <w:b/>
          <w:bCs/>
          <w:color w:val="auto"/>
          <w:sz w:val="36"/>
          <w:szCs w:val="36"/>
          <w:lang w:bidi="fa-IR"/>
        </w:rPr>
      </w:pPr>
      <w:r>
        <w:rPr>
          <w:rFonts w:hint="cs"/>
          <w:b/>
          <w:bCs/>
          <w:lang w:bidi="fa-IR"/>
        </w:rPr>
        <w:t>مؤلف</w:t>
      </w:r>
    </w:p>
    <w:p w14:paraId="43846BB1" w14:textId="77777777" w:rsidR="00912462" w:rsidRDefault="00000000">
      <w:pPr>
        <w:spacing w:line="276" w:lineRule="auto"/>
        <w:jc w:val="center"/>
        <w:rPr>
          <w:rFonts w:ascii="Times New Roman" w:eastAsia="Times New Roman" w:hAnsi="Times New Roman" w:cs="B Lotus"/>
          <w:b/>
          <w:bCs/>
          <w:color w:val="auto"/>
          <w:sz w:val="36"/>
          <w:szCs w:val="36"/>
          <w:lang w:bidi="fa-IR"/>
        </w:rPr>
      </w:pPr>
      <w:r>
        <w:rPr>
          <w:rFonts w:ascii="Times New Roman" w:eastAsia="Times New Roman" w:hAnsi="Times New Roman" w:hint="cs"/>
          <w:b/>
          <w:bCs/>
          <w:lang w:bidi="fa-IR"/>
        </w:rPr>
        <w:t>فاطمه بیات</w:t>
      </w:r>
    </w:p>
    <w:p w14:paraId="4A24365F" w14:textId="77777777" w:rsidR="00912462" w:rsidRDefault="00000000">
      <w:pPr>
        <w:spacing w:line="276" w:lineRule="auto"/>
        <w:jc w:val="center"/>
        <w:rPr>
          <w:rFonts w:ascii="Times New Roman" w:eastAsia="Times New Roman" w:hAnsi="Times New Roman" w:cs="B Lotus"/>
          <w:b/>
          <w:bCs/>
          <w:color w:val="auto"/>
          <w:sz w:val="36"/>
          <w:szCs w:val="36"/>
          <w:lang w:bidi="fa-IR"/>
        </w:rPr>
      </w:pPr>
      <w:r>
        <w:rPr>
          <w:rFonts w:ascii="Times New Roman" w:eastAsia="Times New Roman" w:hAnsi="Times New Roman" w:hint="cs"/>
          <w:b/>
          <w:bCs/>
          <w:lang w:bidi="fa-IR"/>
        </w:rPr>
        <w:t>شهریور ۱۴۰۵</w:t>
      </w:r>
    </w:p>
    <w:p w14:paraId="6A46C8E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sz w:val="32"/>
          <w:szCs w:val="32"/>
          <w:lang w:bidi="fa-IR"/>
        </w:rPr>
      </w:pPr>
      <w:r>
        <w:rPr>
          <w:rFonts w:ascii="Times New Roman" w:eastAsia="MS Mincho" w:hAnsi="Times New Roman" w:cs="B Titr" w:hint="cs"/>
          <w:b/>
          <w:bCs/>
          <w:noProof/>
          <w:sz w:val="30"/>
          <w:szCs w:val="30"/>
          <w:lang w:bidi="fa-IR"/>
        </w:rPr>
        <w:lastRenderedPageBreak/>
        <w:t>تعهد نامه اصالت رساله/پایان نامه</w:t>
      </w:r>
    </w:p>
    <w:p w14:paraId="38954EEF"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MS Mincho"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MS Mincho" w:hAnsi="Times New Roman" w:hint="cs"/>
          <w:noProof/>
          <w:lang w:bidi="fa-IR"/>
        </w:rPr>
        <w:t xml:space="preserve"> دانش</w:t>
      </w:r>
      <w:r>
        <w:rPr>
          <w:rFonts w:ascii="Times New Roman" w:eastAsia="MS Mincho" w:hAnsi="Times New Roman" w:hint="cs"/>
          <w:noProof/>
          <w:lang w:bidi="fa-IR"/>
        </w:rPr>
        <w:softHyphen/>
        <w:t>آموخته مقطع کارشناسی‌ارشد ناپیوسته تخصصی در رشته روان</w:t>
      </w:r>
      <w:r>
        <w:rPr>
          <w:rFonts w:ascii="Times New Roman" w:eastAsia="MS Mincho" w:hAnsi="Times New Roman" w:hint="cs"/>
          <w:noProof/>
          <w:lang w:bidi="fa-IR"/>
        </w:rPr>
        <w:softHyphen/>
        <w:t xml:space="preserve">شناسی گرایش روانشناسی اسلامی گرایش روانشناسی مثبت گرا که در تاریخ </w:t>
      </w:r>
      <w:r>
        <w:rPr>
          <w:rFonts w:ascii="Times New Roman" w:eastAsia="MS Mincho" w:hAnsi="Times New Roman" w:hint="cs"/>
          <w:b/>
          <w:bCs/>
          <w:noProof/>
          <w:lang w:bidi="fa-IR"/>
        </w:rPr>
        <w:t xml:space="preserve">................................ </w:t>
      </w:r>
      <w:r>
        <w:rPr>
          <w:rFonts w:ascii="Times New Roman" w:eastAsia="MS Mincho" w:hAnsi="Times New Roman" w:hint="cs"/>
          <w:noProof/>
          <w:lang w:bidi="fa-IR"/>
        </w:rPr>
        <w:t xml:space="preserve">از رساله/پایان نامه خود تحت عنوان </w:t>
      </w:r>
      <w:r>
        <w:rPr>
          <w:rFonts w:ascii="Times New Roman" w:eastAsia="MS Mincho"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MS Mincho" w:hAnsi="Times New Roman" w:hint="cs"/>
          <w:b/>
          <w:bCs/>
          <w:noProof/>
          <w:lang w:bidi="fa-IR"/>
        </w:rPr>
        <w:t>»</w:t>
      </w:r>
      <w:r>
        <w:rPr>
          <w:rFonts w:ascii="Times New Roman" w:eastAsia="MS Mincho" w:hAnsi="Times New Roman" w:hint="cs"/>
          <w:noProof/>
          <w:lang w:bidi="fa-IR"/>
        </w:rPr>
        <w:t xml:space="preserve"> با کسب نمره ...... دفاع نموده</w:t>
      </w:r>
      <w:r>
        <w:rPr>
          <w:rFonts w:ascii="Times New Roman" w:eastAsia="MS Mincho" w:hAnsi="Times New Roman" w:hint="cs"/>
          <w:noProof/>
          <w:lang w:bidi="fa-IR"/>
        </w:rPr>
        <w:softHyphen/>
        <w:t>ام، بدینوسیله متعهد می</w:t>
      </w:r>
      <w:r>
        <w:rPr>
          <w:rFonts w:ascii="Times New Roman" w:eastAsia="MS Mincho" w:hAnsi="Times New Roman" w:hint="cs"/>
          <w:noProof/>
          <w:cs/>
          <w:lang w:bidi="fa-IR"/>
        </w:rPr>
        <w:t>‎</w:t>
      </w:r>
      <w:r>
        <w:rPr>
          <w:rFonts w:ascii="Times New Roman" w:eastAsia="MS Mincho" w:hAnsi="Times New Roman" w:hint="cs"/>
          <w:noProof/>
          <w:lang w:bidi="fa-IR"/>
        </w:rPr>
        <w:t>شوم.</w:t>
      </w:r>
    </w:p>
    <w:p w14:paraId="5301EF94"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0C50E8EB"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۲) این رساله/پایان نامه قبلاً برای دریافت هیچ مدرک تحصیلی (هم سطح، پایین</w:t>
      </w:r>
      <w:r>
        <w:rPr>
          <w:rFonts w:ascii="Times New Roman" w:eastAsia="MS Mincho" w:hAnsi="Times New Roman" w:hint="cs"/>
          <w:noProof/>
          <w:cs/>
          <w:lang w:bidi="fa-IR"/>
        </w:rPr>
        <w:t>‎</w:t>
      </w:r>
      <w:r>
        <w:rPr>
          <w:rFonts w:ascii="Times New Roman" w:eastAsia="MS Mincho" w:hAnsi="Times New Roman" w:hint="cs"/>
          <w:noProof/>
          <w:lang w:bidi="fa-IR"/>
        </w:rPr>
        <w:t>تریا بالاتر) در سایر دانشگاه</w:t>
      </w:r>
      <w:r>
        <w:rPr>
          <w:rFonts w:ascii="Times New Roman" w:eastAsia="MS Mincho" w:hAnsi="Times New Roman" w:hint="cs"/>
          <w:noProof/>
          <w:cs/>
          <w:lang w:bidi="fa-IR"/>
        </w:rPr>
        <w:t>‎</w:t>
      </w:r>
      <w:r>
        <w:rPr>
          <w:rFonts w:ascii="Times New Roman" w:eastAsia="MS Mincho" w:hAnsi="Times New Roman" w:hint="cs"/>
          <w:noProof/>
          <w:lang w:bidi="fa-IR"/>
        </w:rPr>
        <w:t>ها و موسسات آموزش عالی ارائه نشده است.</w:t>
      </w:r>
    </w:p>
    <w:p w14:paraId="17044548"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noProof/>
          <w:cs/>
          <w:lang w:bidi="fa-IR"/>
        </w:rPr>
        <w:t>‎</w:t>
      </w:r>
      <w:r>
        <w:rPr>
          <w:rFonts w:ascii="Times New Roman" w:eastAsia="MS Mincho" w:hAnsi="Times New Roman" w:hint="cs"/>
          <w:noProof/>
          <w:lang w:bidi="fa-IR"/>
        </w:rPr>
        <w:t>نامه/رساله را داشته باشم، با ذکر نام استادان راهنما و مشاور و درج نام دانشگاه پیام نور اقدام خواهم کرد.</w:t>
      </w:r>
    </w:p>
    <w:p w14:paraId="19E2A0B1"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۴) چنانچه در هر مقطع زمانی خلاف موارد فوق ثابت شود، عواقب حقوقی ناشی از آن را می</w:t>
      </w:r>
      <w:r>
        <w:rPr>
          <w:rFonts w:ascii="Times New Roman" w:eastAsia="MS Mincho" w:hAnsi="Times New Roman" w:hint="cs"/>
          <w:noProof/>
          <w:cs/>
          <w:lang w:bidi="fa-IR"/>
        </w:rPr>
        <w:t>‎</w:t>
      </w:r>
      <w:r>
        <w:rPr>
          <w:rFonts w:ascii="Times New Roman" w:eastAsia="MS Mincho"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noProof/>
          <w:cs/>
          <w:lang w:bidi="fa-IR"/>
        </w:rPr>
        <w:t>‎</w:t>
      </w:r>
      <w:r>
        <w:rPr>
          <w:rFonts w:ascii="Times New Roman" w:eastAsia="MS Mincho" w:hAnsi="Times New Roman" w:hint="cs"/>
          <w:noProof/>
          <w:lang w:bidi="fa-IR"/>
        </w:rPr>
        <w:t>ام هیچ</w:t>
      </w:r>
      <w:r>
        <w:rPr>
          <w:rFonts w:ascii="Times New Roman" w:eastAsia="MS Mincho" w:hAnsi="Times New Roman" w:hint="cs"/>
          <w:noProof/>
          <w:cs/>
          <w:lang w:bidi="fa-IR"/>
        </w:rPr>
        <w:t>‎</w:t>
      </w:r>
      <w:r>
        <w:rPr>
          <w:rFonts w:ascii="Times New Roman" w:eastAsia="MS Mincho" w:hAnsi="Times New Roman" w:hint="cs"/>
          <w:noProof/>
          <w:lang w:bidi="fa-IR"/>
        </w:rPr>
        <w:t>گونه ادعایی نخواهم داشت.</w:t>
      </w:r>
    </w:p>
    <w:p w14:paraId="263B6F5C" w14:textId="77777777" w:rsidR="00912462" w:rsidRDefault="00000000">
      <w:pPr>
        <w:autoSpaceDE/>
        <w:autoSpaceDN/>
        <w:adjustRightInd/>
        <w:spacing w:line="276" w:lineRule="auto"/>
        <w:jc w:val="center"/>
        <w:rPr>
          <w:rFonts w:ascii="Times New Roman" w:eastAsia="MS Mincho" w:hAnsi="Times New Roman" w:cs="B Lotus"/>
          <w:noProof/>
          <w:color w:val="auto"/>
          <w:lang w:bidi="fa-IR"/>
        </w:rPr>
      </w:pPr>
      <w:r>
        <w:rPr>
          <w:rFonts w:ascii="Times New Roman" w:eastAsia="MS Mincho"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512BD3B8" w14:textId="77777777" w:rsidR="00912462" w:rsidRDefault="00000000">
      <w:pPr>
        <w:autoSpaceDE/>
        <w:autoSpaceDN/>
        <w:adjustRightInd/>
        <w:spacing w:line="276" w:lineRule="auto"/>
        <w:jc w:val="center"/>
        <w:rPr>
          <w:rFonts w:ascii="Times New Roman" w:eastAsia="MS Mincho" w:hAnsi="Times New Roman" w:cs="B Lotus"/>
          <w:noProof/>
          <w:color w:val="auto"/>
          <w:lang w:bidi="fa-IR"/>
        </w:rPr>
      </w:pPr>
      <w:r>
        <w:rPr>
          <w:rFonts w:ascii="Times New Roman" w:eastAsia="MS Mincho" w:hAnsi="Times New Roman" w:hint="cs"/>
          <w:noProof/>
          <w:lang w:bidi="fa-IR"/>
        </w:rPr>
        <w:t>تاریخ و امضاء:</w:t>
      </w:r>
    </w:p>
    <w:p w14:paraId="196615A2" w14:textId="77777777" w:rsidR="00912462" w:rsidRDefault="00000000" w:rsidP="005B1101">
      <w:pPr>
        <w:keepNext/>
        <w:keepLines/>
        <w:pageBreakBefore/>
        <w:spacing w:before="240" w:after="100" w:line="276" w:lineRule="auto"/>
        <w:rPr>
          <w:rFonts w:ascii="IranNastaliq" w:hAnsi="IranNastaliq" w:cs="IranNastaliq"/>
          <w:sz w:val="36"/>
          <w:szCs w:val="36"/>
          <w:lang w:bidi="fa-IR"/>
        </w:rPr>
      </w:pPr>
      <w:r>
        <w:rPr>
          <w:rFonts w:ascii="IranNastaliq" w:hAnsi="IranNastaliq" w:cs="B Titr" w:hint="cs"/>
          <w:b/>
          <w:bCs/>
          <w:sz w:val="30"/>
          <w:szCs w:val="30"/>
          <w:lang w:bidi="fa-IR"/>
        </w:rPr>
        <w:lastRenderedPageBreak/>
        <w:t>تشکر و قدردانی</w:t>
      </w:r>
    </w:p>
    <w:p w14:paraId="7C58AEE1"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حمد و سپاس یکتای بی همتا را که </w:t>
      </w:r>
      <w:proofErr w:type="spellStart"/>
      <w:r w:rsidRPr="005B1101">
        <w:rPr>
          <w:rFonts w:ascii="IranNastaliq" w:hAnsi="IranNastaliq" w:cs="IranNastaliq" w:hint="cs"/>
          <w:sz w:val="36"/>
          <w:szCs w:val="36"/>
          <w:lang w:bidi="fa-IR"/>
        </w:rPr>
        <w:t>لطفش</w:t>
      </w:r>
      <w:proofErr w:type="spellEnd"/>
      <w:r w:rsidRPr="005B1101">
        <w:rPr>
          <w:rFonts w:ascii="IranNastaliq" w:hAnsi="IranNastaliq" w:cs="IranNastaliq" w:hint="cs"/>
          <w:sz w:val="36"/>
          <w:szCs w:val="36"/>
          <w:lang w:bidi="fa-IR"/>
        </w:rPr>
        <w:t xml:space="preserve"> بر ما عیان است، ادای شکرش را هیچ زبان و دریای</w:t>
      </w:r>
    </w:p>
    <w:p w14:paraId="7139F56E" w14:textId="77777777" w:rsidR="00912462" w:rsidRDefault="00000000" w:rsidP="005B1101">
      <w:pPr>
        <w:bidi w:val="0"/>
        <w:spacing w:after="0"/>
        <w:ind w:right="95"/>
        <w:jc w:val="center"/>
        <w:rPr>
          <w:rFonts w:ascii="IranNastaliq" w:hAnsi="IranNastaliq" w:cs="IranNastaliq"/>
          <w:sz w:val="36"/>
          <w:szCs w:val="36"/>
          <w:lang w:bidi="fa-IR"/>
        </w:rPr>
      </w:pPr>
      <w:proofErr w:type="spellStart"/>
      <w:r w:rsidRPr="005B1101">
        <w:rPr>
          <w:rFonts w:ascii="IranNastaliq" w:hAnsi="IranNastaliq" w:cs="IranNastaliq" w:hint="cs"/>
          <w:sz w:val="36"/>
          <w:szCs w:val="36"/>
          <w:lang w:bidi="fa-IR"/>
        </w:rPr>
        <w:t>فضلش</w:t>
      </w:r>
      <w:proofErr w:type="spellEnd"/>
      <w:r w:rsidRPr="005B1101">
        <w:rPr>
          <w:rFonts w:ascii="IranNastaliq" w:hAnsi="IranNastaliq" w:cs="IranNastaliq" w:hint="cs"/>
          <w:sz w:val="36"/>
          <w:szCs w:val="36"/>
          <w:lang w:bidi="fa-IR"/>
        </w:rPr>
        <w:t xml:space="preserve"> را هیچ کران نیست و اگر در این وادی هستم، همه محبت </w:t>
      </w:r>
      <w:proofErr w:type="spellStart"/>
      <w:r w:rsidRPr="005B1101">
        <w:rPr>
          <w:rFonts w:ascii="IranNastaliq" w:hAnsi="IranNastaliq" w:cs="IranNastaliq" w:hint="cs"/>
          <w:sz w:val="36"/>
          <w:szCs w:val="36"/>
          <w:lang w:bidi="fa-IR"/>
        </w:rPr>
        <w:t>اوست</w:t>
      </w:r>
      <w:proofErr w:type="spellEnd"/>
      <w:r w:rsidRPr="005B1101">
        <w:rPr>
          <w:rFonts w:ascii="IranNastaliq" w:hAnsi="IranNastaliq" w:cs="IranNastaliq" w:hint="cs"/>
          <w:sz w:val="36"/>
          <w:szCs w:val="36"/>
          <w:lang w:bidi="fa-IR"/>
        </w:rPr>
        <w:t>.</w:t>
      </w:r>
    </w:p>
    <w:p w14:paraId="57897B5D" w14:textId="77777777" w:rsidR="00912462" w:rsidRPr="005B1101"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با تشکر و قدردانی از زحمات استاد عالی قدر جناب آقای دکتر باب اله بخشی پور </w:t>
      </w:r>
      <w:proofErr w:type="spellStart"/>
      <w:r w:rsidRPr="005B1101">
        <w:rPr>
          <w:rFonts w:ascii="IranNastaliq" w:hAnsi="IranNastaliq" w:cs="IranNastaliq" w:hint="cs"/>
          <w:sz w:val="36"/>
          <w:szCs w:val="36"/>
          <w:lang w:bidi="fa-IR"/>
        </w:rPr>
        <w:t>جویباری</w:t>
      </w:r>
      <w:proofErr w:type="spellEnd"/>
    </w:p>
    <w:p w14:paraId="504E891C" w14:textId="10FE4095"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که در کمال سعه صدر، با حسن خلق و فروتنی در تمامی مراحل انجام این پایان نامه پیوسته راهنمای من بودند.</w:t>
      </w:r>
    </w:p>
    <w:p w14:paraId="6FEEC758" w14:textId="77777777" w:rsidR="00912462" w:rsidRDefault="00000000" w:rsidP="005B1101">
      <w:pPr>
        <w:keepNext/>
        <w:keepLines/>
        <w:pageBreakBefore/>
        <w:spacing w:before="240" w:after="100" w:line="276" w:lineRule="auto"/>
        <w:rPr>
          <w:rFonts w:ascii="IranNastaliq" w:hAnsi="IranNastaliq" w:cs="IranNastaliq"/>
          <w:b/>
          <w:bCs/>
          <w:sz w:val="36"/>
          <w:szCs w:val="36"/>
          <w:lang w:bidi="fa-IR"/>
        </w:rPr>
      </w:pPr>
      <w:r>
        <w:rPr>
          <w:rFonts w:ascii="IranNastaliq" w:hAnsi="IranNastaliq" w:cs="B Titr" w:hint="cs"/>
          <w:b/>
          <w:bCs/>
          <w:sz w:val="30"/>
          <w:szCs w:val="30"/>
          <w:lang w:bidi="fa-IR"/>
        </w:rPr>
        <w:lastRenderedPageBreak/>
        <w:t>تقدیم نامه:</w:t>
      </w:r>
    </w:p>
    <w:p w14:paraId="36626272"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ماحصل آموخته </w:t>
      </w:r>
      <w:proofErr w:type="spellStart"/>
      <w:r w:rsidRPr="005B1101">
        <w:rPr>
          <w:rFonts w:ascii="IranNastaliq" w:hAnsi="IranNastaliq" w:cs="IranNastaliq" w:hint="cs"/>
          <w:sz w:val="36"/>
          <w:szCs w:val="36"/>
          <w:lang w:bidi="fa-IR"/>
        </w:rPr>
        <w:t>هایم</w:t>
      </w:r>
      <w:proofErr w:type="spellEnd"/>
      <w:r w:rsidRPr="005B1101">
        <w:rPr>
          <w:rFonts w:ascii="IranNastaliq" w:hAnsi="IranNastaliq" w:cs="IranNastaliq" w:hint="cs"/>
          <w:sz w:val="36"/>
          <w:szCs w:val="36"/>
          <w:lang w:bidi="fa-IR"/>
        </w:rPr>
        <w:t xml:space="preserve"> را تقدیم می کنم</w:t>
      </w:r>
    </w:p>
    <w:p w14:paraId="77678368"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به خدایی که آفرید</w:t>
      </w:r>
    </w:p>
    <w:p w14:paraId="59291E5F"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جهان را، انسان را، عقل را، علم را، معرفت را  و عشق را</w:t>
      </w:r>
    </w:p>
    <w:p w14:paraId="197F0A71"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و به آنان که مهر آسمانی شان آرام بخش آلام زمینی ام است.</w:t>
      </w:r>
    </w:p>
    <w:p w14:paraId="39C0420E"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lang w:bidi="fa-IR"/>
        </w:rPr>
      </w:pPr>
      <w:r>
        <w:rPr>
          <w:rFonts w:ascii="Times New Roman" w:eastAsia="MS Mincho" w:hAnsi="Times New Roman" w:cs="B Titr" w:hint="cs"/>
          <w:b/>
          <w:bCs/>
          <w:noProof/>
          <w:sz w:val="30"/>
          <w:szCs w:val="30"/>
          <w:lang w:bidi="fa-IR"/>
        </w:rPr>
        <w:lastRenderedPageBreak/>
        <w:t>فهرست مطالب</w:t>
      </w:r>
    </w:p>
    <w:p w14:paraId="1FB2E4FC"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 xml:space="preserve">فصل اول</w:t>
      </w:r>
    </w:p>
    <w:p w14:paraId="2D075F7B"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 xml:space="preserve">۱-۱- مقدمه۳</w:t>
      </w:r>
    </w:p>
    <w:p w14:paraId="0EE6B38D"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۱-۲- بیان مسأله۵</w:t>
      </w:r>
    </w:p>
    <w:p w14:paraId="4382CEBC"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۱-۳- اهمیت و ضرورت پژوهش۱۰</w:t>
      </w:r>
    </w:p>
    <w:p w14:paraId="0C41EA13"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۱-۴- اهداف پژوهش۱۲</w:t>
      </w:r>
    </w:p>
    <w:p w14:paraId="57BDA455"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۱-۴-۱- هدف اصلی:</w:t>
      </w:r>
    </w:p>
    <w:p w14:paraId="21562B05"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۱-۴-۲- اهداف فرعی:</w:t>
      </w:r>
    </w:p>
    <w:p w14:paraId="01BD2601"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۱-۵- فرضیه های پژوهش۱۲</w:t>
      </w:r>
    </w:p>
    <w:p w14:paraId="506796E8"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۱-۵-۱- فرضیه اصلی:</w:t>
      </w:r>
    </w:p>
    <w:p w14:paraId="31151202"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۱-۵-۲-فرضیات فرعی:</w:t>
      </w:r>
    </w:p>
    <w:p w14:paraId="1060AB66"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۱-۶- تعاریف نظری و عملیاتی متغیرها۱۲</w:t>
      </w:r>
    </w:p>
    <w:p w14:paraId="679C2545"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۱-۶-۱- تعاریف نظری متغیرها۱۲</w:t>
      </w:r>
      <w:proofErr w:type="spellStart"/>
      <w:proofErr w:type="spellEnd"/>
    </w:p>
    <w:p w14:paraId="6C4EB143"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۱-۶-۲- تعاریف عملیاتی متغیرها۱۲</w:t>
      </w:r>
      <w:proofErr w:type="spellStart"/>
      <w:proofErr w:type="spellEnd"/>
    </w:p>
    <w:p w14:paraId="21F35872"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فصل دوم</w:t>
      </w:r>
      <w:proofErr w:type="spellStart"/>
      <w:proofErr w:type="spellEnd"/>
    </w:p>
    <w:p w14:paraId="0F94BFB2" w14:textId="77777777" w:rsidR="00912462" w:rsidRDefault="00000000">
      <w:pPr>
        <w:autoSpaceDE/>
        <w:autoSpaceDN/>
        <w:adjustRightInd/>
        <w:spacing w:after="60" w:line="276" w:lineRule="auto"/>
        <w:jc w:val="center"/>
        <w:rPr>
          <w:rFonts w:ascii="Times New Roman" w:eastAsia="MS Mincho" w:hAnsi="Times New Roman" w:cs="B Lotus"/>
          <w:i/>
          <w:iCs/>
          <w:noProof/>
          <w:color w:val="auto"/>
          <w:lang w:bidi="fa-IR"/>
        </w:rPr>
      </w:pPr>
      <w:r>
        <w:rPr>
          <w:rFonts w:hint="cs"/>
          <w:b/>
          <w:bCs/>
          <w:lang w:bidi="fa-IR"/>
        </w:rPr>
        <w:t xml:space="preserve">۲-۱- گستره نخست: سالمندی۱۵</w:t>
      </w:r>
    </w:p>
    <w:p w14:paraId="588ABE91"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 xml:space="preserve">۲-۱-۱- مفهوم سالمندی۱۵</w:t>
      </w:r>
    </w:p>
    <w:p w14:paraId="5DBDB5A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۲-۱-۲- نظریه های سالمندی۱۵</w:t>
      </w:r>
    </w:p>
    <w:p w14:paraId="51EE1CCF"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۱-۲-۱-۲- نظریه‌های زیست شناختی</w:t>
      </w:r>
    </w:p>
    <w:p w14:paraId="36D40EE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۱-۱-۲-۱-۲- نظریه ایمنی۱۵</w:t>
      </w:r>
    </w:p>
    <w:p w14:paraId="004DC995"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۲-۱-۲-۱-۲-نظریه پیر شدن سلولی۱۶</w:t>
      </w:r>
    </w:p>
    <w:p w14:paraId="433B1C0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۳-۱-۲-۱-۲-نظریه رادیکال آزاد۱۶</w:t>
      </w:r>
    </w:p>
    <w:p w14:paraId="4DAF8D57"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۲-۲-۱-۲- نظریه‌های روانشناختی</w:t>
      </w:r>
    </w:p>
    <w:p w14:paraId="62CE256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۱-۲-۲-۱-۲- نظریه گولد۱۷</w:t>
      </w:r>
    </w:p>
    <w:p w14:paraId="197F0392"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۲-۲-۲-۱-۲- نظریه لوینسون و شی۱۷</w:t>
      </w:r>
    </w:p>
    <w:p w14:paraId="38B8AF43"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۳-۲-۲-۱-۲- نظریه اریکسون۱۸</w:t>
      </w:r>
      <w:proofErr w:type="spellStart"/>
      <w:proofErr w:type="spellEnd"/>
    </w:p>
    <w:p w14:paraId="20287229"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۳-۲-۱-۲- نظریه‌های جامعه شناختی</w:t>
      </w:r>
      <w:proofErr w:type="spellStart"/>
      <w:proofErr w:type="spellEnd"/>
    </w:p>
    <w:p w14:paraId="4AB05A0C"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۱-۳-۲-۱-۲- نظریه عدم تعهد۱۸</w:t>
      </w:r>
    </w:p>
    <w:p w14:paraId="6A7B5F50"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۲-۳-۲-۱-۲- نظریه فعالیت۱۸</w:t>
      </w:r>
    </w:p>
    <w:p w14:paraId="1A0481E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۳-۳-۲-۱-۲- نظریه مبادله یا تعامل۱۹</w:t>
      </w:r>
    </w:p>
    <w:p w14:paraId="39F8BF88"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۴-۳-۲-۱-۲- نظریه استمرار۱۹</w:t>
      </w:r>
    </w:p>
    <w:p w14:paraId="16D88FDD"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۲-۲- گستره دوم: اضطراب مرگ۲۰</w:t>
      </w:r>
    </w:p>
    <w:p w14:paraId="0D13C164"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bookmarkStart w:id="1" w:name="_Hlk218259740"/>
      <w:bookmarkEnd w:id="1"/>
      <w:r>
        <w:rPr>
          <w:rFonts w:hint="cs"/>
          <w:lang w:bidi="fa-IR"/>
        </w:rPr>
        <w:t xml:space="preserve">۲-۲-۱- مفهوم اضطراب مرگ۲۰</w:t>
      </w:r>
    </w:p>
    <w:p w14:paraId="49EEE455"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۲-۲-۲- نظریه‌های مرتبط با اضطراب مرگ</w:t>
      </w:r>
    </w:p>
    <w:p w14:paraId="6CBA63E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۲-۲-۲-۱- نظریه فروید (روان‌تحلیل‌گری)</w:t>
      </w:r>
    </w:p>
    <w:p w14:paraId="45975249"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۲-۲-۲-۲- نظریه یالوم (وجودگرایی)۲۰</w:t>
      </w:r>
    </w:p>
    <w:p w14:paraId="593C8B5E"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۲-۲-۲-۳- نظریه مدیریت وحشت (TMT)</w:t>
      </w:r>
      <w:proofErr w:type="spellStart"/>
      <w:proofErr w:type="spellEnd"/>
    </w:p>
    <w:p w14:paraId="02BB6E9E"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۲-۲-۲-۴- نظریه دلبستگی</w:t>
      </w:r>
    </w:p>
    <w:p w14:paraId="6B8F523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۲-۲-۳- ابعاد اضطراب مرگ</w:t>
      </w:r>
    </w:p>
    <w:p w14:paraId="74526911"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۲-۲-۴- عوامل مؤثر بر اضطراب مرگ در سالمندان</w:t>
      </w:r>
    </w:p>
    <w:p w14:paraId="1895949C"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۲-۲-۵- اضطراب مرگ و سالمندی</w:t>
      </w:r>
    </w:p>
    <w:p w14:paraId="3D72D9A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۲-۲-۶- پیامدهای اضطراب مرگ</w:t>
      </w:r>
    </w:p>
    <w:p w14:paraId="7A1478E3" w14:textId="77777777" w:rsidR="00912462" w:rsidRDefault="00000000">
      <w:pPr>
        <w:tabs>
          <w:tab w:val="right" w:leader="dot" w:pos="9026"/>
        </w:tabs>
        <w:spacing w:after="60" w:line="276" w:lineRule="auto"/>
        <w:ind w:right="480"/>
        <w:jc w:val="right"/>
        <w:rPr>
          <w:ins w:id="2" w:author="royababaei97@gmail.com" w:date="2026-01-02T15:46:00Z"/>
          <w:rFonts w:ascii="Times New Roman" w:eastAsia="MS Mincho" w:hAnsi="Times New Roman" w:cs="B Lotus"/>
          <w:noProof/>
          <w:color w:val="auto"/>
          <w:lang w:bidi="fa-IR"/>
        </w:rPr>
      </w:pPr>
      <w:r>
        <w:rPr>
          <w:rFonts w:hint="cs"/>
          <w:lang w:bidi="fa-IR"/>
        </w:rPr>
        <w:t xml:space="preserve">۲-۳- گستره سوم: هوش معنوی۲۳</w:t>
      </w:r>
    </w:p>
    <w:p w14:paraId="7E6E9685"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 xml:space="preserve">۲-۳-۱- مفهوم هوش معنوی۲۳</w:t>
      </w:r>
    </w:p>
    <w:p w14:paraId="73916878"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۲-۳-۲- دیدگاه فضیلت گرایانه به هوش معنوی۲۵</w:t>
      </w:r>
    </w:p>
    <w:p w14:paraId="2C61C30C" w14:textId="77777777" w:rsidR="00912462" w:rsidRDefault="00000000">
      <w:pPr>
        <w:tabs>
          <w:tab w:val="right" w:leader="dot" w:pos="9026"/>
        </w:tabs>
        <w:autoSpaceDE/>
        <w:autoSpaceDN/>
        <w:adjustRightInd/>
        <w:spacing w:after="60" w:line="276" w:lineRule="auto"/>
        <w:ind w:right="480"/>
        <w:jc w:val="right"/>
        <w:outlineLvl w:val="0"/>
        <w:rPr>
          <w:rFonts w:ascii="Times New Roman" w:eastAsia="MS Mincho" w:hAnsi="Times New Roman" w:cs="B Lotus"/>
          <w:noProof/>
          <w:color w:val="auto"/>
          <w:lang w:bidi="fa-IR"/>
        </w:rPr>
      </w:pPr>
      <w:r>
        <w:rPr>
          <w:rFonts w:hint="cs"/>
          <w:lang w:bidi="fa-IR"/>
        </w:rPr>
        <w:t xml:space="preserve">۲-۳-۳- عوامل موثر بر هوش معنوی۲۹</w:t>
      </w:r>
    </w:p>
    <w:p w14:paraId="3D847C26" w14:textId="77777777" w:rsidR="00912462" w:rsidRDefault="00000000">
      <w:pPr>
        <w:tabs>
          <w:tab w:val="right" w:leader="dot" w:pos="9026"/>
        </w:tabs>
        <w:autoSpaceDE/>
        <w:autoSpaceDN/>
        <w:adjustRightInd/>
        <w:spacing w:after="60" w:line="276" w:lineRule="auto"/>
        <w:ind w:right="480"/>
        <w:jc w:val="right"/>
        <w:outlineLvl w:val="0"/>
        <w:rPr>
          <w:rFonts w:ascii="Cambria" w:eastAsia="Times New Roman" w:hAnsi="Cambria" w:cs="B Lotus"/>
          <w:color w:val="auto"/>
          <w:kern w:val="32"/>
          <w:lang w:bidi="fa-IR"/>
        </w:rPr>
      </w:pPr>
      <w:r>
        <w:rPr>
          <w:rFonts w:hint="cs"/>
          <w:lang w:bidi="fa-IR"/>
        </w:rPr>
        <w:t xml:space="preserve">۲-۴- گستره چهارم: اضطراب سلامتی۳۱</w:t>
      </w:r>
    </w:p>
    <w:p w14:paraId="1E9BA103"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 xml:space="preserve">۲-۴-۱- مفهوم اضطراب سلامتی۳۱</w:t>
      </w:r>
    </w:p>
    <w:p w14:paraId="537CB672"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۲-۴-۲- مدل‌های نظری اضطراب سلامتی</w:t>
      </w:r>
    </w:p>
    <w:p w14:paraId="727022C1"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۲-۴-۲-۱- مدل شناختی-رفتاری</w:t>
      </w:r>
    </w:p>
    <w:p w14:paraId="52F2432B"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۲-۴-۲-۲- مدل زیستی-روانی-اجتماعی</w:t>
      </w:r>
    </w:p>
    <w:p w14:paraId="3307A89B"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۲-۴-۲-۳- مدل دلبستگی۳۳</w:t>
      </w:r>
      <w:proofErr w:type="spellStart"/>
      <w:proofErr w:type="spellEnd"/>
    </w:p>
    <w:p w14:paraId="47DC0FE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۲-۴-۳- سالمندی و اضطراب سلامت۳۳</w:t>
      </w:r>
    </w:p>
    <w:p w14:paraId="605C248E"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۲-۴-۴- عوامل زمینه‌ساز اضطراب</w:t>
      </w:r>
    </w:p>
    <w:p w14:paraId="49F34888"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۲-۴-۵- مداخلات معطوف به کاهش اضطراب سلامت سالمندان۳۶</w:t>
      </w:r>
    </w:p>
    <w:p w14:paraId="1532674B"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۲-۵- پیشینه پژوهش۳۹</w:t>
      </w:r>
    </w:p>
    <w:p w14:paraId="49B17293"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 xml:space="preserve">۱-۵-۲- پیشینه داخلی</w:t>
      </w:r>
    </w:p>
    <w:p w14:paraId="3785526F"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۲-۵-۲- پیشینه خارجی۴۱</w:t>
      </w:r>
    </w:p>
    <w:p w14:paraId="10B84EC9"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فصل سوم</w:t>
      </w:r>
    </w:p>
    <w:p w14:paraId="09B31C10"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 xml:space="preserve">۳-۱- طرح پژوهش۴۶</w:t>
      </w:r>
    </w:p>
    <w:p w14:paraId="3748374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۳-۲- جامعه، نمونه و روش نمونه گیری۴۶</w:t>
      </w:r>
    </w:p>
    <w:p w14:paraId="687D71BD"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۳-۳- ابزار پژوهش۴۶</w:t>
      </w:r>
    </w:p>
    <w:p w14:paraId="2F813C6C"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۳-۳-۱- پرسشنامه هوش معنوی کینگ:</w:t>
      </w:r>
    </w:p>
    <w:p w14:paraId="0BF7D022"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۲-۳-۳- پرسشنامه اضطراب مرگ(DAS)</w:t>
      </w:r>
    </w:p>
    <w:p w14:paraId="3CF8541C"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۳-۳-۳- پرسشنامه اضطراب سلامتی(HAI)</w:t>
      </w:r>
    </w:p>
    <w:p w14:paraId="1DBF930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۴-۳- روش اجرای پژوهش</w:t>
      </w:r>
    </w:p>
    <w:p w14:paraId="59778F96"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۵-۳- روش تجزیه و تحلیل داده‌ها</w:t>
      </w:r>
    </w:p>
    <w:p w14:paraId="5ACC61DB"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فصل چهارم</w:t>
      </w:r>
    </w:p>
    <w:p w14:paraId="6DD2EBC4"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 xml:space="preserve">۴-۱- یافته های توصیفی۵۰</w:t>
      </w:r>
    </w:p>
    <w:p w14:paraId="4FABBCE8"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۴-۲- یافته های استنباطی۵۲</w:t>
      </w:r>
    </w:p>
    <w:p w14:paraId="0A7AF01E"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۴-۲-۱- بررسی فرضیه فرعی اول پژوهش: بین هوش معنوی و اضطراب مرگ در سالمندان رابطه وجود دارد.</w:t>
      </w:r>
      <w:proofErr w:type="spellStart"/>
      <w:proofErr w:type="spellEnd"/>
    </w:p>
    <w:p w14:paraId="295A6E97"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۴-۲-۲- بررسی فرضیه فرعی دوم پژوهش: بین اضطراب سلامتی و اضطراب مرگ در سالمندان رابطه وجود دارد.</w:t>
      </w:r>
    </w:p>
    <w:p w14:paraId="0D515978"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۴-۲-۳- بررسی فرضیه اصلی پژوهش: بین هوش معنوی و اضطراب سلامتی با اضطراب مرگ در سالمندان رابطه وجود دارد.</w:t>
      </w:r>
    </w:p>
    <w:p w14:paraId="04E2166E"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فصل پنجم</w:t>
      </w:r>
    </w:p>
    <w:p w14:paraId="70833886"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 xml:space="preserve">۵-۱- بحث و نتیجه گیری۶۰</w:t>
      </w:r>
    </w:p>
    <w:p w14:paraId="751C603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۵-۲- محدودیت های تحقیق۶۰</w:t>
      </w:r>
    </w:p>
    <w:p w14:paraId="5CA421C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۵-۳- پیشنهادات۶۰</w:t>
      </w:r>
    </w:p>
    <w:p w14:paraId="1FB0BC9E"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۵-۳-۱- پیشنهادهای پژوهشی۶۰</w:t>
      </w:r>
    </w:p>
    <w:p w14:paraId="5A40AD6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۵-۳-۲- پیشنهادهای کاربردی</w:t>
      </w:r>
    </w:p>
    <w:p w14:paraId="7E48FE2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 xml:space="preserve">منابع۶۱</w:t>
      </w:r>
    </w:p>
    <w:p w14:paraId="514A8DFC"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 xml:space="preserve">منابع۶۱</w:t>
      </w:r>
    </w:p>
    <w:p w14:paraId="3435CD65"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 xml:space="preserve"/>
      </w:r>
    </w:p>
    <w:p w14:paraId="0F157529"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noProof/>
          <w:color w:val="auto"/>
          <w:lang w:bidi="fa-IR"/>
        </w:rPr>
      </w:pPr>
      <w:r>
        <w:rPr>
          <w:rFonts w:ascii="Times New Roman" w:eastAsia="MS Mincho" w:hAnsi="Times New Roman" w:cs="B Titr" w:hint="cs"/>
          <w:b/>
          <w:bCs/>
          <w:noProof/>
          <w:sz w:val="30"/>
          <w:szCs w:val="30"/>
          <w:lang w:bidi="fa-IR"/>
        </w:rPr>
        <w:lastRenderedPageBreak/>
        <w:t>فهرست جداول</w:t>
      </w:r>
    </w:p>
    <w:p w14:paraId="453C54BA"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۴-۱- شاخص‌های توصیفی مربوط به جنسیت۵۰</w:t>
      </w:r>
      <w:proofErr w:type="spellStart"/>
      <w:proofErr w:type="spellEnd"/>
    </w:p>
    <w:p w14:paraId="368B2B34"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۴-۲- شاخص‌های توصیفی مربوط به وضعیت تأهل۵۰</w:t>
      </w:r>
      <w:proofErr w:type="spellStart"/>
      <w:proofErr w:type="spellEnd"/>
    </w:p>
    <w:p w14:paraId="1405363F"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۴-۳- فراوانی و درصد شرکت کنندگان براساس میزان تحصیلات۵۱</w:t>
      </w:r>
      <w:proofErr w:type="spellStart"/>
      <w:proofErr w:type="spellEnd"/>
    </w:p>
    <w:p w14:paraId="26FEC5E3"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 xml:space="preserve">جدول ۴-۴- شاخص‌های توصیفی مربوط به سن شرکت کنندگان پژوهش۵۱</w:t>
      </w:r>
      <w:proofErr w:type="spellStart"/>
      <w:proofErr w:type="spellEnd"/>
      <w:proofErr w:type="spellStart"/>
      <w:proofErr w:type="spellEnd"/>
    </w:p>
    <w:p w14:paraId="16FA5562" w14:textId="77777777" w:rsidR="00912462" w:rsidRDefault="00000000">
      <w:pPr>
        <w:tabs>
          <w:tab w:val="right" w:leader="dot" w:pos="9026"/>
        </w:tabs>
        <w:spacing w:after="60" w:line="276" w:lineRule="auto"/>
        <w:jc w:val="right"/>
        <w:outlineLvl w:val="0"/>
        <w:rPr>
          <w:rFonts w:ascii="Times New Roman" w:eastAsia="MS Mincho" w:hAnsi="Times New Roman" w:cs="B Lotus"/>
          <w:noProof/>
          <w:color w:val="auto"/>
          <w:lang w:bidi="fa-IR"/>
        </w:rPr>
      </w:pPr>
      <w:r>
        <w:rPr>
          <w:rFonts w:hint="cs"/>
          <w:b/>
          <w:bCs/>
          <w:lang w:bidi="fa-IR"/>
        </w:rPr>
        <w:t xml:space="preserve">جدول ۴-۵- شاخص‌های توصیفی متغیرهای پژوهش۵۱</w:t>
      </w:r>
      <w:proofErr w:type="spellStart"/>
      <w:proofErr w:type="spellEnd"/>
    </w:p>
    <w:p w14:paraId="1CAA41C2"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 ۴-۶- ضرایب همبستگی پیرسون بین هوش معنوی و اضطراب مرگ سالمندان۵۲</w:t>
      </w:r>
      <w:proofErr w:type="spellStart"/>
      <w:proofErr w:type="spellEnd"/>
      <w:proofErr w:type="spellStart"/>
      <w:proofErr w:type="spellEnd"/>
    </w:p>
    <w:p w14:paraId="4AA968F2"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 ۴-۷- ضرایب همبستگی پیرسون بین اضطراب سلامتی و اضطراب مرگ سالمندان۵۳</w:t>
      </w:r>
      <w:proofErr w:type="spellStart"/>
      <w:proofErr w:type="spellEnd"/>
      <w:proofErr w:type="spellStart"/>
      <w:proofErr w:type="spellEnd"/>
    </w:p>
    <w:p w14:paraId="602BF1F7" w14:textId="48DCF6DE" w:rsidR="00912462" w:rsidRDefault="00000000">
      <w:pPr>
        <w:tabs>
          <w:tab w:val="right" w:leader="dot" w:pos="9026"/>
        </w:tabs>
        <w:spacing w:after="60" w:line="276" w:lineRule="auto"/>
        <w:jc w:val="right"/>
        <w:rPr>
          <w:rFonts w:ascii="Times New Roman" w:eastAsia="Times New Roman" w:hAnsi="Times New Roman" w:cs="B Lotus"/>
          <w:color w:val="auto"/>
          <w:lang w:bidi="fa-IR"/>
        </w:rPr>
      </w:pPr>
      <w:r>
        <w:rPr>
          <w:rFonts w:hint="cs"/>
          <w:b/>
          <w:bCs/>
          <w:lang w:bidi="fa-IR"/>
        </w:rPr>
        <w:t xml:space="preserve">جدول ۴-۸- خلاصه مدل رگرسیون و مشخصه های رگرسیون اضطراب مرگ بر متغیرهای پیش بین۵۴</w:t>
      </w:r>
      <w:proofErr w:type="spellStart"/>
      <w:proofErr w:type="spellEnd"/>
      <w:proofErr w:type="spellStart"/>
      <w:proofErr w:type="spellEnd"/>
      <w:proofErr w:type="spellStart"/>
      <w:proofErr w:type="spellEnd"/>
      <w:proofErr w:type="spellStart"/>
      <w:proofErr w:type="spellEnd"/>
    </w:p>
    <w:p w14:paraId="10EE79B5"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 ۴-۹- ضرایب رگرسیون گام به گام اضطراب مرگ بر روی متغیرهای پیش بین۵۵</w:t>
      </w:r>
      <w:proofErr w:type="spellStart"/>
      <w:proofErr w:type="spellEnd"/>
      <w:proofErr w:type="spellStart"/>
      <w:proofErr w:type="spellEnd"/>
    </w:p>
    <w:p w14:paraId="27BFDA97" w14:textId="77777777" w:rsidR="00912462" w:rsidRDefault="00912462">
      <w:pPr>
        <w:ind w:right="95"/>
        <w:rPr>
          <w:rFonts w:cs="B Lotus"/>
          <w:b/>
          <w:bCs/>
          <w:color w:val="auto"/>
          <w:sz w:val="32"/>
          <w:szCs w:val="32"/>
          <w:lang w:bidi="fa-IR"/>
        </w:rPr>
        <w:sectPr w:rsidR="00912462">
          <w:footerReference w:type="default" r:id="rId10"/>
          <w:footnotePr>
            <w:numRestart w:val="eachPage"/>
          </w:footnotePr>
          <w:pgSz w:w="11906" w:h="16838" w:code="9"/>
          <w:pgMar w:top="1440" w:right="1440" w:bottom="1440" w:left="1440" w:header="708" w:footer="708" w:gutter="0"/>
          <w:pgNumType w:fmt="arabicAlpha" w:start="1"/>
          <w:cols w:space="708"/>
          <w:bidi/>
          <w:rtlGutter/>
          <w:docGrid w:linePitch="360"/>
        </w:sectPr>
      </w:pPr>
    </w:p>
    <w:p w14:paraId="0631916D" w14:textId="77777777" w:rsidR="00912462" w:rsidRDefault="00000000" w:rsidP="005B1101">
      <w:pPr>
        <w:keepNext/>
        <w:keepLines/>
        <w:spacing w:before="240" w:after="100" w:line="276" w:lineRule="auto"/>
        <w:rPr>
          <w:rFonts w:ascii="IranNastaliq" w:hAnsi="IranNastaliq" w:cs="B Lotus"/>
          <w:color w:val="auto"/>
          <w:lang w:bidi="fa-IR"/>
        </w:rPr>
      </w:pPr>
      <w:r>
        <w:rPr>
          <w:rFonts w:cs="B Titr" w:hint="cs"/>
          <w:b/>
          <w:bCs/>
          <w:sz w:val="30"/>
          <w:szCs w:val="30"/>
          <w:lang w:bidi="fa-IR"/>
        </w:rPr>
        <w:lastRenderedPageBreak/>
        <w:t>چکیده</w:t>
      </w:r>
      <w:r>
        <w:rPr>
          <w:rFonts w:ascii="Times New Roman" w:eastAsia="Times New Roman" w:hAnsi="Times New Roman" w:cs="B Titr" w:hint="cs"/>
          <w:b/>
          <w:bCs/>
          <w:sz w:val="30"/>
          <w:szCs w:val="30"/>
          <w:lang w:bidi="fa-IR"/>
        </w:rPr>
        <w:t xml:space="preserve"> </w:t>
      </w:r>
    </w:p>
    <w:p w14:paraId="36A4A969" w14:textId="77777777" w:rsidR="00912462" w:rsidRDefault="00000000">
      <w:pPr>
        <w:ind w:firstLine="397"/>
        <w:jc w:val="both"/>
        <w:rPr>
          <w:rFonts w:ascii="Calibri" w:hAnsi="Calibri" w:cs="B Lotus"/>
          <w:color w:val="auto"/>
          <w:sz w:val="16"/>
          <w:szCs w:val="16"/>
          <w:lang w:bidi="fa-IR"/>
        </w:rPr>
      </w:pPr>
      <w:r>
        <w:rPr>
          <w:rFonts w:ascii="B Lotus" w:hAnsi="Calibri" w:hint="cs"/>
          <w:lang w:bidi="fa-IR"/>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تهران در سال ۱۴۰۴ بود. بر اساس جدول کرجسی و مورگان (۱۹۷۰) و با توجه به حجم جامعه آماری، ۸۰ نفر به روش نمونه‌گیری تصادفی ساده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03FE6E" w14:textId="77777777" w:rsidR="00912462" w:rsidRDefault="00000000">
      <w:pPr>
        <w:ind w:firstLine="397"/>
        <w:jc w:val="both"/>
        <w:rPr>
          <w:rFonts w:ascii="Times New Roman" w:eastAsia="Times New Roman" w:hAnsi="Times New Roman" w:cs="B Lotus"/>
          <w:color w:val="auto"/>
          <w:lang w:bidi="fa-IR"/>
        </w:rPr>
      </w:pPr>
      <w:proofErr w:type="spellStart"/>
      <w:r>
        <w:rPr>
          <w:rFonts w:hint="cs"/>
          <w:b/>
          <w:bCs/>
          <w:lang w:bidi="fa-IR"/>
        </w:rPr>
        <w:t>کلیدواژه</w:t>
      </w:r>
      <w:proofErr w:type="spellEnd"/>
      <w:r>
        <w:rPr>
          <w:rFonts w:hint="cs"/>
          <w:b/>
          <w:bCs/>
          <w:lang w:bidi="fa-IR"/>
        </w:rPr>
        <w:t xml:space="preserve"> ها:</w:t>
      </w:r>
      <w:r>
        <w:rPr>
          <w:rFonts w:hint="cs"/>
          <w:lang w:bidi="fa-IR"/>
        </w:rPr>
        <w:t xml:space="preserve"> </w:t>
      </w:r>
      <w:r>
        <w:rPr>
          <w:rFonts w:ascii="Times New Roman" w:eastAsia="Times New Roman" w:hAnsi="Times New Roman" w:hint="cs"/>
          <w:lang w:bidi="fa-IR"/>
        </w:rPr>
        <w:t>هوش معنوی، اضطراب سلامتی، اضطراب مرگ، سالمندان.</w:t>
      </w:r>
    </w:p>
    <w:p w14:paraId="4244A145"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t xml:space="preserve">فصل اول:</w:t>
      </w:r>
    </w:p>
    <w:p w14:paraId="5DEBAFB4" w14:textId="77777777" w:rsidR="00912462" w:rsidRDefault="00000000">
      <w:pPr>
        <w:keepNext/>
        <w:keepLines/>
        <w:spacing w:after="240" w:line="276" w:lineRule="auto"/>
        <w:jc w:val="center"/>
        <w:rPr>
          <w:rFonts w:cs="B Titr"/>
          <w:b/>
          <w:bCs/>
          <w:color w:val="auto"/>
          <w:sz w:val="72"/>
          <w:szCs w:val="72"/>
          <w:lang w:bidi="fa-IR"/>
        </w:rPr>
      </w:pPr>
      <w:r>
        <w:rPr>
          <w:rFonts w:cs="B Titr" w:hint="cs"/>
          <w:b/>
          <w:bCs/>
          <w:sz w:val="56"/>
          <w:szCs w:val="56"/>
          <w:lang w:bidi="fa-IR"/>
        </w:rPr>
        <w:t xml:space="preserve">کلیات پژوهش</w:t>
      </w:r>
    </w:p>
    <w:p w14:paraId="35C06BDA" w14:textId="77777777" w:rsidR="00912462" w:rsidRDefault="00000000">
      <w:pPr>
        <w:keepNext/>
        <w:keepLines/>
        <w:spacing w:after="240" w:line="276" w:lineRule="auto"/>
        <w:jc w:val="center"/>
        <w:rPr>
          <w:rFonts w:cs="B Lotus"/>
          <w:b/>
          <w:bCs/>
          <w:color w:val="auto"/>
          <w:lang w:bidi="fa-IR"/>
        </w:rPr>
      </w:pPr>
      <w:r>
        <w:rPr>
          <w:rFonts w:cs="B Titr"/>
          <w:b/>
          <w:bCs/>
          <w:noProof/>
          <w:sz w:val="56"/>
          <w:szCs w:val="56"/>
          <w:lang w:bidi="fa-IR"/>
        </w:rPr>
        <w:pict w14:anchorId="4438674C">
          <v:shape id="_x0000_s1028" type="#_x0000_t202" style="position:absolute;left:0;text-align:left;margin-left:195.45pt;margin-top:138.95pt;width:77.25pt;height:44.4pt;z-index:251660288" stroked="f">
            <v:textbox>
              <w:txbxContent>
                <w:p w14:paraId="2D2499FF" w14:textId="77777777" w:rsidR="00912462" w:rsidRDefault="00912462"/>
              </w:txbxContent>
            </v:textbox>
          </v:shape>
        </w:pict>
      </w:r>
    </w:p>
    <w:p w14:paraId="31F64D68" w14:textId="77777777" w:rsidR="00912462" w:rsidRDefault="00000000" w:rsidP="005B1101">
      <w:pPr>
        <w:keepNext/>
        <w:keepLines/>
        <w:pageBreakBefore/>
        <w:spacing w:before="240" w:after="100" w:line="276" w:lineRule="auto"/>
        <w:rPr>
          <w:rFonts w:cs="B Lotus"/>
          <w:b/>
          <w:bCs/>
          <w:color w:val="auto"/>
          <w:lang w:bidi="fa-IR"/>
        </w:rPr>
      </w:pPr>
      <w:r>
        <w:rPr>
          <w:rFonts w:cs="B Titr" w:hint="cs"/>
          <w:b/>
          <w:bCs/>
          <w:sz w:val="30"/>
          <w:szCs w:val="30"/>
          <w:lang w:bidi="fa-IR"/>
        </w:rPr>
        <w:t xml:space="preserve">۱-۱- مقدمه</w:t>
      </w:r>
    </w:p>
    <w:p w14:paraId="510465FF" w14:textId="77777777" w:rsidR="00912462" w:rsidRDefault="00000000">
      <w:pPr>
        <w:ind w:firstLine="397"/>
        <w:jc w:val="both"/>
        <w:rPr>
          <w:rFonts w:cs="B Lotus"/>
          <w:color w:val="auto"/>
          <w:lang w:bidi="fa-IR"/>
        </w:rPr>
      </w:pPr>
      <w:r>
        <w:rPr>
          <w:rFonts w:hint="cs"/>
          <w:lang w:bidi="fa-IR"/>
        </w:rPr>
        <w:t xml:space="preserve">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C9D1F6" w14:textId="77777777" w:rsidR="00912462" w:rsidRDefault="00000000">
      <w:pPr>
        <w:ind w:firstLine="397"/>
        <w:jc w:val="both"/>
        <w:rPr>
          <w:rFonts w:cs="B Lotus"/>
          <w:color w:val="auto"/>
          <w:lang w:bidi="fa-IR"/>
        </w:rPr>
      </w:pPr>
      <w:proofErr w:type="spellStart"/>
      <w:r>
        <w:rPr>
          <w:rFonts w:hint="cs"/>
          <w:lang w:bidi="fa-IR"/>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889A8A" w14:textId="77777777" w:rsidR="00912462" w:rsidRDefault="00000000">
      <w:pPr>
        <w:ind w:firstLine="397"/>
        <w:jc w:val="both"/>
        <w:rPr>
          <w:rFonts w:cs="B Lotus"/>
          <w:color w:val="auto"/>
          <w:lang w:bidi="fa-IR"/>
        </w:rPr>
      </w:pPr>
      <w:proofErr w:type="spellStart"/>
      <w:r>
        <w:rPr>
          <w:rFonts w:hint="cs"/>
          <w:lang w:bidi="fa-IR"/>
        </w:rPr>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2"/>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3"/>
      </w:r>
      <w:proofErr w:type="spellStart"/>
      <w:proofErr w:type="spellEnd"/>
      <w:proofErr w:type="spellStart"/>
      <w:proofErr w:type="spellEnd"/>
      <w:proofErr w:type="spellStart"/>
      <w:proofErr w:type="spellEnd"/>
    </w:p>
    <w:p w14:paraId="189D879D" w14:textId="77777777" w:rsidR="00912462" w:rsidRDefault="00000000">
      <w:pPr>
        <w:ind w:firstLine="397"/>
        <w:jc w:val="both"/>
        <w:rPr>
          <w:rFonts w:cs="B Lotus"/>
          <w:color w:val="auto"/>
          <w:lang w:bidi="fa-IR"/>
        </w:rPr>
      </w:pPr>
      <w:r>
        <w:rPr>
          <w:rFonts w:hint="cs"/>
          <w:lang w:bidi="fa-IR"/>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683F97" w14:textId="77777777" w:rsidR="00912462" w:rsidRDefault="00000000" w:rsidP="005B1101">
      <w:pPr>
        <w:keepNext/>
        <w:keepLines/>
        <w:spacing w:before="240" w:after="100" w:line="276" w:lineRule="auto"/>
        <w:rPr>
          <w:rFonts w:cs="B Lotus"/>
          <w:color w:val="auto"/>
          <w:lang w:bidi="fa-IR"/>
        </w:rPr>
      </w:pPr>
      <w:r>
        <w:rPr>
          <w:rFonts w:cs="B Titr" w:hint="cs"/>
          <w:b/>
          <w:bCs/>
          <w:sz w:val="30"/>
          <w:szCs w:val="30"/>
          <w:lang w:bidi="fa-IR"/>
        </w:rPr>
        <w:t xml:space="preserve">۱-۲- بیان مسأله</w:t>
      </w:r>
    </w:p>
    <w:p w14:paraId="305C6E7B"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5072A71"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در همین راستا، سازمان جهانی بهداشت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EF40F02"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F0B763" w14:textId="77777777" w:rsidR="00912462" w:rsidRDefault="00000000">
      <w:pPr>
        <w:autoSpaceDE/>
        <w:autoSpaceDN/>
        <w:adjustRightInd/>
        <w:ind w:firstLine="397"/>
        <w:jc w:val="both"/>
        <w:rPr>
          <w:rFonts w:ascii="Times New Roman" w:eastAsia="Times New Roman" w:hAnsi="Times New Roman" w:cs="B Lotus"/>
          <w:b/>
          <w:color w:val="auto"/>
          <w:lang w:bidi="fa-IR"/>
        </w:rPr>
      </w:pPr>
      <w:bookmarkStart w:id="3" w:name="_Hlk200063167"/>
      <w:r>
        <w:rPr>
          <w:rFonts w:ascii="Times New Roman" w:eastAsia="Times New Roman" w:hAnsi="Times New Roman" w:hint="cs"/>
          <w:b/>
          <w:bCs/>
          <w:lang w:bidi="fa-IR"/>
        </w:rPr>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B82DE0"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C4CD35"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(ICOPE)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1013421"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639D9F0"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bookmarkEnd w:id="3"/>
    <w:p w14:paraId="046AA11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B274C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35C697"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lang w:bidi="fa-IR"/>
        </w:rPr>
        <w:footnoteReference w:id="5"/>
      </w:r>
    </w:p>
    <w:p w14:paraId="1010445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lang w:bidi="fa-IR"/>
        </w:rPr>
        <w:footnoteReference w:id="6"/>
      </w:r>
      <w:proofErr w:type="spellStart"/>
      <w:proofErr w:type="spellEnd"/>
      <w:proofErr w:type="spellStart"/>
      <w:proofErr w:type="spellEnd"/>
      <w:r>
        <w:rPr>
          <w:rStyle w:val="FootnoteReference"/>
          <w:rFonts w:ascii="Times New Roman" w:eastAsia="Times New Roman" w:hAnsi="Times New Roman" w:hint="cs"/>
          <w:lang w:bidi="fa-IR"/>
        </w:rPr>
        <w:footnoteReference w:id="7"/>
      </w:r>
      <w:proofErr w:type="spellStart"/>
      <w:proofErr w:type="spellEnd"/>
      <w:proofErr w:type="spellStart"/>
      <w:proofErr w:type="spellEnd"/>
      <w:proofErr w:type="spellStart"/>
      <w:proofErr w:type="spellEnd"/>
    </w:p>
    <w:p w14:paraId="5B1B250F"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698DA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با توجه به مطالب ارائه شده پژوهش حاضر در پی این سوال است که آیا ارتباطی بین هوش معنوی، اضطراب سلامتی با اضطراب مرگ در سالمندان وجود دارد؟</w:t>
      </w:r>
    </w:p>
    <w:p w14:paraId="5B6C64BC"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 xml:space="preserve">۱-۳- اهمیت و ضرورت پژوهش</w:t>
      </w:r>
    </w:p>
    <w:p w14:paraId="6861600E"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AED82B"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A7D6B8"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 xml:space="preserve">۱-۴- اهداف پژوهش</w:t>
      </w:r>
    </w:p>
    <w:p w14:paraId="61E5164D"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 xml:space="preserve">۱-۴-۱- هدف اصلی:</w:t>
      </w:r>
    </w:p>
    <w:p w14:paraId="2C95706D" w14:textId="77777777" w:rsidR="00912462" w:rsidRDefault="00000000">
      <w:pPr>
        <w:autoSpaceDE/>
        <w:autoSpaceDN/>
        <w:adjustRightInd/>
        <w:ind w:firstLine="397"/>
        <w:jc w:val="both"/>
        <w:rPr>
          <w:rFonts w:ascii="Times New Roman" w:eastAsia="Times New Roman" w:hAnsi="Times New Roman" w:cs="B Lotus"/>
          <w:b/>
          <w:bCs/>
          <w:color w:val="auto"/>
          <w:lang w:bidi="fa-IR"/>
        </w:rPr>
      </w:pPr>
      <w:bookmarkStart w:id="4" w:name="_Hlk143234169"/>
      <w:r>
        <w:rPr>
          <w:rFonts w:ascii="Times New Roman" w:eastAsia="Times New Roman" w:hAnsi="Times New Roman" w:hint="cs"/>
          <w:b/>
          <w:bCs/>
          <w:lang w:bidi="fa-IR"/>
        </w:rPr>
        <w:t xml:space="preserve">- تعیین رابطه هوش معنوی و اضطراب سلامتی با اضطراب مرگ در سالمندان</w:t>
      </w:r>
      <w:bookmarkStart w:id="5" w:name="_Hlk218190265"/>
      <w:bookmarkEnd w:id="5"/>
    </w:p>
    <w:p w14:paraId="7C06C103" w14:textId="77777777" w:rsidR="00912462" w:rsidRDefault="00000000" w:rsidP="005B1101">
      <w:pPr>
        <w:keepNext/>
        <w:keepLines/>
        <w:autoSpaceDE/>
        <w:autoSpaceDN/>
        <w:adjustRightInd/>
        <w:spacing w:before="240" w:after="100" w:line="276" w:lineRule="auto"/>
        <w:rPr>
          <w:rFonts w:ascii="Times New Roman" w:eastAsia="Times New Roman" w:hAnsi="Times New Roman" w:cs="B Lotus"/>
          <w:b/>
          <w:bCs/>
          <w:color w:val="auto"/>
          <w:lang w:bidi="fa-IR"/>
        </w:rPr>
      </w:pPr>
      <w:r>
        <w:rPr>
          <w:rFonts w:ascii="Times New Roman" w:eastAsia="Times New Roman" w:hAnsi="Times New Roman" w:cs="B Titr" w:hint="cs"/>
          <w:b/>
          <w:bCs/>
          <w:sz w:val="30"/>
          <w:szCs w:val="30"/>
          <w:lang w:bidi="fa-IR"/>
        </w:rPr>
        <w:t xml:space="preserve">۱-۴-۲- اهداف فرعی:</w:t>
      </w:r>
    </w:p>
    <w:p w14:paraId="2A2791DE"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 تعیین رابطه  بین هوش معنوی و اضطراب مرگ در سالمندان</w:t>
      </w:r>
      <w:bookmarkEnd w:id="4"/>
    </w:p>
    <w:p w14:paraId="4B13BC3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 تعیین رابطه بین اضطراب سلامتی و اضطراب مرگ در سالمندان</w:t>
      </w:r>
    </w:p>
    <w:p w14:paraId="4F27E677"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۱-۵- فرضیه های پژوهش</w:t>
      </w:r>
    </w:p>
    <w:p w14:paraId="48C13953"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۱-۵-۱- فرضیه اصلی:</w:t>
      </w:r>
    </w:p>
    <w:p w14:paraId="37C0F3AE" w14:textId="77777777" w:rsidR="00912462" w:rsidRDefault="00000000">
      <w:pPr>
        <w:ind w:firstLine="397"/>
        <w:jc w:val="both"/>
        <w:rPr>
          <w:rFonts w:ascii="BZar" w:cs="B Lotus"/>
          <w:color w:val="auto"/>
          <w:lang w:bidi="fa-IR"/>
        </w:rPr>
      </w:pPr>
      <w:bookmarkStart w:id="6" w:name="_Hlk218188383"/>
      <w:r>
        <w:rPr>
          <w:rFonts w:ascii="BZar" w:hint="cs"/>
          <w:lang w:bidi="fa-IR"/>
        </w:rPr>
        <w:t xml:space="preserve">- بین هوش معنوی و اضطراب سلامتی با اضطراب مرگ در سالمندان رابطه وجود دارد.</w:t>
      </w:r>
      <w:bookmarkStart w:id="7" w:name="_Hlk149798850"/>
    </w:p>
    <w:bookmarkEnd w:id="6"/>
    <w:bookmarkEnd w:id="7"/>
    <w:p w14:paraId="00511B7A"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۱-۵-۲-فرضیات فرعی:</w:t>
      </w:r>
    </w:p>
    <w:p w14:paraId="4297D2D0" w14:textId="77777777" w:rsidR="00912462" w:rsidRDefault="00000000">
      <w:pPr>
        <w:ind w:firstLine="397"/>
        <w:jc w:val="both"/>
        <w:rPr>
          <w:rFonts w:ascii="BZar" w:cs="B Lotus"/>
          <w:b/>
          <w:bCs/>
          <w:color w:val="auto"/>
          <w:lang w:bidi="fa-IR"/>
        </w:rPr>
      </w:pPr>
      <w:r>
        <w:rPr>
          <w:rFonts w:ascii="Times New Roman" w:eastAsia="Times New Roman" w:hAnsi="Times New Roman" w:hint="cs"/>
          <w:b/>
          <w:bCs/>
          <w:lang w:bidi="fa-IR"/>
        </w:rPr>
        <w:t xml:space="preserve">- بین هوش معنوی و اضطراب مرگ در سالمندان رابطه وجود دارد.</w:t>
      </w:r>
      <w:bookmarkStart w:id="8" w:name="_Hlk218186129"/>
    </w:p>
    <w:p w14:paraId="557F57F2" w14:textId="77777777" w:rsidR="00912462" w:rsidRDefault="00000000">
      <w:pPr>
        <w:ind w:firstLine="397"/>
        <w:jc w:val="both"/>
        <w:rPr>
          <w:rFonts w:ascii="BZar" w:cs="B Lotus"/>
          <w:b/>
          <w:bCs/>
          <w:color w:val="auto"/>
          <w:lang w:bidi="fa-IR"/>
        </w:rPr>
      </w:pPr>
      <w:bookmarkStart w:id="9" w:name="_Hlk218187005"/>
      <w:bookmarkEnd w:id="8"/>
      <w:r>
        <w:rPr>
          <w:rFonts w:ascii="Times New Roman" w:eastAsia="Times New Roman" w:hAnsi="Times New Roman" w:hint="cs"/>
          <w:b/>
          <w:bCs/>
          <w:lang w:bidi="fa-IR"/>
        </w:rPr>
        <w:t xml:space="preserve">- بین اضطراب سلامتی و اضطراب مرگ در سالمندان رابطه وجود دارد.</w:t>
      </w:r>
    </w:p>
    <w:bookmarkEnd w:id="9"/>
    <w:p w14:paraId="115DB3BC"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۱-۶- تعاریف نظری و عملیاتی متغیرها</w:t>
      </w:r>
      <w:proofErr w:type="spellStart"/>
      <w:proofErr w:type="spellEnd"/>
    </w:p>
    <w:p w14:paraId="52C4FE73"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۱-۶-۱- تعاریف نظری متغیرها</w:t>
      </w:r>
      <w:proofErr w:type="spellStart"/>
      <w:proofErr w:type="spellEnd"/>
    </w:p>
    <w:p w14:paraId="6A6262BB" w14:textId="77777777" w:rsidR="00912462" w:rsidRDefault="00000000">
      <w:pPr>
        <w:ind w:firstLine="397"/>
        <w:jc w:val="both"/>
        <w:rPr>
          <w:rFonts w:ascii="B Nazanin,Bold" w:cs="B Lotus"/>
          <w:color w:val="auto"/>
          <w:lang w:bidi="fa-IR"/>
        </w:rPr>
      </w:pPr>
      <w:r>
        <w:rPr>
          <w:rFonts w:ascii="Times New Roman" w:eastAsia="Times New Roman" w:hAnsi="Times New Roman" w:hint="cs"/>
          <w:b/>
          <w:bCs/>
          <w:lang w:bidi="fa-IR"/>
        </w:rPr>
        <w:t xml:space="preserve">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B72A1C8"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7B56D8A"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roofErr w:type="spellStart"/>
      <w:proofErr w:type="spellEnd"/>
      <w:proofErr w:type="spellStart"/>
      <w:proofErr w:type="spellEnd"/>
    </w:p>
    <w:p w14:paraId="663838F2" w14:textId="77777777" w:rsidR="00912462" w:rsidRDefault="00000000" w:rsidP="005B1101">
      <w:pPr>
        <w:keepNext/>
        <w:keepLines/>
        <w:spacing w:before="240" w:after="100" w:line="276" w:lineRule="auto"/>
        <w:rPr>
          <w:rFonts w:ascii="Times New Roman" w:eastAsia="Times New Roman" w:hAnsi="Times New Roman" w:cs="B Lotus"/>
          <w:b/>
          <w:bCs/>
          <w:color w:val="auto"/>
          <w:lang w:bidi="fa-IR"/>
        </w:rPr>
      </w:pPr>
      <w:r>
        <w:rPr>
          <w:rFonts w:ascii="Times New Roman" w:eastAsia="Times New Roman" w:hAnsi="Times New Roman" w:cs="B Titr" w:hint="cs"/>
          <w:b/>
          <w:bCs/>
          <w:sz w:val="30"/>
          <w:szCs w:val="30"/>
          <w:lang w:bidi="fa-IR"/>
        </w:rPr>
        <w:t xml:space="preserve">۱-۶-۲- تعاریف عملیاتی متغیرها</w:t>
      </w:r>
      <w:proofErr w:type="spellStart"/>
      <w:proofErr w:type="spellEnd"/>
    </w:p>
    <w:p w14:paraId="15ED98BF" w14:textId="77777777" w:rsidR="00912462" w:rsidRDefault="00000000">
      <w:pPr>
        <w:ind w:firstLine="397"/>
        <w:jc w:val="both"/>
        <w:rPr>
          <w:rFonts w:ascii="B Nazanin,Bold" w:cs="B Lotus"/>
          <w:color w:val="auto"/>
          <w:lang w:bidi="fa-IR"/>
        </w:rPr>
      </w:pPr>
      <w:r>
        <w:rPr>
          <w:rFonts w:ascii="B Nazanin,Bold" w:hint="cs"/>
          <w:b/>
          <w:bCs/>
          <w:lang w:bidi="fa-IR"/>
        </w:rPr>
        <w:t xml:space="preserve">هوش معنوی: در این پژوهش منظور از هوش معنوی، نمره ای است که فرد در پرسشنامه هوش معنوی. کینگ (۲۰۰۰)  کسب می کند.</w:t>
      </w:r>
    </w:p>
    <w:p w14:paraId="5709A264" w14:textId="77777777" w:rsidR="00912462" w:rsidRDefault="00000000">
      <w:pPr>
        <w:ind w:firstLine="397"/>
        <w:jc w:val="both"/>
        <w:rPr>
          <w:rFonts w:ascii="B Nazanin,Bold" w:cs="B Lotus"/>
          <w:color w:val="auto"/>
          <w:lang w:bidi="fa-IR"/>
        </w:rPr>
      </w:pPr>
      <w:r>
        <w:rPr>
          <w:rFonts w:ascii="B Nazanin,Bold" w:hint="cs"/>
          <w:b/>
          <w:bCs/>
          <w:lang w:bidi="fa-IR"/>
        </w:rPr>
        <w:t xml:space="preserve">اضطراب سلامتی: در این پژوهش منظور از اضطراب سلامتی، نمره ای است که فرد در پرسشنامه اضطراب سلامتی کسب می کند.</w:t>
      </w:r>
    </w:p>
    <w:p w14:paraId="27A7A95A" w14:textId="77777777" w:rsidR="00912462" w:rsidRDefault="00000000">
      <w:pPr>
        <w:ind w:firstLine="397"/>
        <w:jc w:val="both"/>
        <w:rPr>
          <w:rFonts w:ascii="B Nazanin,Bold" w:cs="B Lotus"/>
          <w:color w:val="auto"/>
          <w:lang w:bidi="fa-IR"/>
        </w:rPr>
      </w:pPr>
      <w:r>
        <w:rPr>
          <w:rFonts w:ascii="B Nazanin,Bold" w:hint="cs"/>
          <w:b/>
          <w:bCs/>
          <w:lang w:bidi="fa-IR"/>
        </w:rPr>
        <w:t xml:space="preserve">اضطراب مرگ: در این پژوهش منظور از اضطراب مرگ، نمره ای است که فرد در پرسشنامه اضطراب مرگ کسب می کند.</w:t>
      </w:r>
    </w:p>
    <w:p w14:paraId="66189F0F" w14:textId="77777777" w:rsidR="00912462" w:rsidRDefault="00000000">
      <w:pPr>
        <w:keepNext/>
        <w:keepLines/>
        <w:pageBreakBefore/>
        <w:spacing w:before="2400" w:after="240" w:line="276" w:lineRule="auto"/>
        <w:jc w:val="center"/>
        <w:rPr>
          <w:rFonts w:ascii="BZar" w:cs="B Titr"/>
          <w:b/>
          <w:bCs/>
          <w:color w:val="auto"/>
          <w:sz w:val="72"/>
          <w:szCs w:val="72"/>
          <w:lang w:bidi="fa-IR"/>
        </w:rPr>
      </w:pPr>
      <w:r>
        <w:rPr>
          <w:rFonts w:ascii="BZar" w:cs="B Titr" w:hint="cs"/>
          <w:b/>
          <w:bCs/>
          <w:sz w:val="56"/>
          <w:szCs w:val="56"/>
          <w:lang w:bidi="fa-IR"/>
        </w:rPr>
        <w:t xml:space="preserve">فصل دوم:</w:t>
      </w:r>
    </w:p>
    <w:p w14:paraId="599AF995" w14:textId="77777777" w:rsidR="00912462" w:rsidRDefault="00000000">
      <w:pPr>
        <w:keepNext/>
        <w:keepLines/>
        <w:spacing w:after="240" w:line="276" w:lineRule="auto"/>
        <w:jc w:val="center"/>
        <w:rPr>
          <w:rFonts w:ascii="BZar" w:cs="B Titr"/>
          <w:b/>
          <w:bCs/>
          <w:color w:val="auto"/>
          <w:sz w:val="72"/>
          <w:szCs w:val="72"/>
          <w:lang w:bidi="fa-IR"/>
        </w:rPr>
      </w:pPr>
      <w:r>
        <w:rPr>
          <w:rFonts w:ascii="BZar" w:cs="B Titr" w:hint="cs"/>
          <w:b/>
          <w:bCs/>
          <w:sz w:val="56"/>
          <w:szCs w:val="56"/>
          <w:lang w:bidi="fa-IR"/>
        </w:rPr>
        <w:t xml:space="preserve">مبانی نظری و</w:t>
      </w:r>
    </w:p>
    <w:p w14:paraId="2965C1FD" w14:textId="77777777" w:rsidR="00912462" w:rsidRDefault="00000000">
      <w:pPr>
        <w:keepNext/>
        <w:keepLines/>
        <w:spacing w:after="240" w:line="276" w:lineRule="auto"/>
        <w:jc w:val="center"/>
        <w:rPr>
          <w:rFonts w:ascii="BZar" w:cs="B Titr"/>
          <w:b/>
          <w:bCs/>
          <w:color w:val="auto"/>
          <w:sz w:val="72"/>
          <w:szCs w:val="72"/>
          <w:lang w:bidi="fa-IR"/>
        </w:rPr>
      </w:pPr>
      <w:r>
        <w:rPr>
          <w:rFonts w:ascii="BZar" w:cs="B Titr" w:hint="cs"/>
          <w:b/>
          <w:bCs/>
          <w:sz w:val="56"/>
          <w:szCs w:val="56"/>
          <w:lang w:bidi="fa-IR"/>
        </w:rPr>
        <w:t xml:space="preserve">پیشینه پژوهش</w:t>
      </w:r>
    </w:p>
    <w:p w14:paraId="3FCFE03A" w14:textId="77777777" w:rsidR="00912462" w:rsidRDefault="00000000" w:rsidP="00503BED">
      <w:pPr>
        <w:keepNext/>
        <w:keepLines/>
        <w:pageBreakBefore/>
        <w:spacing w:before="240" w:after="100" w:line="276" w:lineRule="auto"/>
        <w:rPr>
          <w:rFonts w:cs="B Lotus"/>
          <w:b/>
          <w:bCs/>
          <w:color w:val="auto"/>
          <w:lang w:bidi="fa-IR"/>
        </w:rPr>
      </w:pPr>
      <w:r>
        <w:rPr>
          <w:rFonts w:cs="B Titr" w:hint="cs"/>
          <w:b/>
          <w:bCs/>
          <w:sz w:val="30"/>
          <w:szCs w:val="30"/>
          <w:lang w:bidi="fa-IR"/>
        </w:rPr>
        <w:t xml:space="preserve">۲-۱- گستره نخست: سالمندی</w:t>
      </w:r>
    </w:p>
    <w:p w14:paraId="24D9D854"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۲-۱-۱- مفهوم سالمندی</w:t>
      </w:r>
    </w:p>
    <w:p w14:paraId="544CDE63" w14:textId="77777777" w:rsidR="00912462" w:rsidRDefault="00000000">
      <w:pPr>
        <w:ind w:firstLine="397"/>
        <w:jc w:val="both"/>
        <w:rPr>
          <w:rFonts w:cs="B Lotus"/>
          <w:color w:val="auto"/>
          <w:lang w:bidi="fa-IR"/>
        </w:rPr>
      </w:pPr>
      <w:r>
        <w:rPr>
          <w:rFonts w:hint="cs"/>
          <w:lang w:bidi="fa-IR"/>
        </w:rPr>
        <w:t xml:space="preserve">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3FC6DE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۲-۱-۲- نظریه های سالمندی</w:t>
      </w:r>
    </w:p>
    <w:p w14:paraId="261227DE" w14:textId="77777777" w:rsidR="00912462" w:rsidRDefault="00000000">
      <w:pPr>
        <w:ind w:firstLine="397"/>
        <w:jc w:val="both"/>
        <w:rPr>
          <w:rFonts w:cs="B Lotus"/>
          <w:color w:val="auto"/>
          <w:lang w:bidi="fa-IR"/>
        </w:rPr>
      </w:pPr>
      <w:proofErr w:type="spellStart"/>
      <w:r>
        <w:rPr>
          <w:rFonts w:hint="cs"/>
          <w:lang w:bidi="fa-IR"/>
        </w:rPr>
        <w:t xml:space="preserve">ژرونتولوژی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 ۲۰۲۳؛ سازمان جهانی بهداشت، ۲۰۲۰).</w:t>
      </w:r>
      <w:proofErr w:type="spellEnd"/>
      <w:r>
        <w:rPr>
          <w:rStyle w:val="FootnoteReference"/>
          <w:rFonts w:hint="cs"/>
          <w:lang w:bidi="fa-IR"/>
        </w:rPr>
        <w:footnoteReference w:id="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9"/>
      </w:r>
    </w:p>
    <w:p w14:paraId="2190326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۱-۲-۱-۲- نظریه‌های زیست شناختی</w:t>
      </w:r>
    </w:p>
    <w:p w14:paraId="33EAB9EA" w14:textId="77777777" w:rsidR="00912462" w:rsidRDefault="00000000">
      <w:pPr>
        <w:ind w:firstLine="397"/>
        <w:jc w:val="both"/>
        <w:rPr>
          <w:rFonts w:cs="B Lotus"/>
          <w:color w:val="auto"/>
          <w:lang w:bidi="fa-IR"/>
        </w:rPr>
      </w:pPr>
      <w:r>
        <w:rPr>
          <w:rFonts w:hint="cs"/>
          <w:lang w:bidi="fa-IR"/>
        </w:rPr>
        <w:t xml:space="preserve">نظریه‌های زیستشناختی به سه دسته تقسیم می شوند:</w:t>
      </w:r>
      <w:proofErr w:type="spellStart"/>
      <w:proofErr w:type="spellEnd"/>
    </w:p>
    <w:p w14:paraId="4EEB22B2" w14:textId="77777777" w:rsidR="00912462" w:rsidRDefault="00000000" w:rsidP="00503BED">
      <w:pPr>
        <w:keepNext/>
        <w:keepLines/>
        <w:spacing w:before="240" w:after="100" w:line="276" w:lineRule="auto"/>
        <w:rPr>
          <w:rFonts w:cs="B Lotus"/>
          <w:b/>
          <w:bCs/>
          <w:color w:val="auto"/>
          <w:lang w:bidi="fa-IR"/>
        </w:rPr>
      </w:pPr>
      <w:bookmarkStart w:id="10" w:name="_Hlk215535180"/>
      <w:r>
        <w:rPr>
          <w:rFonts w:cs="B Titr" w:hint="cs"/>
          <w:b/>
          <w:bCs/>
          <w:sz w:val="30"/>
          <w:szCs w:val="30"/>
          <w:lang w:bidi="fa-IR"/>
        </w:rPr>
        <w:t xml:space="preserve">۱-۱-۲-۱-۲- نظریه ایمنی</w:t>
      </w:r>
      <w:bookmarkEnd w:id="10"/>
    </w:p>
    <w:p w14:paraId="2D9ED497" w14:textId="77777777" w:rsidR="00912462" w:rsidRDefault="00000000">
      <w:pPr>
        <w:ind w:firstLine="397"/>
        <w:jc w:val="both"/>
        <w:rPr>
          <w:rFonts w:cs="B Lotus"/>
          <w:color w:val="auto"/>
          <w:lang w:bidi="fa-IR"/>
        </w:rPr>
      </w:pPr>
      <w:r>
        <w:rPr>
          <w:rFonts w:hint="cs"/>
          <w:lang w:bidi="fa-IR"/>
        </w:rPr>
        <w:t xml:space="preserve">بر اساس نظریه ایمنیپیری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 ۲۰۲۳؛ فولپ و همکاران، ۲۰۲۳).</w:t>
      </w:r>
      <w:r>
        <w:rPr>
          <w:rStyle w:val="FootnoteReference"/>
          <w:rFonts w:hint="cs"/>
          <w:lang w:bidi="fa-IR"/>
        </w:rPr>
        <w:footnoteReference w:id="1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11"/>
      </w:r>
      <w:proofErr w:type="spellStart"/>
      <w:proofErr w:type="spellEnd"/>
      <w:r>
        <w:rPr>
          <w:rStyle w:val="FootnoteReference"/>
          <w:rFonts w:hint="cs"/>
          <w:lang w:bidi="fa-IR"/>
        </w:rPr>
        <w:footnoteReference w:id="12"/>
      </w:r>
    </w:p>
    <w:p w14:paraId="414E7B1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۲-۱-۲-۱-۲-نظریه پیر شدن سلولی</w:t>
      </w:r>
    </w:p>
    <w:p w14:paraId="7AD54A8A" w14:textId="77777777" w:rsidR="00912462" w:rsidRDefault="00000000">
      <w:pPr>
        <w:ind w:firstLine="397"/>
        <w:jc w:val="both"/>
        <w:rPr>
          <w:rFonts w:cs="B Lotus"/>
          <w:color w:val="auto"/>
          <w:lang w:bidi="fa-IR"/>
        </w:rPr>
      </w:pPr>
      <w:r>
        <w:rPr>
          <w:rFonts w:hint="cs"/>
          <w:lang w:bidi="fa-IR"/>
        </w:rPr>
        <w:t xml:space="preserve">بر اساس نظریه پیری سلولی، سالمندی نتیجه تجمع تدریجی آسیب‌های مولکولی و سلولی، به‌ویژه در ماده ژنتیکی سلول‌ها(DNA)، است. در طول زندگی، عوامل درونی و محیطی موجب بروز آسیب در DNA  و سایر اجزای سلول می‌شوند و با کاهش توانایی سیستم‌های ترمیمDNA،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 ۲۰۲۳؛ کامپیزی،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13"/>
      </w:r>
      <w:proofErr w:type="spellStart"/>
      <w:proofErr w:type="spellEnd"/>
      <w:r>
        <w:rPr>
          <w:rStyle w:val="FootnoteReference"/>
          <w:rFonts w:hint="cs"/>
          <w:lang w:bidi="fa-IR"/>
        </w:rPr>
        <w:footnoteReference w:id="14"/>
      </w:r>
    </w:p>
    <w:p w14:paraId="639995E1"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۳-۱-۲-۱-۲-نظریه رادیکال آزاد</w:t>
      </w:r>
    </w:p>
    <w:p w14:paraId="1617BB6C" w14:textId="77777777" w:rsidR="00912462" w:rsidRDefault="00000000">
      <w:pPr>
        <w:ind w:firstLine="397"/>
        <w:jc w:val="both"/>
        <w:rPr>
          <w:rFonts w:cs="B Lotus"/>
          <w:color w:val="auto"/>
          <w:lang w:bidi="fa-IR"/>
        </w:rPr>
      </w:pPr>
      <w:r>
        <w:rPr>
          <w:rFonts w:hint="cs"/>
          <w:lang w:bidi="fa-IR"/>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۲۰۲۳؛ گلادیشف،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15"/>
      </w:r>
    </w:p>
    <w:p w14:paraId="277DDA2E"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۲-۲-۱-۲- نظریه‌های روانشناختی</w:t>
      </w:r>
    </w:p>
    <w:p w14:paraId="2227D62D" w14:textId="77777777" w:rsidR="00912462" w:rsidRDefault="00000000">
      <w:pPr>
        <w:ind w:firstLine="397"/>
        <w:jc w:val="both"/>
        <w:rPr>
          <w:rFonts w:cs="B Lotus"/>
          <w:color w:val="auto"/>
          <w:lang w:bidi="fa-IR"/>
        </w:rPr>
      </w:pPr>
      <w:proofErr w:type="spellStart"/>
      <w:r>
        <w:rPr>
          <w:rFonts w:hint="cs"/>
          <w:lang w:bidi="fa-IR"/>
        </w:rPr>
        <w:t xml:space="preserve">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roofErr w:type="spellEnd"/>
      <w:proofErr w:type="spellStart"/>
      <w:proofErr w:type="spellEnd"/>
      <w:proofErr w:type="spellStart"/>
      <w:proofErr w:type="spellEnd"/>
    </w:p>
    <w:p w14:paraId="6D50506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۱-۲-۲-۱-۲- نظریه گولد</w:t>
      </w:r>
    </w:p>
    <w:p w14:paraId="3D29EB11" w14:textId="77777777" w:rsidR="00912462" w:rsidRDefault="00000000">
      <w:pPr>
        <w:ind w:firstLine="397"/>
        <w:jc w:val="both"/>
        <w:rPr>
          <w:rFonts w:cs="B Lotus"/>
          <w:color w:val="auto"/>
          <w:lang w:bidi="fa-IR"/>
        </w:rPr>
      </w:pPr>
      <w:proofErr w:type="spellStart"/>
      <w:r>
        <w:rPr>
          <w:rFonts w:hint="cs"/>
          <w:lang w:bidi="fa-IR"/>
        </w:rPr>
        <w:t xml:space="preserve">راجر گولد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roofErr w:type="spellEnd"/>
      <w:r>
        <w:rPr>
          <w:rStyle w:val="FootnoteReference"/>
          <w:rFonts w:hint="cs"/>
          <w:lang w:bidi="fa-IR"/>
        </w:rPr>
        <w:footnoteReference w:id="16"/>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2BCF0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۲-۲-۲-۱-۲- نظریه لوینسون و شی</w:t>
      </w:r>
      <w:proofErr w:type="spellStart"/>
      <w:proofErr w:type="spellEnd"/>
    </w:p>
    <w:p w14:paraId="07B32ACD" w14:textId="77777777" w:rsidR="00912462" w:rsidRDefault="00000000">
      <w:pPr>
        <w:ind w:firstLine="397"/>
        <w:jc w:val="both"/>
        <w:rPr>
          <w:rFonts w:cs="B Lotus"/>
          <w:color w:val="auto"/>
          <w:lang w:bidi="fa-IR"/>
        </w:rPr>
      </w:pPr>
      <w:proofErr w:type="spellStart"/>
      <w:r>
        <w:rPr>
          <w:rFonts w:hint="cs"/>
          <w:lang w:bidi="fa-IR"/>
        </w:rPr>
        <w:t xml:space="preserve">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roofErr w:type="spellEnd"/>
      <w:proofErr w:type="spellStart"/>
      <w:proofErr w:type="spellEnd"/>
      <w:r>
        <w:rPr>
          <w:rStyle w:val="FootnoteReference"/>
          <w:rFonts w:hint="cs"/>
          <w:lang w:bidi="fa-IR"/>
        </w:rPr>
        <w:footnoteReference w:id="17"/>
      </w:r>
      <w:proofErr w:type="spellStart"/>
      <w:proofErr w:type="spellEnd"/>
      <w:r>
        <w:rPr>
          <w:rStyle w:val="FootnoteReference"/>
          <w:rFonts w:hint="cs"/>
          <w:lang w:bidi="fa-IR"/>
        </w:rPr>
        <w:footnoteReference w:id="18"/>
      </w:r>
      <w:proofErr w:type="spellStart"/>
      <w:proofErr w:type="spellEnd"/>
    </w:p>
    <w:p w14:paraId="7F7D9E5C"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۳-۲-۲-۱-۲- نظریه اریکسون</w:t>
      </w:r>
      <w:proofErr w:type="spellStart"/>
      <w:proofErr w:type="spellEnd"/>
    </w:p>
    <w:p w14:paraId="11312FDA" w14:textId="77777777" w:rsidR="00912462" w:rsidRDefault="00000000">
      <w:pPr>
        <w:ind w:firstLine="397"/>
        <w:jc w:val="both"/>
        <w:rPr>
          <w:rFonts w:cs="B Lotus"/>
          <w:color w:val="auto"/>
          <w:lang w:bidi="fa-IR"/>
        </w:rPr>
      </w:pPr>
      <w:r>
        <w:rPr>
          <w:rFonts w:hint="cs"/>
          <w:lang w:bidi="fa-IR"/>
        </w:rPr>
        <w:t xml:space="preserve">از دیدگاه اریکسون،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 ۱۹۸۶).</w:t>
      </w:r>
      <w:proofErr w:type="spellStart"/>
      <w:proofErr w:type="spellEnd"/>
      <w:r>
        <w:rPr>
          <w:rStyle w:val="FootnoteReference"/>
          <w:rFonts w:hint="cs"/>
          <w:lang w:bidi="fa-IR"/>
        </w:rPr>
        <w:footnoteReference w:id="19"/>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20"/>
      </w:r>
    </w:p>
    <w:p w14:paraId="27057E90"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۳-۲-۱-۲- نظریه‌های جامعه شناختی</w:t>
      </w:r>
    </w:p>
    <w:p w14:paraId="18D50EEA" w14:textId="77777777" w:rsidR="00912462" w:rsidRDefault="00000000" w:rsidP="00503BED">
      <w:pPr>
        <w:keepNext/>
        <w:keepLines/>
        <w:spacing w:before="240" w:after="100" w:line="276" w:lineRule="auto"/>
        <w:rPr>
          <w:rFonts w:cs="B Lotus"/>
          <w:b/>
          <w:bCs/>
          <w:color w:val="auto"/>
          <w:lang w:bidi="fa-IR"/>
        </w:rPr>
      </w:pPr>
      <w:bookmarkStart w:id="11" w:name="_Hlk215535516"/>
      <w:r>
        <w:rPr>
          <w:rFonts w:cs="B Titr" w:hint="cs"/>
          <w:b/>
          <w:bCs/>
          <w:sz w:val="30"/>
          <w:szCs w:val="30"/>
          <w:lang w:bidi="fa-IR"/>
        </w:rPr>
        <w:t xml:space="preserve">۱-۳-۲-۱-۲- نظریه عدم تعهد</w:t>
      </w:r>
      <w:bookmarkEnd w:id="11"/>
    </w:p>
    <w:p w14:paraId="40A9EE1D" w14:textId="77777777" w:rsidR="00912462" w:rsidRDefault="00000000">
      <w:pPr>
        <w:ind w:firstLine="397"/>
        <w:jc w:val="both"/>
        <w:rPr>
          <w:rFonts w:cs="B Lotus"/>
          <w:color w:val="auto"/>
          <w:lang w:bidi="fa-IR"/>
        </w:rPr>
      </w:pPr>
      <w:r>
        <w:rPr>
          <w:rFonts w:hint="cs"/>
          <w:lang w:bidi="fa-IR"/>
        </w:rPr>
        <w:t xml:space="preserve">نظریه عدم تعهدکه توسط کامینگ و هنری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 ۲۰۱۶).</w:t>
      </w:r>
      <w:r>
        <w:rPr>
          <w:rStyle w:val="FootnoteReference"/>
          <w:rFonts w:hint="cs"/>
          <w:lang w:bidi="fa-IR"/>
        </w:rPr>
        <w:footnoteReference w:id="2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22"/>
      </w:r>
      <w:proofErr w:type="spellStart"/>
      <w:proofErr w:type="spellEnd"/>
      <w:r>
        <w:rPr>
          <w:rStyle w:val="FootnoteReference"/>
          <w:rFonts w:hint="cs"/>
          <w:lang w:bidi="fa-IR"/>
        </w:rPr>
        <w:footnoteReference w:id="23"/>
      </w:r>
    </w:p>
    <w:p w14:paraId="5220B6D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۲-۳-۲-۱-۲- نظریه فعالیت</w:t>
      </w:r>
    </w:p>
    <w:p w14:paraId="4C130396" w14:textId="77777777" w:rsidR="00912462" w:rsidRDefault="00000000">
      <w:pPr>
        <w:ind w:firstLine="397"/>
        <w:jc w:val="both"/>
        <w:rPr>
          <w:rFonts w:cs="B Lotus"/>
          <w:color w:val="auto"/>
          <w:lang w:bidi="fa-IR"/>
        </w:rPr>
      </w:pPr>
      <w:r>
        <w:rPr>
          <w:rFonts w:hint="cs"/>
          <w:lang w:bidi="fa-IR"/>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r>
        <w:rPr>
          <w:rStyle w:val="FootnoteReference"/>
          <w:rFonts w:hint="cs"/>
          <w:lang w:bidi="fa-IR"/>
        </w:rPr>
        <w:footnoteReference w:id="2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25"/>
      </w:r>
      <w:proofErr w:type="spellStart"/>
      <w:proofErr w:type="spellEnd"/>
      <w:proofErr w:type="spellStart"/>
      <w:proofErr w:type="spellEnd"/>
      <w:proofErr w:type="spellStart"/>
      <w:proofErr w:type="spellEnd"/>
      <w:r>
        <w:rPr>
          <w:rStyle w:val="FootnoteReference"/>
          <w:rFonts w:hint="cs"/>
          <w:lang w:bidi="fa-IR"/>
        </w:rPr>
        <w:footnoteReference w:id="26"/>
      </w:r>
    </w:p>
    <w:p w14:paraId="107D752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۳-۳-۲-۱-۲- نظریه مبادله یا تعامل</w:t>
      </w:r>
    </w:p>
    <w:p w14:paraId="3803FC9C" w14:textId="77777777" w:rsidR="00912462" w:rsidRDefault="00000000">
      <w:pPr>
        <w:ind w:firstLine="397"/>
        <w:jc w:val="both"/>
        <w:rPr>
          <w:rFonts w:cs="B Lotus"/>
          <w:color w:val="auto"/>
          <w:lang w:bidi="fa-IR"/>
        </w:rPr>
      </w:pPr>
      <w:r>
        <w:rPr>
          <w:rFonts w:hint="cs"/>
          <w:lang w:bidi="fa-IR"/>
        </w:rPr>
        <w:t xml:space="preserve">نظریه مبادله اجتماعی، که توسط داود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27"/>
      </w:r>
      <w:proofErr w:type="spellStart"/>
      <w:proofErr w:type="spellEnd"/>
      <w:proofErr w:type="spellStart"/>
      <w:proofErr w:type="spellEnd"/>
    </w:p>
    <w:p w14:paraId="0BFEC34B"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۴-۳-۲-۱-۲- نظریه استمرار</w:t>
      </w:r>
    </w:p>
    <w:p w14:paraId="4796C6D3" w14:textId="77777777" w:rsidR="00912462" w:rsidRDefault="00000000">
      <w:pPr>
        <w:ind w:firstLine="397"/>
        <w:jc w:val="both"/>
        <w:rPr>
          <w:rFonts w:cs="B Lotus"/>
          <w:color w:val="auto"/>
          <w:lang w:bidi="fa-IR"/>
        </w:rPr>
      </w:pPr>
      <w:r>
        <w:rPr>
          <w:rFonts w:hint="cs"/>
          <w:lang w:bidi="fa-IR"/>
        </w:rPr>
        <w:t xml:space="preserve">نظریه تداوم یا استمرار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r>
        <w:rPr>
          <w:rStyle w:val="FootnoteReference"/>
          <w:rFonts w:hint="cs"/>
          <w:lang w:bidi="fa-IR"/>
        </w:rPr>
        <w:footnoteReference w:id="2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56576D"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 گستره دوم: اضطراب مرگ</w:t>
      </w:r>
    </w:p>
    <w:p w14:paraId="5164FB70"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۲-۲-۱- مفهوم اضطراب مرگ</w:t>
      </w:r>
    </w:p>
    <w:p w14:paraId="2A0EE7DB" w14:textId="77777777" w:rsidR="00912462" w:rsidRDefault="00000000">
      <w:pPr>
        <w:ind w:firstLine="397"/>
        <w:jc w:val="both"/>
        <w:rPr>
          <w:rFonts w:cs="B Lotus"/>
          <w:color w:val="auto"/>
          <w:lang w:bidi="fa-IR"/>
        </w:rPr>
      </w:pPr>
      <w:bookmarkStart w:id="12" w:name="_Hlk200163441"/>
      <w:r>
        <w:rPr>
          <w:rFonts w:hint="cs"/>
          <w:lang w:bidi="fa-IR"/>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 و همکاران، ۲۰۲۲؛ مارتین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29"/>
      </w:r>
      <w:r>
        <w:rPr>
          <w:rStyle w:val="FootnoteReference"/>
          <w:rFonts w:hint="cs"/>
          <w:lang w:bidi="fa-IR"/>
        </w:rPr>
        <w:footnoteReference w:id="30"/>
      </w:r>
    </w:p>
    <w:p w14:paraId="18E1932E"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۲-۲-۲- نظریه‌های مرتبط با اضطراب مرگ</w:t>
      </w:r>
      <w:bookmarkEnd w:id="12"/>
      <w:proofErr w:type="spellStart"/>
      <w:proofErr w:type="spellEnd"/>
    </w:p>
    <w:p w14:paraId="20D7FE4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۲-۲-۲-۱- نظریه فروید (روان‌تحلیل‌گری)</w:t>
      </w:r>
      <w:proofErr w:type="spellStart"/>
      <w:proofErr w:type="spellEnd"/>
    </w:p>
    <w:p w14:paraId="194327AA" w14:textId="77777777" w:rsidR="00912462" w:rsidRDefault="00000000">
      <w:pPr>
        <w:ind w:firstLine="397"/>
        <w:jc w:val="both"/>
        <w:rPr>
          <w:rFonts w:cs="B Lotus"/>
          <w:color w:val="auto"/>
          <w:lang w:bidi="fa-IR"/>
        </w:rPr>
      </w:pPr>
      <w:r>
        <w:rPr>
          <w:rFonts w:hint="cs"/>
          <w:lang w:bidi="fa-IR"/>
        </w:rPr>
        <w:t xml:space="preserve">فروید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31"/>
      </w:r>
    </w:p>
    <w:p w14:paraId="405562E0" w14:textId="77777777" w:rsidR="00912462" w:rsidRDefault="00000000" w:rsidP="00503BED">
      <w:pPr>
        <w:keepNext/>
        <w:keepLines/>
        <w:spacing w:before="240" w:after="100" w:line="276" w:lineRule="auto"/>
        <w:rPr>
          <w:rFonts w:cs="B Lotus"/>
          <w:b/>
          <w:bCs/>
          <w:color w:val="auto"/>
          <w:lang w:bidi="fa-IR"/>
        </w:rPr>
      </w:pPr>
      <w:bookmarkStart w:id="13" w:name="_Hlk200162910"/>
      <w:r>
        <w:rPr>
          <w:rFonts w:cs="B Titr" w:hint="cs"/>
          <w:b/>
          <w:bCs/>
          <w:sz w:val="30"/>
          <w:szCs w:val="30"/>
          <w:lang w:bidi="fa-IR"/>
        </w:rPr>
        <w:t xml:space="preserve">۲-۲-۲-۲- نظریه یالوم (وجودگرایی)</w:t>
      </w:r>
      <w:bookmarkEnd w:id="13"/>
      <w:proofErr w:type="spellStart"/>
      <w:proofErr w:type="spellEnd"/>
      <w:proofErr w:type="spellStart"/>
      <w:proofErr w:type="spellEnd"/>
    </w:p>
    <w:p w14:paraId="26BEF51B" w14:textId="77777777" w:rsidR="00912462" w:rsidRDefault="00000000">
      <w:pPr>
        <w:ind w:firstLine="397"/>
        <w:jc w:val="both"/>
        <w:rPr>
          <w:rFonts w:cs="B Lotus"/>
          <w:color w:val="auto"/>
          <w:lang w:bidi="fa-IR"/>
        </w:rPr>
      </w:pPr>
      <w:r>
        <w:rPr>
          <w:rFonts w:hint="cs"/>
          <w:lang w:bidi="fa-IR"/>
        </w:rPr>
        <w:t xml:space="preserve">اروین یالوم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32"/>
      </w:r>
    </w:p>
    <w:p w14:paraId="06CDDC76" w14:textId="77777777" w:rsidR="00912462" w:rsidRDefault="00000000" w:rsidP="00503BED">
      <w:pPr>
        <w:keepNext/>
        <w:keepLines/>
        <w:spacing w:before="240" w:after="100" w:line="276" w:lineRule="auto"/>
        <w:rPr>
          <w:rFonts w:cs="B Lotus"/>
          <w:b/>
          <w:bCs/>
          <w:color w:val="auto"/>
          <w:lang w:bidi="fa-IR"/>
        </w:rPr>
      </w:pPr>
      <w:bookmarkStart w:id="14" w:name="_Hlk200163160"/>
      <w:r>
        <w:rPr>
          <w:rFonts w:cs="B Titr" w:hint="cs"/>
          <w:b/>
          <w:bCs/>
          <w:sz w:val="30"/>
          <w:szCs w:val="30"/>
          <w:lang w:bidi="fa-IR"/>
        </w:rPr>
        <w:t xml:space="preserve">۲-۲-۲-۳- نظریه مدیریت وحشت (TMT)</w:t>
      </w:r>
      <w:bookmarkEnd w:id="14"/>
    </w:p>
    <w:p w14:paraId="228F5191" w14:textId="77777777" w:rsidR="00912462" w:rsidRDefault="00000000">
      <w:pPr>
        <w:ind w:firstLine="397"/>
        <w:jc w:val="both"/>
        <w:rPr>
          <w:rFonts w:cs="B Lotus"/>
          <w:color w:val="auto"/>
          <w:lang w:bidi="fa-IR"/>
        </w:rPr>
      </w:pPr>
      <w:r>
        <w:rPr>
          <w:rFonts w:hint="cs"/>
          <w:lang w:bidi="fa-IR"/>
        </w:rPr>
        <w:t xml:space="preserve">طبق این نظریه، که توسط گرینبرگ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کنند(گرین برگ و همکاران، ۱۹۸۶).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33"/>
      </w:r>
    </w:p>
    <w:p w14:paraId="6F38F214"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۲-۲-۲-۴- نظریه دلبستگی</w:t>
      </w:r>
    </w:p>
    <w:p w14:paraId="76ABD143" w14:textId="77777777" w:rsidR="00912462" w:rsidRDefault="00000000">
      <w:pPr>
        <w:ind w:firstLine="397"/>
        <w:jc w:val="both"/>
        <w:rPr>
          <w:rFonts w:cs="B Lotus"/>
          <w:color w:val="auto"/>
          <w:lang w:bidi="fa-IR"/>
        </w:rPr>
      </w:pPr>
      <w:proofErr w:type="spellStart"/>
      <w:r>
        <w:rPr>
          <w:rFonts w:hint="cs"/>
          <w:lang w:bidi="fa-IR"/>
        </w:rPr>
        <w:t xml:space="preserve">میکولینسر و فلوریان (۲۰۰۰) با تکیه بر نظریه دلبستگی بالبی،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از جمله مرگ، سازگاری بیشتری دارند.</w:t>
      </w:r>
      <w:proofErr w:type="spellEnd"/>
      <w:proofErr w:type="spellStart"/>
      <w:proofErr w:type="spellEnd"/>
      <w:r>
        <w:rPr>
          <w:rStyle w:val="FootnoteReference"/>
          <w:rFonts w:hint="cs"/>
          <w:lang w:bidi="fa-IR"/>
        </w:rPr>
        <w:footnoteReference w:id="34"/>
      </w:r>
      <w:proofErr w:type="spellStart"/>
      <w:proofErr w:type="spellEnd"/>
      <w:proofErr w:type="spellStart"/>
      <w:proofErr w:type="spellEnd"/>
      <w:proofErr w:type="spellStart"/>
      <w:proofErr w:type="spellEnd"/>
      <w:proofErr w:type="spellStart"/>
      <w:proofErr w:type="spellEnd"/>
    </w:p>
    <w:p w14:paraId="3887FC0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۲-۲-۳- ابعاد اضطراب مرگ</w:t>
      </w:r>
    </w:p>
    <w:p w14:paraId="53DCD97C" w14:textId="77777777" w:rsidR="00912462" w:rsidRDefault="00000000">
      <w:pPr>
        <w:ind w:firstLine="397"/>
        <w:jc w:val="both"/>
        <w:rPr>
          <w:rFonts w:cs="B Lotus"/>
          <w:color w:val="auto"/>
          <w:lang w:bidi="fa-IR"/>
        </w:rPr>
      </w:pPr>
      <w:r>
        <w:rPr>
          <w:rFonts w:hint="cs"/>
          <w:lang w:bidi="fa-IR"/>
        </w:rPr>
        <w:t xml:space="preserve">پژوهشگران مختلف ابعاد گوناگونی را برای اضطراب مرگ برشمرده‌اند. از جمله رایج‌ترین طبقه‌بندی‌ها، می‌توان به موارد زیر اشاره کرد:</w:t>
      </w:r>
      <w:proofErr w:type="spellStart"/>
      <w:proofErr w:type="spellEnd"/>
      <w:proofErr w:type="spellStart"/>
      <w:proofErr w:type="spellEnd"/>
      <w:proofErr w:type="spellStart"/>
      <w:proofErr w:type="spellEnd"/>
      <w:proofErr w:type="spellStart"/>
      <w:proofErr w:type="spellEnd"/>
    </w:p>
    <w:p w14:paraId="5A903952" w14:textId="77777777" w:rsidR="00912462" w:rsidRDefault="00000000">
      <w:pPr>
        <w:numPr>
          <w:ilvl w:val="0"/>
          <w:numId w:val="21"/>
        </w:numPr>
        <w:ind w:left="0" w:firstLine="397"/>
        <w:jc w:val="both"/>
        <w:rPr>
          <w:rFonts w:cs="B Lotus"/>
          <w:color w:val="auto"/>
          <w:lang w:bidi="fa-IR"/>
        </w:rPr>
      </w:pPr>
      <w:r>
        <w:rPr>
          <w:rFonts w:hint="cs"/>
          <w:lang w:bidi="fa-IR"/>
        </w:rPr>
        <w:t xml:space="preserve">ترس از درد و رنج فیزیکی حین مرگ</w:t>
      </w:r>
    </w:p>
    <w:p w14:paraId="69F3DF5F" w14:textId="77777777" w:rsidR="00912462" w:rsidRDefault="00000000">
      <w:pPr>
        <w:numPr>
          <w:ilvl w:val="0"/>
          <w:numId w:val="21"/>
        </w:numPr>
        <w:ind w:left="0" w:firstLine="397"/>
        <w:jc w:val="both"/>
        <w:rPr>
          <w:rFonts w:cs="B Lotus"/>
          <w:color w:val="auto"/>
          <w:lang w:bidi="fa-IR"/>
        </w:rPr>
      </w:pPr>
      <w:r>
        <w:rPr>
          <w:rFonts w:hint="cs"/>
          <w:lang w:bidi="fa-IR"/>
        </w:rPr>
        <w:t xml:space="preserve">ترس از ناشناخته‌ها و ندانستن آنچه پس از مرگ رخ می‌دهد</w:t>
      </w:r>
      <w:proofErr w:type="spellStart"/>
      <w:proofErr w:type="spellEnd"/>
      <w:proofErr w:type="spellStart"/>
      <w:proofErr w:type="spellEnd"/>
    </w:p>
    <w:p w14:paraId="4BCD1E85" w14:textId="77777777" w:rsidR="00912462" w:rsidRDefault="00000000">
      <w:pPr>
        <w:numPr>
          <w:ilvl w:val="0"/>
          <w:numId w:val="21"/>
        </w:numPr>
        <w:ind w:left="0" w:firstLine="397"/>
        <w:jc w:val="both"/>
        <w:rPr>
          <w:rFonts w:cs="B Lotus"/>
          <w:color w:val="auto"/>
          <w:lang w:bidi="fa-IR"/>
        </w:rPr>
      </w:pPr>
      <w:r>
        <w:rPr>
          <w:rFonts w:hint="cs"/>
          <w:lang w:bidi="fa-IR"/>
        </w:rPr>
        <w:t xml:space="preserve">نگرانی درباره از دست دادن فرصت‌های زندگی</w:t>
      </w:r>
      <w:proofErr w:type="spellStart"/>
      <w:proofErr w:type="spellEnd"/>
    </w:p>
    <w:p w14:paraId="1718BA72" w14:textId="77777777" w:rsidR="00912462" w:rsidRDefault="00000000">
      <w:pPr>
        <w:numPr>
          <w:ilvl w:val="0"/>
          <w:numId w:val="21"/>
        </w:numPr>
        <w:ind w:left="0" w:firstLine="397"/>
        <w:jc w:val="both"/>
        <w:rPr>
          <w:rFonts w:cs="B Lotus"/>
          <w:color w:val="auto"/>
          <w:lang w:bidi="fa-IR"/>
        </w:rPr>
      </w:pPr>
      <w:r>
        <w:rPr>
          <w:rFonts w:hint="cs"/>
          <w:lang w:bidi="fa-IR"/>
        </w:rPr>
        <w:t xml:space="preserve">ترس از جدایی از عزیزان و آسیب دیدن آن‌ها</w:t>
      </w:r>
      <w:proofErr w:type="spellStart"/>
      <w:proofErr w:type="spellEnd"/>
    </w:p>
    <w:p w14:paraId="2AB570FF" w14:textId="77777777" w:rsidR="00912462" w:rsidRDefault="00000000">
      <w:pPr>
        <w:numPr>
          <w:ilvl w:val="0"/>
          <w:numId w:val="21"/>
        </w:numPr>
        <w:ind w:left="0" w:firstLine="397"/>
        <w:jc w:val="both"/>
        <w:rPr>
          <w:rFonts w:cs="B Lotus"/>
          <w:color w:val="auto"/>
          <w:lang w:bidi="fa-IR"/>
        </w:rPr>
      </w:pPr>
      <w:r>
        <w:rPr>
          <w:rFonts w:hint="cs"/>
          <w:lang w:bidi="fa-IR"/>
        </w:rPr>
        <w:t xml:space="preserve">نگرانی درباره‌ی تأثیر منفی مرگ بر دیگران (وابستگان)</w:t>
      </w:r>
      <w:proofErr w:type="spellStart"/>
      <w:proofErr w:type="spellEnd"/>
      <w:proofErr w:type="spellStart"/>
      <w:proofErr w:type="spellEnd"/>
    </w:p>
    <w:p w14:paraId="0DBCA85A" w14:textId="77777777" w:rsidR="00912462" w:rsidRDefault="00000000">
      <w:pPr>
        <w:numPr>
          <w:ilvl w:val="0"/>
          <w:numId w:val="21"/>
        </w:numPr>
        <w:ind w:left="0" w:firstLine="397"/>
        <w:jc w:val="both"/>
        <w:rPr>
          <w:rFonts w:cs="B Lotus"/>
          <w:color w:val="auto"/>
          <w:lang w:bidi="fa-IR"/>
        </w:rPr>
      </w:pPr>
      <w:r>
        <w:rPr>
          <w:rFonts w:hint="cs"/>
          <w:lang w:bidi="fa-IR"/>
        </w:rPr>
        <w:t xml:space="preserve">اضطراب درباره نحوه‌ی به یاد آوردن فرد پس از مرگ (میراث روانی)</w:t>
      </w:r>
      <w:proofErr w:type="spellStart"/>
      <w:proofErr w:type="spellEnd"/>
    </w:p>
    <w:p w14:paraId="199343A3"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۲-۲-۴- عوامل مؤثر بر اضطراب مرگ در سالمندان</w:t>
      </w:r>
    </w:p>
    <w:p w14:paraId="41968DDF" w14:textId="77777777" w:rsidR="00912462" w:rsidRDefault="00000000">
      <w:pPr>
        <w:ind w:firstLine="397"/>
        <w:jc w:val="both"/>
        <w:rPr>
          <w:rFonts w:cs="B Lotus"/>
          <w:color w:val="auto"/>
          <w:lang w:bidi="fa-IR"/>
        </w:rPr>
      </w:pPr>
      <w:r>
        <w:rPr>
          <w:rFonts w:hint="cs"/>
          <w:lang w:bidi="fa-IR"/>
        </w:rPr>
        <w:t xml:space="preserve">اضطراب مرگ در سالمندان تحت تأثیر عوامل روان‌شناختی، اجتماعی و معنوی قرار دارد. مهم‌ترین عوامل عبارت‌اند از:</w:t>
      </w:r>
      <w:proofErr w:type="spellStart"/>
      <w:proofErr w:type="spellEnd"/>
      <w:proofErr w:type="spellStart"/>
      <w:proofErr w:type="spellEnd"/>
      <w:proofErr w:type="spellStart"/>
      <w:proofErr w:type="spellEnd"/>
    </w:p>
    <w:p w14:paraId="47CD6CB1" w14:textId="77777777" w:rsidR="00912462" w:rsidRDefault="00000000">
      <w:pPr>
        <w:numPr>
          <w:ilvl w:val="0"/>
          <w:numId w:val="20"/>
        </w:numPr>
        <w:ind w:left="0" w:firstLine="397"/>
        <w:jc w:val="both"/>
        <w:rPr>
          <w:rFonts w:cs="B Lotus"/>
          <w:color w:val="auto"/>
          <w:lang w:bidi="fa-IR"/>
        </w:rPr>
      </w:pPr>
      <w:r>
        <w:rPr>
          <w:rFonts w:hint="cs"/>
          <w:lang w:bidi="fa-IR"/>
        </w:rPr>
        <w:t xml:space="preserve">تجربه مرگ نزدیکان یا همسر</w:t>
      </w:r>
    </w:p>
    <w:p w14:paraId="2ECFA37C" w14:textId="77777777" w:rsidR="00912462" w:rsidRDefault="00000000">
      <w:pPr>
        <w:numPr>
          <w:ilvl w:val="0"/>
          <w:numId w:val="20"/>
        </w:numPr>
        <w:ind w:left="0" w:firstLine="397"/>
        <w:jc w:val="both"/>
        <w:rPr>
          <w:rFonts w:cs="B Lotus"/>
          <w:color w:val="auto"/>
          <w:lang w:bidi="fa-IR"/>
        </w:rPr>
      </w:pPr>
      <w:r>
        <w:rPr>
          <w:rFonts w:hint="cs"/>
          <w:lang w:bidi="fa-IR"/>
        </w:rPr>
        <w:t xml:space="preserve">سطح سلامت جسمی و روانی</w:t>
      </w:r>
    </w:p>
    <w:p w14:paraId="6EBF9613" w14:textId="77777777" w:rsidR="00912462" w:rsidRDefault="00000000">
      <w:pPr>
        <w:numPr>
          <w:ilvl w:val="0"/>
          <w:numId w:val="20"/>
        </w:numPr>
        <w:ind w:left="0" w:firstLine="397"/>
        <w:jc w:val="both"/>
        <w:rPr>
          <w:rFonts w:cs="B Lotus"/>
          <w:color w:val="auto"/>
          <w:lang w:bidi="fa-IR"/>
        </w:rPr>
      </w:pPr>
      <w:r>
        <w:rPr>
          <w:rFonts w:hint="cs"/>
          <w:lang w:bidi="fa-IR"/>
        </w:rPr>
        <w:t xml:space="preserve">باورهای مذهبی و معنوی</w:t>
      </w:r>
    </w:p>
    <w:p w14:paraId="46ED426D" w14:textId="77777777" w:rsidR="00912462" w:rsidRDefault="00000000">
      <w:pPr>
        <w:numPr>
          <w:ilvl w:val="0"/>
          <w:numId w:val="20"/>
        </w:numPr>
        <w:ind w:left="0" w:firstLine="397"/>
        <w:jc w:val="both"/>
        <w:rPr>
          <w:rFonts w:cs="B Lotus"/>
          <w:color w:val="auto"/>
          <w:lang w:bidi="fa-IR"/>
        </w:rPr>
      </w:pPr>
      <w:r>
        <w:rPr>
          <w:rFonts w:hint="cs"/>
          <w:lang w:bidi="fa-IR"/>
        </w:rPr>
        <w:t xml:space="preserve">سطح هوش معنوی</w:t>
      </w:r>
    </w:p>
    <w:p w14:paraId="171A1C41" w14:textId="77777777" w:rsidR="00912462" w:rsidRDefault="00000000">
      <w:pPr>
        <w:numPr>
          <w:ilvl w:val="0"/>
          <w:numId w:val="20"/>
        </w:numPr>
        <w:ind w:left="0" w:firstLine="397"/>
        <w:jc w:val="both"/>
        <w:rPr>
          <w:rFonts w:cs="B Lotus"/>
          <w:color w:val="auto"/>
          <w:lang w:bidi="fa-IR"/>
        </w:rPr>
      </w:pPr>
      <w:r>
        <w:rPr>
          <w:rFonts w:hint="cs"/>
          <w:lang w:bidi="fa-IR"/>
        </w:rPr>
        <w:t xml:space="preserve">سبک دلبستگی و تجربه‌های عاطفی دوران کودکی</w:t>
      </w:r>
      <w:proofErr w:type="spellStart"/>
      <w:proofErr w:type="spellEnd"/>
    </w:p>
    <w:p w14:paraId="5FBA961E" w14:textId="77777777" w:rsidR="00912462" w:rsidRDefault="00000000">
      <w:pPr>
        <w:numPr>
          <w:ilvl w:val="0"/>
          <w:numId w:val="20"/>
        </w:numPr>
        <w:ind w:left="0" w:firstLine="397"/>
        <w:jc w:val="both"/>
        <w:rPr>
          <w:rFonts w:cs="B Lotus"/>
          <w:b/>
          <w:bCs/>
          <w:color w:val="auto"/>
          <w:lang w:bidi="fa-IR"/>
        </w:rPr>
      </w:pPr>
      <w:r>
        <w:rPr>
          <w:rFonts w:hint="cs"/>
          <w:lang w:bidi="fa-IR"/>
        </w:rPr>
        <w:t xml:space="preserve">میزان حمایت اجتماعی و خانوادگی</w:t>
      </w:r>
    </w:p>
    <w:p w14:paraId="141DF90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۲-۲-۵- اضطراب مرگ و سالمندی</w:t>
      </w:r>
    </w:p>
    <w:p w14:paraId="5CE86719" w14:textId="77777777" w:rsidR="00912462" w:rsidRDefault="00000000">
      <w:pPr>
        <w:ind w:firstLine="397"/>
        <w:jc w:val="both"/>
        <w:rPr>
          <w:rFonts w:cs="B Lotus"/>
          <w:color w:val="auto"/>
          <w:lang w:bidi="fa-IR"/>
        </w:rPr>
      </w:pPr>
      <w:r>
        <w:rPr>
          <w:rFonts w:hint="cs"/>
          <w:lang w:bidi="fa-IR"/>
        </w:rPr>
        <w:t xml:space="preserve">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 ۱۹۹۴).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35"/>
      </w:r>
    </w:p>
    <w:p w14:paraId="5AC82231" w14:textId="77777777" w:rsidR="00912462" w:rsidRDefault="00000000">
      <w:pPr>
        <w:ind w:firstLine="397"/>
        <w:jc w:val="both"/>
        <w:rPr>
          <w:rFonts w:cs="B Lotus"/>
          <w:color w:val="auto"/>
          <w:lang w:bidi="fa-IR"/>
        </w:rPr>
      </w:pPr>
      <w:r>
        <w:rPr>
          <w:rFonts w:hint="cs"/>
          <w:lang w:bidi="fa-IR"/>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همچنین، داشتن احساس معنا در زندگی و پذیرش فرایند سالمندی می‌تواند سازگاری روان‌شناختی افراد را در مواجهه با پایان زندگی افزایش دهد (ون بروگن و همکاران، ۲۰۲۱؛ هوانگ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36"/>
      </w:r>
      <w:proofErr w:type="spellStart"/>
      <w:proofErr w:type="spellEnd"/>
      <w:r>
        <w:rPr>
          <w:rStyle w:val="FootnoteReference"/>
          <w:rFonts w:hint="cs"/>
          <w:lang w:bidi="fa-IR"/>
        </w:rPr>
        <w:footnoteReference w:id="37"/>
      </w:r>
    </w:p>
    <w:p w14:paraId="4AD4922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۲-۲-۶- پیامدهای اضطراب مرگ</w:t>
      </w:r>
    </w:p>
    <w:p w14:paraId="57F7F8FF" w14:textId="77777777" w:rsidR="00912462" w:rsidRDefault="00000000">
      <w:pPr>
        <w:ind w:firstLine="397"/>
        <w:jc w:val="both"/>
        <w:rPr>
          <w:rFonts w:cs="B Lotus"/>
          <w:color w:val="auto"/>
          <w:lang w:bidi="fa-IR"/>
        </w:rPr>
      </w:pPr>
      <w:r>
        <w:rPr>
          <w:rFonts w:hint="cs"/>
          <w:lang w:bidi="fa-IR"/>
        </w:rPr>
        <w:t xml:space="preserve">اضطراب مرگ می‌تواند پیامدهای متعددی داشته باشد، از جمله:</w:t>
      </w:r>
      <w:proofErr w:type="spellStart"/>
      <w:proofErr w:type="spellEnd"/>
    </w:p>
    <w:p w14:paraId="5F184120" w14:textId="77777777" w:rsidR="00912462" w:rsidRDefault="00000000">
      <w:pPr>
        <w:numPr>
          <w:ilvl w:val="0"/>
          <w:numId w:val="5"/>
        </w:numPr>
        <w:ind w:left="0" w:firstLine="397"/>
        <w:jc w:val="both"/>
        <w:rPr>
          <w:rFonts w:cs="B Lotus"/>
          <w:color w:val="auto"/>
          <w:lang w:bidi="fa-IR"/>
        </w:rPr>
      </w:pPr>
      <w:r>
        <w:rPr>
          <w:rFonts w:hint="cs"/>
          <w:lang w:bidi="fa-IR"/>
        </w:rPr>
        <w:t xml:space="preserve">افسردگی</w:t>
      </w:r>
    </w:p>
    <w:p w14:paraId="40875772" w14:textId="77777777" w:rsidR="00912462" w:rsidRDefault="00000000">
      <w:pPr>
        <w:numPr>
          <w:ilvl w:val="0"/>
          <w:numId w:val="5"/>
        </w:numPr>
        <w:ind w:left="0" w:firstLine="397"/>
        <w:jc w:val="both"/>
        <w:rPr>
          <w:rFonts w:cs="B Lotus"/>
          <w:color w:val="auto"/>
          <w:lang w:bidi="fa-IR"/>
        </w:rPr>
      </w:pPr>
      <w:r>
        <w:rPr>
          <w:rFonts w:hint="cs"/>
          <w:lang w:bidi="fa-IR"/>
        </w:rPr>
        <w:t xml:space="preserve">اختلالات اضطرابی</w:t>
      </w:r>
    </w:p>
    <w:p w14:paraId="23327CB1" w14:textId="77777777" w:rsidR="00912462" w:rsidRDefault="00000000">
      <w:pPr>
        <w:numPr>
          <w:ilvl w:val="0"/>
          <w:numId w:val="5"/>
        </w:numPr>
        <w:ind w:left="0" w:firstLine="397"/>
        <w:jc w:val="both"/>
        <w:rPr>
          <w:rFonts w:cs="B Lotus"/>
          <w:color w:val="auto"/>
          <w:lang w:bidi="fa-IR"/>
        </w:rPr>
      </w:pPr>
      <w:r>
        <w:rPr>
          <w:rFonts w:hint="cs"/>
          <w:lang w:bidi="fa-IR"/>
        </w:rPr>
        <w:t xml:space="preserve">وسواس فکری</w:t>
      </w:r>
    </w:p>
    <w:p w14:paraId="62E668B1" w14:textId="77777777" w:rsidR="00912462" w:rsidRDefault="00000000">
      <w:pPr>
        <w:numPr>
          <w:ilvl w:val="0"/>
          <w:numId w:val="5"/>
        </w:numPr>
        <w:ind w:left="0" w:firstLine="397"/>
        <w:jc w:val="both"/>
        <w:rPr>
          <w:rFonts w:cs="B Lotus"/>
          <w:color w:val="auto"/>
          <w:lang w:bidi="fa-IR"/>
        </w:rPr>
      </w:pPr>
      <w:r>
        <w:rPr>
          <w:rFonts w:hint="cs"/>
          <w:lang w:bidi="fa-IR"/>
        </w:rPr>
        <w:t xml:space="preserve">اجتناب از موقعیت‌های مرتبط با مرگ (بیمارستان، مراسم تشییع)</w:t>
      </w:r>
      <w:proofErr w:type="spellStart"/>
      <w:proofErr w:type="spellEnd"/>
    </w:p>
    <w:p w14:paraId="3C4B38B3" w14:textId="77777777" w:rsidR="00912462" w:rsidRDefault="00000000">
      <w:pPr>
        <w:numPr>
          <w:ilvl w:val="0"/>
          <w:numId w:val="5"/>
        </w:numPr>
        <w:ind w:left="0" w:firstLine="397"/>
        <w:jc w:val="both"/>
        <w:rPr>
          <w:rFonts w:cs="B Lotus"/>
          <w:color w:val="auto"/>
          <w:lang w:bidi="fa-IR"/>
        </w:rPr>
      </w:pPr>
      <w:r>
        <w:rPr>
          <w:rFonts w:hint="cs"/>
          <w:lang w:bidi="fa-IR"/>
        </w:rPr>
        <w:t xml:space="preserve">کاهش کیفیت زندگی</w:t>
      </w:r>
    </w:p>
    <w:p w14:paraId="2CCB022C" w14:textId="77777777" w:rsidR="00912462" w:rsidRDefault="00000000">
      <w:pPr>
        <w:numPr>
          <w:ilvl w:val="0"/>
          <w:numId w:val="5"/>
        </w:numPr>
        <w:ind w:left="0" w:firstLine="397"/>
        <w:jc w:val="both"/>
        <w:rPr>
          <w:rFonts w:cs="B Lotus"/>
          <w:color w:val="auto"/>
          <w:lang w:bidi="fa-IR"/>
        </w:rPr>
      </w:pPr>
      <w:r>
        <w:rPr>
          <w:rFonts w:hint="cs"/>
          <w:lang w:bidi="fa-IR"/>
        </w:rPr>
        <w:t xml:space="preserve">کاهش سلامت روانی و جسمی</w:t>
      </w:r>
    </w:p>
    <w:p w14:paraId="031F0EFB" w14:textId="77777777" w:rsidR="00912462" w:rsidRDefault="00000000">
      <w:pPr>
        <w:ind w:firstLine="397"/>
        <w:jc w:val="both"/>
        <w:rPr>
          <w:rFonts w:cs="B Lotus"/>
          <w:color w:val="auto"/>
          <w:lang w:bidi="fa-IR"/>
        </w:rPr>
      </w:pPr>
      <w:r>
        <w:rPr>
          <w:rFonts w:hint="cs"/>
          <w:lang w:bidi="fa-IR"/>
        </w:rPr>
        <w:t xml:space="preserve">در مقابل، کاهش اضطراب مرگ می‌تواند باعث افزایش آرامش روانی، رضایت از زندگی و امید به آینده شود.</w:t>
      </w:r>
      <w:proofErr w:type="spellStart"/>
      <w:proofErr w:type="spellEnd"/>
    </w:p>
    <w:p w14:paraId="598E611D" w14:textId="77777777" w:rsidR="00912462" w:rsidRDefault="00000000" w:rsidP="00503BED">
      <w:pPr>
        <w:keepNext/>
        <w:keepLines/>
        <w:spacing w:before="240" w:after="100" w:line="276" w:lineRule="auto"/>
        <w:rPr>
          <w:rFonts w:cs="B Lotus"/>
          <w:b/>
          <w:bCs/>
          <w:color w:val="auto"/>
          <w:lang w:bidi="fa-IR"/>
        </w:rPr>
      </w:pPr>
      <w:bookmarkStart w:id="15" w:name="_Hlk200161578"/>
      <w:r>
        <w:rPr>
          <w:rFonts w:cs="B Titr" w:hint="cs"/>
          <w:b/>
          <w:bCs/>
          <w:sz w:val="30"/>
          <w:szCs w:val="30"/>
          <w:lang w:bidi="fa-IR"/>
        </w:rPr>
        <w:t xml:space="preserve">۲-۳- گستره سوم: هوش معنوی</w:t>
      </w:r>
    </w:p>
    <w:p w14:paraId="46307CA4" w14:textId="77777777" w:rsidR="00912462" w:rsidRDefault="00000000" w:rsidP="00503BED">
      <w:pPr>
        <w:keepNext/>
        <w:keepLines/>
        <w:spacing w:before="240" w:after="100" w:line="276" w:lineRule="auto"/>
        <w:rPr>
          <w:rFonts w:cs="B Lotus"/>
          <w:b/>
          <w:bCs/>
          <w:color w:val="auto"/>
          <w:lang w:bidi="fa-IR"/>
        </w:rPr>
      </w:pPr>
      <w:bookmarkStart w:id="16" w:name="_Hlk200161626"/>
      <w:bookmarkEnd w:id="15"/>
      <w:r>
        <w:rPr>
          <w:rFonts w:cs="B Titr" w:hint="cs"/>
          <w:b/>
          <w:bCs/>
          <w:sz w:val="30"/>
          <w:szCs w:val="30"/>
          <w:lang w:bidi="fa-IR"/>
        </w:rPr>
        <w:t xml:space="preserve">۲-۳-۱- مفهوم هوش معنوی</w:t>
      </w:r>
    </w:p>
    <w:bookmarkEnd w:id="16"/>
    <w:p w14:paraId="4D2A67A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مفهومی چندبعدی است که در حوزه‌های مختلف علمی از جمله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 ۲۰۲۱؛ مایر و سالوی، ۲۰۲۰).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lang w:bidi="fa-IR"/>
        </w:rPr>
        <w:footnoteReference w:id="38"/>
      </w:r>
      <w:proofErr w:type="spellStart"/>
      <w:proofErr w:type="spellEnd"/>
      <w:proofErr w:type="spellStart"/>
      <w:proofErr w:type="spellEnd"/>
      <w:r>
        <w:rPr>
          <w:rStyle w:val="FootnoteReference"/>
          <w:rFonts w:ascii="Times New Roman" w:eastAsia="Times New Roman" w:hAnsi="Times New Roman" w:hint="cs"/>
          <w:lang w:bidi="fa-IR"/>
        </w:rPr>
        <w:footnoteReference w:id="39"/>
      </w:r>
    </w:p>
    <w:p w14:paraId="6ED78E3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lang w:bidi="fa-IR"/>
        </w:rPr>
        <w:footnoteReference w:id="40"/>
      </w:r>
    </w:p>
    <w:p w14:paraId="5E76D8C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 xml:space="preserve">از زمان های بسيار دور، هميشه این سئوال مطرح بوده که چه چيزی باعث خوشبختی و هوش معنوی می شود! هر يک از پژوهشگرانی که در این حيطه به  کار پرداخته اند، عوامل و ابعاد خاصی، معرفی کرده اند که هر فردی که واجد این خصوصيات و ابعاد باشد، دارای نسبتی از هوش معنوی معنوی است. در این بخش سعی می گردد تبیین های نظری گوناگون در این خصوص و نیز پژوهش های صورت گرفته، بررسی شود. در طول تاريخ، فلاسفه و رهبران مذهبی عقيده داشتند که داشتن عشق و معرفت و عدم دلبستگی به دنيا و متعلقات آن، عامل تکامل و هوش معنوی است. معتقدين به اصل سودگرايی، مانند جرمی بنتهام اعتقاد داشتند که وجود خوشی و لذت، و عدم حضور درد در زندگی فرد، به هوش معنوی می انجامد. به این ترتيب، می توان گفت که این دسته از افراد بر لذت هيجانی، معنوی و جسمانی تأکید داشتند. در اوايل قرن بيستم مطالعه در مورد هوش معنوی شروع به شکل گيری کرد. ويليام جيمز پدر روانشناسی آمريکا، در مورد "ذهنيت سالم" در کتاب  " انواع تجارب مذهبی" مطالبی نوشت. او مشاهده کرد برخی از افراد در هر سنی، با وجود تمامی مشکلات و سختيهايی که در زندگی دارند، خود را به سوی خوشبختی سوق می دهند. اینها کسانی هستند که توجهشان را از بيماری، مرگ و کشت و کشتار و ناآراميها، برگرفته و  به سوی مسائل دلپذيرتر و بهتر سوق می دهند. در نگاه اول این عقيده که می توان با وجود بيماری، هوش معنوی معنوی را تجربه کرد، قابل پذيرش نيست. با این حال، مطالعات بسياری نشان دادند که می توان تحت بدترين شرايط نیز هوش معنوی معنوی را تجربه کرد. بسياری از نظريات بيان شده در مخالفت با ديدگاه منفی فرويد نسبت به روان انسان بود، فرويد معتقد بود روان انسان مجموعه ای درهم و پيچيده از آشفتگي های هيجانی و تعارضات و سائق های غريزی است که انسان را به سمت لذايذ جنسی و پرخاشگری می کشاند. يونگ و فرنس در مخالفت با ديدگاه منفی فرويد، تأکید بر يکپارچگی و هماهنگی خصوصيات خوب و بد انسانها، صفات مردانه و زنانه و هوش معنوی و توانايی آنها برای پذيرش چيزهای جديد داشت. عقيده محکم اريکسون مبنی بر رشد ايگو باعث اعتقاد به رشد مداوم فرد در طول زندگی شد. بهلر، بيان داشت که انسان در طول زندگی به تکامل می رسد. الپورت نوعی بلوغ را مطرح کرد که شامل رشد فردی، داشتن روابط گرم با ديگران، داشتن امنيت هيجانی و خودپنداره ای مبنی بر واقعيت می شد. مازلو خصوصيات و مشخصه های افراد خودشکوفا را مطرح کرد. جاهودا دريافت که هوش چيزی فراتر از عدم وجود بيماری و اختلال است. او با این تبیین مشخصه های هوش را نیز بر شمرد. نظريه فرانکل بر معناجويی افراد در زندگی تأکید دارد. او معتقد است، که رفتار انسانها نه بر پايه لذت گرايی نظريه روانکاوی فرويد و نه بر پايه نظريه قدرت طلبی آدلر است، بلکه انسانها در زندگی به دنبال معنا و مفهومی برای زندگی خود می باشند. اگر فردی نتواند معنايی در زندگی خويش بيابد، احساس پوچی به او دست می دهد و از زندگی نااميد می شود و ملالت و خستگی از زندگی تمام وجودش را فرا می گيرد. الزاما این حس منجر به بيماری معنوی نمی شود، بلکه پيش آگهی بدی برای ابتلا به این اختلالات است. بنابراین فرانکل هوش معنوی را در یافتن معنا و مفهوم در زندگی می‌داند(فرانک،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67F2A3" w14:textId="77777777" w:rsidR="00912462" w:rsidRDefault="00000000" w:rsidP="00503BED">
      <w:pPr>
        <w:keepNext/>
        <w:keepLines/>
        <w:autoSpaceDE/>
        <w:autoSpaceDN/>
        <w:adjustRightInd/>
        <w:spacing w:before="240" w:after="100" w:line="276" w:lineRule="auto"/>
        <w:outlineLvl w:val="0"/>
        <w:rPr>
          <w:rFonts w:ascii="Cambria" w:eastAsia="Times New Roman" w:hAnsi="Cambria" w:cs="B Lotus"/>
          <w:b/>
          <w:bCs/>
          <w:color w:val="auto"/>
          <w:kern w:val="32"/>
          <w:lang w:bidi="fa-IR"/>
        </w:rPr>
      </w:pPr>
      <w:bookmarkStart w:id="17" w:name="_Toc113114059"/>
      <w:r>
        <w:rPr>
          <w:rFonts w:ascii="Cambria" w:eastAsia="Times New Roman" w:hAnsi="Cambria" w:cs="B Titr" w:hint="cs"/>
          <w:b/>
          <w:bCs/>
          <w:kern w:val="32"/>
          <w:sz w:val="30"/>
          <w:szCs w:val="30"/>
          <w:lang w:bidi="fa-IR"/>
        </w:rPr>
        <w:t xml:space="preserve">۲-۳-۲- دیدگاه فضیلت گرایانه به هوش معنوی</w:t>
      </w:r>
    </w:p>
    <w:p w14:paraId="7ED4199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 و دسی، ۲۰۱۷). ریف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lang w:bidi="fa-IR"/>
        </w:rPr>
        <w:footnoteReference w:id="4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E7003D"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پذیرش خود: یعنی نگرش مثبت نسبت به خود و پذیرش نقاط قوت و ضعف؛</w:t>
      </w:r>
    </w:p>
    <w:p w14:paraId="1E00EF2A"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روابط مثبت با دیگران: شامل برقراری روابط گرم، رضایت‌بخش و همدلانه؛</w:t>
      </w:r>
    </w:p>
    <w:p w14:paraId="24E3F148"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خودمختاری: به معنای استقلال در تصمیم‌گیری و مقاومت در برابر فشارهای اجتماعی؛</w:t>
      </w:r>
      <w:proofErr w:type="spellStart"/>
      <w:proofErr w:type="spellEnd"/>
    </w:p>
    <w:p w14:paraId="57AC148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تسلط بر محیط: یعنی توانایی مدیریت شرایط زندگی و استفاده مؤثر از فرصت‌های موجود؛</w:t>
      </w:r>
      <w:proofErr w:type="spellStart"/>
      <w:proofErr w:type="spellEnd"/>
      <w:proofErr w:type="spellStart"/>
      <w:proofErr w:type="spellEnd"/>
    </w:p>
    <w:p w14:paraId="7F9C297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هدفمندی در زندگی، شامل داشتن اهداف و احساس معنا و جهت در زندگی؛ و</w:t>
      </w:r>
    </w:p>
    <w:p w14:paraId="24EF19A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رشد شخصی: به معنای احساس رشد مداوم، گشودگی نسبت به تجربه‌های جدید و شناخت ظرفیت‌های فردی (ریف و همکاران، ۲۰۲۴).</w:t>
      </w:r>
      <w:proofErr w:type="spellStart"/>
      <w:proofErr w:type="spellEnd"/>
      <w:proofErr w:type="spellStart"/>
      <w:proofErr w:type="spellEnd"/>
    </w:p>
    <w:p w14:paraId="03B75B9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مدل سلامت معنوی کامل: این مدل دو بعد سلامت معنوی و تنش معنوی را ترکیب می کند که حاصل چهار حالت ؛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 و همکاران، ۲۰۱۹).</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421789"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8DAE8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از جمله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C6D16A9" w14:textId="77777777" w:rsidR="00912462" w:rsidRDefault="00000000" w:rsidP="00503BED">
      <w:pPr>
        <w:keepNext/>
        <w:keepLines/>
        <w:autoSpaceDE/>
        <w:autoSpaceDN/>
        <w:adjustRightInd/>
        <w:spacing w:before="240" w:after="100" w:line="276" w:lineRule="auto"/>
        <w:outlineLvl w:val="0"/>
        <w:rPr>
          <w:rFonts w:ascii="Cambria" w:eastAsia="Times New Roman" w:hAnsi="Cambria" w:cs="B Lotus"/>
          <w:b/>
          <w:bCs/>
          <w:color w:val="auto"/>
          <w:kern w:val="32"/>
          <w:lang w:bidi="fa-IR"/>
        </w:rPr>
      </w:pPr>
      <w:r>
        <w:rPr>
          <w:rFonts w:ascii="Cambria" w:eastAsia="Times New Roman" w:hAnsi="Cambria" w:cs="B Titr" w:hint="cs"/>
          <w:b/>
          <w:bCs/>
          <w:kern w:val="32"/>
          <w:sz w:val="30"/>
          <w:szCs w:val="30"/>
          <w:lang w:bidi="fa-IR"/>
        </w:rPr>
        <w:t xml:space="preserve">۲-۳-۳- عوامل موثر بر هوش معنوی</w:t>
      </w:r>
      <w:bookmarkEnd w:id="17"/>
    </w:p>
    <w:p w14:paraId="200B0C1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همچنین،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lang w:bidi="fa-IR"/>
        </w:rPr>
        <w:footnoteReference w:id="42"/>
      </w:r>
      <w:proofErr w:type="spellStart"/>
      <w:proofErr w:type="spellEnd"/>
      <w:r>
        <w:rPr>
          <w:rStyle w:val="FootnoteReference"/>
          <w:rFonts w:ascii="Times New Roman" w:eastAsia="Times New Roman" w:hAnsi="Times New Roman" w:hint="cs"/>
          <w:lang w:bidi="fa-IR"/>
        </w:rPr>
        <w:footnoteReference w:id="43"/>
      </w:r>
    </w:p>
    <w:p w14:paraId="62DAA44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 و دی‌سیکو، ۲۰۰۹؛ کینگ، ۲۰۲۱).</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DCB877"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بنابراین،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9D9F6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از جمله روابط اجتماعی، شرایط زندگی، ویژگی‌های شخصیتی و نحوه ارزیابی فرد از تجربه‌های زندگی قرار دارد. بنابراین، بررسی بهزیستی ذهنی مستلزم توجه همزمان به ارزیابی شناختی فرد از زندگی و تجربه هیجانی اوست (داینر، اویشی و تای،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F9C52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۲-۴- گستره چهارم: اضطراب سلامتی</w:t>
      </w:r>
    </w:p>
    <w:p w14:paraId="340E527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۲-۴-۱- مفهوم اضطراب سلامتی</w:t>
      </w:r>
    </w:p>
    <w:p w14:paraId="247EC0DA" w14:textId="77777777" w:rsidR="00912462" w:rsidRDefault="00000000">
      <w:pPr>
        <w:ind w:firstLine="397"/>
        <w:jc w:val="both"/>
        <w:rPr>
          <w:rFonts w:cs="B Lotus"/>
          <w:color w:val="auto"/>
          <w:lang w:bidi="fa-IR"/>
        </w:rPr>
      </w:pPr>
      <w:bookmarkStart w:id="18" w:name="_Hlk218187582"/>
      <w:r>
        <w:rPr>
          <w:rFonts w:hint="cs"/>
          <w:lang w:bidi="fa-IR"/>
        </w:rPr>
        <w:t xml:space="preserve">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Start w:id="19" w:name="_Hlk216145996"/>
      <w:proofErr w:type="spellStart"/>
      <w:proofErr w:type="spellEnd"/>
      <w:r>
        <w:rPr>
          <w:rStyle w:val="FootnoteReference"/>
          <w:rFonts w:hint="cs"/>
          <w:lang w:bidi="fa-IR"/>
        </w:rPr>
        <w:footnoteReference w:id="44"/>
      </w:r>
      <w:bookmarkEnd w:id="19"/>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45"/>
      </w:r>
      <w:proofErr w:type="spellStart"/>
      <w:proofErr w:type="spellEnd"/>
      <w:proofErr w:type="spellStart"/>
      <w:proofErr w:type="spellEnd"/>
      <w:proofErr w:type="spellStart"/>
      <w:proofErr w:type="spellEnd"/>
    </w:p>
    <w:bookmarkEnd w:id="18"/>
    <w:p w14:paraId="2DB93D51" w14:textId="77777777" w:rsidR="00912462" w:rsidRDefault="00000000">
      <w:pPr>
        <w:ind w:firstLine="397"/>
        <w:jc w:val="both"/>
        <w:rPr>
          <w:rFonts w:cs="B Lotus"/>
          <w:color w:val="auto"/>
          <w:lang w:bidi="fa-IR"/>
        </w:rPr>
      </w:pPr>
      <w:r>
        <w:rPr>
          <w:rFonts w:hint="cs"/>
          <w:lang w:bidi="fa-IR"/>
        </w:rPr>
        <w:t xml:space="preserve">شناخت عوامل، مدل‌های نظری و پیامدهای اضطراب سلامتی در سالمندان می‌تواند راهگشای طراحی مداخلات روان‌شناختی مؤثر باشد.</w:t>
      </w:r>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46"/>
      </w:r>
      <w:proofErr w:type="spellStart"/>
      <w:proofErr w:type="spellEnd"/>
      <w:proofErr w:type="spellStart"/>
      <w:proofErr w:type="spellEnd"/>
      <w:proofErr w:type="spellStart"/>
      <w:proofErr w:type="spellEnd"/>
      <w:proofErr w:type="spellStart"/>
      <w:proofErr w:type="spellEnd"/>
    </w:p>
    <w:p w14:paraId="36722943" w14:textId="77777777" w:rsidR="00912462" w:rsidRDefault="00000000">
      <w:pPr>
        <w:ind w:firstLine="397"/>
        <w:jc w:val="both"/>
        <w:rPr>
          <w:rFonts w:cs="B Lotus"/>
          <w:color w:val="auto"/>
          <w:lang w:bidi="fa-IR"/>
        </w:rPr>
      </w:pPr>
      <w:r>
        <w:rPr>
          <w:rFonts w:hint="cs"/>
          <w:lang w:bidi="fa-IR"/>
        </w:rPr>
        <w:t xml:space="preserve">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14:paraId="54A5CB33" w14:textId="77777777" w:rsidR="00912462" w:rsidRDefault="00000000">
      <w:pPr>
        <w:ind w:firstLine="397"/>
        <w:jc w:val="both"/>
        <w:rPr>
          <w:rFonts w:cs="B Lotus"/>
          <w:color w:val="auto"/>
          <w:lang w:bidi="fa-IR"/>
        </w:rPr>
      </w:pPr>
      <w:r>
        <w:rPr>
          <w:rFonts w:hint="cs"/>
          <w:lang w:bidi="fa-IR"/>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DSM-5،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roofErr w:type="spellStart"/>
      <w:proofErr w:type="spellEnd"/>
      <w:proofErr w:type="spellStart"/>
      <w:proofErr w:type="spellEnd"/>
    </w:p>
    <w:p w14:paraId="777157E3" w14:textId="77777777" w:rsidR="00912462" w:rsidRDefault="00000000">
      <w:pPr>
        <w:ind w:firstLine="397"/>
        <w:jc w:val="both"/>
        <w:rPr>
          <w:rFonts w:cs="B Lotus"/>
          <w:color w:val="auto"/>
          <w:lang w:bidi="fa-IR"/>
        </w:rPr>
      </w:pPr>
      <w:r>
        <w:rPr>
          <w:rFonts w:hint="cs"/>
          <w:lang w:bidi="fa-IR"/>
        </w:rPr>
        <w:t xml:space="preserve">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 و همکاران، ۲۰۲۴؛ هالدورسون و سالکووسکیس، ۲۰۲۳).</w:t>
      </w:r>
      <w:proofErr w:type="spellStart"/>
      <w:proofErr w:type="spellEnd"/>
    </w:p>
    <w:p w14:paraId="5245A30A" w14:textId="77777777" w:rsidR="00912462" w:rsidRDefault="00000000">
      <w:pPr>
        <w:ind w:firstLine="397"/>
        <w:jc w:val="both"/>
        <w:rPr>
          <w:rFonts w:cs="B Lotus"/>
          <w:color w:val="auto"/>
          <w:lang w:bidi="fa-IR"/>
        </w:rPr>
      </w:pPr>
      <w:r>
        <w:rPr>
          <w:rFonts w:hint="cs"/>
          <w:lang w:bidi="fa-IR"/>
        </w:rPr>
        <w:t xml:space="preserve">۲-۴-۲- مدل‌های نظری اضطراب سلامتی</w:t>
      </w:r>
      <w:proofErr w:type="spellStart"/>
      <w:proofErr w:type="spellEnd"/>
      <w:proofErr w:type="spellStart"/>
      <w:proofErr w:type="spellEnd"/>
      <w:proofErr w:type="spellStart"/>
      <w:proofErr w:type="spellEnd"/>
      <w:r>
        <w:rPr>
          <w:rStyle w:val="FootnoteReference"/>
          <w:rFonts w:hint="cs"/>
          <w:lang w:bidi="fa-IR"/>
        </w:rPr>
        <w:footnoteReference w:id="47"/>
      </w:r>
    </w:p>
    <w:p w14:paraId="548C8EF9" w14:textId="77777777" w:rsidR="00912462" w:rsidRDefault="00000000" w:rsidP="00503BED">
      <w:pPr>
        <w:keepNext/>
        <w:keepLines/>
        <w:spacing w:before="240" w:after="100" w:line="276" w:lineRule="auto"/>
        <w:rPr>
          <w:rFonts w:cs="B Lotus"/>
          <w:b/>
          <w:bCs/>
          <w:color w:val="auto"/>
          <w:lang w:bidi="fa-IR"/>
        </w:rPr>
      </w:pPr>
      <w:bookmarkStart w:id="20" w:name="_Hlk216147150"/>
      <w:r>
        <w:rPr>
          <w:rFonts w:cs="B Titr" w:hint="cs"/>
          <w:b/>
          <w:bCs/>
          <w:sz w:val="30"/>
          <w:szCs w:val="30"/>
          <w:lang w:bidi="fa-IR"/>
        </w:rPr>
        <w:t xml:space="preserve">۲-۴-۲-۱- مدل شناختی-رفتاری</w:t>
      </w:r>
      <w:bookmarkEnd w:id="20"/>
      <w:proofErr w:type="spellStart"/>
      <w:proofErr w:type="spellEnd"/>
    </w:p>
    <w:p w14:paraId="2F55C637" w14:textId="77777777" w:rsidR="00912462" w:rsidRDefault="00000000" w:rsidP="00503BED">
      <w:pPr>
        <w:keepNext/>
        <w:keepLines/>
        <w:spacing w:before="240" w:after="100" w:line="276" w:lineRule="auto"/>
        <w:rPr>
          <w:rFonts w:cs="B Lotus"/>
          <w:b/>
          <w:bCs/>
          <w:color w:val="auto"/>
          <w:lang w:bidi="fa-IR"/>
        </w:rPr>
      </w:pPr>
      <w:bookmarkStart w:id="21" w:name="_Hlk216147110"/>
      <w:r>
        <w:rPr>
          <w:rFonts w:cs="B Titr" w:hint="cs"/>
          <w:b/>
          <w:bCs/>
          <w:sz w:val="30"/>
          <w:szCs w:val="30"/>
          <w:lang w:bidi="fa-IR"/>
        </w:rPr>
        <w:t xml:space="preserve">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bookmarkEnd w:id="21"/>
    </w:p>
    <w:p w14:paraId="08A20B11" w14:textId="77777777" w:rsidR="00912462" w:rsidRDefault="00000000">
      <w:pPr>
        <w:ind w:firstLine="397"/>
        <w:jc w:val="both"/>
        <w:rPr>
          <w:rFonts w:cs="B Lotus"/>
          <w:color w:val="auto"/>
          <w:lang w:bidi="fa-IR"/>
        </w:rPr>
      </w:pPr>
      <w:r>
        <w:rPr>
          <w:rFonts w:hint="cs"/>
          <w:lang w:bidi="fa-IR"/>
        </w:rPr>
        <w:t xml:space="preserve">۲-۴-۲-۲- مدل زیستی-روانی-اجتماعی</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8F51E8"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14:paraId="54461D1A" w14:textId="77777777" w:rsidR="00912462" w:rsidRDefault="00000000">
      <w:pPr>
        <w:ind w:firstLine="397"/>
        <w:jc w:val="both"/>
        <w:rPr>
          <w:rFonts w:cs="B Lotus"/>
          <w:color w:val="auto"/>
          <w:lang w:bidi="fa-IR"/>
        </w:rPr>
      </w:pPr>
      <w:r>
        <w:rPr>
          <w:rFonts w:hint="cs"/>
          <w:lang w:bidi="fa-IR"/>
        </w:rPr>
        <w:t xml:space="preserve">۲-۴-۲-۳- مدل دلبستگی</w:t>
      </w:r>
      <w:proofErr w:type="spellStart"/>
      <w:proofErr w:type="spellEnd"/>
      <w:proofErr w:type="spellStart"/>
      <w:proofErr w:type="spellEnd"/>
      <w:r>
        <w:rPr>
          <w:rStyle w:val="FootnoteReference"/>
          <w:rFonts w:hint="cs"/>
          <w:lang w:bidi="fa-IR"/>
        </w:rPr>
        <w:footnoteReference w:id="48"/>
      </w:r>
      <w:proofErr w:type="spellStart"/>
      <w:proofErr w:type="spellEnd"/>
      <w:r>
        <w:rPr>
          <w:rStyle w:val="FootnoteReference"/>
          <w:rFonts w:hint="cs"/>
          <w:lang w:bidi="fa-IR"/>
        </w:rPr>
        <w:footnoteReference w:id="49"/>
      </w:r>
      <w:proofErr w:type="spellStart"/>
      <w:proofErr w:type="spellEnd"/>
      <w:proofErr w:type="spellStart"/>
      <w:proofErr w:type="spellEnd"/>
      <w:proofErr w:type="spellStart"/>
      <w:proofErr w:type="spellEnd"/>
      <w:proofErr w:type="spellStart"/>
      <w:proofErr w:type="spellEnd"/>
    </w:p>
    <w:p w14:paraId="20D756E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 و ایشیک، ۲۰۲۴).</w:t>
      </w:r>
    </w:p>
    <w:p w14:paraId="002D70FA" w14:textId="77777777" w:rsidR="00912462" w:rsidRDefault="00000000">
      <w:pPr>
        <w:ind w:firstLine="397"/>
        <w:jc w:val="both"/>
        <w:rPr>
          <w:rFonts w:cs="B Lotus"/>
          <w:color w:val="auto"/>
          <w:lang w:bidi="fa-IR"/>
        </w:rPr>
      </w:pPr>
      <w:proofErr w:type="spellStart"/>
      <w:r>
        <w:rPr>
          <w:rFonts w:hint="cs"/>
          <w:lang w:bidi="fa-IR"/>
        </w:rPr>
        <w:t xml:space="preserve">۲-۴-۳- سالمندی و اضطراب سلامت</w:t>
      </w:r>
      <w:proofErr w:type="spellEnd"/>
      <w:proofErr w:type="spellStart"/>
      <w:proofErr w:type="spellEnd"/>
      <w:proofErr w:type="spellStart"/>
      <w:proofErr w:type="spellEnd"/>
      <w:proofErr w:type="spellStart"/>
      <w:proofErr w:type="spellEnd"/>
      <w:r>
        <w:rPr>
          <w:rStyle w:val="FootnoteReference"/>
          <w:rFonts w:hint="cs"/>
          <w:lang w:bidi="fa-IR"/>
        </w:rPr>
        <w:footnoteReference w:id="50"/>
      </w:r>
      <w:proofErr w:type="spellStart"/>
      <w:proofErr w:type="spellEnd"/>
      <w:proofErr w:type="spellStart"/>
      <w:proofErr w:type="spellEnd"/>
      <w:proofErr w:type="spellStart"/>
      <w:proofErr w:type="spellEnd"/>
      <w:proofErr w:type="spellStart"/>
      <w:proofErr w:type="spellEnd"/>
    </w:p>
    <w:p w14:paraId="2E26C491" w14:textId="77777777" w:rsidR="00912462" w:rsidRDefault="00000000">
      <w:pPr>
        <w:ind w:firstLine="397"/>
        <w:jc w:val="both"/>
        <w:rPr>
          <w:rFonts w:cs="B Lotus"/>
          <w:color w:val="auto"/>
          <w:lang w:bidi="fa-IR"/>
        </w:rPr>
      </w:pPr>
      <w:bookmarkStart w:id="22" w:name="_Hlk218187771"/>
      <w:r>
        <w:rPr>
          <w:rFonts w:hint="cs"/>
          <w:lang w:bidi="fa-IR"/>
        </w:rPr>
        <w:t xml:space="preserve">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 و وارویک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آمریکا،۲۰۲۲؛ فرگوس و والنتاینر،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51"/>
      </w:r>
      <w:proofErr w:type="spellStart"/>
      <w:proofErr w:type="spellEnd"/>
      <w:proofErr w:type="spellStart"/>
      <w:proofErr w:type="spellEnd"/>
      <w:r>
        <w:rPr>
          <w:rStyle w:val="FootnoteReference"/>
          <w:rFonts w:hint="cs"/>
          <w:lang w:bidi="fa-IR"/>
        </w:rPr>
        <w:footnoteReference w:id="52"/>
      </w:r>
    </w:p>
    <w:p w14:paraId="204FCCA3" w14:textId="77777777" w:rsidR="00912462" w:rsidRDefault="00000000">
      <w:pPr>
        <w:ind w:firstLine="397"/>
        <w:jc w:val="both"/>
        <w:rPr>
          <w:rFonts w:cs="B Lotus"/>
          <w:color w:val="auto"/>
          <w:lang w:bidi="fa-IR"/>
        </w:rPr>
      </w:pPr>
      <w:r>
        <w:rPr>
          <w:rFonts w:hint="cs"/>
          <w:lang w:bidi="fa-IR"/>
        </w:rPr>
        <w:t xml:space="preserve">اضطراب سلامت ممکن است در دوره سالمندی تحت تأثیر افزایش تجربه بیماری‌های جسمانی، بیماری‌های مزمن، ضعف و محدودیت‌های عملکردی و همچنین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همچنین،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همچنین، بیماری‌های جسمانی، جنسیت، حمایت اجتماعی پایین و انزوای اجتماعی از جمله عوامل مرتبط با علائم اضطرابی در سالمندان گزارش شده‌اند (شفیعی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4FCCA3" w14:textId="77777777" w:rsidR="00912462" w:rsidRDefault="00000000">
      <w:pPr>
        <w:ind w:firstLine="397"/>
        <w:jc w:val="both"/>
        <w:rPr>
          <w:rFonts w:cs="B Lotus"/>
          <w:color w:val="auto"/>
          <w:lang w:bidi="fa-IR"/>
        </w:rPr>
      </w:pPr>
      <w:r>
        <w:rPr>
          <w:rFonts w:hint="cs"/>
          <w:lang w:bidi="fa-IR"/>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همچنین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6A5A83" w14:textId="77777777" w:rsidR="00912462" w:rsidRDefault="00000000">
      <w:pPr>
        <w:ind w:firstLine="397"/>
        <w:jc w:val="both"/>
        <w:rPr>
          <w:rFonts w:cs="B Lotus"/>
          <w:color w:val="auto"/>
          <w:lang w:bidi="fa-IR"/>
        </w:rPr>
      </w:pPr>
      <w:r>
        <w:rPr>
          <w:rFonts w:hint="cs"/>
          <w:lang w:bidi="fa-IR"/>
        </w:rPr>
        <w:t xml:space="preserve">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همچنین،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B1F307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۲-۴-۴- عوامل زمینه‌ساز اضطراب</w:t>
      </w:r>
      <w:proofErr w:type="spellStart"/>
      <w:proofErr w:type="spellEnd"/>
    </w:p>
    <w:p w14:paraId="76948154" w14:textId="77777777" w:rsidR="00912462" w:rsidRDefault="00000000">
      <w:pPr>
        <w:ind w:firstLine="397"/>
        <w:jc w:val="both"/>
        <w:rPr>
          <w:rFonts w:cs="B Lotus"/>
          <w:color w:val="auto"/>
          <w:lang w:bidi="fa-IR"/>
        </w:rPr>
      </w:pPr>
      <w:r>
        <w:rPr>
          <w:rFonts w:hint="cs"/>
          <w:lang w:bidi="fa-IR"/>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همچنین، نشانه‌هایی مانند ترس از مرگ، احساس بی‌فایدگی،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3263D5" w14:textId="77777777" w:rsidR="00912462" w:rsidRDefault="00000000">
      <w:pPr>
        <w:ind w:firstLine="397"/>
        <w:jc w:val="both"/>
        <w:rPr>
          <w:rFonts w:cs="B Lotus"/>
          <w:color w:val="auto"/>
          <w:lang w:bidi="fa-IR"/>
        </w:rPr>
      </w:pPr>
      <w:r>
        <w:rPr>
          <w:rFonts w:hint="cs"/>
          <w:lang w:bidi="fa-IR"/>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همچنین،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2CC702" w14:textId="77777777" w:rsidR="00912462" w:rsidRDefault="00000000">
      <w:pPr>
        <w:ind w:firstLine="397"/>
        <w:jc w:val="both"/>
        <w:rPr>
          <w:rFonts w:cs="B Lotus"/>
          <w:color w:val="auto"/>
          <w:lang w:bidi="fa-IR"/>
        </w:rPr>
      </w:pPr>
      <w:r>
        <w:rPr>
          <w:rFonts w:hint="cs"/>
          <w:lang w:bidi="fa-IR"/>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 ۲۰۲۲؛ آبراموویتز و برادوک،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53"/>
      </w:r>
    </w:p>
    <w:p w14:paraId="62DB6F64" w14:textId="77777777" w:rsidR="00912462" w:rsidRDefault="00000000">
      <w:pPr>
        <w:ind w:firstLine="397"/>
        <w:jc w:val="both"/>
        <w:rPr>
          <w:rFonts w:cs="B Lotus"/>
          <w:color w:val="auto"/>
          <w:lang w:bidi="fa-IR"/>
        </w:rPr>
      </w:pPr>
      <w:r>
        <w:rPr>
          <w:rFonts w:hint="cs"/>
          <w:lang w:bidi="fa-IR"/>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افزون بر این،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 ۲۰۲۲؛ تیلور و آسْموندسون، ۲۰۲۱؛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54"/>
      </w:r>
    </w:p>
    <w:p w14:paraId="174D3D1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۲-۴-۵- مداخلات معطوف به کاهش اضطراب سلامت سالمندان</w:t>
      </w:r>
    </w:p>
    <w:p w14:paraId="092DC5E5" w14:textId="77777777" w:rsidR="00912462" w:rsidRDefault="00000000">
      <w:pPr>
        <w:ind w:firstLine="397"/>
        <w:jc w:val="both"/>
        <w:rPr>
          <w:rFonts w:cs="B Lotus"/>
          <w:b/>
          <w:bCs/>
          <w:color w:val="auto"/>
          <w:lang w:bidi="fa-IR"/>
        </w:rPr>
      </w:pPr>
      <w:r>
        <w:rPr>
          <w:rFonts w:hint="cs"/>
          <w:lang w:bidi="fa-IR"/>
        </w:rPr>
        <w:t xml:space="preserve">مداخلات معطوف به کاهش اضطراب سلامت سالمندان</w:t>
      </w:r>
    </w:p>
    <w:p w14:paraId="3C0DA58D" w14:textId="77777777" w:rsidR="00912462" w:rsidRDefault="00000000">
      <w:pPr>
        <w:ind w:firstLine="397"/>
        <w:jc w:val="both"/>
        <w:rPr>
          <w:rFonts w:cs="B Lotus"/>
          <w:color w:val="auto"/>
          <w:lang w:bidi="fa-IR"/>
        </w:rPr>
      </w:pPr>
      <w:r>
        <w:rPr>
          <w:rFonts w:hint="cs"/>
          <w:lang w:bidi="fa-IR"/>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از جمله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55"/>
      </w:r>
      <w:proofErr w:type="spellStart"/>
      <w:proofErr w:type="spellEnd"/>
      <w:r>
        <w:rPr>
          <w:rStyle w:val="FootnoteReference"/>
          <w:rFonts w:hint="cs"/>
          <w:lang w:bidi="fa-IR"/>
        </w:rPr>
        <w:footnoteReference w:id="56"/>
      </w:r>
      <w:proofErr w:type="spellStart"/>
      <w:proofErr w:type="spellEnd"/>
      <w:proofErr w:type="spellStart"/>
      <w:proofErr w:type="spellEnd"/>
      <w:proofErr w:type="spellStart"/>
      <w:proofErr w:type="spellEnd"/>
      <w:r>
        <w:rPr>
          <w:rStyle w:val="FootnoteReference"/>
          <w:rFonts w:hint="cs"/>
          <w:lang w:bidi="fa-IR"/>
        </w:rPr>
        <w:footnoteReference w:id="57"/>
      </w:r>
    </w:p>
    <w:p w14:paraId="7294F760" w14:textId="77777777" w:rsidR="00912462" w:rsidRDefault="00000000">
      <w:pPr>
        <w:ind w:firstLine="397"/>
        <w:jc w:val="both"/>
        <w:rPr>
          <w:rFonts w:cs="B Lotus"/>
          <w:color w:val="auto"/>
          <w:lang w:bidi="fa-IR"/>
        </w:rPr>
      </w:pPr>
      <w:r>
        <w:rPr>
          <w:rFonts w:hint="cs"/>
          <w:lang w:bidi="fa-IR"/>
        </w:rPr>
        <w:t xml:space="preserve">مداخلات مبتنی بر معنویت از جمله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 ۲۰۲۳؛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58"/>
      </w:r>
    </w:p>
    <w:p w14:paraId="57E2FFF4" w14:textId="77777777" w:rsidR="00912462" w:rsidRDefault="00000000">
      <w:pPr>
        <w:ind w:firstLine="397"/>
        <w:jc w:val="both"/>
        <w:rPr>
          <w:rFonts w:cs="B Lotus"/>
          <w:color w:val="auto"/>
          <w:lang w:bidi="fa-IR"/>
        </w:rPr>
      </w:pPr>
      <w:proofErr w:type="spellStart"/>
      <w:r>
        <w:rPr>
          <w:rFonts w:hint="cs"/>
          <w:lang w:bidi="fa-IR"/>
        </w:rPr>
        <w:t xml:space="preserve">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از جمله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 و همکاران، ۲۰۲۳؛ سوتو و همکاران،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59"/>
      </w:r>
      <w:proofErr w:type="spellStart"/>
      <w:proofErr w:type="spellEnd"/>
      <w:r>
        <w:rPr>
          <w:rStyle w:val="FootnoteReference"/>
          <w:rFonts w:hint="cs"/>
          <w:lang w:bidi="fa-IR"/>
        </w:rPr>
        <w:footnoteReference w:id="60"/>
      </w:r>
    </w:p>
    <w:p w14:paraId="3A822B01" w14:textId="77777777" w:rsidR="00912462" w:rsidRDefault="00000000">
      <w:pPr>
        <w:ind w:firstLine="397"/>
        <w:jc w:val="both"/>
        <w:rPr>
          <w:rFonts w:cs="B Lotus"/>
          <w:color w:val="auto"/>
          <w:lang w:bidi="fa-IR"/>
        </w:rPr>
      </w:pPr>
      <w:r>
        <w:rPr>
          <w:rFonts w:hint="cs"/>
          <w:lang w:bidi="fa-IR"/>
        </w:rPr>
        <w:t xml:space="preserve">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 و همکاران، ۲۰۲۳؛ کاپلان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61"/>
      </w:r>
      <w:proofErr w:type="spellStart"/>
      <w:proofErr w:type="spellEnd"/>
      <w:r>
        <w:rPr>
          <w:rStyle w:val="FootnoteReference"/>
          <w:rFonts w:hint="cs"/>
          <w:lang w:bidi="fa-IR"/>
        </w:rPr>
        <w:footnoteReference w:id="62"/>
      </w:r>
    </w:p>
    <w:p w14:paraId="2EB88667" w14:textId="77777777" w:rsidR="00912462" w:rsidRDefault="00000000">
      <w:pPr>
        <w:ind w:firstLine="397"/>
        <w:jc w:val="both"/>
        <w:rPr>
          <w:rFonts w:cs="B Lotus"/>
          <w:color w:val="auto"/>
          <w:lang w:bidi="fa-IR"/>
        </w:rPr>
      </w:pPr>
      <w:r>
        <w:rPr>
          <w:rFonts w:hint="cs"/>
          <w:lang w:bidi="fa-IR"/>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همچنین،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علاوه بر این،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 ۲۰۲۴؛ انجمن روان‌شناسی آمریکا، ۲۰۲۳؛ گولدبرگ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08EA5E" w14:textId="77777777" w:rsidR="00912462" w:rsidRDefault="00000000">
      <w:pPr>
        <w:ind w:firstLine="397"/>
        <w:jc w:val="both"/>
        <w:rPr>
          <w:rFonts w:cs="B Lotus"/>
          <w:color w:val="auto"/>
          <w:lang w:bidi="fa-IR"/>
        </w:rPr>
      </w:pPr>
      <w:r>
        <w:rPr>
          <w:rFonts w:hint="cs"/>
          <w:lang w:bidi="fa-IR"/>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 و هایگا، ۲۰۱۴؛ انجمن روان‌شناسی آمریکا، ۲۰۲۳؛ گولد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lang w:bidi="fa-IR"/>
        </w:rPr>
        <w:footnoteReference w:id="63"/>
      </w:r>
      <w:proofErr w:type="spellStart"/>
      <w:proofErr w:type="spellEnd"/>
      <w:r>
        <w:rPr>
          <w:rStyle w:val="FootnoteReference"/>
          <w:rFonts w:hint="cs"/>
          <w:lang w:bidi="fa-IR"/>
        </w:rPr>
        <w:footnoteReference w:id="64"/>
      </w:r>
    </w:p>
    <w:p w14:paraId="091406E5" w14:textId="77777777" w:rsidR="00912462" w:rsidRDefault="00000000" w:rsidP="00503BED">
      <w:pPr>
        <w:keepNext/>
        <w:keepLines/>
        <w:spacing w:before="240" w:after="100" w:line="276" w:lineRule="auto"/>
        <w:rPr>
          <w:rFonts w:ascii="B Nazanin" w:hAnsi="Calibri" w:cs="B Lotus"/>
          <w:b/>
          <w:bCs/>
          <w:color w:val="auto"/>
          <w:lang w:bidi="fa-IR"/>
        </w:rPr>
      </w:pPr>
      <w:r>
        <w:rPr>
          <w:rFonts w:ascii="B Nazanin" w:hAnsi="Calibri" w:cs="B Titr" w:hint="cs"/>
          <w:b/>
          <w:bCs/>
          <w:sz w:val="30"/>
          <w:szCs w:val="30"/>
          <w:lang w:bidi="fa-IR"/>
        </w:rPr>
        <w:t xml:space="preserve">۲-۵- پیشینه پژوهش</w:t>
      </w:r>
    </w:p>
    <w:p w14:paraId="605944A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۱-۵-۲- پیشینه داخلی</w:t>
      </w:r>
    </w:p>
    <w:p w14:paraId="5BAB7CC1"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همچنین نتایج نشان داد معنای زندگی و تاب‌آوری در رابطه میان هوش معنوی و اضطراب مرگ نقش میانجی دارند. بنابراین، سالمندانی که از هوش معنوی بالاتری برخوردارند، در مقایسه با سالمندان دارای هوش معنوی پایین‌تر، اضطراب مرگ کمتری تجربه می‌کنند.</w:t>
      </w:r>
      <w:proofErr w:type="spellStart"/>
      <w:proofErr w:type="spellEnd"/>
      <w:proofErr w:type="spellStart"/>
      <w:proofErr w:type="spellEnd"/>
      <w:proofErr w:type="spellStart"/>
      <w:proofErr w:type="spellEnd"/>
      <w:proofErr w:type="spellStart"/>
      <w:proofErr w:type="spellEnd"/>
      <w:proofErr w:type="spellStart"/>
      <w:proofErr w:type="spellEnd"/>
    </w:p>
    <w:p w14:paraId="5BAB7CC1"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roofErr w:type="spellStart"/>
      <w:proofErr w:type="spellEnd"/>
      <w:proofErr w:type="spellStart"/>
      <w:proofErr w:type="spellEnd"/>
      <w:proofErr w:type="spellStart"/>
      <w:proofErr w:type="spellEnd"/>
      <w:proofErr w:type="spellStart"/>
      <w:proofErr w:type="spellEnd"/>
      <w:proofErr w:type="spellStart"/>
      <w:proofErr w:type="spellEnd"/>
    </w:p>
    <w:p w14:paraId="5CDDD9E5"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lang w:bidi="fa-IR"/>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بنابراین می‌توان نتیجه گرفت که رابطه مثبـت و معنـاداری بـین هـوش معنـوی و سلامت روان به عنوان دو متغیر اساسی در زندگی، وجود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lang w:bidi="fa-IR"/>
        </w:rPr>
        <w:t xml:space="preserve">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همچنین اضطراب مرگ از عوامل پیش‌بینی‌کننده کاهش امید به زندگی در سالمندان بود.</w:t>
      </w:r>
      <w:proofErr w:type="spellStart"/>
      <w:proofErr w:type="spellEnd"/>
      <w:proofErr w:type="spellStart"/>
      <w:proofErr w:type="spellEnd"/>
    </w:p>
    <w:p w14:paraId="163361DD" w14:textId="77777777" w:rsidR="00912462" w:rsidRDefault="00000000">
      <w:pPr>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 رضایت از زندگی دیتر و همکارانش و بهزیستی روان شناختی ریف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همچنین هوش معنوی قادر به تبیین ۴۵ درصد واریانس از روی بهزیستی روان شناختی می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C3E2ADC"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FF1005"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1637FA"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roofErr w:type="spellStart"/>
      <w:proofErr w:type="spellEnd"/>
      <w:proofErr w:type="spellStart"/>
      <w:proofErr w:type="spellEnd"/>
    </w:p>
    <w:p w14:paraId="726E5972"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roofErr w:type="spellStart"/>
      <w:proofErr w:type="spellEnd"/>
      <w:proofErr w:type="spellStart"/>
      <w:proofErr w:type="spellEnd"/>
    </w:p>
    <w:p w14:paraId="0E6A4C46"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امامی، مولوی و کلانتری (۱۳۹۳) در تحلیل مسیر اثر هوش معنوی و هوش اخلاقی بر خود شكوفایی و رضایت از زندگی در  سالمندان  شهر  اصفهان  به  این  نتیجه  رسیدند  که،  هوش  اخلاقی  بر  رضایت  از  زندگی  و  خودشكوفایی معنادار بود اما هوش معنوی بر این دو متغیر معنادار نبود.</w:t>
      </w:r>
      <w:proofErr w:type="spellStart"/>
      <w:proofErr w:type="spellEnd"/>
    </w:p>
    <w:p w14:paraId="1EFCD599"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محمد پور(۱۳۹۲) در پژوهش خود با عنوان رابطه هوش معنوی و اضطراب مرگ به این نتیجه رسید که، مولفه های هوش معنوی قادر به پیش بینی اضطراب مرگ بود.</w:t>
      </w:r>
      <w:proofErr w:type="spellStart"/>
      <w:proofErr w:type="spellEnd"/>
    </w:p>
    <w:p w14:paraId="649B22F3"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2E98B259"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roofErr w:type="spellStart"/>
      <w:proofErr w:type="spellEnd"/>
      <w:proofErr w:type="spellStart"/>
      <w:proofErr w:type="spellEnd"/>
      <w:proofErr w:type="spellStart"/>
      <w:proofErr w:type="spellEnd"/>
      <w:proofErr w:type="spellStart"/>
      <w:proofErr w:type="spellEnd"/>
      <w:proofErr w:type="spellStart"/>
      <w:proofErr w:type="spellEnd"/>
    </w:p>
    <w:p w14:paraId="32FED3A7" w14:textId="77777777" w:rsidR="00912462" w:rsidRDefault="00000000">
      <w:pPr>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roofErr w:type="spellStart"/>
      <w:proofErr w:type="spellEnd"/>
      <w:proofErr w:type="spellStart"/>
      <w:proofErr w:type="spellEnd"/>
      <w:proofErr w:type="spellStart"/>
      <w:proofErr w:type="spellEnd"/>
    </w:p>
    <w:p w14:paraId="750A86E8"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امیری و همکاران (۲۰۱۶) بیان کردند که هوش معنوی می‌تواند نقش میانجی در کاهش اثرات منفی اختلالات اضطرابی، از جمله اضطراب مرگ، ایفا کند و آموزش مهارت‌های معنوی باعث افزایش تاب‌آوری روانی در دوران سالمندی می‌شود.</w:t>
      </w:r>
      <w:proofErr w:type="spellStart"/>
      <w:proofErr w:type="spellEnd"/>
      <w:proofErr w:type="spellStart"/>
      <w:proofErr w:type="spellEnd"/>
      <w:proofErr w:type="spellStart"/>
      <w:proofErr w:type="spellEnd"/>
      <w:proofErr w:type="spellStart"/>
      <w:proofErr w:type="spellEnd"/>
    </w:p>
    <w:p w14:paraId="2FE658E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۲-۵-۲- پیشینه خارجی</w:t>
      </w:r>
    </w:p>
    <w:p w14:paraId="2FE658EF" w14:textId="77777777" w:rsidR="00912462" w:rsidRDefault="00000000" w:rsidP="00503BED">
      <w:pPr>
        <w:keepNext/>
        <w:keepLines/>
        <w:spacing w:before="240" w:after="100" w:line="276" w:lineRule="auto"/>
        <w:rPr>
          <w:rFonts w:cs="B Lotus"/>
          <w:color w:val="auto"/>
          <w:lang w:bidi="fa-IR"/>
        </w:rPr>
      </w:pPr>
      <w:r>
        <w:rPr>
          <w:rFonts w:cs="B Titr" w:hint="cs"/>
          <w:sz w:val="24"/>
          <w:szCs w:val="24"/>
          <w:lang w:bidi="fa-IR"/>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14:paraId="2FE658EF" w14:textId="77777777" w:rsidR="00912462" w:rsidRDefault="00000000" w:rsidP="00503BED">
      <w:pPr>
        <w:keepNext/>
        <w:keepLines/>
        <w:spacing w:before="240" w:after="100" w:line="276" w:lineRule="auto"/>
        <w:rPr>
          <w:rFonts w:cs="B Lotus"/>
          <w:color w:val="auto"/>
          <w:lang w:bidi="fa-IR"/>
        </w:rPr>
      </w:pPr>
      <w:r>
        <w:rPr>
          <w:rFonts w:cs="B Titr" w:hint="cs"/>
          <w:sz w:val="24"/>
          <w:szCs w:val="24"/>
          <w:lang w:bidi="fa-IR"/>
        </w:rPr>
        <w:t xml:space="preserve">یونس، رحمة،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14:paraId="2FE658EF" w14:textId="77777777" w:rsidR="00912462" w:rsidRDefault="00000000" w:rsidP="00503BED">
      <w:pPr>
        <w:keepNext/>
        <w:keepLines/>
        <w:spacing w:before="240" w:after="100" w:line="276" w:lineRule="auto"/>
        <w:rPr>
          <w:rFonts w:cs="B Lotus"/>
          <w:color w:val="auto"/>
          <w:lang w:bidi="fa-IR"/>
        </w:rPr>
      </w:pPr>
      <w:r>
        <w:rPr>
          <w:rFonts w:cs="B Titr" w:hint="cs"/>
          <w:sz w:val="24"/>
          <w:szCs w:val="24"/>
          <w:lang w:bidi="fa-IR"/>
        </w:rPr>
        <w:t xml:space="preserve">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همچنین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14:paraId="32EE9CF8"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وجودی انتقادی با بهزیستی روانشناختی سالمندان وجود دارد.</w:t>
      </w:r>
      <w:proofErr w:type="spellStart"/>
      <w:proofErr w:type="spellEnd"/>
      <w:r>
        <w:rPr>
          <w:rFonts w:ascii="Times New Roman" w:eastAsia="Times New Roman" w:hAnsi="Times New Roman" w:hint="cs"/>
          <w:b/>
          <w:bCs/>
          <w:vertAlign w:val="superscript"/>
          <w:lang w:bidi="fa-IR"/>
        </w:rPr>
        <w:footnoteReference w:id="65"/>
      </w:r>
      <w:proofErr w:type="spellStart"/>
      <w:proofErr w:type="spellEnd"/>
      <w:proofErr w:type="spellStart"/>
      <w:proofErr w:type="spellEnd"/>
    </w:p>
    <w:p w14:paraId="0708AF43"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 xml:space="preserve">استاوروا و همكاران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roofErr w:type="spellEnd"/>
      <w:r>
        <w:rPr>
          <w:rFonts w:ascii="Times New Roman" w:eastAsia="Times New Roman" w:hAnsi="Times New Roman" w:hint="cs"/>
          <w:b/>
          <w:bCs/>
          <w:vertAlign w:val="superscript"/>
          <w:lang w:bidi="fa-IR"/>
        </w:rPr>
        <w:footnoteReference w:id="66"/>
      </w:r>
      <w:proofErr w:type="spellStart"/>
      <w:proofErr w:type="spellEnd"/>
      <w:proofErr w:type="spellStart"/>
      <w:proofErr w:type="spellEnd"/>
    </w:p>
    <w:p w14:paraId="733856A8"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 xml:space="preserve">یانكر،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roofErr w:type="spellEnd"/>
      <w:proofErr w:type="spellStart"/>
      <w:proofErr w:type="spellEnd"/>
      <w:r>
        <w:rPr>
          <w:rFonts w:ascii="Times New Roman" w:eastAsia="Times New Roman" w:hAnsi="Times New Roman" w:hint="cs"/>
          <w:b/>
          <w:bCs/>
          <w:vertAlign w:val="superscript"/>
          <w:lang w:bidi="fa-IR"/>
        </w:rPr>
        <w:footnoteReference w:id="67"/>
      </w:r>
      <w:proofErr w:type="spellStart"/>
      <w:proofErr w:type="spellEnd"/>
    </w:p>
    <w:p w14:paraId="53616982"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زنگ،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r>
        <w:rPr>
          <w:rFonts w:ascii="Times New Roman" w:eastAsia="Times New Roman" w:hAnsi="Times New Roman" w:hint="cs"/>
          <w:b/>
          <w:bCs/>
          <w:vertAlign w:val="superscript"/>
          <w:lang w:bidi="fa-IR"/>
        </w:rPr>
        <w:footnoteReference w:id="68"/>
      </w:r>
    </w:p>
    <w:p w14:paraId="5B199171"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 xml:space="preserve">لوین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roofErr w:type="spellEnd"/>
      <w:r>
        <w:rPr>
          <w:rFonts w:ascii="Times New Roman" w:eastAsia="Times New Roman" w:hAnsi="Times New Roman" w:hint="cs"/>
          <w:b/>
          <w:bCs/>
          <w:vertAlign w:val="superscript"/>
          <w:lang w:bidi="fa-IR"/>
        </w:rPr>
        <w:footnoteReference w:id="69"/>
      </w:r>
      <w:proofErr w:type="spellStart"/>
      <w:proofErr w:type="spellEnd"/>
      <w:proofErr w:type="spellStart"/>
      <w:proofErr w:type="spellEnd"/>
      <w:proofErr w:type="spellStart"/>
      <w:proofErr w:type="spellEnd"/>
    </w:p>
    <w:p w14:paraId="7EED877F"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 xml:space="preserve">سعاد،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b/>
          <w:bCs/>
          <w:vertAlign w:val="superscript"/>
          <w:lang w:bidi="fa-IR"/>
        </w:rPr>
        <w:footnoteReference w:id="7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73FF1B"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 xml:space="preserve">چالن،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roofErr w:type="spellEnd"/>
      <w:proofErr w:type="spellStart"/>
      <w:proofErr w:type="spellEnd"/>
      <w:proofErr w:type="spellStart"/>
      <w:proofErr w:type="spellEnd"/>
      <w:r>
        <w:rPr>
          <w:rFonts w:ascii="Times New Roman" w:eastAsia="Times New Roman" w:hAnsi="Times New Roman" w:hint="cs"/>
          <w:b/>
          <w:bCs/>
          <w:vertAlign w:val="superscript"/>
          <w:lang w:bidi="fa-IR"/>
        </w:rPr>
        <w:footnoteReference w:id="71"/>
      </w:r>
    </w:p>
    <w:p w14:paraId="720EA54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کینگ و دسیکو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roofErr w:type="spellStart"/>
      <w:proofErr w:type="spellEnd"/>
      <w:r>
        <w:rPr>
          <w:rFonts w:ascii="Times New Roman" w:eastAsia="Times New Roman" w:hAnsi="Times New Roman" w:hint="cs"/>
          <w:b/>
          <w:bCs/>
          <w:vertAlign w:val="superscript"/>
          <w:lang w:bidi="fa-IR"/>
        </w:rPr>
        <w:footnoteReference w:id="72"/>
      </w:r>
      <w:proofErr w:type="spellStart"/>
      <w:proofErr w:type="spellEnd"/>
    </w:p>
    <w:p w14:paraId="36E728A6"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جین و پوروحیت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از  جمله  خدا،  دین  مداری،  روح،  خودشناسی، روابط  درونی،  معنویت، روحیه کمک رسانی، توانایی استفاده و غلبه بر مشكلات، توانایی فراموش کردن درد و آگاهی معنوی در مورد قضیه مرگ بود.</w:t>
      </w:r>
      <w:proofErr w:type="spellStart"/>
      <w:proofErr w:type="spellEnd"/>
      <w:r>
        <w:rPr>
          <w:rFonts w:ascii="Times New Roman" w:eastAsia="Times New Roman" w:hAnsi="Times New Roman" w:hint="cs"/>
          <w:b/>
          <w:bCs/>
          <w:vertAlign w:val="superscript"/>
          <w:lang w:bidi="fa-IR"/>
        </w:rPr>
        <w:footnoteReference w:id="73"/>
      </w:r>
      <w:proofErr w:type="spellStart"/>
      <w:proofErr w:type="spellEnd"/>
      <w:proofErr w:type="spellStart"/>
      <w:proofErr w:type="spellEnd"/>
      <w:proofErr w:type="spellStart"/>
      <w:proofErr w:type="spellEnd"/>
    </w:p>
    <w:p w14:paraId="5D0F4763"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 xml:space="preserve">هاردینگ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roofErr w:type="spellEnd"/>
      <w:r>
        <w:rPr>
          <w:rFonts w:ascii="Times New Roman" w:eastAsia="Times New Roman" w:hAnsi="Times New Roman" w:hint="cs"/>
          <w:b/>
          <w:bCs/>
          <w:vertAlign w:val="superscript"/>
          <w:lang w:bidi="fa-IR"/>
        </w:rPr>
        <w:footnoteReference w:id="74"/>
      </w:r>
      <w:proofErr w:type="spellStart"/>
      <w:proofErr w:type="spellEnd"/>
      <w:proofErr w:type="spellStart"/>
      <w:proofErr w:type="spellEnd"/>
      <w:proofErr w:type="spellStart"/>
      <w:proofErr w:type="spellEnd"/>
      <w:proofErr w:type="spellStart"/>
      <w:proofErr w:type="spellEnd"/>
    </w:p>
    <w:p w14:paraId="2E328E10"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 xml:space="preserve">دورسون و پاوول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roofErr w:type="spellEnd"/>
      <w:proofErr w:type="spellStart"/>
      <w:proofErr w:type="spellEnd"/>
      <w:r>
        <w:rPr>
          <w:rFonts w:ascii="Times New Roman" w:eastAsia="Times New Roman" w:hAnsi="Times New Roman" w:hint="cs"/>
          <w:b/>
          <w:bCs/>
          <w:vertAlign w:val="superscript"/>
          <w:lang w:bidi="fa-IR"/>
        </w:rPr>
        <w:footnoteReference w:id="75"/>
      </w:r>
      <w:proofErr w:type="spellStart"/>
      <w:proofErr w:type="spellEnd"/>
      <w:proofErr w:type="spellStart"/>
      <w:proofErr w:type="spellEnd"/>
      <w:proofErr w:type="spellStart"/>
      <w:proofErr w:type="spellEnd"/>
      <w:proofErr w:type="spellStart"/>
      <w:proofErr w:type="spellEnd"/>
      <w:proofErr w:type="spellStart"/>
      <w:proofErr w:type="spellEnd"/>
    </w:p>
    <w:p w14:paraId="6480C145"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 xml:space="preserve">موریرا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الكل و مواد مخدر رابطه دارد شرایط کلی نشان داده است که سلامت روانی بهتر با مذهب رابطه دارد.</w:t>
      </w:r>
      <w:proofErr w:type="spellEnd"/>
      <w:proofErr w:type="spellStart"/>
      <w:proofErr w:type="spellEnd"/>
      <w:proofErr w:type="spellStart"/>
      <w:proofErr w:type="spellEnd"/>
      <w:r>
        <w:rPr>
          <w:rFonts w:ascii="Times New Roman" w:eastAsia="Times New Roman" w:hAnsi="Times New Roman" w:hint="cs"/>
          <w:b/>
          <w:bCs/>
          <w:vertAlign w:val="superscript"/>
          <w:lang w:bidi="fa-IR"/>
        </w:rPr>
        <w:footnoteReference w:id="76"/>
      </w:r>
      <w:proofErr w:type="spellStart"/>
      <w:proofErr w:type="spellEnd"/>
    </w:p>
    <w:p w14:paraId="3A835C8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جین و پوروحیت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roofErr w:type="spellStart"/>
      <w:proofErr w:type="spellEnd"/>
      <w:r>
        <w:rPr>
          <w:rFonts w:ascii="Times New Roman" w:eastAsia="Times New Roman" w:hAnsi="Times New Roman" w:hint="cs"/>
          <w:b/>
          <w:bCs/>
          <w:vertAlign w:val="superscript"/>
          <w:lang w:bidi="fa-IR"/>
        </w:rPr>
        <w:footnoteReference w:id="77"/>
      </w:r>
    </w:p>
    <w:p w14:paraId="5C8115BC" w14:textId="77777777" w:rsidR="00912462" w:rsidRDefault="00000000">
      <w:pPr>
        <w:autoSpaceDE/>
        <w:autoSpaceDN/>
        <w:adjustRightInd/>
        <w:ind w:firstLine="397"/>
        <w:jc w:val="both"/>
        <w:rPr>
          <w:rFonts w:ascii="Times New Roman" w:eastAsia="Times New Roman" w:hAnsi="Times New Roman" w:cs="B Lotus"/>
          <w:b/>
          <w:color w:val="auto"/>
          <w:lang w:bidi="fa-IR"/>
        </w:rPr>
      </w:pPr>
      <w:proofErr w:type="spellStart"/>
      <w:r>
        <w:rPr>
          <w:rFonts w:ascii="Times New Roman" w:eastAsia="Times New Roman" w:hAnsi="Times New Roman" w:hint="cs"/>
          <w:b/>
          <w:bCs/>
          <w:lang w:bidi="fa-IR"/>
        </w:rPr>
        <w:t xml:space="preserve">نویز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roofErr w:type="spellEnd"/>
      <w:r>
        <w:rPr>
          <w:rFonts w:ascii="Times New Roman" w:eastAsia="Times New Roman" w:hAnsi="Times New Roman" w:hint="cs"/>
          <w:b/>
          <w:bCs/>
          <w:vertAlign w:val="superscript"/>
          <w:lang w:bidi="fa-IR"/>
        </w:rPr>
        <w:footnoteReference w:id="78"/>
      </w:r>
      <w:proofErr w:type="spellStart"/>
      <w:proofErr w:type="spellEnd"/>
      <w:proofErr w:type="spellStart"/>
      <w:proofErr w:type="spellEnd"/>
    </w:p>
    <w:p w14:paraId="5F2BA8B5"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 xml:space="preserve">تامر و الیسون(۲۰۰۰) نیز تأکید کردند که دیدگاه فرد نسبت به مرگ به‌شدت تحت‌تأثیر نگرانی‌های سلامت و عدم اطمینان از وضعیت جسمی آینده است.</w:t>
      </w:r>
      <w:proofErr w:type="spellEnd"/>
      <w:proofErr w:type="spellStart"/>
      <w:proofErr w:type="spellEnd"/>
      <w:r>
        <w:rPr>
          <w:rFonts w:ascii="Times New Roman" w:eastAsia="Times New Roman" w:hAnsi="Times New Roman" w:hint="cs"/>
          <w:b/>
          <w:bCs/>
          <w:vertAlign w:val="superscript"/>
          <w:lang w:bidi="fa-IR"/>
        </w:rPr>
        <w:footnoteReference w:id="79"/>
      </w:r>
      <w:proofErr w:type="spellStart"/>
      <w:proofErr w:type="spellEnd"/>
      <w:proofErr w:type="spellStart"/>
      <w:proofErr w:type="spellEnd"/>
      <w:proofErr w:type="spellStart"/>
      <w:proofErr w:type="spellEnd"/>
    </w:p>
    <w:p w14:paraId="28F418AC" w14:textId="77777777" w:rsidR="00912462" w:rsidRDefault="00000000">
      <w:pPr>
        <w:autoSpaceDE/>
        <w:autoSpaceDN/>
        <w:adjustRightInd/>
        <w:ind w:firstLine="397"/>
        <w:jc w:val="both"/>
        <w:rPr>
          <w:rFonts w:ascii="Times New Roman" w:eastAsia="Times New Roman" w:hAnsi="Times New Roman" w:cs="B Lotus"/>
          <w:b/>
          <w:color w:val="auto"/>
          <w:lang w:bidi="fa-IR"/>
        </w:rPr>
      </w:pPr>
      <w:proofErr w:type="spellStart"/>
      <w:r>
        <w:rPr>
          <w:rFonts w:ascii="Times New Roman" w:eastAsia="Times New Roman" w:hAnsi="Times New Roman" w:hint="cs"/>
          <w:b/>
          <w:bCs/>
          <w:lang w:bidi="fa-IR"/>
        </w:rPr>
        <w:t xml:space="preserve">یالوم(۱۹۸۰)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roofErr w:type="spellEnd"/>
      <w:r>
        <w:rPr>
          <w:rFonts w:ascii="Times New Roman" w:eastAsia="Times New Roman" w:hAnsi="Times New Roman" w:hint="cs"/>
          <w:b/>
          <w:bCs/>
          <w:vertAlign w:val="superscript"/>
          <w:lang w:bidi="fa-IR"/>
        </w:rPr>
        <w:footnoteReference w:id="80"/>
      </w:r>
      <w:proofErr w:type="spellStart"/>
      <w:proofErr w:type="spellEnd"/>
      <w:proofErr w:type="spellStart"/>
      <w:proofErr w:type="spellEnd"/>
      <w:proofErr w:type="spellStart"/>
      <w:proofErr w:type="spellEnd"/>
      <w:proofErr w:type="spellStart"/>
      <w:proofErr w:type="spellEnd"/>
    </w:p>
    <w:p w14:paraId="37634E0F"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t xml:space="preserve">فصل سوم:</w:t>
      </w:r>
    </w:p>
    <w:p w14:paraId="77B66B8A" w14:textId="77777777" w:rsidR="00912462" w:rsidRDefault="00000000">
      <w:pPr>
        <w:keepNext/>
        <w:keepLines/>
        <w:spacing w:after="240" w:line="276" w:lineRule="auto"/>
        <w:jc w:val="center"/>
        <w:rPr>
          <w:rFonts w:cs="B Lotus"/>
          <w:b/>
          <w:bCs/>
          <w:color w:val="auto"/>
          <w:sz w:val="96"/>
          <w:szCs w:val="96"/>
          <w:lang w:bidi="fa-IR"/>
        </w:rPr>
      </w:pPr>
      <w:r>
        <w:rPr>
          <w:rFonts w:cs="B Titr" w:hint="cs"/>
          <w:b/>
          <w:bCs/>
          <w:sz w:val="56"/>
          <w:szCs w:val="56"/>
          <w:lang w:bidi="fa-IR"/>
        </w:rPr>
        <w:t xml:space="preserve">روش پژوهش</w:t>
      </w:r>
    </w:p>
    <w:p w14:paraId="2C488206" w14:textId="77777777" w:rsidR="00912462" w:rsidRDefault="00000000" w:rsidP="00503BED">
      <w:pPr>
        <w:keepNext/>
        <w:keepLines/>
        <w:pageBreakBefore/>
        <w:spacing w:before="240" w:after="100" w:line="276" w:lineRule="auto"/>
        <w:rPr>
          <w:rFonts w:cs="B Lotus"/>
          <w:b/>
          <w:bCs/>
          <w:color w:val="auto"/>
          <w:lang w:bidi="fa-IR"/>
        </w:rPr>
      </w:pPr>
      <w:r>
        <w:rPr>
          <w:rFonts w:cs="B Titr" w:hint="cs"/>
          <w:b/>
          <w:bCs/>
          <w:sz w:val="30"/>
          <w:szCs w:val="30"/>
          <w:lang w:bidi="fa-IR"/>
        </w:rPr>
        <w:t xml:space="preserve">۳-۱- طرح پژوهش</w:t>
      </w:r>
    </w:p>
    <w:p w14:paraId="74B0E170" w14:textId="77777777" w:rsidR="00912462" w:rsidRDefault="00000000">
      <w:pPr>
        <w:ind w:firstLine="397"/>
        <w:jc w:val="both"/>
        <w:rPr>
          <w:rFonts w:cs="B Lotus"/>
          <w:color w:val="auto"/>
          <w:lang w:bidi="fa-IR"/>
        </w:rPr>
      </w:pPr>
      <w:r>
        <w:rPr>
          <w:rFonts w:hint="cs"/>
          <w:lang w:bidi="fa-IR"/>
        </w:rPr>
        <w:t xml:space="preserve">پژوهش حاضر با توجه به موضوع و اهداف پژوهش، از لحاظ ماهيت و روش بکار رفته از نوع توصيفي – همبستگی و از نظر هدف از نوع کاربردی  است.</w:t>
      </w:r>
    </w:p>
    <w:p w14:paraId="40C58DE8" w14:textId="77777777" w:rsidR="00912462" w:rsidRDefault="00000000" w:rsidP="00503BED">
      <w:pPr>
        <w:keepNext/>
        <w:keepLines/>
        <w:spacing w:before="240" w:after="100" w:line="276" w:lineRule="auto"/>
        <w:rPr>
          <w:rFonts w:cs="B Lotus"/>
          <w:color w:val="auto"/>
          <w:lang w:bidi="fa-IR"/>
        </w:rPr>
      </w:pPr>
      <w:r>
        <w:rPr>
          <w:rFonts w:cs="B Titr" w:hint="cs"/>
          <w:b/>
          <w:bCs/>
          <w:sz w:val="30"/>
          <w:szCs w:val="30"/>
          <w:lang w:bidi="fa-IR"/>
        </w:rPr>
        <w:t xml:space="preserve">۳-۲- جامعه، نمونه و روش نمونه گیری</w:t>
      </w:r>
    </w:p>
    <w:p w14:paraId="75E1DFCF"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تهران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تصادفی ساده در نظر گرفته شد .</w:t>
      </w:r>
      <w:proofErr w:type="spellStart"/>
      <w:proofErr w:type="spellEnd"/>
      <w:proofErr w:type="spellStart"/>
      <w:proofErr w:type="spellEnd"/>
      <w:r>
        <w:rPr>
          <w:rFonts w:ascii="Times New Roman" w:eastAsia="Times New Roman" w:hAnsi="Times New Roman" w:hint="cs"/>
          <w:vertAlign w:val="superscript"/>
          <w:lang w:bidi="fa-IR"/>
        </w:rPr>
        <w:footnoteReference w:id="81"/>
      </w:r>
    </w:p>
    <w:p w14:paraId="755402EE" w14:textId="77777777" w:rsidR="00912462" w:rsidRDefault="00000000" w:rsidP="00503BED">
      <w:pPr>
        <w:keepNext/>
        <w:keepLines/>
        <w:spacing w:before="240" w:after="100" w:line="276" w:lineRule="auto"/>
        <w:rPr>
          <w:rFonts w:cs="B Lotus"/>
          <w:color w:val="auto"/>
          <w:lang w:bidi="fa-IR"/>
        </w:rPr>
      </w:pPr>
      <w:r>
        <w:rPr>
          <w:rFonts w:cs="B Titr" w:hint="cs"/>
          <w:b/>
          <w:bCs/>
          <w:sz w:val="30"/>
          <w:szCs w:val="30"/>
          <w:lang w:bidi="fa-IR"/>
        </w:rPr>
        <w:t xml:space="preserve">۳-۳- ابزار پژوهش</w:t>
      </w:r>
    </w:p>
    <w:p w14:paraId="330152AE" w14:textId="77777777" w:rsidR="00912462" w:rsidRDefault="00000000">
      <w:pPr>
        <w:ind w:firstLine="397"/>
        <w:jc w:val="both"/>
        <w:rPr>
          <w:rFonts w:ascii="Times New Roman" w:eastAsia="Times New Roman" w:hAnsi="Times New Roman" w:cs="B Lotus"/>
          <w:color w:val="auto"/>
          <w:sz w:val="26"/>
          <w:szCs w:val="26"/>
          <w:lang w:bidi="fa-IR"/>
        </w:rPr>
      </w:pPr>
      <w:r>
        <w:rPr>
          <w:rFonts w:ascii="B Lotus" w:hint="cs"/>
          <w:lang w:bidi="fa-IR"/>
        </w:rPr>
        <w:t xml:space="preserve">ابزار گردآوری اطلاعات در این پژوهش، پرسشنامه مي باشد. جهت پاسخگویي به سؤالات پژوهش، از پرسشنامه های استفاده شده است که عبارتند از:</w:t>
      </w:r>
    </w:p>
    <w:p w14:paraId="54CDBE8B" w14:textId="77777777" w:rsidR="00912462" w:rsidRDefault="00000000" w:rsidP="00503BED">
      <w:pPr>
        <w:keepNext/>
        <w:keepLines/>
        <w:spacing w:before="240" w:after="100" w:line="276" w:lineRule="auto"/>
        <w:rPr>
          <w:rFonts w:ascii="B Nazanin,Bold" w:hAnsi="Calibri" w:cs="B Lotus"/>
          <w:b/>
          <w:bCs/>
          <w:color w:val="auto"/>
          <w:lang w:bidi="fa-IR"/>
        </w:rPr>
      </w:pPr>
      <w:r>
        <w:rPr>
          <w:rFonts w:ascii="B Nazanin,Bold" w:hAnsi="Calibri" w:cs="B Titr" w:hint="cs"/>
          <w:b/>
          <w:bCs/>
          <w:sz w:val="30"/>
          <w:szCs w:val="30"/>
          <w:lang w:bidi="fa-IR"/>
        </w:rPr>
        <w:t xml:space="preserve">۳-۳-۱- پرسشنامه هوش معنوی کینگ:</w:t>
      </w:r>
    </w:p>
    <w:p w14:paraId="7413B276" w14:textId="77777777" w:rsidR="00912462" w:rsidRDefault="00000000">
      <w:pPr>
        <w:ind w:firstLine="397"/>
        <w:jc w:val="both"/>
        <w:rPr>
          <w:rFonts w:ascii="B Nazanin,Bold" w:hAnsi="Calibri" w:cs="B Lotus"/>
          <w:color w:val="auto"/>
          <w:lang w:bidi="fa-IR"/>
        </w:rPr>
      </w:pPr>
      <w:r>
        <w:rPr>
          <w:rFonts w:ascii="B Nazanin,Bold" w:hAnsi="Calibri" w:hint="cs"/>
          <w:b/>
          <w:bCs/>
          <w:lang w:bidi="fa-IR"/>
        </w:rPr>
        <w:t xml:space="preserve">این پرسشنامه که توسط کینگ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همچنین آلفای کرونباخ خرده مقیاسها به قرار زیر است: عامل اول۸۸/۰، عامل دوم ۸۷/۰، عامل سوم ۸۸/۰ و عامل چهارم ۹۴/۰ به دست آمد. (زوهر و مارشال، ۲۰۰۰). همچنین در مطالعه‌ای در جمعیت ایرانی (معلمی، بخشانی، و رقیبی، ۱۳۸۹) ضریب پایایی پرسشنامه در یک نمونه‌ی ۶۰ نفری به شیوه بازآزمایی ۶۷/۰ محاسبه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2B23C26" w14:textId="7B0A485D" w:rsidR="00912462" w:rsidRDefault="00000000" w:rsidP="00503BED">
      <w:pPr>
        <w:keepNext/>
        <w:keepLines/>
        <w:spacing w:before="240" w:after="100" w:line="276" w:lineRule="auto"/>
        <w:rPr>
          <w:rFonts w:ascii="Arial" w:eastAsia="Times New Roman" w:hAnsi="Arial" w:cs="B Lotus"/>
          <w:b/>
          <w:bCs/>
          <w:color w:val="auto"/>
          <w:lang w:bidi="fa-IR"/>
        </w:rPr>
      </w:pPr>
      <w:r>
        <w:rPr>
          <w:rFonts w:ascii="Arial" w:eastAsia="Times New Roman" w:hAnsi="Arial" w:cs="B Titr" w:hint="cs"/>
          <w:b/>
          <w:bCs/>
          <w:sz w:val="30"/>
          <w:szCs w:val="30"/>
          <w:lang w:bidi="fa-IR"/>
        </w:rPr>
        <w:t xml:space="preserve">۲-۳-۳- پرسشنامه اضطراب مرگ(DAS)</w:t>
      </w:r>
    </w:p>
    <w:p w14:paraId="7ABA4B34" w14:textId="77777777" w:rsidR="00912462" w:rsidRDefault="00000000">
      <w:pPr>
        <w:ind w:firstLine="397"/>
        <w:jc w:val="both"/>
        <w:rPr>
          <w:rFonts w:ascii="Arial" w:eastAsia="Times New Roman" w:hAnsi="Arial" w:cs="B Lotus"/>
          <w:color w:val="auto"/>
          <w:lang w:bidi="fa-IR"/>
        </w:rPr>
      </w:pPr>
      <w:r>
        <w:rPr>
          <w:rFonts w:ascii="Arial" w:eastAsia="Times New Roman" w:hAnsi="Arial" w:hint="cs"/>
          <w:lang w:bidi="fa-IR"/>
        </w:rPr>
        <w:t xml:space="preserve">این پرسشنامه در سال ۱۹۷۰ توسط تمپلر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آشكار۲۷/۰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7E3FC15" w14:textId="77777777" w:rsidR="00912462" w:rsidRDefault="00000000" w:rsidP="00503BED">
      <w:pPr>
        <w:keepNext/>
        <w:keepLines/>
        <w:spacing w:before="240" w:after="100" w:line="276" w:lineRule="auto"/>
        <w:rPr>
          <w:rFonts w:ascii="B Nazanin,Bold" w:hAnsi="Calibri" w:cs="B Lotus"/>
          <w:b/>
          <w:bCs/>
          <w:color w:val="auto"/>
          <w:lang w:bidi="fa-IR"/>
        </w:rPr>
      </w:pPr>
      <w:r>
        <w:rPr>
          <w:rFonts w:ascii="Arial" w:eastAsia="Times New Roman" w:hAnsi="Arial" w:cs="B Titr" w:hint="cs"/>
          <w:b/>
          <w:bCs/>
          <w:sz w:val="30"/>
          <w:szCs w:val="30"/>
          <w:lang w:bidi="fa-IR"/>
        </w:rPr>
        <w:t xml:space="preserve">۳-۳-۳- پرسشنامه اضطراب سلامتی(HAI)</w:t>
      </w:r>
    </w:p>
    <w:p w14:paraId="604A8493" w14:textId="77777777" w:rsidR="00912462" w:rsidRDefault="00000000">
      <w:pPr>
        <w:ind w:firstLine="397"/>
        <w:jc w:val="both"/>
        <w:rPr>
          <w:rFonts w:ascii="B Nazanin,Bold" w:hAnsi="Calibri" w:cs="B Lotus"/>
          <w:color w:val="auto"/>
          <w:lang w:bidi="fa-IR"/>
        </w:rPr>
      </w:pPr>
      <w:r>
        <w:rPr>
          <w:rFonts w:ascii="B Nazanin,Bold" w:hAnsi="Calibri" w:hint="cs"/>
          <w:lang w:bidi="fa-IR"/>
        </w:rPr>
        <w:t xml:space="preserve">پرسشنامه اضطراب سلامتی توسط سالکوفسکیس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roofErr w:type="spellStart"/>
      <w:proofErr w:type="spellEnd"/>
      <w:proofErr w:type="spellStart"/>
      <w:proofErr w:type="spellEnd"/>
      <w:proofErr w:type="spellStart"/>
      <w:proofErr w:type="spellEnd"/>
      <w:proofErr w:type="spellStart"/>
      <w:proofErr w:type="spellEnd"/>
    </w:p>
    <w:p w14:paraId="25CCD82A" w14:textId="77777777" w:rsidR="00912462" w:rsidRDefault="00000000" w:rsidP="00503BED">
      <w:pPr>
        <w:keepNext/>
        <w:keepLines/>
        <w:spacing w:before="240" w:after="100" w:line="276" w:lineRule="auto"/>
        <w:rPr>
          <w:rFonts w:cs="B Lotus"/>
          <w:bCs/>
          <w:color w:val="auto"/>
          <w:sz w:val="6"/>
          <w:szCs w:val="6"/>
          <w:lang w:bidi="fa-IR"/>
        </w:rPr>
      </w:pPr>
      <w:bookmarkStart w:id="23" w:name="_Toc107794912"/>
      <w:r>
        <w:rPr>
          <w:rFonts w:cs="B Titr" w:hint="cs"/>
          <w:b/>
          <w:bCs/>
          <w:sz w:val="30"/>
          <w:szCs w:val="30"/>
          <w:lang w:bidi="fa-IR"/>
        </w:rPr>
        <w:t xml:space="preserve">۴-۳- روش اجرای پژوهش</w:t>
      </w:r>
      <w:bookmarkEnd w:id="23"/>
    </w:p>
    <w:p w14:paraId="3E8D9827" w14:textId="77777777" w:rsidR="00912462" w:rsidRDefault="00000000">
      <w:pPr>
        <w:ind w:firstLine="397"/>
        <w:jc w:val="both"/>
        <w:rPr>
          <w:rFonts w:cs="B Lotus"/>
          <w:color w:val="auto"/>
          <w:lang w:bidi="fa-IR"/>
        </w:rPr>
      </w:pPr>
      <w:bookmarkStart w:id="24" w:name="_Toc107794913"/>
      <w:r>
        <w:rPr>
          <w:rFonts w:hint="cs"/>
          <w:lang w:bidi="fa-IR"/>
        </w:rPr>
        <w:t xml:space="preserve">روش اجراي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تهران و شناسایی جامعه و نمونه آماری که جامعه آماری پژوهش شامل سالمندان بالای ۶۰ سال ساکن خانه سالمندان فرشتگان تهران بود. نمونه گیری به روش تصادفی ساده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proofErr w:type="spellStart"/>
      <w:proofErr w:type="spellEnd"/>
      <w:proofErr w:type="spellStart"/>
      <w:proofErr w:type="spellEnd"/>
      <w:proofErr w:type="spellStart"/>
      <w:proofErr w:type="spellEnd"/>
      <w:proofErr w:type="spellStart"/>
      <w:proofErr w:type="spellEnd"/>
      <w:proofErr w:type="spellStart"/>
      <w:proofErr w:type="spellEnd"/>
    </w:p>
    <w:p w14:paraId="5912E24A" w14:textId="77777777" w:rsidR="00912462" w:rsidRDefault="00000000" w:rsidP="00503BED">
      <w:pPr>
        <w:keepNext/>
        <w:keepLines/>
        <w:spacing w:before="240" w:after="100" w:line="276" w:lineRule="auto"/>
        <w:rPr>
          <w:rFonts w:cs="B Lotus"/>
          <w:bCs/>
          <w:color w:val="auto"/>
          <w:lang w:bidi="fa-IR"/>
        </w:rPr>
      </w:pPr>
      <w:r>
        <w:rPr>
          <w:rFonts w:cs="B Titr" w:hint="cs"/>
          <w:b/>
          <w:bCs/>
          <w:sz w:val="30"/>
          <w:szCs w:val="30"/>
          <w:lang w:bidi="fa-IR"/>
        </w:rPr>
        <w:t xml:space="preserve">۵-۳- روش تجزیه و تحلیل داده‌ها</w:t>
      </w:r>
      <w:bookmarkEnd w:id="24"/>
    </w:p>
    <w:p w14:paraId="44800DB8" w14:textId="77777777" w:rsidR="00912462" w:rsidRDefault="00000000">
      <w:pPr>
        <w:autoSpaceDE/>
        <w:autoSpaceDN/>
        <w:adjustRightInd/>
        <w:ind w:firstLine="397"/>
        <w:jc w:val="both"/>
        <w:rPr>
          <w:rFonts w:ascii="Calibri" w:hAnsi="Calibri" w:cs="B Lotus"/>
          <w:color w:val="auto"/>
          <w:lang w:bidi="fa-IR"/>
        </w:rPr>
      </w:pPr>
      <w:r>
        <w:rPr>
          <w:rFonts w:ascii="Calibri" w:hAnsi="Calibri"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توجه به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t مستقل یا آنالیز واریانس برای بررسی تفاوت ها گروهی (جنسیت یا وضعیت تاهل) استفاده شد.</w:t>
      </w:r>
      <w:proofErr w:type="spellStart"/>
      <w:proofErr w:type="spellEnd"/>
      <w:proofErr w:type="spellStart"/>
      <w:proofErr w:type="spellEnd"/>
      <w:proofErr w:type="spellStart"/>
      <w:proofErr w:type="spellEnd"/>
      <w:proofErr w:type="spellStart"/>
      <w:proofErr w:type="spellEnd"/>
    </w:p>
    <w:p w14:paraId="7F9B27B4"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t xml:space="preserve">فصل چهارم:</w:t>
      </w:r>
    </w:p>
    <w:p w14:paraId="7E4F18C0" w14:textId="77777777" w:rsidR="00912462" w:rsidRDefault="00000000">
      <w:pPr>
        <w:keepNext/>
        <w:keepLines/>
        <w:spacing w:after="240" w:line="276" w:lineRule="auto"/>
        <w:jc w:val="center"/>
        <w:rPr>
          <w:rFonts w:cs="B Titr"/>
          <w:b/>
          <w:bCs/>
          <w:color w:val="auto"/>
          <w:sz w:val="72"/>
          <w:szCs w:val="72"/>
          <w:lang w:bidi="fa-IR"/>
        </w:rPr>
      </w:pPr>
      <w:r>
        <w:rPr>
          <w:rFonts w:cs="B Titr" w:hint="cs"/>
          <w:b/>
          <w:bCs/>
          <w:sz w:val="56"/>
          <w:szCs w:val="56"/>
          <w:lang w:bidi="fa-IR"/>
        </w:rPr>
        <w:t xml:space="preserve">تجزیه و تحلیل داده ها</w:t>
      </w:r>
    </w:p>
    <w:p w14:paraId="3B758166" w14:textId="77777777" w:rsidR="00912462" w:rsidRDefault="00000000">
      <w:pPr>
        <w:pageBreakBefore/>
        <w:ind w:firstLine="397"/>
        <w:jc w:val="both"/>
        <w:rPr>
          <w:rFonts w:cs="B Lotus"/>
          <w:color w:val="auto"/>
          <w:lang w:bidi="fa-IR"/>
        </w:rPr>
      </w:pPr>
      <w:r>
        <w:rPr>
          <w:rFonts w:hint="cs"/>
          <w:lang w:bidi="fa-IR"/>
        </w:rPr>
        <w:t xml:space="preserve">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F20571"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۴-۱- یافته های توصیفی</w:t>
      </w:r>
    </w:p>
    <w:p w14:paraId="50C77C4B" w14:textId="77777777" w:rsidR="00912462" w:rsidRDefault="00000000">
      <w:pPr>
        <w:ind w:firstLine="397"/>
        <w:jc w:val="both"/>
        <w:rPr>
          <w:rFonts w:cs="B Lotus"/>
          <w:color w:val="auto"/>
          <w:lang w:bidi="fa-IR"/>
        </w:rPr>
      </w:pPr>
      <w:r>
        <w:rPr>
          <w:rFonts w:hint="cs"/>
          <w:lang w:bidi="fa-IR"/>
        </w:rPr>
        <w:t xml:space="preserve">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roofErr w:type="spellStart"/>
      <w:proofErr w:type="spellEnd"/>
      <w:proofErr w:type="spellStart"/>
      <w:proofErr w:type="spellEnd"/>
      <w:proofErr w:type="spellStart"/>
      <w:proofErr w:type="spellEnd"/>
      <w:proofErr w:type="spellStart"/>
      <w:proofErr w:type="spellEnd"/>
    </w:p>
    <w:p w14:paraId="0FF82496" w14:textId="77777777" w:rsidR="00912462" w:rsidRDefault="00000000">
      <w:pPr>
        <w:autoSpaceDE/>
        <w:autoSpaceDN/>
        <w:adjustRightInd/>
        <w:spacing w:line="276" w:lineRule="auto"/>
        <w:jc w:val="center"/>
        <w:outlineLvl w:val="5"/>
        <w:rPr>
          <w:rFonts w:ascii="Cambria" w:eastAsia="Times New Roman" w:hAnsi="Cambria" w:cs="B Lotus"/>
          <w:b/>
          <w:bCs/>
          <w:color w:val="auto"/>
          <w:sz w:val="26"/>
          <w:szCs w:val="26"/>
          <w:lang w:bidi="fa-IR"/>
        </w:rPr>
      </w:pPr>
      <w:bookmarkStart w:id="25" w:name="_Toc106471882"/>
      <w:r>
        <w:rPr>
          <w:rFonts w:ascii="Cambria" w:eastAsia="Times New Roman" w:hAnsi="Cambria" w:hint="cs"/>
          <w:b/>
          <w:bCs/>
          <w:lang w:bidi="fa-IR"/>
        </w:rPr>
        <w:t xml:space="preserve">جدول ۴-۱- شاخص‌های توصیفی مربوط به جنسیت</w:t>
      </w:r>
      <w:proofErr w:type="spellStart"/>
      <w:proofErr w:type="spellEnd"/>
      <w:bookmarkEnd w:id="25"/>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198"/>
        <w:gridCol w:w="3080"/>
        <w:gridCol w:w="2748"/>
      </w:tblGrid>
      <w:tr w:rsidR="00912462" w14:paraId="0257A10B" w14:textId="77777777">
        <w:trPr>
          <w:cantSplit/>
          <w:trHeight w:val="20"/>
          <w:jc w:val="center"/>
        </w:trPr>
        <w:tc>
          <w:tcPr>
            <w:tcW w:w="1772" w:type="pct"/>
            <w:tcBorders>
              <w:top w:val="single" w:sz="8" w:space="0" w:color="9BBB59"/>
              <w:left w:val="nil"/>
              <w:bottom w:val="single" w:sz="8" w:space="0" w:color="9BBB59"/>
              <w:right w:val="nil"/>
            </w:tcBorders>
            <w:hideMark/>
          </w:tcPr>
          <w:p w14:paraId="3DA05214"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جنسیت</w:t>
            </w:r>
          </w:p>
        </w:tc>
        <w:tc>
          <w:tcPr>
            <w:tcW w:w="1706" w:type="pct"/>
            <w:tcBorders>
              <w:top w:val="single" w:sz="8" w:space="0" w:color="9BBB59"/>
              <w:left w:val="nil"/>
              <w:bottom w:val="single" w:sz="8" w:space="0" w:color="9BBB59"/>
              <w:right w:val="nil"/>
            </w:tcBorders>
            <w:hideMark/>
          </w:tcPr>
          <w:p w14:paraId="4A799CF6"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فراوانی</w:t>
            </w:r>
          </w:p>
        </w:tc>
        <w:tc>
          <w:tcPr>
            <w:tcW w:w="1522" w:type="pct"/>
            <w:tcBorders>
              <w:top w:val="single" w:sz="8" w:space="0" w:color="9BBB59"/>
              <w:left w:val="nil"/>
              <w:bottom w:val="single" w:sz="8" w:space="0" w:color="9BBB59"/>
              <w:right w:val="nil"/>
            </w:tcBorders>
            <w:hideMark/>
          </w:tcPr>
          <w:p w14:paraId="36875F16"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درصد</w:t>
            </w:r>
          </w:p>
        </w:tc>
      </w:tr>
      <w:tr w:rsidR="00912462" w14:paraId="1E0DD184" w14:textId="77777777">
        <w:trPr>
          <w:cantSplit/>
          <w:trHeight w:val="20"/>
          <w:jc w:val="center"/>
        </w:trPr>
        <w:tc>
          <w:tcPr>
            <w:tcW w:w="1772" w:type="pct"/>
            <w:tcBorders>
              <w:left w:val="nil"/>
              <w:right w:val="nil"/>
            </w:tcBorders>
            <w:shd w:val="clear" w:color="auto" w:fill="E6EED5"/>
            <w:vAlign w:val="center"/>
            <w:hideMark/>
          </w:tcPr>
          <w:p w14:paraId="76C9D27F"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زن</w:t>
            </w:r>
          </w:p>
        </w:tc>
        <w:tc>
          <w:tcPr>
            <w:tcW w:w="1706" w:type="pct"/>
            <w:tcBorders>
              <w:left w:val="nil"/>
              <w:right w:val="nil"/>
            </w:tcBorders>
            <w:shd w:val="clear" w:color="auto" w:fill="E6EED5"/>
            <w:vAlign w:val="center"/>
            <w:hideMark/>
          </w:tcPr>
          <w:p w14:paraId="379D587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۴۷</w:t>
            </w:r>
          </w:p>
        </w:tc>
        <w:tc>
          <w:tcPr>
            <w:tcW w:w="1522" w:type="pct"/>
            <w:tcBorders>
              <w:left w:val="nil"/>
              <w:right w:val="nil"/>
            </w:tcBorders>
            <w:shd w:val="clear" w:color="auto" w:fill="E6EED5"/>
            <w:vAlign w:val="center"/>
            <w:hideMark/>
          </w:tcPr>
          <w:p w14:paraId="2A5871AD"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۸/۵۸</w:t>
            </w:r>
          </w:p>
        </w:tc>
      </w:tr>
      <w:tr w:rsidR="00912462" w14:paraId="47918BAF" w14:textId="77777777">
        <w:trPr>
          <w:cantSplit/>
          <w:trHeight w:val="20"/>
          <w:jc w:val="center"/>
        </w:trPr>
        <w:tc>
          <w:tcPr>
            <w:tcW w:w="1772" w:type="pct"/>
            <w:vAlign w:val="center"/>
            <w:hideMark/>
          </w:tcPr>
          <w:p w14:paraId="132B7C5D"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مرد</w:t>
            </w:r>
          </w:p>
        </w:tc>
        <w:tc>
          <w:tcPr>
            <w:tcW w:w="1706" w:type="pct"/>
            <w:vAlign w:val="center"/>
            <w:hideMark/>
          </w:tcPr>
          <w:p w14:paraId="064EB33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۳۳</w:t>
            </w:r>
          </w:p>
        </w:tc>
        <w:tc>
          <w:tcPr>
            <w:tcW w:w="1522" w:type="pct"/>
            <w:vAlign w:val="center"/>
            <w:hideMark/>
          </w:tcPr>
          <w:p w14:paraId="143EC82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۲/۴۱</w:t>
            </w:r>
          </w:p>
        </w:tc>
      </w:tr>
      <w:tr w:rsidR="00912462" w14:paraId="25035DFA" w14:textId="77777777">
        <w:trPr>
          <w:cantSplit/>
          <w:trHeight w:val="20"/>
          <w:jc w:val="center"/>
        </w:trPr>
        <w:tc>
          <w:tcPr>
            <w:tcW w:w="1772" w:type="pct"/>
            <w:tcBorders>
              <w:left w:val="nil"/>
              <w:right w:val="nil"/>
            </w:tcBorders>
            <w:shd w:val="clear" w:color="auto" w:fill="E6EED5"/>
            <w:vAlign w:val="center"/>
            <w:hideMark/>
          </w:tcPr>
          <w:p w14:paraId="35A89AA8"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کل</w:t>
            </w:r>
          </w:p>
        </w:tc>
        <w:tc>
          <w:tcPr>
            <w:tcW w:w="1706" w:type="pct"/>
            <w:tcBorders>
              <w:left w:val="nil"/>
              <w:right w:val="nil"/>
            </w:tcBorders>
            <w:shd w:val="clear" w:color="auto" w:fill="E6EED5"/>
            <w:vAlign w:val="center"/>
            <w:hideMark/>
          </w:tcPr>
          <w:p w14:paraId="2041EFF5"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۸۰</w:t>
            </w:r>
          </w:p>
        </w:tc>
        <w:tc>
          <w:tcPr>
            <w:tcW w:w="1522" w:type="pct"/>
            <w:tcBorders>
              <w:left w:val="nil"/>
              <w:right w:val="nil"/>
            </w:tcBorders>
            <w:shd w:val="clear" w:color="auto" w:fill="E6EED5"/>
            <w:vAlign w:val="center"/>
            <w:hideMark/>
          </w:tcPr>
          <w:p w14:paraId="1C9F4413"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۱۰۰</w:t>
            </w:r>
          </w:p>
        </w:tc>
      </w:tr>
    </w:tbl>
    <w:p w14:paraId="0D3907D4"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roofErr w:type="spellStart"/>
      <w:proofErr w:type="spellEnd"/>
      <w:proofErr w:type="spellStart"/>
      <w:proofErr w:type="spellEnd"/>
      <w:proofErr w:type="spellStart"/>
      <w:proofErr w:type="spellEnd"/>
      <w:proofErr w:type="spellStart"/>
      <w:proofErr w:type="spellEnd"/>
    </w:p>
    <w:p w14:paraId="5FEE18D8" w14:textId="77777777" w:rsidR="00912462" w:rsidRDefault="00000000">
      <w:pPr>
        <w:autoSpaceDE/>
        <w:autoSpaceDN/>
        <w:adjustRightInd/>
        <w:spacing w:line="276" w:lineRule="auto"/>
        <w:jc w:val="center"/>
        <w:outlineLvl w:val="5"/>
        <w:rPr>
          <w:rFonts w:ascii="Cambria" w:eastAsia="Times New Roman" w:hAnsi="Cambria" w:cs="B Lotus"/>
          <w:b/>
          <w:bCs/>
          <w:color w:val="auto"/>
          <w:sz w:val="26"/>
          <w:szCs w:val="26"/>
          <w:lang w:bidi="fa-IR"/>
        </w:rPr>
      </w:pPr>
      <w:bookmarkStart w:id="26" w:name="_Toc106471883"/>
      <w:r>
        <w:rPr>
          <w:rFonts w:ascii="Cambria" w:eastAsia="Times New Roman" w:hAnsi="Cambria" w:hint="cs"/>
          <w:b/>
          <w:bCs/>
          <w:lang w:bidi="fa-IR"/>
        </w:rPr>
        <w:t xml:space="preserve">جدول ۴-۲- شاخص‌های توصیفی مربوط به وضعیت تأهل</w:t>
      </w:r>
      <w:proofErr w:type="spellStart"/>
      <w:proofErr w:type="spellEnd"/>
      <w:bookmarkEnd w:id="26"/>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243"/>
        <w:gridCol w:w="2822"/>
        <w:gridCol w:w="2961"/>
      </w:tblGrid>
      <w:tr w:rsidR="00912462" w14:paraId="14DC9EBB" w14:textId="77777777">
        <w:trPr>
          <w:cantSplit/>
          <w:trHeight w:hRule="exact" w:val="433"/>
          <w:jc w:val="center"/>
        </w:trPr>
        <w:tc>
          <w:tcPr>
            <w:tcW w:w="1797" w:type="pct"/>
            <w:tcBorders>
              <w:top w:val="single" w:sz="8" w:space="0" w:color="9BBB59"/>
              <w:left w:val="nil"/>
              <w:bottom w:val="single" w:sz="8" w:space="0" w:color="9BBB59"/>
              <w:right w:val="nil"/>
            </w:tcBorders>
            <w:vAlign w:val="center"/>
            <w:hideMark/>
          </w:tcPr>
          <w:p w14:paraId="4C3C0596"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35AF33A5"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1D5D06D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درصد</w:t>
            </w:r>
          </w:p>
        </w:tc>
      </w:tr>
      <w:tr w:rsidR="00912462" w14:paraId="2DECDACA" w14:textId="77777777">
        <w:trPr>
          <w:cantSplit/>
          <w:jc w:val="center"/>
        </w:trPr>
        <w:tc>
          <w:tcPr>
            <w:tcW w:w="1797" w:type="pct"/>
            <w:tcBorders>
              <w:left w:val="nil"/>
              <w:right w:val="nil"/>
            </w:tcBorders>
            <w:shd w:val="clear" w:color="auto" w:fill="E6EED5"/>
            <w:vAlign w:val="center"/>
            <w:hideMark/>
          </w:tcPr>
          <w:p w14:paraId="6EC234F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مجرد</w:t>
            </w:r>
          </w:p>
        </w:tc>
        <w:tc>
          <w:tcPr>
            <w:tcW w:w="1563" w:type="pct"/>
            <w:tcBorders>
              <w:left w:val="nil"/>
              <w:right w:val="nil"/>
            </w:tcBorders>
            <w:shd w:val="clear" w:color="auto" w:fill="E6EED5"/>
            <w:vAlign w:val="center"/>
            <w:hideMark/>
          </w:tcPr>
          <w:p w14:paraId="2B77AB92"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w:t>
            </w:r>
          </w:p>
        </w:tc>
        <w:tc>
          <w:tcPr>
            <w:tcW w:w="1641" w:type="pct"/>
            <w:tcBorders>
              <w:left w:val="nil"/>
              <w:right w:val="nil"/>
            </w:tcBorders>
            <w:shd w:val="clear" w:color="auto" w:fill="E6EED5"/>
            <w:vAlign w:val="center"/>
            <w:hideMark/>
          </w:tcPr>
          <w:p w14:paraId="28FDDBF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۰/۱۰</w:t>
            </w:r>
          </w:p>
        </w:tc>
      </w:tr>
      <w:tr w:rsidR="00912462" w14:paraId="5F7D37C2" w14:textId="77777777">
        <w:trPr>
          <w:cantSplit/>
          <w:jc w:val="center"/>
        </w:trPr>
        <w:tc>
          <w:tcPr>
            <w:tcW w:w="1797" w:type="pct"/>
            <w:vAlign w:val="center"/>
            <w:hideMark/>
          </w:tcPr>
          <w:p w14:paraId="72925078"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متأهل</w:t>
            </w:r>
          </w:p>
        </w:tc>
        <w:tc>
          <w:tcPr>
            <w:tcW w:w="1563" w:type="pct"/>
            <w:vAlign w:val="center"/>
            <w:hideMark/>
          </w:tcPr>
          <w:p w14:paraId="72260AAB"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۴۶</w:t>
            </w:r>
          </w:p>
        </w:tc>
        <w:tc>
          <w:tcPr>
            <w:tcW w:w="1641" w:type="pct"/>
            <w:vAlign w:val="center"/>
            <w:hideMark/>
          </w:tcPr>
          <w:p w14:paraId="387444B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۵/۵۷</w:t>
            </w:r>
          </w:p>
        </w:tc>
      </w:tr>
      <w:tr w:rsidR="00912462" w14:paraId="3C858438" w14:textId="77777777">
        <w:trPr>
          <w:cantSplit/>
          <w:trHeight w:hRule="exact" w:val="675"/>
          <w:jc w:val="center"/>
        </w:trPr>
        <w:tc>
          <w:tcPr>
            <w:tcW w:w="1797" w:type="pct"/>
            <w:tcBorders>
              <w:left w:val="nil"/>
              <w:right w:val="nil"/>
            </w:tcBorders>
            <w:shd w:val="clear" w:color="auto" w:fill="E6EED5"/>
            <w:vAlign w:val="center"/>
            <w:hideMark/>
          </w:tcPr>
          <w:p w14:paraId="61D1036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جدا شده</w:t>
            </w:r>
          </w:p>
        </w:tc>
        <w:tc>
          <w:tcPr>
            <w:tcW w:w="1563" w:type="pct"/>
            <w:tcBorders>
              <w:left w:val="nil"/>
              <w:right w:val="nil"/>
            </w:tcBorders>
            <w:shd w:val="clear" w:color="auto" w:fill="E6EED5"/>
            <w:vAlign w:val="center"/>
            <w:hideMark/>
          </w:tcPr>
          <w:p w14:paraId="2A7CCF9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۲۶</w:t>
            </w:r>
          </w:p>
        </w:tc>
        <w:tc>
          <w:tcPr>
            <w:tcW w:w="1641" w:type="pct"/>
            <w:tcBorders>
              <w:left w:val="nil"/>
              <w:right w:val="nil"/>
            </w:tcBorders>
            <w:shd w:val="clear" w:color="auto" w:fill="E6EED5"/>
            <w:vAlign w:val="center"/>
            <w:hideMark/>
          </w:tcPr>
          <w:p w14:paraId="1135157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۵/۳۲</w:t>
            </w:r>
          </w:p>
        </w:tc>
      </w:tr>
      <w:tr w:rsidR="00912462" w14:paraId="6CEB7436" w14:textId="77777777">
        <w:trPr>
          <w:cantSplit/>
          <w:trHeight w:hRule="exact" w:val="550"/>
          <w:jc w:val="center"/>
        </w:trPr>
        <w:tc>
          <w:tcPr>
            <w:tcW w:w="1797" w:type="pct"/>
            <w:vAlign w:val="center"/>
          </w:tcPr>
          <w:p w14:paraId="692E3A33"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کل</w:t>
            </w:r>
          </w:p>
        </w:tc>
        <w:tc>
          <w:tcPr>
            <w:tcW w:w="1563" w:type="pct"/>
            <w:vAlign w:val="center"/>
          </w:tcPr>
          <w:p w14:paraId="2D7B98E9"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۸۰</w:t>
            </w:r>
          </w:p>
        </w:tc>
        <w:tc>
          <w:tcPr>
            <w:tcW w:w="1641" w:type="pct"/>
            <w:vAlign w:val="center"/>
          </w:tcPr>
          <w:p w14:paraId="79A5E913"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۱۰۰</w:t>
            </w:r>
          </w:p>
        </w:tc>
      </w:tr>
    </w:tbl>
    <w:p w14:paraId="1FD634A1"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جدول ۴-۳- فراوانی و درصد شرکت کنندگان براساس میزان تحصیلات</w:t>
      </w:r>
      <w:proofErr w:type="spellStart"/>
      <w:proofErr w:type="spellEnd"/>
      <w:proofErr w:type="spellStart"/>
      <w:proofErr w:type="spellEnd"/>
      <w:proofErr w:type="spellStart"/>
      <w:proofErr w:type="spellEnd"/>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430"/>
        <w:gridCol w:w="2160"/>
        <w:gridCol w:w="2340"/>
      </w:tblGrid>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تحصیلات</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فراوانی</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درصد</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زیر 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۱۸</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۵/۲۲</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۲۱</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۲/۲۶</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کاردانی</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۲۴</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۰/۳۰</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کارشناسی و بالاتر</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۱۷</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۳/۲۱</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کل</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۸۰</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 xml:space="preserve">۱۰۰</w:t>
            </w:r>
          </w:p>
        </w:tc>
      </w:tr>
    </w:tbl>
    <w:p w14:paraId="77ADC573" w14:textId="77777777" w:rsidR="00912462" w:rsidRDefault="00000000" w:rsidP="00503BED">
      <w:pPr>
        <w:keepNext/>
        <w:autoSpaceDE/>
        <w:autoSpaceDN/>
        <w:adjustRightInd/>
        <w:spacing w:line="276" w:lineRule="auto"/>
        <w:jc w:val="center"/>
        <w:outlineLvl w:val="5"/>
        <w:rPr>
          <w:rFonts w:ascii="Cambria" w:eastAsia="Times New Roman" w:hAnsi="Cambria" w:cs="B Lotus"/>
          <w:b/>
          <w:bCs/>
          <w:color w:val="auto"/>
          <w:sz w:val="26"/>
          <w:szCs w:val="26"/>
          <w:lang w:bidi="fa-IR"/>
        </w:rPr>
      </w:pPr>
      <w:bookmarkStart w:id="27" w:name="_Toc106471884"/>
      <w:r>
        <w:rPr>
          <w:rFonts w:ascii="Cambria" w:eastAsia="Times New Roman" w:hAnsi="Cambria" w:hint="cs"/>
          <w:b/>
          <w:bCs/>
          <w:lang w:bidi="fa-IR"/>
        </w:rPr>
        <w:t xml:space="preserve">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proofErr w:type="spellStart"/>
      <w:proofErr w:type="spellEnd"/>
      <w:bookmarkEnd w:id="27"/>
    </w:p>
    <w:p w14:paraId="02F3638B"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جدول ۴-۴- شاخص‌های توصیفی مربوط به سن شرکت کنندگان پژوهش</w:t>
      </w:r>
      <w:proofErr w:type="spellStart"/>
      <w:proofErr w:type="spellEnd"/>
      <w:proofErr w:type="spellStart"/>
      <w:proofErr w:type="spellEnd"/>
      <w:proofErr w:type="spellStart"/>
      <w:proofErr w:type="spellEnd"/>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919"/>
        <w:gridCol w:w="1848"/>
        <w:gridCol w:w="1848"/>
        <w:gridCol w:w="1610"/>
        <w:gridCol w:w="1142"/>
      </w:tblGrid>
      <w:tr w:rsidR="00912462" w14:paraId="31E1F6A3" w14:textId="77777777">
        <w:trPr>
          <w:cantSplit/>
          <w:trHeight w:val="413"/>
          <w:jc w:val="center"/>
        </w:trPr>
        <w:tc>
          <w:tcPr>
            <w:tcW w:w="919" w:type="dxa"/>
            <w:tcBorders>
              <w:top w:val="single" w:sz="8" w:space="0" w:color="9BBB59"/>
              <w:left w:val="nil"/>
              <w:bottom w:val="single" w:sz="8" w:space="0" w:color="9BBB59"/>
              <w:right w:val="nil"/>
            </w:tcBorders>
          </w:tcPr>
          <w:p w14:paraId="4D917407"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متغیر</w:t>
            </w:r>
          </w:p>
        </w:tc>
        <w:tc>
          <w:tcPr>
            <w:tcW w:w="1848" w:type="dxa"/>
            <w:tcBorders>
              <w:top w:val="single" w:sz="8" w:space="0" w:color="9BBB59"/>
              <w:left w:val="nil"/>
              <w:bottom w:val="single" w:sz="8" w:space="0" w:color="9BBB59"/>
              <w:right w:val="nil"/>
            </w:tcBorders>
          </w:tcPr>
          <w:p w14:paraId="601D1C7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میانگین</w:t>
            </w:r>
          </w:p>
        </w:tc>
        <w:tc>
          <w:tcPr>
            <w:tcW w:w="1848" w:type="dxa"/>
            <w:tcBorders>
              <w:top w:val="single" w:sz="8" w:space="0" w:color="9BBB59"/>
              <w:left w:val="nil"/>
              <w:bottom w:val="single" w:sz="8" w:space="0" w:color="9BBB59"/>
              <w:right w:val="nil"/>
            </w:tcBorders>
          </w:tcPr>
          <w:p w14:paraId="57D8E41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انحراف معیار</w:t>
            </w:r>
          </w:p>
        </w:tc>
        <w:tc>
          <w:tcPr>
            <w:tcW w:w="1610" w:type="dxa"/>
            <w:tcBorders>
              <w:top w:val="single" w:sz="8" w:space="0" w:color="9BBB59"/>
              <w:left w:val="nil"/>
              <w:bottom w:val="single" w:sz="8" w:space="0" w:color="9BBB59"/>
              <w:right w:val="nil"/>
            </w:tcBorders>
          </w:tcPr>
          <w:p w14:paraId="36B3BD7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کمینه</w:t>
            </w:r>
          </w:p>
        </w:tc>
        <w:tc>
          <w:tcPr>
            <w:tcW w:w="1142" w:type="dxa"/>
            <w:tcBorders>
              <w:top w:val="single" w:sz="8" w:space="0" w:color="9BBB59"/>
              <w:left w:val="nil"/>
              <w:bottom w:val="single" w:sz="8" w:space="0" w:color="9BBB59"/>
              <w:right w:val="nil"/>
            </w:tcBorders>
          </w:tcPr>
          <w:p w14:paraId="28788062" w14:textId="77777777" w:rsidR="00912462" w:rsidRDefault="00000000">
            <w:pPr>
              <w:spacing w:after="0" w:line="240" w:lineRule="auto"/>
              <w:jc w:val="center"/>
              <w:rPr>
                <w:rFonts w:ascii="Times New Roman" w:eastAsia="Times New Roman" w:hAnsi="Times New Roman" w:cs="B Lotus"/>
                <w:color w:val="auto"/>
                <w:lang w:bidi="fa-IR"/>
              </w:rPr>
            </w:pPr>
            <w:proofErr w:type="spellStart"/>
            <w:r>
              <w:rPr>
                <w:rFonts w:ascii="Times New Roman" w:eastAsia="Times New Roman" w:hAnsi="Times New Roman" w:hint="cs"/>
                <w:sz w:val="24"/>
                <w:szCs w:val="24"/>
                <w:lang w:bidi="fa-IR"/>
              </w:rPr>
              <w:t>بیشینه</w:t>
            </w:r>
            <w:proofErr w:type="spellEnd"/>
          </w:p>
        </w:tc>
      </w:tr>
      <w:tr w:rsidR="00912462" w14:paraId="7C60D5CE" w14:textId="77777777">
        <w:trPr>
          <w:cantSplit/>
          <w:trHeight w:hRule="exact" w:val="613"/>
          <w:jc w:val="center"/>
        </w:trPr>
        <w:tc>
          <w:tcPr>
            <w:tcW w:w="919" w:type="dxa"/>
            <w:tcBorders>
              <w:left w:val="nil"/>
              <w:right w:val="nil"/>
            </w:tcBorders>
            <w:shd w:val="clear" w:color="auto" w:fill="E6EED5"/>
          </w:tcPr>
          <w:p w14:paraId="44BF862F"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tcPr>
          <w:p w14:paraId="028B910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tcPr>
          <w:p w14:paraId="3F480FEA"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tcPr>
          <w:p w14:paraId="4A975156"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tcPr>
          <w:p w14:paraId="2A182C1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۸۵</w:t>
            </w:r>
          </w:p>
        </w:tc>
      </w:tr>
    </w:tbl>
    <w:p w14:paraId="4E3E7814" w14:textId="77777777" w:rsidR="00912462" w:rsidRDefault="00000000">
      <w:pPr>
        <w:spacing w:line="276" w:lineRule="auto"/>
        <w:jc w:val="center"/>
        <w:rPr>
          <w:rFonts w:cs="B Lotus"/>
          <w:b/>
          <w:bCs/>
          <w:color w:val="auto"/>
          <w:sz w:val="26"/>
          <w:szCs w:val="26"/>
          <w:lang w:bidi="fa-IR"/>
        </w:rPr>
      </w:pPr>
      <w:bookmarkStart w:id="28" w:name="_Toc9804379"/>
      <w:bookmarkStart w:id="29" w:name="_Toc9805746"/>
      <w:bookmarkStart w:id="30" w:name="_Toc9805979"/>
      <w:bookmarkStart w:id="31" w:name="_Toc9806491"/>
      <w:bookmarkStart w:id="32" w:name="_Toc9806728"/>
      <w:bookmarkStart w:id="33" w:name="_Toc10031677"/>
      <w:bookmarkStart w:id="34" w:name="_Toc10032674"/>
      <w:bookmarkStart w:id="35" w:name="_Toc10034454"/>
      <w:bookmarkStart w:id="36" w:name="_Toc10309306"/>
      <w:bookmarkStart w:id="37" w:name="_Toc10309752"/>
      <w:bookmarkStart w:id="38" w:name="_Toc10310348"/>
      <w:bookmarkStart w:id="39" w:name="_Toc10310641"/>
      <w:bookmarkStart w:id="40" w:name="_Toc10311386"/>
      <w:bookmarkStart w:id="41" w:name="_Toc12098838"/>
      <w:bookmarkStart w:id="42" w:name="_Toc12099382"/>
      <w:r>
        <w:rPr>
          <w:rFonts w:hint="cs"/>
          <w:b/>
          <w:bCs/>
          <w:lang w:bidi="fa-IR"/>
        </w:rPr>
        <w:t xml:space="preserve">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proofErr w:type="spellStart"/>
      <w:proofErr w:type="spellEnd"/>
      <w:proofErr w:type="spellStart"/>
      <w:proofErr w:type="spellEnd"/>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29F74369"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جدول ۴-۵- شاخص‌های توصیفی متغیرهای پژوهش</w:t>
      </w:r>
      <w:proofErr w:type="spellStart"/>
      <w:proofErr w:type="spellEnd"/>
      <w:proofErr w:type="spellStart"/>
      <w:proofErr w:type="spellEnd"/>
      <w:proofErr w:type="spellStart"/>
      <w:proofErr w:type="spellEnd"/>
      <w:proofErr w:type="spellStart"/>
      <w:proofErr w:type="spellEnd"/>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68BFC9A2" w14:textId="77777777">
        <w:trPr>
          <w:cantSplit/>
          <w:jc w:val="center"/>
        </w:trPr>
        <w:tc>
          <w:tcPr>
            <w:tcW w:w="1733" w:type="dxa"/>
            <w:tcBorders>
              <w:top w:val="single" w:sz="8" w:space="0" w:color="9BBB59"/>
              <w:left w:val="nil"/>
              <w:bottom w:val="single" w:sz="8" w:space="0" w:color="9BBB59"/>
              <w:right w:val="nil"/>
            </w:tcBorders>
          </w:tcPr>
          <w:p w14:paraId="2F13D3CE"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متغیر</w:t>
            </w:r>
          </w:p>
        </w:tc>
        <w:tc>
          <w:tcPr>
            <w:tcW w:w="1733" w:type="dxa"/>
            <w:tcBorders>
              <w:top w:val="single" w:sz="8" w:space="0" w:color="9BBB59"/>
              <w:left w:val="nil"/>
              <w:bottom w:val="single" w:sz="8" w:space="0" w:color="9BBB59"/>
              <w:right w:val="nil"/>
            </w:tcBorders>
          </w:tcPr>
          <w:p w14:paraId="26B164E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میانگین</w:t>
            </w:r>
          </w:p>
        </w:tc>
        <w:tc>
          <w:tcPr>
            <w:tcW w:w="1733" w:type="dxa"/>
            <w:tcBorders>
              <w:top w:val="single" w:sz="8" w:space="0" w:color="9BBB59"/>
              <w:left w:val="nil"/>
              <w:bottom w:val="single" w:sz="8" w:space="0" w:color="9BBB59"/>
              <w:right w:val="nil"/>
            </w:tcBorders>
          </w:tcPr>
          <w:p w14:paraId="7E797877"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انحراف معیار</w:t>
            </w:r>
          </w:p>
        </w:tc>
        <w:tc>
          <w:tcPr>
            <w:tcW w:w="1733" w:type="dxa"/>
            <w:tcBorders>
              <w:top w:val="single" w:sz="8" w:space="0" w:color="9BBB59"/>
              <w:left w:val="nil"/>
              <w:bottom w:val="single" w:sz="8" w:space="0" w:color="9BBB59"/>
              <w:right w:val="nil"/>
            </w:tcBorders>
          </w:tcPr>
          <w:p w14:paraId="150F590E"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کمینه</w:t>
            </w:r>
          </w:p>
        </w:tc>
        <w:tc>
          <w:tcPr>
            <w:tcW w:w="1734" w:type="dxa"/>
            <w:tcBorders>
              <w:top w:val="single" w:sz="8" w:space="0" w:color="9BBB59"/>
              <w:left w:val="nil"/>
              <w:bottom w:val="single" w:sz="8" w:space="0" w:color="9BBB59"/>
              <w:right w:val="nil"/>
            </w:tcBorders>
          </w:tcPr>
          <w:p w14:paraId="08D83040" w14:textId="77777777" w:rsidR="00912462" w:rsidRDefault="00000000">
            <w:pPr>
              <w:spacing w:after="0" w:line="240" w:lineRule="auto"/>
              <w:jc w:val="center"/>
              <w:outlineLvl w:val="0"/>
              <w:rPr>
                <w:rFonts w:cs="B Lotus"/>
                <w:b/>
                <w:bCs/>
                <w:color w:val="auto"/>
                <w:lang w:bidi="fa-IR"/>
              </w:rPr>
            </w:pPr>
            <w:proofErr w:type="spellStart"/>
            <w:r>
              <w:rPr>
                <w:rFonts w:hint="cs"/>
                <w:b/>
                <w:bCs/>
                <w:sz w:val="24"/>
                <w:szCs w:val="24"/>
                <w:lang w:bidi="fa-IR"/>
              </w:rPr>
              <w:t>بیشینه</w:t>
            </w:r>
            <w:proofErr w:type="spellEnd"/>
          </w:p>
        </w:tc>
      </w:tr>
      <w:tr w:rsidR="00912462" w14:paraId="1606C326" w14:textId="77777777">
        <w:trPr>
          <w:cantSplit/>
          <w:jc w:val="center"/>
        </w:trPr>
        <w:tc>
          <w:tcPr>
            <w:tcW w:w="1733" w:type="dxa"/>
            <w:tcBorders>
              <w:left w:val="nil"/>
              <w:right w:val="nil"/>
            </w:tcBorders>
            <w:shd w:val="clear" w:color="auto" w:fill="E6EED5"/>
          </w:tcPr>
          <w:p w14:paraId="20A74982"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هوش معنوی</w:t>
            </w:r>
          </w:p>
        </w:tc>
        <w:tc>
          <w:tcPr>
            <w:tcW w:w="1733" w:type="dxa"/>
            <w:tcBorders>
              <w:left w:val="nil"/>
              <w:right w:val="nil"/>
            </w:tcBorders>
            <w:shd w:val="clear" w:color="auto" w:fill="E6EED5"/>
          </w:tcPr>
          <w:p w14:paraId="4CBBCB28"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۸۲/۶۳</w:t>
            </w:r>
          </w:p>
        </w:tc>
        <w:tc>
          <w:tcPr>
            <w:tcW w:w="1733" w:type="dxa"/>
            <w:tcBorders>
              <w:left w:val="nil"/>
              <w:right w:val="nil"/>
            </w:tcBorders>
            <w:shd w:val="clear" w:color="auto" w:fill="E6EED5"/>
          </w:tcPr>
          <w:p w14:paraId="5B6D8995"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۵۷/۸</w:t>
            </w:r>
          </w:p>
        </w:tc>
        <w:tc>
          <w:tcPr>
            <w:tcW w:w="1733" w:type="dxa"/>
            <w:tcBorders>
              <w:left w:val="nil"/>
              <w:right w:val="nil"/>
            </w:tcBorders>
            <w:shd w:val="clear" w:color="auto" w:fill="E6EED5"/>
          </w:tcPr>
          <w:p w14:paraId="144400F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۴۵</w:t>
            </w:r>
          </w:p>
        </w:tc>
        <w:tc>
          <w:tcPr>
            <w:tcW w:w="1734" w:type="dxa"/>
            <w:tcBorders>
              <w:left w:val="nil"/>
              <w:right w:val="nil"/>
            </w:tcBorders>
            <w:shd w:val="clear" w:color="auto" w:fill="E6EED5"/>
          </w:tcPr>
          <w:p w14:paraId="0FE66D96"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۸۰</w:t>
            </w:r>
          </w:p>
        </w:tc>
      </w:tr>
      <w:tr w:rsidR="00912462" w14:paraId="3C22187A" w14:textId="77777777">
        <w:trPr>
          <w:cantSplit/>
          <w:jc w:val="center"/>
        </w:trPr>
        <w:tc>
          <w:tcPr>
            <w:tcW w:w="1733" w:type="dxa"/>
          </w:tcPr>
          <w:p w14:paraId="1C79505D"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اضطراب سلامتی</w:t>
            </w:r>
          </w:p>
        </w:tc>
        <w:tc>
          <w:tcPr>
            <w:tcW w:w="1733" w:type="dxa"/>
          </w:tcPr>
          <w:p w14:paraId="750CC52A"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۴۱/۵۲</w:t>
            </w:r>
          </w:p>
        </w:tc>
        <w:tc>
          <w:tcPr>
            <w:tcW w:w="1733" w:type="dxa"/>
          </w:tcPr>
          <w:p w14:paraId="05F4E41B"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۹۲/۷</w:t>
            </w:r>
          </w:p>
        </w:tc>
        <w:tc>
          <w:tcPr>
            <w:tcW w:w="1733" w:type="dxa"/>
          </w:tcPr>
          <w:p w14:paraId="1EDF9F6D"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۳۴</w:t>
            </w:r>
          </w:p>
        </w:tc>
        <w:tc>
          <w:tcPr>
            <w:tcW w:w="1734" w:type="dxa"/>
          </w:tcPr>
          <w:p w14:paraId="03F3D43F"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۶۸</w:t>
            </w:r>
          </w:p>
        </w:tc>
      </w:tr>
      <w:tr w:rsidR="00912462" w14:paraId="31876518" w14:textId="77777777">
        <w:trPr>
          <w:cantSplit/>
          <w:jc w:val="center"/>
        </w:trPr>
        <w:tc>
          <w:tcPr>
            <w:tcW w:w="1733" w:type="dxa"/>
            <w:tcBorders>
              <w:left w:val="nil"/>
              <w:right w:val="nil"/>
            </w:tcBorders>
            <w:shd w:val="clear" w:color="auto" w:fill="E6EED5"/>
          </w:tcPr>
          <w:p w14:paraId="0311E4E1"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اضطراب مرگ</w:t>
            </w:r>
          </w:p>
        </w:tc>
        <w:tc>
          <w:tcPr>
            <w:tcW w:w="1733" w:type="dxa"/>
            <w:tcBorders>
              <w:left w:val="nil"/>
              <w:right w:val="nil"/>
            </w:tcBorders>
            <w:shd w:val="clear" w:color="auto" w:fill="E6EED5"/>
          </w:tcPr>
          <w:p w14:paraId="60863612"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۲۳/۴۸</w:t>
            </w:r>
          </w:p>
        </w:tc>
        <w:tc>
          <w:tcPr>
            <w:tcW w:w="1733" w:type="dxa"/>
            <w:tcBorders>
              <w:left w:val="nil"/>
              <w:right w:val="nil"/>
            </w:tcBorders>
            <w:shd w:val="clear" w:color="auto" w:fill="E6EED5"/>
          </w:tcPr>
          <w:p w14:paraId="17D5426F"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۱۱/۹</w:t>
            </w:r>
          </w:p>
        </w:tc>
        <w:tc>
          <w:tcPr>
            <w:tcW w:w="1733" w:type="dxa"/>
            <w:tcBorders>
              <w:left w:val="nil"/>
              <w:right w:val="nil"/>
            </w:tcBorders>
            <w:shd w:val="clear" w:color="auto" w:fill="E6EED5"/>
          </w:tcPr>
          <w:p w14:paraId="6B626A66"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۲۹</w:t>
            </w:r>
          </w:p>
        </w:tc>
        <w:tc>
          <w:tcPr>
            <w:tcW w:w="1734" w:type="dxa"/>
            <w:tcBorders>
              <w:left w:val="nil"/>
              <w:right w:val="nil"/>
            </w:tcBorders>
            <w:shd w:val="clear" w:color="auto" w:fill="E6EED5"/>
          </w:tcPr>
          <w:p w14:paraId="3998AF3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۷۰</w:t>
            </w:r>
          </w:p>
        </w:tc>
      </w:tr>
    </w:tbl>
    <w:p w14:paraId="0DE1EB7D" w14:textId="77777777" w:rsidR="00912462" w:rsidRDefault="00000000">
      <w:pPr>
        <w:spacing w:line="276" w:lineRule="auto"/>
        <w:jc w:val="center"/>
        <w:outlineLvl w:val="0"/>
        <w:rPr>
          <w:rFonts w:cs="B Lotus"/>
          <w:bCs/>
          <w:color w:val="auto"/>
          <w:sz w:val="26"/>
          <w:szCs w:val="26"/>
          <w:lang w:bidi="fa-IR"/>
        </w:rPr>
      </w:pPr>
      <w:r>
        <w:rPr>
          <w:rFonts w:hint="cs"/>
          <w:bCs/>
          <w:lang w:bidi="fa-IR"/>
        </w:rPr>
        <w:t xml:space="preserve">همان گونه که مشاهده می‌شود، میانگین هوش معنوی آزمودنی‌ها (۸۲/۶۳ از حداکثر ۹۶، معادل ۶۶ درصد سقف مقیاس) در سطح متوسط رو به بالا قرار دارد.</w:t>
      </w:r>
      <w:proofErr w:type="spellStart"/>
      <w:proofErr w:type="spellEnd"/>
    </w:p>
    <w:p w14:paraId="323E0A75" w14:textId="77777777" w:rsidR="00912462" w:rsidRDefault="00000000">
      <w:pPr>
        <w:ind w:firstLine="397"/>
        <w:jc w:val="both"/>
        <w:outlineLvl w:val="0"/>
        <w:rPr>
          <w:rFonts w:cs="B Lotus"/>
          <w:b/>
          <w:bCs/>
          <w:color w:val="auto"/>
          <w:lang w:bidi="fa-IR"/>
        </w:rPr>
      </w:pPr>
      <w:r>
        <w:rPr>
          <w:rFonts w:hint="cs"/>
          <w:b/>
          <w:bCs/>
          <w:lang w:bidi="fa-IR"/>
        </w:rPr>
        <w:t xml:space="preserve">۴-۲- یافته های استنباطی</w:t>
      </w:r>
    </w:p>
    <w:p w14:paraId="112401F3" w14:textId="77777777" w:rsidR="00912462" w:rsidRDefault="00000000" w:rsidP="00503BED">
      <w:pPr>
        <w:keepNext/>
        <w:keepLines/>
        <w:shd w:val="clear" w:color="auto" w:fill="FFFFFF"/>
        <w:spacing w:before="240" w:after="100" w:line="276" w:lineRule="auto"/>
        <w:rPr>
          <w:rFonts w:cs="B Lotus"/>
          <w:b/>
          <w:bCs/>
          <w:color w:val="auto"/>
          <w:lang w:bidi="fa-IR"/>
        </w:rPr>
      </w:pPr>
      <w:bookmarkStart w:id="43" w:name="OLE_LINK29"/>
      <w:bookmarkStart w:id="44" w:name="OLE_LINK28"/>
      <w:r>
        <w:rPr>
          <w:rFonts w:cs="B Titr" w:hint="cs"/>
          <w:b/>
          <w:bCs/>
          <w:sz w:val="30"/>
          <w:szCs w:val="30"/>
          <w:lang w:bidi="fa-IR"/>
        </w:rPr>
        <w:t xml:space="preserve">۴-۲-۱- بررسی فرضیه فرعی اول پژوهش: بین هوش معنوی و اضطراب مرگ در سالمندان رابطه وجود دارد.</w:t>
      </w:r>
      <w:proofErr w:type="spellStart"/>
      <w:proofErr w:type="spellEnd"/>
    </w:p>
    <w:p w14:paraId="2D6B79C8" w14:textId="77777777" w:rsidR="00912462" w:rsidRDefault="00000000" w:rsidP="00503BED">
      <w:pPr>
        <w:keepNext/>
        <w:keepLines/>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 xml:space="preserve">در راستای تحلیل داده های مربوط به این فرضیه از آزمون ضریب همبستگی پیرسون استفاده شد که نتایج آن در جدول ۴-۶ ارائه گردیده است.</w:t>
      </w:r>
    </w:p>
    <w:p w14:paraId="0F2BB178" w14:textId="77777777" w:rsidR="00912462" w:rsidRDefault="00000000">
      <w:pPr>
        <w:ind w:firstLine="397"/>
        <w:jc w:val="both"/>
        <w:rPr>
          <w:rFonts w:cs="B Lotus"/>
          <w:color w:val="auto"/>
          <w:lang w:bidi="fa-IR"/>
        </w:rPr>
      </w:pPr>
      <w:r>
        <w:rPr>
          <w:rFonts w:hint="cs"/>
          <w:lang w:bidi="fa-IR"/>
        </w:rPr>
        <w:t xml:space="preserve">جدول۴-۶- ضرایب همبستگی پیرسون بین هوش معنوی و اضطراب مرگ سالمندان</w:t>
      </w:r>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342"/>
        <w:gridCol w:w="1187"/>
        <w:gridCol w:w="1187"/>
        <w:gridCol w:w="1187"/>
        <w:gridCol w:w="1187"/>
        <w:gridCol w:w="1186"/>
        <w:gridCol w:w="750"/>
      </w:tblGrid>
      <w:tr w:rsidR="00912462" w14:paraId="65DB296F" w14:textId="77777777">
        <w:trPr>
          <w:cantSplit/>
          <w:trHeight w:val="90"/>
          <w:jc w:val="center"/>
        </w:trPr>
        <w:tc>
          <w:tcPr>
            <w:tcW w:w="2431" w:type="dxa"/>
            <w:tcBorders>
              <w:top w:val="single" w:sz="8" w:space="0" w:color="9BBB59"/>
              <w:left w:val="nil"/>
              <w:bottom w:val="single" w:sz="8" w:space="0" w:color="9BBB59"/>
              <w:right w:val="nil"/>
            </w:tcBorders>
            <w:vAlign w:val="center"/>
          </w:tcPr>
          <w:bookmarkEnd w:id="45"/>
          <w:p w14:paraId="3F6056BC" w14:textId="77777777" w:rsidR="00912462" w:rsidRDefault="00000000">
            <w:pPr>
              <w:spacing w:after="0" w:line="240" w:lineRule="auto"/>
              <w:jc w:val="center"/>
              <w:rPr>
                <w:rFonts w:cs="B Lotus"/>
                <w:color w:val="auto"/>
                <w:lang w:bidi="fa-IR"/>
              </w:rPr>
            </w:pPr>
            <w:r>
              <w:rPr>
                <w:rFonts w:hint="cs"/>
                <w:sz w:val="24"/>
                <w:szCs w:val="24"/>
                <w:lang w:bidi="fa-IR"/>
              </w:rPr>
              <w:t>متغیر</w:t>
            </w:r>
          </w:p>
        </w:tc>
        <w:tc>
          <w:tcPr>
            <w:tcW w:w="1207" w:type="dxa"/>
            <w:tcBorders>
              <w:top w:val="single" w:sz="8" w:space="0" w:color="9BBB59"/>
              <w:left w:val="nil"/>
              <w:bottom w:val="single" w:sz="8" w:space="0" w:color="9BBB59"/>
              <w:right w:val="nil"/>
            </w:tcBorders>
            <w:vAlign w:val="center"/>
          </w:tcPr>
          <w:p w14:paraId="6DEC3D77"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top w:val="single" w:sz="8" w:space="0" w:color="9BBB59"/>
              <w:left w:val="nil"/>
              <w:bottom w:val="single" w:sz="8" w:space="0" w:color="9BBB59"/>
              <w:right w:val="nil"/>
            </w:tcBorders>
            <w:vAlign w:val="center"/>
          </w:tcPr>
          <w:p w14:paraId="1AFEEFE6" w14:textId="77777777" w:rsidR="00912462" w:rsidRDefault="00000000">
            <w:pPr>
              <w:spacing w:after="0" w:line="240" w:lineRule="auto"/>
              <w:jc w:val="center"/>
              <w:rPr>
                <w:rFonts w:cs="B Lotus"/>
                <w:color w:val="auto"/>
                <w:lang w:bidi="fa-IR"/>
              </w:rPr>
            </w:pPr>
            <w:r>
              <w:rPr>
                <w:rFonts w:hint="cs"/>
                <w:sz w:val="24"/>
                <w:szCs w:val="24"/>
                <w:lang w:bidi="fa-IR"/>
              </w:rPr>
              <w:t>۲</w:t>
            </w:r>
          </w:p>
        </w:tc>
        <w:tc>
          <w:tcPr>
            <w:tcW w:w="1207" w:type="dxa"/>
            <w:tcBorders>
              <w:top w:val="single" w:sz="8" w:space="0" w:color="9BBB59"/>
              <w:left w:val="nil"/>
              <w:bottom w:val="single" w:sz="8" w:space="0" w:color="9BBB59"/>
              <w:right w:val="nil"/>
            </w:tcBorders>
            <w:vAlign w:val="center"/>
          </w:tcPr>
          <w:p w14:paraId="41461329" w14:textId="77777777" w:rsidR="00912462" w:rsidRDefault="00000000">
            <w:pPr>
              <w:spacing w:after="0" w:line="240" w:lineRule="auto"/>
              <w:jc w:val="center"/>
              <w:rPr>
                <w:rFonts w:cs="B Lotus"/>
                <w:color w:val="auto"/>
                <w:lang w:bidi="fa-IR"/>
              </w:rPr>
            </w:pPr>
            <w:r>
              <w:rPr>
                <w:rFonts w:hint="cs"/>
                <w:sz w:val="24"/>
                <w:szCs w:val="24"/>
                <w:lang w:bidi="fa-IR"/>
              </w:rPr>
              <w:t>۳</w:t>
            </w:r>
          </w:p>
        </w:tc>
        <w:tc>
          <w:tcPr>
            <w:tcW w:w="1207" w:type="dxa"/>
            <w:tcBorders>
              <w:top w:val="single" w:sz="8" w:space="0" w:color="9BBB59"/>
              <w:left w:val="nil"/>
              <w:bottom w:val="single" w:sz="8" w:space="0" w:color="9BBB59"/>
              <w:right w:val="nil"/>
            </w:tcBorders>
            <w:vAlign w:val="center"/>
          </w:tcPr>
          <w:p w14:paraId="3859E61C" w14:textId="77777777" w:rsidR="00912462" w:rsidRDefault="00000000">
            <w:pPr>
              <w:spacing w:after="0" w:line="240" w:lineRule="auto"/>
              <w:jc w:val="center"/>
              <w:rPr>
                <w:rFonts w:cs="B Lotus"/>
                <w:color w:val="auto"/>
                <w:lang w:bidi="fa-IR"/>
              </w:rPr>
            </w:pPr>
            <w:r>
              <w:rPr>
                <w:rFonts w:hint="cs"/>
                <w:sz w:val="24"/>
                <w:szCs w:val="24"/>
                <w:lang w:bidi="fa-IR"/>
              </w:rPr>
              <w:t>۴</w:t>
            </w:r>
          </w:p>
        </w:tc>
        <w:tc>
          <w:tcPr>
            <w:tcW w:w="1207" w:type="dxa"/>
            <w:tcBorders>
              <w:top w:val="single" w:sz="8" w:space="0" w:color="9BBB59"/>
              <w:left w:val="nil"/>
              <w:bottom w:val="single" w:sz="8" w:space="0" w:color="9BBB59"/>
              <w:right w:val="nil"/>
            </w:tcBorders>
            <w:vAlign w:val="center"/>
          </w:tcPr>
          <w:p w14:paraId="6BDD8E52" w14:textId="77777777" w:rsidR="00912462" w:rsidRDefault="00000000">
            <w:pPr>
              <w:spacing w:after="0" w:line="240" w:lineRule="auto"/>
              <w:jc w:val="center"/>
              <w:rPr>
                <w:rFonts w:cs="B Lotus"/>
                <w:color w:val="auto"/>
                <w:lang w:bidi="fa-IR"/>
              </w:rPr>
            </w:pPr>
            <w:r>
              <w:rPr>
                <w:rFonts w:hint="cs"/>
                <w:sz w:val="24"/>
                <w:szCs w:val="24"/>
                <w:lang w:bidi="fa-IR"/>
              </w:rPr>
              <w:t>۵</w:t>
            </w:r>
          </w:p>
        </w:tc>
        <w:tc>
          <w:tcPr>
            <w:tcW w:w="776" w:type="dxa"/>
            <w:tcBorders>
              <w:top w:val="single" w:sz="8" w:space="0" w:color="9BBB59"/>
              <w:left w:val="nil"/>
              <w:bottom w:val="single" w:sz="8" w:space="0" w:color="9BBB59"/>
              <w:right w:val="nil"/>
            </w:tcBorders>
            <w:vAlign w:val="center"/>
          </w:tcPr>
          <w:p w14:paraId="2DA9CAF0" w14:textId="77777777" w:rsidR="00912462" w:rsidRDefault="00000000">
            <w:pPr>
              <w:spacing w:after="0" w:line="240" w:lineRule="auto"/>
              <w:jc w:val="center"/>
              <w:rPr>
                <w:rFonts w:cs="B Lotus"/>
                <w:color w:val="auto"/>
                <w:lang w:bidi="fa-IR"/>
              </w:rPr>
            </w:pPr>
            <w:r>
              <w:rPr>
                <w:rFonts w:hint="cs"/>
                <w:sz w:val="24"/>
                <w:szCs w:val="24"/>
                <w:lang w:bidi="fa-IR"/>
              </w:rPr>
              <w:t>۶</w:t>
            </w:r>
          </w:p>
        </w:tc>
      </w:tr>
      <w:tr w:rsidR="00912462" w14:paraId="57EFDDB4" w14:textId="77777777">
        <w:trPr>
          <w:cantSplit/>
          <w:trHeight w:val="435"/>
          <w:jc w:val="center"/>
        </w:trPr>
        <w:tc>
          <w:tcPr>
            <w:tcW w:w="2431" w:type="dxa"/>
            <w:tcBorders>
              <w:left w:val="nil"/>
              <w:right w:val="nil"/>
            </w:tcBorders>
            <w:shd w:val="clear" w:color="auto" w:fill="E6EED5"/>
            <w:vAlign w:val="center"/>
          </w:tcPr>
          <w:p w14:paraId="23D175C5" w14:textId="77777777" w:rsidR="00912462" w:rsidRDefault="00000000">
            <w:pPr>
              <w:spacing w:after="0" w:line="240" w:lineRule="auto"/>
              <w:jc w:val="center"/>
              <w:rPr>
                <w:rFonts w:ascii="B Lotus" w:hAnsi="Calibri" w:cs="B Lotus"/>
                <w:color w:val="auto"/>
                <w:lang w:bidi="fa-IR"/>
              </w:rPr>
            </w:pPr>
            <w:r>
              <w:rPr>
                <w:rFonts w:ascii="B Lotus" w:hAnsi="Calibri" w:hint="cs"/>
                <w:sz w:val="24"/>
                <w:szCs w:val="24"/>
                <w:lang w:bidi="fa-IR"/>
              </w:rPr>
              <w:t xml:space="preserve">۱. </w:t>
            </w:r>
            <w:r>
              <w:rPr>
                <w:rFonts w:ascii="Arial" w:eastAsia="Times New Roman" w:hAnsi="Arial" w:hint="cs"/>
                <w:sz w:val="24"/>
                <w:szCs w:val="24"/>
                <w:lang w:bidi="fa-IR"/>
              </w:rPr>
              <w:t xml:space="preserve">تفکر </w:t>
            </w:r>
            <w:proofErr w:type="spellStart"/>
            <w:r>
              <w:rPr>
                <w:rFonts w:ascii="Arial" w:eastAsia="Times New Roman" w:hAnsi="Arial" w:hint="cs"/>
                <w:sz w:val="24"/>
                <w:szCs w:val="24"/>
                <w:lang w:bidi="fa-IR"/>
              </w:rPr>
              <w:t>وجودی</w:t>
            </w:r>
            <w:proofErr w:type="spellEnd"/>
            <w:r>
              <w:rPr>
                <w:rFonts w:ascii="Arial" w:eastAsia="Times New Roman" w:hAnsi="Arial" w:hint="cs"/>
                <w:sz w:val="24"/>
                <w:szCs w:val="24"/>
                <w:lang w:bidi="fa-IR"/>
              </w:rPr>
              <w:t xml:space="preserve"> انتقادی</w:t>
            </w:r>
          </w:p>
        </w:tc>
        <w:tc>
          <w:tcPr>
            <w:tcW w:w="1207" w:type="dxa"/>
            <w:tcBorders>
              <w:left w:val="nil"/>
              <w:right w:val="nil"/>
            </w:tcBorders>
            <w:shd w:val="clear" w:color="auto" w:fill="E6EED5"/>
            <w:vAlign w:val="center"/>
          </w:tcPr>
          <w:p w14:paraId="359FD65E"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left w:val="nil"/>
              <w:right w:val="nil"/>
            </w:tcBorders>
            <w:shd w:val="clear" w:color="auto" w:fill="E6EED5"/>
            <w:vAlign w:val="center"/>
          </w:tcPr>
          <w:p w14:paraId="4FEF98C8"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35C5192F"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6563E275"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43F3A029"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74540FD2" w14:textId="77777777" w:rsidR="00912462" w:rsidRDefault="00912462">
            <w:pPr>
              <w:spacing w:after="0" w:line="240" w:lineRule="auto"/>
              <w:jc w:val="center"/>
              <w:rPr>
                <w:rFonts w:cs="B Lotus"/>
                <w:color w:val="auto"/>
                <w:lang w:bidi="fa-IR"/>
              </w:rPr>
            </w:pPr>
          </w:p>
        </w:tc>
      </w:tr>
      <w:tr w:rsidR="00912462" w14:paraId="13B8C7CC" w14:textId="77777777">
        <w:trPr>
          <w:cantSplit/>
          <w:jc w:val="center"/>
        </w:trPr>
        <w:tc>
          <w:tcPr>
            <w:tcW w:w="2431" w:type="dxa"/>
            <w:vAlign w:val="center"/>
          </w:tcPr>
          <w:p w14:paraId="28192A51" w14:textId="77777777" w:rsidR="00912462" w:rsidRDefault="00000000">
            <w:pPr>
              <w:spacing w:after="0" w:line="240" w:lineRule="auto"/>
              <w:jc w:val="center"/>
              <w:rPr>
                <w:rFonts w:cs="B Lotus"/>
                <w:color w:val="auto"/>
                <w:lang w:bidi="fa-IR"/>
              </w:rPr>
            </w:pPr>
            <w:r>
              <w:rPr>
                <w:rFonts w:hint="cs"/>
                <w:sz w:val="24"/>
                <w:szCs w:val="24"/>
                <w:lang w:bidi="fa-IR"/>
              </w:rPr>
              <w:t xml:space="preserve">۲. </w:t>
            </w:r>
            <w:r>
              <w:rPr>
                <w:rFonts w:ascii="Arial" w:eastAsia="Times New Roman" w:hAnsi="Arial" w:hint="cs"/>
                <w:sz w:val="24"/>
                <w:szCs w:val="24"/>
                <w:lang w:bidi="fa-IR"/>
              </w:rPr>
              <w:t>ایجاد معنای شخصی</w:t>
            </w:r>
          </w:p>
        </w:tc>
        <w:tc>
          <w:tcPr>
            <w:tcW w:w="1207" w:type="dxa"/>
            <w:vAlign w:val="center"/>
          </w:tcPr>
          <w:p w14:paraId="68793CC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۵۸/۰</w:t>
            </w:r>
          </w:p>
        </w:tc>
        <w:tc>
          <w:tcPr>
            <w:tcW w:w="1207" w:type="dxa"/>
            <w:vAlign w:val="center"/>
          </w:tcPr>
          <w:p w14:paraId="0E1E09A5"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vAlign w:val="center"/>
          </w:tcPr>
          <w:p w14:paraId="3164C6E0" w14:textId="77777777" w:rsidR="00912462" w:rsidRDefault="00912462">
            <w:pPr>
              <w:spacing w:after="0" w:line="240" w:lineRule="auto"/>
              <w:jc w:val="center"/>
              <w:rPr>
                <w:rFonts w:cs="B Lotus"/>
                <w:color w:val="auto"/>
                <w:lang w:bidi="fa-IR"/>
              </w:rPr>
            </w:pPr>
          </w:p>
        </w:tc>
        <w:tc>
          <w:tcPr>
            <w:tcW w:w="1207" w:type="dxa"/>
            <w:vAlign w:val="center"/>
          </w:tcPr>
          <w:p w14:paraId="022E413E" w14:textId="77777777" w:rsidR="00912462" w:rsidRDefault="00912462">
            <w:pPr>
              <w:spacing w:after="0" w:line="240" w:lineRule="auto"/>
              <w:jc w:val="center"/>
              <w:rPr>
                <w:rFonts w:cs="B Lotus"/>
                <w:color w:val="auto"/>
                <w:lang w:bidi="fa-IR"/>
              </w:rPr>
            </w:pPr>
          </w:p>
        </w:tc>
        <w:tc>
          <w:tcPr>
            <w:tcW w:w="1207" w:type="dxa"/>
            <w:vAlign w:val="center"/>
          </w:tcPr>
          <w:p w14:paraId="43898E09" w14:textId="77777777" w:rsidR="00912462" w:rsidRDefault="00912462">
            <w:pPr>
              <w:spacing w:after="0" w:line="240" w:lineRule="auto"/>
              <w:jc w:val="center"/>
              <w:rPr>
                <w:rFonts w:cs="B Lotus"/>
                <w:color w:val="auto"/>
                <w:lang w:bidi="fa-IR"/>
              </w:rPr>
            </w:pPr>
          </w:p>
        </w:tc>
        <w:tc>
          <w:tcPr>
            <w:tcW w:w="776" w:type="dxa"/>
            <w:vAlign w:val="center"/>
          </w:tcPr>
          <w:p w14:paraId="0F1AD70D" w14:textId="77777777" w:rsidR="00912462" w:rsidRDefault="00912462">
            <w:pPr>
              <w:spacing w:after="0" w:line="240" w:lineRule="auto"/>
              <w:jc w:val="center"/>
              <w:rPr>
                <w:rFonts w:cs="B Lotus"/>
                <w:color w:val="auto"/>
                <w:lang w:bidi="fa-IR"/>
              </w:rPr>
            </w:pPr>
          </w:p>
        </w:tc>
      </w:tr>
      <w:tr w:rsidR="00912462" w14:paraId="6FEC2B93" w14:textId="77777777">
        <w:trPr>
          <w:cantSplit/>
          <w:jc w:val="center"/>
        </w:trPr>
        <w:tc>
          <w:tcPr>
            <w:tcW w:w="2431" w:type="dxa"/>
            <w:tcBorders>
              <w:left w:val="nil"/>
              <w:right w:val="nil"/>
            </w:tcBorders>
            <w:shd w:val="clear" w:color="auto" w:fill="E6EED5"/>
            <w:vAlign w:val="center"/>
          </w:tcPr>
          <w:p w14:paraId="32D587D2" w14:textId="77777777" w:rsidR="00912462" w:rsidRDefault="00000000">
            <w:pPr>
              <w:spacing w:after="0" w:line="240" w:lineRule="auto"/>
              <w:jc w:val="center"/>
              <w:rPr>
                <w:rFonts w:cs="B Lotus"/>
                <w:color w:val="auto"/>
                <w:lang w:bidi="fa-IR"/>
              </w:rPr>
            </w:pPr>
            <w:r>
              <w:rPr>
                <w:rFonts w:hint="cs"/>
                <w:sz w:val="24"/>
                <w:szCs w:val="24"/>
                <w:lang w:bidi="fa-IR"/>
              </w:rPr>
              <w:t xml:space="preserve">۳. </w:t>
            </w:r>
            <w:r>
              <w:rPr>
                <w:rFonts w:ascii="Arial" w:eastAsia="Times New Roman" w:hAnsi="Arial" w:hint="cs"/>
                <w:sz w:val="24"/>
                <w:szCs w:val="24"/>
                <w:lang w:bidi="fa-IR"/>
              </w:rPr>
              <w:t>آگاهی متعالی</w:t>
            </w:r>
          </w:p>
        </w:tc>
        <w:tc>
          <w:tcPr>
            <w:tcW w:w="1207" w:type="dxa"/>
            <w:tcBorders>
              <w:left w:val="nil"/>
              <w:right w:val="nil"/>
            </w:tcBorders>
            <w:shd w:val="clear" w:color="auto" w:fill="E6EED5"/>
            <w:vAlign w:val="center"/>
          </w:tcPr>
          <w:p w14:paraId="44C84B4C"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۴۵/۰</w:t>
            </w:r>
          </w:p>
        </w:tc>
        <w:tc>
          <w:tcPr>
            <w:tcW w:w="1207" w:type="dxa"/>
            <w:tcBorders>
              <w:left w:val="nil"/>
              <w:right w:val="nil"/>
            </w:tcBorders>
            <w:shd w:val="clear" w:color="auto" w:fill="E6EED5"/>
            <w:vAlign w:val="center"/>
          </w:tcPr>
          <w:p w14:paraId="52FD6B70"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۵۶/۰</w:t>
            </w:r>
          </w:p>
        </w:tc>
        <w:tc>
          <w:tcPr>
            <w:tcW w:w="1207" w:type="dxa"/>
            <w:tcBorders>
              <w:left w:val="nil"/>
              <w:right w:val="nil"/>
            </w:tcBorders>
            <w:shd w:val="clear" w:color="auto" w:fill="E6EED5"/>
            <w:vAlign w:val="center"/>
          </w:tcPr>
          <w:p w14:paraId="5F0F96CE"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left w:val="nil"/>
              <w:right w:val="nil"/>
            </w:tcBorders>
            <w:shd w:val="clear" w:color="auto" w:fill="E6EED5"/>
            <w:vAlign w:val="center"/>
          </w:tcPr>
          <w:p w14:paraId="741944FC"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087863D2"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0D9A34E7" w14:textId="77777777" w:rsidR="00912462" w:rsidRDefault="00912462">
            <w:pPr>
              <w:spacing w:after="0" w:line="240" w:lineRule="auto"/>
              <w:jc w:val="center"/>
              <w:rPr>
                <w:rFonts w:cs="B Lotus"/>
                <w:color w:val="auto"/>
                <w:lang w:bidi="fa-IR"/>
              </w:rPr>
            </w:pPr>
          </w:p>
        </w:tc>
      </w:tr>
      <w:tr w:rsidR="00912462" w14:paraId="7A8F6851" w14:textId="77777777">
        <w:trPr>
          <w:cantSplit/>
          <w:jc w:val="center"/>
        </w:trPr>
        <w:tc>
          <w:tcPr>
            <w:tcW w:w="2431" w:type="dxa"/>
            <w:vAlign w:val="center"/>
          </w:tcPr>
          <w:p w14:paraId="5250A64E" w14:textId="77777777" w:rsidR="00912462" w:rsidRDefault="00000000">
            <w:pPr>
              <w:spacing w:after="0" w:line="240" w:lineRule="auto"/>
              <w:jc w:val="center"/>
              <w:rPr>
                <w:rFonts w:cs="B Lotus"/>
                <w:color w:val="auto"/>
                <w:lang w:bidi="fa-IR"/>
              </w:rPr>
            </w:pPr>
            <w:r>
              <w:rPr>
                <w:rFonts w:hint="cs"/>
                <w:sz w:val="24"/>
                <w:szCs w:val="24"/>
                <w:lang w:bidi="fa-IR"/>
              </w:rPr>
              <w:t xml:space="preserve">۴. </w:t>
            </w:r>
            <w:r>
              <w:rPr>
                <w:rFonts w:ascii="Arial" w:eastAsia="Times New Roman" w:hAnsi="Arial" w:hint="cs"/>
                <w:sz w:val="24"/>
                <w:szCs w:val="24"/>
                <w:lang w:bidi="fa-IR"/>
              </w:rPr>
              <w:t>گسترش حالت هوشیاری</w:t>
            </w:r>
          </w:p>
        </w:tc>
        <w:tc>
          <w:tcPr>
            <w:tcW w:w="1207" w:type="dxa"/>
            <w:vAlign w:val="center"/>
          </w:tcPr>
          <w:p w14:paraId="7B08DA92"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۳۶/۰</w:t>
            </w:r>
          </w:p>
        </w:tc>
        <w:tc>
          <w:tcPr>
            <w:tcW w:w="1207" w:type="dxa"/>
            <w:vAlign w:val="center"/>
          </w:tcPr>
          <w:p w14:paraId="1DB603E2"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۴۶/۰</w:t>
            </w:r>
          </w:p>
        </w:tc>
        <w:tc>
          <w:tcPr>
            <w:tcW w:w="1207" w:type="dxa"/>
            <w:vAlign w:val="center"/>
          </w:tcPr>
          <w:p w14:paraId="6ABFBDDB"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۳۴/۰</w:t>
            </w:r>
          </w:p>
        </w:tc>
        <w:tc>
          <w:tcPr>
            <w:tcW w:w="1207" w:type="dxa"/>
            <w:vAlign w:val="center"/>
          </w:tcPr>
          <w:p w14:paraId="58E362B5"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vAlign w:val="center"/>
          </w:tcPr>
          <w:p w14:paraId="264EA607" w14:textId="77777777" w:rsidR="00912462" w:rsidRDefault="00912462">
            <w:pPr>
              <w:spacing w:after="0" w:line="240" w:lineRule="auto"/>
              <w:jc w:val="center"/>
              <w:rPr>
                <w:rFonts w:cs="B Lotus"/>
                <w:color w:val="auto"/>
                <w:lang w:bidi="fa-IR"/>
              </w:rPr>
            </w:pPr>
          </w:p>
        </w:tc>
        <w:tc>
          <w:tcPr>
            <w:tcW w:w="776" w:type="dxa"/>
            <w:vAlign w:val="center"/>
          </w:tcPr>
          <w:p w14:paraId="32442014" w14:textId="77777777" w:rsidR="00912462" w:rsidRDefault="00912462">
            <w:pPr>
              <w:spacing w:after="0" w:line="240" w:lineRule="auto"/>
              <w:jc w:val="center"/>
              <w:rPr>
                <w:rFonts w:cs="B Lotus"/>
                <w:color w:val="auto"/>
                <w:lang w:bidi="fa-IR"/>
              </w:rPr>
            </w:pPr>
          </w:p>
        </w:tc>
      </w:tr>
      <w:tr w:rsidR="00912462" w14:paraId="14B82401" w14:textId="77777777">
        <w:trPr>
          <w:cantSplit/>
          <w:jc w:val="center"/>
        </w:trPr>
        <w:tc>
          <w:tcPr>
            <w:tcW w:w="2431" w:type="dxa"/>
            <w:tcBorders>
              <w:left w:val="nil"/>
              <w:right w:val="nil"/>
            </w:tcBorders>
            <w:shd w:val="clear" w:color="auto" w:fill="E6EED5"/>
            <w:vAlign w:val="center"/>
          </w:tcPr>
          <w:p w14:paraId="6AA1EF72" w14:textId="77777777" w:rsidR="00912462" w:rsidRDefault="00000000">
            <w:pPr>
              <w:spacing w:after="0" w:line="240" w:lineRule="auto"/>
              <w:jc w:val="center"/>
              <w:rPr>
                <w:rFonts w:cs="B Lotus"/>
                <w:color w:val="auto"/>
                <w:lang w:bidi="fa-IR"/>
              </w:rPr>
            </w:pPr>
            <w:r>
              <w:rPr>
                <w:rFonts w:hint="cs"/>
                <w:sz w:val="24"/>
                <w:szCs w:val="24"/>
                <w:lang w:bidi="fa-IR"/>
              </w:rPr>
              <w:t xml:space="preserve">۵. </w:t>
            </w:r>
            <w:r>
              <w:rPr>
                <w:rFonts w:ascii="Times New Roman" w:eastAsia="Times New Roman" w:hAnsi="Times New Roman" w:hint="cs"/>
                <w:sz w:val="24"/>
                <w:szCs w:val="24"/>
                <w:lang w:bidi="fa-IR"/>
              </w:rPr>
              <w:t>هوش معنوی</w:t>
            </w:r>
          </w:p>
        </w:tc>
        <w:tc>
          <w:tcPr>
            <w:tcW w:w="1207" w:type="dxa"/>
            <w:tcBorders>
              <w:left w:val="nil"/>
              <w:right w:val="nil"/>
            </w:tcBorders>
            <w:shd w:val="clear" w:color="auto" w:fill="E6EED5"/>
            <w:vAlign w:val="center"/>
          </w:tcPr>
          <w:p w14:paraId="616BEAB6"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۷۷/۰</w:t>
            </w:r>
          </w:p>
        </w:tc>
        <w:tc>
          <w:tcPr>
            <w:tcW w:w="1207" w:type="dxa"/>
            <w:tcBorders>
              <w:left w:val="nil"/>
              <w:right w:val="nil"/>
            </w:tcBorders>
            <w:shd w:val="clear" w:color="auto" w:fill="E6EED5"/>
            <w:vAlign w:val="center"/>
          </w:tcPr>
          <w:p w14:paraId="04184374"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۸۶/۰</w:t>
            </w:r>
          </w:p>
        </w:tc>
        <w:tc>
          <w:tcPr>
            <w:tcW w:w="1207" w:type="dxa"/>
            <w:tcBorders>
              <w:left w:val="nil"/>
              <w:right w:val="nil"/>
            </w:tcBorders>
            <w:shd w:val="clear" w:color="auto" w:fill="E6EED5"/>
            <w:vAlign w:val="center"/>
          </w:tcPr>
          <w:p w14:paraId="31E06BDE"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۸۰/۰</w:t>
            </w:r>
          </w:p>
        </w:tc>
        <w:tc>
          <w:tcPr>
            <w:tcW w:w="1207" w:type="dxa"/>
            <w:tcBorders>
              <w:left w:val="nil"/>
              <w:right w:val="nil"/>
            </w:tcBorders>
            <w:shd w:val="clear" w:color="auto" w:fill="E6EED5"/>
            <w:vAlign w:val="center"/>
          </w:tcPr>
          <w:p w14:paraId="0996FC5E"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۸۳/۰</w:t>
            </w:r>
          </w:p>
        </w:tc>
        <w:tc>
          <w:tcPr>
            <w:tcW w:w="1207" w:type="dxa"/>
            <w:tcBorders>
              <w:left w:val="nil"/>
              <w:right w:val="nil"/>
            </w:tcBorders>
            <w:shd w:val="clear" w:color="auto" w:fill="E6EED5"/>
            <w:vAlign w:val="center"/>
          </w:tcPr>
          <w:p w14:paraId="005C5807"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776" w:type="dxa"/>
            <w:tcBorders>
              <w:left w:val="nil"/>
              <w:right w:val="nil"/>
            </w:tcBorders>
            <w:shd w:val="clear" w:color="auto" w:fill="E6EED5"/>
            <w:vAlign w:val="center"/>
          </w:tcPr>
          <w:p w14:paraId="71A9A8A8" w14:textId="77777777" w:rsidR="00912462" w:rsidRDefault="00912462">
            <w:pPr>
              <w:spacing w:after="0" w:line="240" w:lineRule="auto"/>
              <w:jc w:val="center"/>
              <w:rPr>
                <w:rFonts w:cs="B Lotus"/>
                <w:color w:val="auto"/>
                <w:lang w:bidi="fa-IR"/>
              </w:rPr>
            </w:pPr>
          </w:p>
        </w:tc>
      </w:tr>
      <w:tr w:rsidR="00912462" w14:paraId="62A69F2F" w14:textId="77777777">
        <w:trPr>
          <w:cantSplit/>
          <w:jc w:val="center"/>
        </w:trPr>
        <w:tc>
          <w:tcPr>
            <w:tcW w:w="2431" w:type="dxa"/>
            <w:vAlign w:val="center"/>
          </w:tcPr>
          <w:p w14:paraId="7749FCAC" w14:textId="77777777" w:rsidR="00912462" w:rsidRDefault="00000000">
            <w:pPr>
              <w:spacing w:after="0" w:line="240" w:lineRule="auto"/>
              <w:jc w:val="center"/>
              <w:rPr>
                <w:rFonts w:cs="B Lotus"/>
                <w:color w:val="auto"/>
                <w:lang w:bidi="fa-IR"/>
              </w:rPr>
            </w:pPr>
            <w:r>
              <w:rPr>
                <w:rFonts w:hint="cs"/>
                <w:sz w:val="24"/>
                <w:szCs w:val="24"/>
                <w:lang w:bidi="fa-IR"/>
              </w:rPr>
              <w:t>۶. اضطراب مرگ</w:t>
            </w:r>
          </w:p>
        </w:tc>
        <w:tc>
          <w:tcPr>
            <w:tcW w:w="1207" w:type="dxa"/>
            <w:vAlign w:val="center"/>
          </w:tcPr>
          <w:p w14:paraId="6C6F492B"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۳۴/۰-</w:t>
            </w:r>
          </w:p>
        </w:tc>
        <w:tc>
          <w:tcPr>
            <w:tcW w:w="1207" w:type="dxa"/>
            <w:vAlign w:val="center"/>
          </w:tcPr>
          <w:p w14:paraId="0456EC0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۴۵/۰-</w:t>
            </w:r>
          </w:p>
        </w:tc>
        <w:tc>
          <w:tcPr>
            <w:tcW w:w="1207" w:type="dxa"/>
            <w:vAlign w:val="center"/>
          </w:tcPr>
          <w:p w14:paraId="15A9E106"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۳۱/۰-</w:t>
            </w:r>
          </w:p>
        </w:tc>
        <w:tc>
          <w:tcPr>
            <w:tcW w:w="1207" w:type="dxa"/>
            <w:vAlign w:val="center"/>
          </w:tcPr>
          <w:p w14:paraId="312A6F29"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۲۹/۰-</w:t>
            </w:r>
          </w:p>
        </w:tc>
        <w:tc>
          <w:tcPr>
            <w:tcW w:w="1207" w:type="dxa"/>
            <w:vAlign w:val="center"/>
          </w:tcPr>
          <w:p w14:paraId="43F7326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۴۶/۰-</w:t>
            </w:r>
          </w:p>
        </w:tc>
        <w:tc>
          <w:tcPr>
            <w:tcW w:w="776" w:type="dxa"/>
            <w:vAlign w:val="center"/>
          </w:tcPr>
          <w:p w14:paraId="7D55E106" w14:textId="77777777" w:rsidR="00912462" w:rsidRDefault="00000000">
            <w:pPr>
              <w:spacing w:after="0" w:line="240" w:lineRule="auto"/>
              <w:jc w:val="center"/>
              <w:rPr>
                <w:rFonts w:cs="B Lotus"/>
                <w:color w:val="auto"/>
                <w:vertAlign w:val="superscript"/>
                <w:lang w:bidi="fa-IR"/>
              </w:rPr>
            </w:pPr>
            <w:r>
              <w:rPr>
                <w:rFonts w:hint="cs"/>
                <w:sz w:val="24"/>
                <w:szCs w:val="24"/>
                <w:lang w:bidi="fa-IR"/>
              </w:rPr>
              <w:t>۱</w:t>
            </w:r>
          </w:p>
        </w:tc>
      </w:tr>
    </w:tbl>
    <w:p w14:paraId="1A440AD5" w14:textId="77777777" w:rsidR="00912462" w:rsidRDefault="00000000">
      <w:pPr>
        <w:spacing w:line="276" w:lineRule="auto"/>
        <w:jc w:val="center"/>
        <w:rPr>
          <w:rFonts w:cs="B Lotus"/>
          <w:color w:val="auto"/>
          <w:sz w:val="26"/>
          <w:szCs w:val="26"/>
          <w:lang w:bidi="fa-IR"/>
        </w:rPr>
      </w:pPr>
      <w:bookmarkStart w:id="45" w:name="_Hlk214257271"/>
      <w:r>
        <w:rPr>
          <w:rFonts w:hint="cs"/>
          <w:lang w:bidi="fa-IR"/>
        </w:rPr>
        <w:t xml:space="preserve">** معناداری در سطح ۰۱/۰ (دو‌دامنه)؛ * معناداری در سطح ۰۵/۰ (دو‌دامنه)؛ n = ۸۰</w:t>
      </w:r>
      <w:proofErr w:type="spellStart"/>
      <w:proofErr w:type="spellEnd"/>
      <w:proofErr w:type="spellStart"/>
      <w:proofErr w:type="spellEnd"/>
    </w:p>
    <w:p w14:paraId="1A440AD5" w14:textId="77777777" w:rsidR="00912462" w:rsidRDefault="00000000">
      <w:pPr>
        <w:spacing w:line="276" w:lineRule="auto"/>
        <w:jc w:val="center"/>
        <w:rPr>
          <w:rFonts w:cs="B Lotus"/>
          <w:b/>
          <w:bCs/>
          <w:color w:val="auto"/>
          <w:sz w:val="26"/>
          <w:szCs w:val="26"/>
          <w:lang w:bidi="fa-IR"/>
        </w:rPr>
      </w:pPr>
      <w:bookmarkStart w:id="45" w:name="_Hlk214257271"/>
      <w:r>
        <w:rPr>
          <w:rFonts w:hint="cs"/>
          <w:b/>
          <w:bCs/>
          <w:lang w:bidi="fa-IR"/>
        </w:rPr>
        <w:t xml:space="preserve">بر اساس نتایج جدول فوق، بین اضطراب مرگ با تفکر وجودی انتقادی (۳۴/۰-=r)، ایجاد معنای شخصی (۴۵/۰-=r)، آگاهی متعالی (۳۱/۰-=r)، و گسترش حالت هوشیاری (۲۹/۰-=r)، رابطه‌ای منفی و معنادار در سطح ۰۱/۰ وجود دارد. همچنین بین هوش معنوی و اضطراب مرگ نیز رابطه‌ای منفی و معنادار مشاهده شد (۴۶/۰-=r)،  این نتایج نشان می‌دهد که با افزایش هوش معنوی و مؤلفه‌های آن، میزان اضطراب مرگ سالمندان کاهش می‌یابد؛ بنابراین فرضیه فرعی اول پژوهش تأیید می‌شود.</w:t>
      </w:r>
      <w:proofErr w:type="spellStart"/>
      <w:proofErr w:type="spellEnd"/>
      <w:proofErr w:type="spellStart"/>
      <w:proofErr w:type="spellEnd"/>
    </w:p>
    <w:p w14:paraId="2D35BF98" w14:textId="77777777" w:rsidR="00912462" w:rsidRDefault="00000000">
      <w:pPr>
        <w:ind w:firstLine="397"/>
        <w:jc w:val="both"/>
        <w:rPr>
          <w:rFonts w:cs="B Lotus"/>
          <w:color w:val="auto"/>
          <w:sz w:val="16"/>
          <w:szCs w:val="16"/>
          <w:lang w:bidi="fa-IR"/>
        </w:rPr>
      </w:pPr>
      <w:r>
        <w:rPr>
          <w:rFonts w:hint="cs"/>
          <w:lang w:bidi="fa-IR"/>
        </w:rPr>
        <w:t xml:space="preserve">۴-۲-۲- بررسی فرضیه فرعی دوم پژوهش: بین اضطراب سلامتی و اضطراب مرگ در سالمندان رابطه وجود دارد.</w:t>
      </w:r>
      <w:proofErr w:type="spellStart"/>
      <w:proofErr w:type="spellEnd"/>
      <w:bookmarkStart w:id="46" w:name="_Hlk215266998"/>
      <w:bookmarkEnd w:id="46"/>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03E4D1" w14:textId="77777777" w:rsidR="00912462" w:rsidRDefault="00000000" w:rsidP="00503BED">
      <w:pPr>
        <w:keepNext/>
        <w:keepLines/>
        <w:shd w:val="clear" w:color="auto" w:fill="FFFFFF"/>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 xml:space="preserve">به منظور تحلیل داده های مربوط به این فرضیه از آزمون ضریب همبستگی پیرسون استفاده گردید که نتایج آن در جدول ۴-۷ ارائه گردیده است.</w:t>
      </w:r>
      <w:bookmarkStart w:id="47" w:name="_Hlk214256950"/>
      <w:bookmarkStart w:id="48" w:name="_Hlk214257309"/>
      <w:bookmarkEnd w:id="47"/>
      <w:bookmarkEnd w:id="48"/>
      <w:bookmarkStart w:id="49" w:name="_Hlk214256972"/>
      <w:bookmarkEnd w:id="49"/>
    </w:p>
    <w:p w14:paraId="6A6DDB0C" w14:textId="77777777" w:rsidR="00912462" w:rsidRDefault="00000000">
      <w:pPr>
        <w:shd w:val="clear" w:color="auto" w:fill="FFFFFF"/>
        <w:ind w:firstLine="397"/>
        <w:jc w:val="both"/>
        <w:rPr>
          <w:rFonts w:cs="B Lotus"/>
          <w:color w:val="auto"/>
          <w:lang w:bidi="fa-IR"/>
        </w:rPr>
      </w:pPr>
      <w:r>
        <w:rPr>
          <w:rFonts w:hint="cs"/>
          <w:lang w:bidi="fa-IR"/>
        </w:rPr>
        <w:t xml:space="preserve">جدول۴-۷- ضرایب همبستگی پیرسون بین اضطراب سلامتی و اضطراب مرگ سالمندان</w:t>
      </w:r>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7384E470" w14:textId="77777777">
        <w:trPr>
          <w:cantSplit/>
          <w:jc w:val="center"/>
        </w:trPr>
        <w:tc>
          <w:tcPr>
            <w:tcW w:w="1733" w:type="dxa"/>
            <w:tcBorders>
              <w:top w:val="single" w:sz="8" w:space="0" w:color="9BBB59"/>
              <w:left w:val="nil"/>
              <w:bottom w:val="single" w:sz="8" w:space="0" w:color="9BBB59"/>
              <w:right w:val="nil"/>
            </w:tcBorders>
            <w:vAlign w:val="center"/>
          </w:tcPr>
          <w:p w14:paraId="307B7A5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متغیر</w:t>
            </w:r>
          </w:p>
        </w:tc>
        <w:tc>
          <w:tcPr>
            <w:tcW w:w="1733" w:type="dxa"/>
            <w:tcBorders>
              <w:top w:val="single" w:sz="8" w:space="0" w:color="9BBB59"/>
              <w:left w:val="nil"/>
              <w:bottom w:val="single" w:sz="8" w:space="0" w:color="9BBB59"/>
              <w:right w:val="nil"/>
            </w:tcBorders>
            <w:vAlign w:val="center"/>
          </w:tcPr>
          <w:p w14:paraId="0C114F6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tcBorders>
              <w:top w:val="single" w:sz="8" w:space="0" w:color="9BBB59"/>
              <w:left w:val="nil"/>
              <w:bottom w:val="single" w:sz="8" w:space="0" w:color="9BBB59"/>
              <w:right w:val="nil"/>
            </w:tcBorders>
            <w:vAlign w:val="center"/>
          </w:tcPr>
          <w:p w14:paraId="0F1EBB5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۲</w:t>
            </w:r>
          </w:p>
        </w:tc>
        <w:tc>
          <w:tcPr>
            <w:tcW w:w="1733" w:type="dxa"/>
            <w:tcBorders>
              <w:top w:val="single" w:sz="8" w:space="0" w:color="9BBB59"/>
              <w:left w:val="nil"/>
              <w:bottom w:val="single" w:sz="8" w:space="0" w:color="9BBB59"/>
              <w:right w:val="nil"/>
            </w:tcBorders>
            <w:vAlign w:val="center"/>
          </w:tcPr>
          <w:p w14:paraId="2905CB8E"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۳</w:t>
            </w:r>
          </w:p>
        </w:tc>
        <w:tc>
          <w:tcPr>
            <w:tcW w:w="1734" w:type="dxa"/>
            <w:tcBorders>
              <w:top w:val="single" w:sz="8" w:space="0" w:color="9BBB59"/>
              <w:left w:val="nil"/>
              <w:bottom w:val="single" w:sz="8" w:space="0" w:color="9BBB59"/>
              <w:right w:val="nil"/>
            </w:tcBorders>
            <w:vAlign w:val="center"/>
          </w:tcPr>
          <w:p w14:paraId="5E5EBCF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۴</w:t>
            </w:r>
          </w:p>
        </w:tc>
      </w:tr>
      <w:tr w:rsidR="00912462" w14:paraId="5A83B8B8" w14:textId="77777777">
        <w:trPr>
          <w:cantSplit/>
          <w:jc w:val="center"/>
        </w:trPr>
        <w:tc>
          <w:tcPr>
            <w:tcW w:w="1733" w:type="dxa"/>
            <w:tcBorders>
              <w:left w:val="nil"/>
              <w:right w:val="nil"/>
            </w:tcBorders>
            <w:shd w:val="clear" w:color="auto" w:fill="E6EED5"/>
            <w:vAlign w:val="center"/>
          </w:tcPr>
          <w:p w14:paraId="4C3C952C"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4B3395D2"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15077527" w14:textId="77777777" w:rsidR="00912462" w:rsidRDefault="00912462">
            <w:pPr>
              <w:spacing w:after="0" w:line="240" w:lineRule="auto"/>
              <w:jc w:val="center"/>
              <w:rPr>
                <w:rFonts w:ascii="Times New Roman" w:eastAsia="Times New Roman" w:hAnsi="Times New Roman" w:cs="B Lotus"/>
                <w:color w:val="auto"/>
                <w:lang w:bidi="fa-IR"/>
              </w:rPr>
            </w:pPr>
          </w:p>
        </w:tc>
        <w:tc>
          <w:tcPr>
            <w:tcW w:w="1733" w:type="dxa"/>
            <w:tcBorders>
              <w:left w:val="nil"/>
              <w:right w:val="nil"/>
            </w:tcBorders>
            <w:shd w:val="clear" w:color="auto" w:fill="E6EED5"/>
            <w:vAlign w:val="center"/>
          </w:tcPr>
          <w:p w14:paraId="5A26272B"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tcBorders>
              <w:left w:val="nil"/>
              <w:right w:val="nil"/>
            </w:tcBorders>
            <w:shd w:val="clear" w:color="auto" w:fill="E6EED5"/>
            <w:vAlign w:val="center"/>
          </w:tcPr>
          <w:p w14:paraId="04B979D6"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4B76B4A0" w14:textId="77777777">
        <w:trPr>
          <w:cantSplit/>
          <w:jc w:val="center"/>
        </w:trPr>
        <w:tc>
          <w:tcPr>
            <w:tcW w:w="1733" w:type="dxa"/>
            <w:vAlign w:val="center"/>
          </w:tcPr>
          <w:p w14:paraId="0A524A9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1204D508" w14:textId="77777777" w:rsidR="00912462" w:rsidRDefault="00000000">
            <w:pPr>
              <w:spacing w:after="0" w:line="240" w:lineRule="auto"/>
              <w:jc w:val="center"/>
              <w:rPr>
                <w:rFonts w:ascii="Times New Roman" w:eastAsia="Times New Roman" w:hAnsi="Times New Roman" w:cs="B Lotus"/>
                <w:color w:val="auto"/>
                <w:vertAlign w:val="superscript"/>
                <w:lang w:bidi="fa-IR"/>
              </w:rPr>
            </w:pPr>
            <w:r>
              <w:rPr>
                <w:rFonts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5E6D5AA3"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vAlign w:val="center"/>
          </w:tcPr>
          <w:p w14:paraId="243B0B0A"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vAlign w:val="center"/>
          </w:tcPr>
          <w:p w14:paraId="082340B9"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183D8595" w14:textId="77777777">
        <w:trPr>
          <w:cantSplit/>
          <w:jc w:val="center"/>
        </w:trPr>
        <w:tc>
          <w:tcPr>
            <w:tcW w:w="1733" w:type="dxa"/>
            <w:tcBorders>
              <w:left w:val="nil"/>
              <w:right w:val="nil"/>
            </w:tcBorders>
            <w:shd w:val="clear" w:color="auto" w:fill="E6EED5"/>
            <w:vAlign w:val="center"/>
          </w:tcPr>
          <w:p w14:paraId="23FC398A"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1E382DB0"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6C3D8882"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FAADFB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9540B2D"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649167A2" w14:textId="77777777">
        <w:trPr>
          <w:cantSplit/>
          <w:jc w:val="center"/>
        </w:trPr>
        <w:tc>
          <w:tcPr>
            <w:tcW w:w="1733" w:type="dxa"/>
            <w:vAlign w:val="center"/>
          </w:tcPr>
          <w:p w14:paraId="0B3A5C81"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58FB7D41"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43010FE3"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1ACB592D"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628C16F"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r>
    </w:tbl>
    <w:p w14:paraId="13795340" w14:textId="77777777" w:rsidR="00912462" w:rsidRDefault="00000000">
      <w:pPr>
        <w:spacing w:line="276" w:lineRule="auto"/>
        <w:jc w:val="center"/>
        <w:rPr>
          <w:rFonts w:cs="B Lotus"/>
          <w:color w:val="auto"/>
          <w:sz w:val="26"/>
          <w:szCs w:val="26"/>
          <w:lang w:bidi="fa-IR"/>
        </w:rPr>
      </w:pPr>
      <w:r>
        <w:rPr>
          <w:rFonts w:hint="cs"/>
          <w:lang w:bidi="fa-IR"/>
        </w:rPr>
        <w:t xml:space="preserve">** معناداری در سطح ۰۱/۰ (دو‌دامنه)؛ * معناداری در سطح ۰۵/۰ (دو‌دامنه)؛ n = ۸۰</w:t>
      </w:r>
      <w:proofErr w:type="spellStart"/>
      <w:proofErr w:type="spellEnd"/>
      <w:proofErr w:type="spellStart"/>
      <w:proofErr w:type="spellEnd"/>
    </w:p>
    <w:p w14:paraId="13795340" w14:textId="77777777" w:rsidR="00912462" w:rsidRDefault="00000000">
      <w:pPr>
        <w:spacing w:line="276" w:lineRule="auto"/>
        <w:jc w:val="center"/>
        <w:rPr>
          <w:rFonts w:cs="B Lotus"/>
          <w:b/>
          <w:bCs/>
          <w:color w:val="auto"/>
          <w:sz w:val="26"/>
          <w:szCs w:val="26"/>
          <w:lang w:bidi="fa-IR"/>
        </w:rPr>
      </w:pPr>
      <w:r>
        <w:rPr>
          <w:rFonts w:hint="cs"/>
          <w:b/>
          <w:bCs/>
          <w:lang w:bidi="fa-IR"/>
        </w:rPr>
        <w:t xml:space="preserve">بر اساس نتایج جدول ۴-۷ بین اضطراب مرگ سالمندان با احتمال ابتلا به بیماری (۴۹/۰=r)، پیامدهای منفی بیماری (۵۵/۰=r) و اضطراب سلامتی کل(۵۸/۰=r) رابطه‌ای مثبت و معنادار در سطح ۰۱/۰ وجود دارد. همچنین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بنابراین فرضیه فرعی دوم پژوهش تأیید می‌شود.</w:t>
      </w:r>
      <w:proofErr w:type="spellStart"/>
      <w:proofErr w:type="spellEnd"/>
      <w:proofErr w:type="spellStart"/>
      <w:proofErr w:type="spellEnd"/>
    </w:p>
    <w:p w14:paraId="3941A76A" w14:textId="77777777" w:rsidR="00912462" w:rsidRDefault="00000000">
      <w:pPr>
        <w:ind w:firstLine="397"/>
        <w:jc w:val="both"/>
        <w:rPr>
          <w:rFonts w:cs="B Lotus"/>
          <w:color w:val="auto"/>
          <w:sz w:val="16"/>
          <w:szCs w:val="16"/>
          <w:lang w:bidi="fa-IR"/>
        </w:rPr>
      </w:pPr>
      <w:r>
        <w:rPr>
          <w:rFonts w:hint="cs"/>
          <w:lang w:bidi="fa-IR"/>
        </w:rPr>
        <w:t xml:space="preserve">۴-۲-۳- بررسی فرضیه اصلی پژوهش: بین هوش معنوی و اضطراب سلامتی با اضطراب مرگ در سالمندان رابطه وجود دارد.</w:t>
      </w:r>
      <w:bookmarkStart w:id="50" w:name="_Hlk215267263"/>
      <w:bookmarkStart w:id="51" w:name="_Hlk215273760"/>
      <w:bookmarkEnd w:id="51"/>
      <w:bookmarkEnd w:id="50"/>
      <w:proofErr w:type="spellStart"/>
      <w:proofErr w:type="spellEnd"/>
      <w:proofErr w:type="spellStart"/>
      <w:proofErr w:type="spellEnd"/>
      <w:proofErr w:type="spellStart"/>
      <w:proofErr w:type="spellEnd"/>
      <w:proofErr w:type="spellStart"/>
      <w:proofErr w:type="spellEnd"/>
      <w:proofErr w:type="spellStart"/>
      <w:proofErr w:type="spellEnd"/>
    </w:p>
    <w:p w14:paraId="26C06720" w14:textId="77777777" w:rsidR="00912462" w:rsidRDefault="00000000" w:rsidP="00856470">
      <w:pPr>
        <w:keepNext/>
        <w:keepLines/>
        <w:shd w:val="clear" w:color="auto" w:fill="FFFFFF"/>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بنابراین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بدين منظور هوش معنوی و اضطراب سلامتی به عنوان متغيرهاي پيش‌بين به صورت مجزا وارد معادله رگرسيون شدند که نتایج تحلیل رگرسیون در جدول ۴-۸ گزارش شده است. همچنین برای بررسی هم‌خطی چندگانه، شاخص عامل تورم واریانس (VIF) و تحمل محاسبه شد که مقادیر VIF همه متغیرهای پیش‌بین کمتر از ۱۰ و مقادیر تحمل بالاتر از ۱/۰ بود و لذا مشکل هم‌خطی چندگانه وجود نداشت.</w:t>
      </w:r>
      <w:bookmarkEnd w:id="43"/>
      <w:bookmarkEnd w:id="44"/>
    </w:p>
    <w:p w14:paraId="3E40F364" w14:textId="77777777" w:rsidR="00912462" w:rsidRDefault="00000000">
      <w:pPr>
        <w:shd w:val="clear" w:color="auto" w:fill="FFFFFF"/>
        <w:ind w:firstLine="397"/>
        <w:jc w:val="both"/>
        <w:rPr>
          <w:rFonts w:ascii="Times New Roman" w:eastAsia="Times New Roman" w:hAnsi="Times New Roman" w:cs="B Lotus"/>
          <w:b/>
          <w:bCs/>
          <w:color w:val="auto"/>
          <w:lang w:bidi="fa-IR"/>
        </w:rPr>
      </w:pPr>
      <w:r>
        <w:rPr>
          <w:rFonts w:ascii="Times New Roman" w:eastAsia="Times New Roman" w:hAnsi="Times New Roman" w:hint="cs"/>
          <w:lang w:bidi="fa-IR"/>
        </w:rPr>
        <w:t xml:space="preserve">جدول ۴-۸-  خلاصه مدل رگرسیون و مشخصه های رگرسیون اضطراب مرگ بر متغیرهای پیش بین</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bidiVisual/>
        <w:tblW w:w="8820" w:type="dxa"/>
        <w:jc w:val="center"/>
        <w:tblBorders>
          <w:top w:val="single" w:sz="8" w:space="0" w:color="9BBB59"/>
          <w:bottom w:val="single" w:sz="8" w:space="0" w:color="9BBB59"/>
        </w:tblBorders>
        <w:tblLayout w:type="fixed"/>
        <w:tblLook w:val="04A0" w:firstRow="1" w:lastRow="0" w:firstColumn="1" w:lastColumn="0" w:noHBand="0" w:noVBand="1"/>
      </w:tblPr>
      <w:tblGrid>
        <w:gridCol w:w="502"/>
        <w:gridCol w:w="1298"/>
        <w:gridCol w:w="1440"/>
        <w:gridCol w:w="810"/>
        <w:gridCol w:w="1260"/>
        <w:gridCol w:w="990"/>
        <w:gridCol w:w="810"/>
        <w:gridCol w:w="900"/>
        <w:gridCol w:w="810"/>
      </w:tblGrid>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گام</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 xml:space="preserve">مدل</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SS</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df</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MS</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F</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p</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R</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R2</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۱</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۶۳/۳۰۶۵</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۱</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۶۳/۳۰۶۵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۱۸/۴۰</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۵۸/۰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۳۴/۰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۹۴/۵۹۵۰</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۷۸</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۲۹/۷۶</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۲</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۴۶/۴۰۵۷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۲</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۷۳/۲۰۲۸</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۵۰/۳۱</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۶۷/۰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۴۵/۰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۱۱/۴۹۵۹</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۷۷</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۴۰/۶۴</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۳</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۲۸/۴۵۰۸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۳</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۷۶/۱۵۰۲</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۳۳/۲۵</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۷۱/۰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۵۰/۰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۲۹/۴۵۰۸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۷۶</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۳۲/۵۹</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۴</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۹۵/۴۸۶۸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۴</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۲۴/۱۲۱۷</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۰۱/۲۲</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۷۳/۰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۵۴/۰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۶۲/۴۱۴۷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۷۵</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۳۰/۵۵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bl>
    <w:p w14:paraId="5CC62914" w14:textId="77777777" w:rsidR="00912462" w:rsidRDefault="00000000">
      <w:pPr>
        <w:autoSpaceDE/>
        <w:autoSpaceDN/>
        <w:adjustRightInd/>
        <w:spacing w:line="276" w:lineRule="auto"/>
        <w:jc w:val="center"/>
        <w:rPr>
          <w:rFonts w:cs="B Lotus"/>
          <w:b/>
          <w:bCs/>
          <w:color w:val="auto"/>
          <w:sz w:val="26"/>
          <w:szCs w:val="26"/>
          <w:lang w:bidi="fa-IR"/>
        </w:rPr>
      </w:pPr>
      <w:r>
        <w:rPr>
          <w:rFonts w:hint="cs"/>
          <w:b/>
          <w:bCs/>
          <w:lang w:bidi="fa-IR"/>
        </w:rPr>
        <w:t xml:space="preserve">گام ۱. متغیر پیش‌بین: اضطراب سلامتی</w:t>
      </w:r>
      <w:proofErr w:type="spellStart"/>
      <w:proofErr w:type="spellEnd"/>
      <w:proofErr w:type="spellStart"/>
      <w:proofErr w:type="spellEnd"/>
    </w:p>
    <w:p w14:paraId="69195CE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گام ۲. متغیرهای پیش‌بین: اضطراب سلامتی، هوش معنوی</w:t>
      </w:r>
      <w:proofErr w:type="spellStart"/>
      <w:proofErr w:type="spellEnd"/>
    </w:p>
    <w:p w14:paraId="6147BE07" w14:textId="77777777" w:rsidR="00856470"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پیش‌بین: اضطراب سلامتی، هوش معنوی، ایجاد معنای شخصی</w:t>
      </w:r>
      <w:proofErr w:type="spellStart"/>
      <w:proofErr w:type="spellEnd"/>
    </w:p>
    <w:p w14:paraId="7A4C7C39" w14:textId="77777777" w:rsidR="00856470"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پیش‌بین: اضطراب سلامتی، هوش معنوی، ایجاد معنای شخصی، تفکر وجودی انتقادی</w:t>
      </w:r>
      <w:proofErr w:type="spellStart"/>
      <w:proofErr w:type="spellEnd"/>
    </w:p>
    <w:p w14:paraId="0D0D254B" w14:textId="6346811A" w:rsidR="00912462"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بر اساس نتایج مندرج در جدول ۴-۸ می‌توان نتیجه گرفت 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roofErr w:type="spellStart"/>
      <w:proofErr w:type="spellEnd"/>
      <w:proofErr w:type="spellStart"/>
      <w:proofErr w:type="spellEnd"/>
    </w:p>
    <w:p w14:paraId="4C5C63E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جدول ۴-۹- ضرایب رگرسیون گام به گام اضطراب مرگ بر روی متغیرهای پیش بین</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692"/>
        <w:gridCol w:w="1006"/>
        <w:gridCol w:w="1674"/>
        <w:gridCol w:w="1085"/>
        <w:gridCol w:w="1100"/>
        <w:gridCol w:w="1145"/>
      </w:tblGrid>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ascii="Arial" w:hAnsi="Arial" w:cs="B Nazanin" w:hint="cs"/>
                <w:lang w:bidi="fa-IR"/>
              </w:rPr>
              <w:t xml:space="preserve">متغیرها          شاخص ها</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jc w:val="center"/>
              <w:rPr>
                <w:rFonts w:cs="B Lotus"/>
                <w:color w:val="auto"/>
                <w:sz w:val="28"/>
                <w:szCs w:val="28"/>
                <w:lang w:bidi="fa-IR"/>
              </w:rPr>
            </w:pPr>
            <w:r>
              <w:rPr>
                <w:rFonts w:cs="B Lotus"/>
                <w:rtl w:val="0"/>
              </w:rPr>
              <w:t xml:space="preserve">B</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jc w:val="center"/>
              <w:rPr>
                <w:rFonts w:ascii="Arial" w:hAnsi="Arial" w:cs="B Lotus"/>
                <w:color w:val="auto"/>
                <w:sz w:val="28"/>
                <w:szCs w:val="28"/>
                <w:lang w:bidi="fa-IR"/>
              </w:rPr>
            </w:pPr>
            <w:r>
              <w:rPr>
                <w:rFonts w:cs="B Nazanin" w:hint="cs"/>
                <w:lang w:bidi="fa-IR"/>
              </w:rPr>
              <w:t xml:space="preserve">خطای استاندارد</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jc w:val="center"/>
              <w:rPr>
                <w:rFonts w:ascii="Arial" w:hAnsi="Arial" w:cs="B Lotus"/>
                <w:color w:val="auto"/>
                <w:sz w:val="28"/>
                <w:szCs w:val="28"/>
                <w:lang w:bidi="fa-IR"/>
              </w:rPr>
            </w:pPr>
            <w:r>
              <w:rPr>
                <w:rFonts w:eastAsia="Calibri" w:cs="B Lotus"/>
                <w:rtl w:val="0"/>
              </w:rPr>
              <w:t xml:space="preserve">ß</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jc w:val="center"/>
              <w:rPr>
                <w:rFonts w:cs="B Lotus"/>
                <w:color w:val="auto"/>
                <w:sz w:val="28"/>
                <w:szCs w:val="28"/>
                <w:lang w:bidi="fa-IR"/>
              </w:rPr>
            </w:pPr>
            <w:r>
              <w:rPr>
                <w:rFonts w:cs="B Lotus"/>
                <w:rtl w:val="0"/>
              </w:rPr>
              <w:t xml:space="preserve">t</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 xml:space="preserve">معناداری</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ascii="Arial" w:hAnsi="Arial" w:cs="B Nazanin" w:hint="cs"/>
                <w:lang w:bidi="fa-IR"/>
              </w:rPr>
              <w:t xml:space="preserve">ثابت</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jc w:val="center"/>
              <w:rPr>
                <w:rFonts w:cs="B Lotus"/>
                <w:color w:val="auto"/>
                <w:sz w:val="28"/>
                <w:szCs w:val="28"/>
                <w:lang w:bidi="fa-IR"/>
              </w:rPr>
            </w:pPr>
            <w:r>
              <w:rPr>
                <w:rFonts w:cs="B Lotus"/>
                <w:rtl w:val="0"/>
              </w:rPr>
              <w:t xml:space="preserve">۸۲/۵۷</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jc w:val="center"/>
              <w:rPr>
                <w:rFonts w:ascii="Arial" w:hAnsi="Arial" w:cs="B Lotus"/>
                <w:color w:val="auto"/>
                <w:sz w:val="28"/>
                <w:szCs w:val="28"/>
                <w:lang w:bidi="fa-IR"/>
              </w:rPr>
            </w:pPr>
            <w:r>
              <w:rPr>
                <w:rFonts w:cs="B Nazanin" w:hint="cs"/>
                <w:lang w:bidi="fa-IR"/>
              </w:rPr>
              <w:t xml:space="preserve">۱۱/۴</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jc w:val="center"/>
              <w:rPr>
                <w:rFonts w:ascii="Arial" w:hAnsi="Arial" w:cs="B Lotus"/>
                <w:color w:val="auto"/>
                <w:sz w:val="28"/>
                <w:szCs w:val="28"/>
                <w:lang w:bidi="fa-IR"/>
              </w:rPr>
            </w:pPr>
            <w:r>
              <w:rPr>
                <w:rFonts w:eastAsia="Calibri" w:cs="B Lotus"/>
                <w:rtl w:val="0"/>
              </w:rPr>
              <w:t xml:space="preserve">-</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jc w:val="center"/>
              <w:rPr>
                <w:rFonts w:cs="B Lotus"/>
                <w:color w:val="auto"/>
                <w:sz w:val="28"/>
                <w:szCs w:val="28"/>
                <w:lang w:bidi="fa-IR"/>
              </w:rPr>
            </w:pPr>
            <w:r>
              <w:rPr>
                <w:rFonts w:cs="B Lotus"/>
                <w:rtl w:val="0"/>
              </w:rPr>
              <w:t xml:space="preserve">۰۷/۱۴</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ascii="Arial" w:hAnsi="Arial" w:cs="B Nazanin" w:hint="cs"/>
                <w:lang w:bidi="fa-IR"/>
              </w:rPr>
              <w:t xml:space="preserve">اضطراب سلامتی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jc w:val="center"/>
              <w:rPr>
                <w:rFonts w:cs="B Lotus"/>
                <w:color w:val="auto"/>
                <w:sz w:val="28"/>
                <w:szCs w:val="28"/>
                <w:lang w:bidi="fa-IR"/>
              </w:rPr>
            </w:pPr>
            <w:r>
              <w:rPr>
                <w:rFonts w:cs="B Lotus"/>
                <w:rtl w:val="0"/>
              </w:rPr>
              <w:t xml:space="preserve">۴۸/۰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jc w:val="center"/>
              <w:rPr>
                <w:rFonts w:ascii="Arial" w:hAnsi="Arial" w:cs="B Lotus"/>
                <w:color w:val="auto"/>
                <w:sz w:val="28"/>
                <w:szCs w:val="28"/>
                <w:lang w:bidi="fa-IR"/>
              </w:rPr>
            </w:pPr>
            <w:r>
              <w:rPr>
                <w:rFonts w:cs="B Nazanin" w:hint="cs"/>
                <w:lang w:bidi="fa-IR"/>
              </w:rPr>
              <w:t xml:space="preserve">۰۷/۰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jc w:val="center"/>
              <w:rPr>
                <w:rFonts w:ascii="Arial" w:hAnsi="Arial" w:cs="B Lotus"/>
                <w:color w:val="auto"/>
                <w:sz w:val="28"/>
                <w:szCs w:val="28"/>
                <w:lang w:bidi="fa-IR"/>
              </w:rPr>
            </w:pPr>
            <w:r>
              <w:rPr>
                <w:rFonts w:eastAsia="Calibri" w:cs="B Lotus"/>
                <w:rtl w:val="0"/>
              </w:rPr>
              <w:t xml:space="preserve">۵۲/۰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jc w:val="center"/>
              <w:rPr>
                <w:rFonts w:cs="B Lotus"/>
                <w:color w:val="auto"/>
                <w:sz w:val="28"/>
                <w:szCs w:val="28"/>
                <w:lang w:bidi="fa-IR"/>
              </w:rPr>
            </w:pPr>
            <w:r>
              <w:rPr>
                <w:rFonts w:cs="B Lotus"/>
                <w:rtl w:val="0"/>
              </w:rPr>
              <w:t xml:space="preserve">۸۵/۶</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ascii="Arial" w:hAnsi="Arial" w:cs="B Nazanin" w:hint="cs"/>
                <w:lang w:bidi="fa-IR"/>
              </w:rPr>
              <w:t xml:space="preserve">هوش معنوی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jc w:val="center"/>
              <w:rPr>
                <w:rFonts w:cs="B Lotus"/>
                <w:color w:val="auto"/>
                <w:sz w:val="28"/>
                <w:szCs w:val="28"/>
                <w:lang w:bidi="fa-IR"/>
              </w:rPr>
            </w:pPr>
            <w:r>
              <w:rPr>
                <w:rFonts w:cs="B Lotus"/>
                <w:rtl w:val="0"/>
              </w:rPr>
              <w:t xml:space="preserve">۳۱/۰-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jc w:val="center"/>
              <w:rPr>
                <w:rFonts w:ascii="Arial" w:hAnsi="Arial" w:cs="B Lotus"/>
                <w:color w:val="auto"/>
                <w:sz w:val="28"/>
                <w:szCs w:val="28"/>
                <w:lang w:bidi="fa-IR"/>
              </w:rPr>
            </w:pPr>
            <w:r>
              <w:rPr>
                <w:rFonts w:cs="B Nazanin" w:hint="cs"/>
                <w:lang w:bidi="fa-IR"/>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jc w:val="center"/>
              <w:rPr>
                <w:rFonts w:ascii="Arial" w:hAnsi="Arial" w:cs="B Lotus"/>
                <w:color w:val="auto"/>
                <w:sz w:val="28"/>
                <w:szCs w:val="28"/>
                <w:lang w:bidi="fa-IR"/>
              </w:rPr>
            </w:pPr>
            <w:r>
              <w:rPr>
                <w:rFonts w:eastAsia="Calibri" w:cs="B Lotus"/>
                <w:rtl w:val="0"/>
              </w:rPr>
              <w:t xml:space="preserve">۳۶/۰-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jc w:val="center"/>
              <w:rPr>
                <w:rFonts w:cs="B Lotus"/>
                <w:color w:val="auto"/>
                <w:sz w:val="28"/>
                <w:szCs w:val="28"/>
                <w:lang w:bidi="fa-IR"/>
              </w:rPr>
            </w:pPr>
            <w:r>
              <w:rPr>
                <w:rFonts w:cs="B Lotus"/>
                <w:rtl w:val="0"/>
              </w:rPr>
              <w:t xml:space="preserve">۸۸/۳-</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ascii="Arial" w:hAnsi="Arial" w:cs="B Nazanin" w:hint="cs"/>
                <w:lang w:bidi="fa-IR"/>
              </w:rPr>
              <w:t xml:space="preserve">ایجاد معنای شخصی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jc w:val="center"/>
              <w:rPr>
                <w:rFonts w:cs="B Lotus"/>
                <w:color w:val="auto"/>
                <w:sz w:val="28"/>
                <w:szCs w:val="28"/>
                <w:lang w:bidi="fa-IR"/>
              </w:rPr>
            </w:pPr>
            <w:r>
              <w:rPr>
                <w:rFonts w:cs="B Lotus"/>
                <w:rtl w:val="0"/>
              </w:rPr>
              <w:t xml:space="preserve">۲۴/۰-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jc w:val="center"/>
              <w:rPr>
                <w:rFonts w:ascii="Arial" w:hAnsi="Arial" w:cs="B Lotus"/>
                <w:color w:val="auto"/>
                <w:sz w:val="28"/>
                <w:szCs w:val="28"/>
                <w:lang w:bidi="fa-IR"/>
              </w:rPr>
            </w:pPr>
            <w:r>
              <w:rPr>
                <w:rFonts w:cs="B Nazanin" w:hint="cs"/>
                <w:lang w:bidi="fa-IR"/>
              </w:rPr>
              <w:t xml:space="preserve">۰۹/۰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jc w:val="center"/>
              <w:rPr>
                <w:rFonts w:ascii="Arial" w:hAnsi="Arial" w:cs="B Lotus"/>
                <w:color w:val="auto"/>
                <w:sz w:val="28"/>
                <w:szCs w:val="28"/>
                <w:lang w:bidi="fa-IR"/>
              </w:rPr>
            </w:pPr>
            <w:r>
              <w:rPr>
                <w:rFonts w:eastAsia="Calibri" w:cs="B Lotus"/>
                <w:rtl w:val="0"/>
              </w:rPr>
              <w:t xml:space="preserve">۲۵/۰-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jc w:val="center"/>
              <w:rPr>
                <w:rFonts w:cs="B Lotus"/>
                <w:color w:val="auto"/>
                <w:sz w:val="28"/>
                <w:szCs w:val="28"/>
                <w:lang w:bidi="fa-IR"/>
              </w:rPr>
            </w:pPr>
            <w:r>
              <w:rPr>
                <w:rFonts w:cs="B Lotus"/>
                <w:rtl w:val="0"/>
              </w:rPr>
              <w:t xml:space="preserve">۶۷/۲-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 xml:space="preserve">۰۰۹/۰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ascii="Arial" w:hAnsi="Arial" w:cs="B Nazanin" w:hint="cs"/>
                <w:lang w:bidi="fa-IR"/>
              </w:rPr>
              <w:t xml:space="preserve">تفکر وجودی انتقادی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jc w:val="center"/>
              <w:rPr>
                <w:rFonts w:cs="B Lotus"/>
                <w:color w:val="auto"/>
                <w:sz w:val="28"/>
                <w:szCs w:val="28"/>
                <w:lang w:bidi="fa-IR"/>
              </w:rPr>
            </w:pPr>
            <w:r>
              <w:rPr>
                <w:rFonts w:cs="B Lotus"/>
                <w:rtl w:val="0"/>
              </w:rPr>
              <w:t xml:space="preserve">۱۹/۰-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jc w:val="center"/>
              <w:rPr>
                <w:rFonts w:ascii="Arial" w:hAnsi="Arial" w:cs="B Lotus"/>
                <w:color w:val="auto"/>
                <w:sz w:val="28"/>
                <w:szCs w:val="28"/>
                <w:lang w:bidi="fa-IR"/>
              </w:rPr>
            </w:pPr>
            <w:r>
              <w:rPr>
                <w:rFonts w:cs="B Nazanin" w:hint="cs"/>
                <w:lang w:bidi="fa-IR"/>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jc w:val="center"/>
              <w:rPr>
                <w:rFonts w:ascii="Arial" w:hAnsi="Arial" w:cs="B Lotus"/>
                <w:color w:val="auto"/>
                <w:sz w:val="28"/>
                <w:szCs w:val="28"/>
                <w:lang w:bidi="fa-IR"/>
              </w:rPr>
            </w:pPr>
            <w:r>
              <w:rPr>
                <w:rFonts w:eastAsia="Calibri" w:cs="B Lotus"/>
                <w:rtl w:val="0"/>
              </w:rPr>
              <w:t xml:space="preserve">۲۱/۰-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jc w:val="center"/>
              <w:rPr>
                <w:rFonts w:cs="B Lotus"/>
                <w:color w:val="auto"/>
                <w:sz w:val="28"/>
                <w:szCs w:val="28"/>
                <w:lang w:bidi="fa-IR"/>
              </w:rPr>
            </w:pPr>
            <w:r>
              <w:rPr>
                <w:rFonts w:cs="B Lotus"/>
                <w:rtl w:val="0"/>
              </w:rPr>
              <w:t xml:space="preserve">۳۷/۲-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 xml:space="preserve">۰۲۰/۰</w:t>
            </w:r>
          </w:p>
        </w:tc>
      </w:tr>
    </w:tbl>
    <w:p w14:paraId="0F712422" w14:textId="77777777" w:rsidR="00912462" w:rsidRDefault="00000000">
      <w:pPr>
        <w:spacing w:line="276" w:lineRule="auto"/>
        <w:jc w:val="center"/>
        <w:rPr>
          <w:rFonts w:ascii="B Nazanin" w:hAnsi="Calibri" w:cs="B Lotus"/>
          <w:b/>
          <w:bCs/>
          <w:color w:val="auto"/>
          <w:sz w:val="26"/>
          <w:szCs w:val="26"/>
          <w:lang w:bidi="fa-IR"/>
        </w:rPr>
      </w:pPr>
      <w:r>
        <w:rPr>
          <w:rFonts w:ascii="B Nazanin" w:hAnsi="Calibri" w:hint="cs"/>
          <w:b/>
          <w:bCs/>
          <w:lang w:bidi="fa-IR"/>
        </w:rPr>
        <w:t xml:space="preserve">با توجه به جدول ۴-۹، اثر اضطراب سلامتی (۵۲/۰ β=)، بر اضطراب مرگ سالمندان در سطح ۰۱/۰ مثبت و معنادار می‌باشد. همچنین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roofErr w:type="spellStart"/>
      <w:proofErr w:type="spellEnd"/>
      <w:proofErr w:type="spellStart"/>
      <w:proofErr w:type="spellEnd"/>
    </w:p>
    <w:p w14:paraId="20F9B4EF"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با توجه به جدول ۴-۹، اثر اضطراب سلامتی </w:t>
      </w:r>
      <w:r>
        <w:rPr>
          <w:rFonts w:ascii="B Nazanin" w:hAnsi="Calibri" w:hint="cs"/>
          <w:lang w:bidi="fa-IR"/>
        </w:rPr>
        <w:t>(</w:t>
      </w:r>
      <w:r>
        <w:rPr>
          <w:rFonts w:hint="cs"/>
          <w:lang w:bidi="fa-IR"/>
        </w:rPr>
        <w:t>۵۲/۰ β=</w:t>
      </w:r>
      <w:r>
        <w:rPr>
          <w:rFonts w:ascii="B Nazanin" w:hAnsi="Calibri" w:hint="cs"/>
          <w:lang w:bidi="fa-IR"/>
        </w:rPr>
        <w:t xml:space="preserve">)، </w:t>
      </w:r>
      <w:r>
        <w:rPr>
          <w:rFonts w:ascii="Times New Roman" w:eastAsia="Times New Roman" w:hAnsi="Times New Roman" w:hint="cs"/>
          <w:lang w:bidi="fa-IR"/>
        </w:rPr>
        <w:t xml:space="preserve">بر اضطراب مرگ سالمندان در سطح ۰۱/۰ مثبت و معنادار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همچنین اثر هوش معنوی </w:t>
      </w:r>
      <w:r>
        <w:rPr>
          <w:rFonts w:ascii="B Nazanin" w:hAnsi="Calibri" w:hint="cs"/>
          <w:lang w:bidi="fa-IR"/>
        </w:rPr>
        <w:t>(</w:t>
      </w:r>
      <w:r>
        <w:rPr>
          <w:rFonts w:hint="cs"/>
          <w:lang w:bidi="fa-IR"/>
        </w:rPr>
        <w:t>۳۶/۰- β=</w:t>
      </w:r>
      <w:r>
        <w:rPr>
          <w:rFonts w:ascii="B Nazanin" w:hAnsi="Calibri" w:hint="cs"/>
          <w:lang w:bidi="fa-IR"/>
        </w:rPr>
        <w:t xml:space="preserve">)، </w:t>
      </w:r>
      <w:r>
        <w:rPr>
          <w:rFonts w:ascii="Times New Roman" w:eastAsia="Times New Roman" w:hAnsi="Times New Roman" w:hint="cs"/>
          <w:lang w:bidi="fa-IR"/>
        </w:rPr>
        <w:t xml:space="preserve">ایجاد معنای شخصی </w:t>
      </w:r>
      <w:r>
        <w:rPr>
          <w:rFonts w:ascii="B Nazanin" w:hAnsi="Calibri" w:hint="cs"/>
          <w:lang w:bidi="fa-IR"/>
        </w:rPr>
        <w:t>(</w:t>
      </w:r>
      <w:r>
        <w:rPr>
          <w:rFonts w:hint="cs"/>
          <w:lang w:bidi="fa-IR"/>
        </w:rPr>
        <w:t>۲۵/۰-β=</w:t>
      </w:r>
      <w:r>
        <w:rPr>
          <w:rFonts w:ascii="B Nazanin" w:hAnsi="Calibri" w:hint="cs"/>
          <w:lang w:bidi="fa-IR"/>
        </w:rPr>
        <w:t>)</w:t>
      </w:r>
      <w:r>
        <w:rPr>
          <w:rFonts w:ascii="Times New Roman" w:eastAsia="Times New Roman" w:hAnsi="Times New Roman" w:hint="cs"/>
          <w:lang w:bidi="fa-IR"/>
        </w:rPr>
        <w:t xml:space="preserve">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w:t>
      </w:r>
      <w:r>
        <w:rPr>
          <w:rFonts w:ascii="B Nazanin" w:hAnsi="Calibri" w:hint="cs"/>
          <w:lang w:bidi="fa-IR"/>
        </w:rPr>
        <w:t>(</w:t>
      </w:r>
      <w:r>
        <w:rPr>
          <w:rFonts w:hint="cs"/>
          <w:lang w:bidi="fa-IR"/>
        </w:rPr>
        <w:t>۲۱/۰- β=</w:t>
      </w:r>
      <w:r>
        <w:rPr>
          <w:rFonts w:ascii="B Nazanin" w:hAnsi="Calibri" w:hint="cs"/>
          <w:lang w:bidi="fa-IR"/>
        </w:rPr>
        <w:t xml:space="preserve">)،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lang w:bidi="fa-IR"/>
        </w:rPr>
        <w:t>مؤلفه‌های</w:t>
      </w:r>
      <w:proofErr w:type="spellEnd"/>
      <w:r>
        <w:rPr>
          <w:rFonts w:ascii="Times New Roman" w:eastAsia="Times New Roman" w:hAnsi="Times New Roman" w:hint="cs"/>
          <w:lang w:bidi="fa-IR"/>
        </w:rPr>
        <w:t xml:space="preserve"> آن، میزان اضطراب مرگ در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در حالی که با افزایش اضطراب سلامتی، میزان اضطراب مرگ افزایش پیدا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در این راستا فرضیه سوم این مطالعه مورد تأیید قرار گرفت.</w:t>
      </w:r>
    </w:p>
    <w:p w14:paraId="269F0155" w14:textId="77777777" w:rsidR="00912462" w:rsidRDefault="00000000">
      <w:pPr>
        <w:keepNext/>
        <w:keepLines/>
        <w:pageBreakBefore/>
        <w:spacing w:before="2400" w:after="240" w:line="276" w:lineRule="auto"/>
        <w:jc w:val="center"/>
        <w:rPr>
          <w:rFonts w:cs="B Titr"/>
          <w:b/>
          <w:bCs/>
          <w:color w:val="auto"/>
          <w:sz w:val="72"/>
          <w:szCs w:val="72"/>
          <w:lang w:bidi="fa-IR"/>
        </w:rPr>
      </w:pPr>
      <w:bookmarkStart w:id="52" w:name="_Toc10031694"/>
      <w:bookmarkStart w:id="53" w:name="_Toc10309323"/>
      <w:bookmarkStart w:id="54" w:name="_Toc10309769"/>
      <w:bookmarkStart w:id="55" w:name="_Toc9779781"/>
      <w:bookmarkStart w:id="56" w:name="_Toc9780424"/>
      <w:bookmarkStart w:id="57" w:name="_Toc9781814"/>
      <w:bookmarkStart w:id="58" w:name="_Toc9799072"/>
      <w:bookmarkStart w:id="59" w:name="_Toc9801921"/>
      <w:bookmarkStart w:id="60" w:name="_Toc9802099"/>
      <w:bookmarkStart w:id="61" w:name="_Toc9805183"/>
      <w:bookmarkStart w:id="62" w:name="_Toc9805763"/>
      <w:bookmarkStart w:id="63" w:name="_Toc9805996"/>
      <w:bookmarkStart w:id="64" w:name="_Toc9806508"/>
      <w:bookmarkStart w:id="65" w:name="_Toc9806745"/>
      <w:bookmarkStart w:id="66" w:name="_Toc10032691"/>
      <w:bookmarkStart w:id="67" w:name="_Toc10310658"/>
      <w:bookmarkStart w:id="68" w:name="_Toc10311403"/>
      <w:bookmarkStart w:id="69" w:name="_Toc12099399"/>
      <w:r>
        <w:rPr>
          <w:rFonts w:cs="B Titr" w:hint="cs"/>
          <w:b/>
          <w:bCs/>
          <w:sz w:val="56"/>
          <w:szCs w:val="56"/>
          <w:lang w:bidi="fa-IR"/>
        </w:rPr>
        <w:t xml:space="preserve">فصل پنجم</w:t>
      </w:r>
      <w:bookmarkStart w:id="70" w:name="_Toc10031695"/>
      <w:bookmarkStart w:id="71" w:name="_Toc10309324"/>
      <w:bookmarkStart w:id="72" w:name="_Toc10309770"/>
      <w:bookmarkEnd w:id="52"/>
      <w:bookmarkEnd w:id="53"/>
      <w:bookmarkEnd w:id="54"/>
    </w:p>
    <w:p w14:paraId="3D02CF74" w14:textId="77777777" w:rsidR="00912462" w:rsidRDefault="00000000">
      <w:pPr>
        <w:keepNext/>
        <w:keepLines/>
        <w:spacing w:after="240" w:line="276" w:lineRule="auto"/>
        <w:jc w:val="center"/>
        <w:rPr>
          <w:color w:val="auto"/>
          <w:lang w:bidi="fa-IR"/>
        </w:rPr>
      </w:pPr>
      <w:r>
        <w:rPr>
          <w:rFonts w:cs="B Titr" w:hint="cs"/>
          <w:b/>
          <w:bCs/>
          <w:sz w:val="56"/>
          <w:szCs w:val="56"/>
          <w:lang w:bidi="fa-IR"/>
        </w:rPr>
        <w:t xml:space="preserve">بحث و نتیجه‌گیری</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2FDD6A1C" w14:textId="77777777" w:rsidR="00912462" w:rsidRDefault="00000000" w:rsidP="00856470">
      <w:pPr>
        <w:keepNext/>
        <w:keepLines/>
        <w:pageBreakBefore/>
        <w:spacing w:before="240" w:after="100" w:line="276" w:lineRule="auto"/>
        <w:rPr>
          <w:lang w:bidi="fa-IR"/>
        </w:rPr>
      </w:pPr>
      <w:bookmarkStart w:id="73" w:name="_Toc9801923"/>
      <w:bookmarkStart w:id="74" w:name="_Toc9802101"/>
      <w:bookmarkStart w:id="75" w:name="_Toc9805185"/>
      <w:bookmarkStart w:id="76" w:name="_Toc9805765"/>
      <w:bookmarkStart w:id="77" w:name="_Toc9805998"/>
      <w:bookmarkStart w:id="78" w:name="_Toc9806510"/>
      <w:bookmarkStart w:id="79" w:name="_Toc9806747"/>
      <w:bookmarkStart w:id="80" w:name="_Toc10031697"/>
      <w:bookmarkStart w:id="81" w:name="_Toc10032693"/>
      <w:bookmarkStart w:id="82" w:name="_Toc10309326"/>
      <w:bookmarkStart w:id="83" w:name="_Toc10309772"/>
      <w:bookmarkStart w:id="84" w:name="_Toc10310660"/>
      <w:bookmarkStart w:id="85" w:name="_Toc10311405"/>
      <w:bookmarkStart w:id="86" w:name="_Toc12099401"/>
      <w:r>
        <w:rPr>
          <w:rFonts w:cs="B Titr" w:hint="cs"/>
          <w:b/>
          <w:bCs/>
          <w:sz w:val="30"/>
          <w:szCs w:val="30"/>
          <w:lang w:bidi="fa-IR"/>
        </w:rPr>
        <w:t xml:space="preserve">۵-۱- بحث و نتیجه گیری</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C3C8D43" w14:textId="77777777" w:rsidR="00912462" w:rsidRDefault="00000000">
      <w:pPr>
        <w:ind w:firstLine="397"/>
        <w:jc w:val="both"/>
        <w:rPr>
          <w:rFonts w:ascii="Calibri" w:hAnsi="Calibri" w:cs="B Lotus"/>
          <w:color w:val="auto"/>
          <w:lang w:bidi="fa-IR"/>
        </w:rPr>
      </w:pPr>
      <w:r>
        <w:rPr>
          <w:rFonts w:ascii="Calibri" w:hAnsi="Calibri" w:hint="cs"/>
          <w:b/>
          <w:bCs/>
          <w:lang w:bidi="fa-IR"/>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پور(۱۳۹۲)، نادری و روشنی(۱۳۹۰)، لوینو همکاران (۲۰۱۱)، کینگ و دسیکو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b/>
          <w:bCs/>
          <w:vertAlign w:val="superscript"/>
          <w:lang w:bidi="fa-IR"/>
        </w:rPr>
        <w:footnoteReference w:id="82"/>
      </w:r>
      <w:proofErr w:type="spellStart"/>
      <w:proofErr w:type="spellEnd"/>
      <w:r>
        <w:rPr>
          <w:rFonts w:ascii="Times New Roman" w:eastAsia="Times New Roman" w:hAnsi="Times New Roman" w:hint="cs"/>
          <w:b/>
          <w:bCs/>
          <w:vertAlign w:val="superscript"/>
          <w:lang w:bidi="fa-IR"/>
        </w:rPr>
        <w:footnoteReference w:id="83"/>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A041C0F" w14:textId="77777777" w:rsidR="00912462" w:rsidRDefault="00000000">
      <w:pPr>
        <w:ind w:firstLine="397"/>
        <w:jc w:val="both"/>
        <w:rPr>
          <w:rFonts w:ascii="Calibri" w:hAnsi="Calibri" w:cs="B Lotus"/>
          <w:color w:val="auto"/>
          <w:lang w:bidi="fa-IR"/>
        </w:rPr>
      </w:pPr>
      <w:r>
        <w:rPr>
          <w:rFonts w:ascii="Calibri" w:hAnsi="Calibri" w:hint="cs"/>
          <w:lang w:bidi="fa-IR"/>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bookmarkStart w:id="87" w:name="_Hlk218188450"/>
      <w:proofErr w:type="spellStart"/>
      <w:proofErr w:type="spellEnd"/>
    </w:p>
    <w:p w14:paraId="2AB52153" w14:textId="77777777" w:rsidR="00912462" w:rsidRDefault="00000000">
      <w:pPr>
        <w:ind w:firstLine="397"/>
        <w:jc w:val="both"/>
        <w:rPr>
          <w:rFonts w:cs="B Lotus"/>
          <w:b/>
          <w:bCs/>
          <w:color w:val="auto"/>
          <w:lang w:bidi="fa-IR"/>
        </w:rPr>
      </w:pPr>
      <w:bookmarkStart w:id="88" w:name="_Hlk218188745"/>
      <w:bookmarkEnd w:id="87"/>
      <w:r>
        <w:rPr>
          <w:rFonts w:hint="cs"/>
          <w:b/>
          <w:bCs/>
          <w:lang w:bidi="fa-IR"/>
        </w:rPr>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همچنین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است(ساکویا، ۲۰۰۸).به این ترتیب، سطوح بالاتر اضطراب سلامتی می‌تواند با افزایش اضطراب مرگ در سالمندان همراه باشد که این یافته در نتایج پژوهش حاضر نیز مورد تأیید قرار گرفت.</w:t>
      </w:r>
      <w:proofErr w:type="spellStart"/>
      <w:proofErr w:type="spellEnd"/>
      <w:proofErr w:type="spellStart"/>
      <w:proofErr w:type="spellEnd"/>
      <w:proofErr w:type="spellStart"/>
      <w:proofErr w:type="spellEnd"/>
      <w:proofErr w:type="spellStart"/>
      <w:proofErr w:type="spellEnd"/>
      <w:bookmarkEnd w:id="88"/>
      <w:proofErr w:type="spellStart"/>
      <w:proofErr w:type="spellEnd"/>
      <w:proofErr w:type="spellStart"/>
      <w:proofErr w:type="spellEnd"/>
      <w:proofErr w:type="spellStart"/>
      <w:proofErr w:type="spellEnd"/>
      <w:r>
        <w:rPr>
          <w:rFonts w:hint="cs"/>
          <w:b/>
          <w:bCs/>
          <w:vertAlign w:val="superscript"/>
          <w:lang w:bidi="fa-IR"/>
        </w:rPr>
        <w:footnoteReference w:id="84"/>
      </w:r>
      <w:proofErr w:type="spellStart"/>
      <w:proofErr w:type="spellEnd"/>
      <w:r>
        <w:rPr>
          <w:rFonts w:hint="cs"/>
          <w:b/>
          <w:bCs/>
          <w:vertAlign w:val="superscript"/>
          <w:lang w:bidi="fa-IR"/>
        </w:rPr>
        <w:footnoteReference w:id="85"/>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CC37A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از جمله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بنابراین، از منظر نظری و با توجه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F0A76" w14:textId="77777777" w:rsidR="00912462" w:rsidRDefault="00000000" w:rsidP="00856470">
      <w:pPr>
        <w:keepNext/>
        <w:keepLines/>
        <w:spacing w:before="240" w:after="100" w:line="276" w:lineRule="auto"/>
        <w:rPr>
          <w:bCs/>
          <w:lang w:bidi="fa-IR"/>
        </w:rPr>
      </w:pPr>
      <w:bookmarkStart w:id="89" w:name="_Toc9801924"/>
      <w:bookmarkStart w:id="90" w:name="_Toc9802102"/>
      <w:bookmarkStart w:id="91" w:name="_Toc9805186"/>
      <w:bookmarkStart w:id="92" w:name="_Toc9805766"/>
      <w:bookmarkStart w:id="93" w:name="_Toc9805999"/>
      <w:bookmarkStart w:id="94" w:name="_Toc9806511"/>
      <w:bookmarkStart w:id="95" w:name="_Toc9806748"/>
      <w:bookmarkStart w:id="96" w:name="_Toc10031698"/>
      <w:bookmarkStart w:id="97" w:name="_Toc10032694"/>
      <w:bookmarkStart w:id="98" w:name="_Toc10309327"/>
      <w:bookmarkStart w:id="99" w:name="_Toc10309773"/>
      <w:bookmarkStart w:id="100" w:name="_Toc10310661"/>
      <w:bookmarkStart w:id="101" w:name="_Toc10311406"/>
      <w:bookmarkStart w:id="102" w:name="_Toc12099402"/>
      <w:r>
        <w:rPr>
          <w:rFonts w:cs="B Titr" w:hint="cs"/>
          <w:b/>
          <w:bCs/>
          <w:sz w:val="30"/>
          <w:szCs w:val="30"/>
          <w:lang w:bidi="fa-IR"/>
        </w:rPr>
        <w:t xml:space="preserve">۵-۲- محدودیت های تحقیق</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EC104B9" w14:textId="77777777" w:rsidR="00912462" w:rsidRDefault="00000000">
      <w:pPr>
        <w:ind w:firstLine="397"/>
        <w:jc w:val="both"/>
        <w:rPr>
          <w:rFonts w:ascii="Times New Roman" w:eastAsia="Times New Roman" w:hAnsi="Times New Roman" w:cs="B Lotus"/>
          <w:color w:val="auto"/>
          <w:lang w:bidi="fa-IR"/>
        </w:rPr>
      </w:pPr>
      <w:bookmarkStart w:id="103" w:name="_Toc10031699"/>
      <w:bookmarkStart w:id="104" w:name="_Toc10032695"/>
      <w:bookmarkStart w:id="105" w:name="_Toc10034475"/>
      <w:r>
        <w:rPr>
          <w:rFonts w:ascii="Times New Roman" w:eastAsia="Times New Roman" w:hAnsi="Times New Roman" w:hint="cs"/>
          <w:lang w:bidi="fa-IR"/>
        </w:rPr>
        <w:t xml:space="preserve">بديهي است که هر تحقيق داراي محدوديت ها و مشکلاتي مي باشد که بیان محدودیت های پژوهش حاضر می تواند برای پژوهشگران آتی راهگشا باشد. مورد ذيل از جمله محدوديت ها پژوهشي حاضر مي باشند:</w:t>
      </w:r>
      <w:bookmarkEnd w:id="103"/>
      <w:bookmarkEnd w:id="104"/>
      <w:bookmarkEnd w:id="105"/>
    </w:p>
    <w:p w14:paraId="3DDEEBFF"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roofErr w:type="spellStart"/>
      <w:proofErr w:type="spellEnd"/>
      <w:proofErr w:type="spellStart"/>
      <w:proofErr w:type="spellEnd"/>
    </w:p>
    <w:p w14:paraId="2C1077B8"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اگرچه در پژوهش حاضر از روش نمونه‌گيري تصادفي ساده استفاده شده است، با این حال محدود بودن حجم نمونه مي‌تواند تعميم نتايج پژوهش به ساير سالمندان را با احتياط همراه سازد.</w:t>
      </w:r>
      <w:proofErr w:type="spellStart"/>
      <w:proofErr w:type="spellEnd"/>
      <w:proofErr w:type="spellStart"/>
      <w:proofErr w:type="spellEnd"/>
    </w:p>
    <w:p w14:paraId="0ECD9EC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همچنین، جامعه آماري پژوهش حاضر محدود به سالمندان ساکن خانه سالمندان فرشتگان شهر تهران بوده است؛ از این‌رو تعميم نتايج به ساير سالمندان ساکن در جامعه يا مراکز سالمندي ديگر بايد با احتياط صورت گيرد.</w:t>
      </w:r>
      <w:proofErr w:type="spellStart"/>
      <w:proofErr w:type="spellEnd"/>
    </w:p>
    <w:p w14:paraId="0150A5A4" w14:textId="77777777" w:rsidR="00912462" w:rsidRDefault="00000000" w:rsidP="00856470">
      <w:pPr>
        <w:keepNext/>
        <w:keepLines/>
        <w:spacing w:before="240" w:after="100" w:line="276" w:lineRule="auto"/>
        <w:rPr>
          <w:bCs/>
          <w:lang w:bidi="fa-IR"/>
        </w:rPr>
      </w:pPr>
      <w:bookmarkStart w:id="106" w:name="_Toc9801925"/>
      <w:bookmarkStart w:id="107" w:name="_Toc9802103"/>
      <w:bookmarkStart w:id="108" w:name="_Toc9805187"/>
      <w:bookmarkStart w:id="109" w:name="_Toc9805767"/>
      <w:bookmarkStart w:id="110" w:name="_Toc9806000"/>
      <w:bookmarkStart w:id="111" w:name="_Toc9806512"/>
      <w:bookmarkStart w:id="112" w:name="_Toc9806749"/>
      <w:bookmarkStart w:id="113" w:name="_Toc10031700"/>
      <w:bookmarkStart w:id="114" w:name="_Toc10032696"/>
      <w:bookmarkStart w:id="115" w:name="_Toc10309328"/>
      <w:bookmarkStart w:id="116" w:name="_Toc10309774"/>
      <w:bookmarkStart w:id="117" w:name="_Toc10310662"/>
      <w:bookmarkStart w:id="118" w:name="_Toc10311407"/>
      <w:bookmarkStart w:id="119" w:name="_Toc12099403"/>
      <w:r>
        <w:rPr>
          <w:rFonts w:cs="B Titr" w:hint="cs"/>
          <w:b/>
          <w:bCs/>
          <w:sz w:val="30"/>
          <w:szCs w:val="30"/>
          <w:lang w:bidi="fa-IR"/>
        </w:rPr>
        <w:t xml:space="preserve">۵-۳- پیشنهادات</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DEF2F4A" w14:textId="77777777" w:rsidR="00912462" w:rsidRDefault="00000000" w:rsidP="00856470">
      <w:pPr>
        <w:keepNext/>
        <w:keepLines/>
        <w:spacing w:before="240" w:after="100" w:line="276" w:lineRule="auto"/>
        <w:rPr>
          <w:b/>
          <w:bCs/>
          <w:lang w:bidi="fa-IR"/>
        </w:rPr>
      </w:pPr>
      <w:bookmarkStart w:id="120" w:name="_Toc10031701"/>
      <w:bookmarkStart w:id="121" w:name="_Toc10032697"/>
      <w:bookmarkStart w:id="122" w:name="_Toc10309329"/>
      <w:bookmarkStart w:id="123" w:name="_Toc10309775"/>
      <w:bookmarkStart w:id="124" w:name="_Toc10310663"/>
      <w:bookmarkStart w:id="125" w:name="_Toc10311408"/>
      <w:bookmarkStart w:id="126" w:name="_Toc12099404"/>
      <w:bookmarkStart w:id="127" w:name="_Toc9801926"/>
      <w:bookmarkStart w:id="128" w:name="_Toc9802104"/>
      <w:bookmarkStart w:id="129" w:name="_Toc9805188"/>
      <w:bookmarkStart w:id="130" w:name="_Toc9805768"/>
      <w:bookmarkStart w:id="131" w:name="_Toc9806001"/>
      <w:bookmarkStart w:id="132" w:name="_Toc9806513"/>
      <w:bookmarkStart w:id="133" w:name="_Toc9806750"/>
      <w:r>
        <w:rPr>
          <w:rFonts w:cs="B Titr" w:hint="cs"/>
          <w:b/>
          <w:bCs/>
          <w:sz w:val="30"/>
          <w:szCs w:val="30"/>
          <w:lang w:bidi="fa-IR"/>
        </w:rPr>
        <w:t xml:space="preserve">۵-۳-۱- پیشنهادهای پژوهشی</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2BF5F1E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 پیشنهاد می شود که علاوه بر پرسشنامه از روش های دیگر جمع آوری اطلاعات، مصاحبه و مشاهده نیز استفاده گردد.</w:t>
      </w:r>
    </w:p>
    <w:p w14:paraId="154D8C2A"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roofErr w:type="spellStart"/>
      <w:proofErr w:type="spellEnd"/>
      <w:proofErr w:type="spellStart"/>
      <w:proofErr w:type="spellEnd"/>
      <w:proofErr w:type="spellStart"/>
      <w:proofErr w:type="spellEnd"/>
    </w:p>
    <w:p w14:paraId="5B06D84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راهیابی خطا کاهش یابد.</w:t>
      </w:r>
      <w:proofErr w:type="spellStart"/>
      <w:proofErr w:type="spellEnd"/>
    </w:p>
    <w:p w14:paraId="30A4C42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roofErr w:type="spellStart"/>
      <w:proofErr w:type="spellEnd"/>
      <w:proofErr w:type="spellStart"/>
      <w:proofErr w:type="spellEnd"/>
      <w:proofErr w:type="spellStart"/>
      <w:proofErr w:type="spellEnd"/>
      <w:proofErr w:type="spellStart"/>
      <w:proofErr w:type="spellEnd"/>
    </w:p>
    <w:p w14:paraId="3C06A500" w14:textId="77777777" w:rsidR="00912462" w:rsidRDefault="00000000" w:rsidP="00856470">
      <w:pPr>
        <w:keepNext/>
        <w:keepLines/>
        <w:spacing w:before="240" w:after="100" w:line="276" w:lineRule="auto"/>
        <w:rPr>
          <w:b/>
          <w:bCs/>
          <w:lang w:bidi="fa-IR"/>
        </w:rPr>
      </w:pPr>
      <w:bookmarkStart w:id="134" w:name="_Toc9801927"/>
      <w:bookmarkStart w:id="135" w:name="_Toc9802105"/>
      <w:bookmarkStart w:id="136" w:name="_Toc9805189"/>
      <w:bookmarkStart w:id="137" w:name="_Toc9805769"/>
      <w:bookmarkStart w:id="138" w:name="_Toc9806002"/>
      <w:bookmarkStart w:id="139" w:name="_Toc9806514"/>
      <w:bookmarkStart w:id="140" w:name="_Toc9806751"/>
      <w:bookmarkStart w:id="141" w:name="_Toc10031702"/>
      <w:bookmarkStart w:id="142" w:name="_Toc10032698"/>
      <w:bookmarkStart w:id="143" w:name="_Toc10309330"/>
      <w:bookmarkStart w:id="144" w:name="_Toc10309776"/>
      <w:bookmarkStart w:id="145" w:name="_Toc10310664"/>
      <w:bookmarkStart w:id="146" w:name="_Toc10311409"/>
      <w:bookmarkStart w:id="147" w:name="_Toc12099405"/>
      <w:r>
        <w:rPr>
          <w:rFonts w:cs="B Titr" w:hint="cs"/>
          <w:b/>
          <w:bCs/>
          <w:sz w:val="30"/>
          <w:szCs w:val="30"/>
          <w:lang w:bidi="fa-IR"/>
        </w:rPr>
        <w:t xml:space="preserve">۵-۳-۲- پیشنهادهای کاربردی</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65F4C2BF" w14:textId="77777777" w:rsidR="00912462" w:rsidRDefault="00000000">
      <w:pPr>
        <w:ind w:firstLine="397"/>
        <w:jc w:val="both"/>
        <w:rPr>
          <w:lang w:bidi="fa-IR"/>
        </w:rPr>
      </w:pPr>
      <w:r>
        <w:rPr>
          <w:rFonts w:hint="cs"/>
          <w:lang w:bidi="fa-IR"/>
        </w:rPr>
        <w:t xml:space="preserve">_ با توجه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بهره‌گیری از این یافته‌ها، در طراحی و اجرای برنامه‌های مداخله‌ای و آموزشی به‌منظور کاهش اضطراب مرگ و ارتقای سلامت روان سالمندان، آگاهانه‌تر اقدام نمایند.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DFF9BE" w14:textId="77777777" w:rsidR="00912462" w:rsidRDefault="00000000" w:rsidP="00856470">
      <w:pPr>
        <w:keepNext/>
        <w:keepLines/>
        <w:pageBreakBefore/>
        <w:spacing w:before="240" w:after="100" w:line="276" w:lineRule="auto"/>
        <w:rPr>
          <w:lang w:bidi="fa-IR"/>
        </w:rPr>
      </w:pPr>
      <w:r>
        <w:rPr>
          <w:rFonts w:ascii="BLotus" w:hAnsi="Calibri" w:cs="B Titr" w:hint="cs"/>
          <w:b/>
          <w:bCs/>
          <w:sz w:val="30"/>
          <w:szCs w:val="30"/>
          <w:lang w:bidi="fa-IR"/>
        </w:rPr>
        <w:lastRenderedPageBreak/>
        <w:t>منابع</w:t>
      </w:r>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Çarıkçı-Özgül, D. N; &amp; Işık, Ü. (2024). Exploring adult attachment and anxiety: The role of intolerance of uncertainty and social support. Current Psychology, 43, 18612–18620. HYPERLINK "https://doi.org/10.1007/s12144-024-05659-5?utm_source=chatgpt.com" \t "_new"https://doi.org/10.1007/s12144-024-05659-5</w:t>
      </w:r>
      <w:proofErr w:type="spellEnd"/>
      <w:proofErr w:type="spellStart"/>
      <w:proofErr w:type="spellEnd"/>
    </w:p>
    <w:p w14:paraId="717053F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امامی، ز. مولوی، ح. کالنتری، م. (1393). تحلیل مسیر اثر هوش معنوی و هوش اخالقی بر خود شکوفایی و رضایت از زندگی در سالمندان شهر اصفهان. دانش و پژوهش در روان شناسی کاربردی، شماره ،2 .13-4.</w:t>
      </w:r>
      <w:proofErr w:type="spellStart"/>
      <w:proofErr w:type="spellEnd"/>
      <w:proofErr w:type="spellStart"/>
      <w:proofErr w:type="spellEnd"/>
      <w:proofErr w:type="spellStart"/>
      <w:proofErr w:type="spellEnd"/>
      <w:proofErr w:type="spellStart"/>
      <w:proofErr w:type="spellEnd"/>
    </w:p>
    <w:p w14:paraId="7D526D3E"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اکبری، زهرا؛ یوسفی، نرگس (1397) پیش‌بینی اضطراب مرگ سالمندان بر اساس اضطراب سلامتی و تاب‌آوری. فصلنامه سالمند، 13(1)، 77-88.</w:t>
      </w:r>
      <w:proofErr w:type="spellStart"/>
      <w:proofErr w:type="spellEnd"/>
      <w:proofErr w:type="spellStart"/>
      <w:proofErr w:type="spellEnd"/>
    </w:p>
    <w:p w14:paraId="5E35D20B"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بهره‌ور، و؛ ابوالفتحی ممتاز، ی و حسینی، س(۱۴۰۲). احساس تنهایی در سالمندان در ایران: مرور سیستماتیک. مجله پزشکی دانشگاه علوم پزشکی تبریز، ۴۵(5)،۳۸۹–۴۰۱.</w:t>
      </w:r>
    </w:p>
    <w:p w14:paraId="51C7C6D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حسینی، جنبذی سیدعلی؛ و زرقی، محمد.(1402). مروری بر نظریه‌های روان‌شناختی سالمندی و سالمندی موفق فصلنامه سالمند.</w:t>
      </w:r>
      <w:proofErr w:type="spellStart"/>
      <w:proofErr w:type="spellEnd"/>
    </w:p>
    <w:p w14:paraId="7823ED9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راشدی، وحید؛ ابراهیمی، بنفشه؛ شریف‌محسنی، مهتاب؛ و حسینی، محمدعلی. (۱۳۹۹). اضطراب مرگ و امید به زندگی در سالمندان ایران. مجله علوم مراقبتی، ۹(۳)، ۱۶۸–۱۷۲.</w:t>
      </w:r>
      <w:proofErr w:type="spellStart"/>
      <w:proofErr w:type="spellEnd"/>
    </w:p>
    <w:p w14:paraId="155E784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رحمانی، سارا؛ کریمی، رضا؛ سلیمانی، لیلا (1400) نقش واسطه‌ای هوش معنوی در رابطه بین اضطراب سلامتی و اضطراب مرگ در سالمندان. فصلنامه روانشناسی سلامت، 9(2)، 25-40.</w:t>
      </w:r>
      <w:proofErr w:type="spellStart"/>
      <w:proofErr w:type="spellEnd"/>
    </w:p>
    <w:p w14:paraId="6438D4B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رحیمی پور، محسن. و کرمی، اسحق. (1399). نقش واسطه‌گری هوش معنوی با بهزیستی روان‌شناختی و رضایت از زندگی در سالمندان شهرستان مهریز (یزد). دوماهنامه علمی - پژوهشی طب توانبخشی، 3(3)، 81-72.</w:t>
      </w:r>
      <w:proofErr w:type="spellEnd"/>
    </w:p>
    <w:p w14:paraId="7346698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رستمی، پ؛ سالک ابراهیمی، ل؛ محمدپوراصل، ا؛ و اله‌وردی‌پور، ح(1402). رابطه احساس تنهایی، منبع کنترل و عدم تحمل ابهام با اضطراب مرگ سالمندان در دوران بیماری کووید-۱۹. مجله پزشکی دانشگاه علوم پزشکی تبریز، ۴۵(6)، ۵۲۸–۵۳۸.</w:t>
      </w:r>
    </w:p>
    <w:p w14:paraId="6F4AEDC1"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رضایی، ع.، و محمدی، ع. (1395). بررسی رابطه اضطراب سلامتی و اضطراب مرگ در سالمندان شهر تهران. فصلنامه روانشناسی سلامت، 5(4)، 27-36.</w:t>
      </w:r>
      <w:proofErr w:type="spellStart"/>
      <w:proofErr w:type="spellEnd"/>
    </w:p>
    <w:p w14:paraId="288FE83F"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سلیمانی‌زاده، فرزانه؛ محمدینیا، ندا؛ و سلیمانی‌زاده، لاله. (۱۳۹۹). رابطه سلامت معنوی و مقابله مذهبی با اضطراب مرگ در سالمندان. مجله دین و سلامت، ۵۹(۴)، ۱۹۲۵–۱۹۳۲.</w:t>
      </w:r>
    </w:p>
    <w:p w14:paraId="33CD785A"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فروتن، ماندانا و محمدی، مسعود. (1400). پیش بینی سلامت روان بر اساس هوش معنوی در سالمندان ساکن شهر شیراز، دومین کنفرانس بین المللی روانشناسی، علوم تربیتی و سبک زندگی، مشهد.</w:t>
      </w:r>
    </w:p>
    <w:p w14:paraId="6C8EE8C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محمد پور، ف. (1392). رابطه هوش معنوی و اضطراب مرگ، اولین کنگره بین المللی فرهنگ و اندیشه دینی.</w:t>
      </w:r>
    </w:p>
    <w:p w14:paraId="41847966"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منابع</w:t>
      </w:r>
    </w:p>
    <w:p w14:paraId="123221F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مهدوی‌کیا، نسرین؛ حسینی، فاطمه؛ محمدی، علی(1399) رابطه هوش معنوی با اضطراب مرگ در سالمندان. مجله روانشناسی و دین، 10(3)، 45-60.</w:t>
      </w:r>
    </w:p>
    <w:p w14:paraId="284CAC8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نادری، ف. روشنی، خ. (1390). رابطه هوش معنوی و هوش اجتماعی با اضطراب مرگ زنان سالمند. سال دوم، شماره ،6 .67-55.</w:t>
      </w:r>
    </w:p>
    <w:p w14:paraId="2083CE07"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کاظمی،م.، احمدی، س.، وعزیزی، ن.(1397). بررسی رابطه هوش معنوی و اضطراب مرگ در سالمندانساکن خانهسالمندان و سالمندان خانواده. فصلنامه علمی پژوهشی سالمند،13(2)،85-96.</w:t>
      </w:r>
    </w:p>
    <w:p w14:paraId="7B83963D"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 xml:space="preserve">کریمی، ف.، بابایی، ر.، و محمودی، پ.(1400). نقش میانجی هوش معنوی در رابطه بین اضطراب سلامتی و اضطراب مرگ در سالمندان. نشریه روانشناسی پیری، 10(1)، 49-60.</w:t>
      </w:r>
      <w:proofErr w:type="spellEnd"/>
    </w:p>
    <w:p w14:paraId="0227AF1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Abramowitz, J. S., &amp; Braddock, A. E. (2023). Psychological Treatment of Health Anxiety and Illness Anxiety Disorder. Guilford Press.</w:t>
      </w:r>
    </w:p>
    <w:p w14:paraId="4775458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American Psychiatric Association (2022). Diagnostic and Statistical Manual of Mental Disorders (5th ed., Text Revision; DSM-5-TR). Washington, DC: American Psychiatric Association.</w:t>
      </w:r>
    </w:p>
    <w:p w14:paraId="78F9E22D"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American Psychological Association. (2023). Clinical Practice Guideline for the Treatment of Depression and Anxiety in Older Adults.</w:t>
      </w:r>
    </w:p>
    <w:p w14:paraId="2566D2C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Amiri, S., Ghaffari, M., &amp; Shafiei, M. (2016). The effect of spiritual intelligence on psychological health among elderly people. Aging &amp; Mental Health, 20(6), 610-617.</w:t>
      </w:r>
    </w:p>
    <w:p w14:paraId="74B1150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Atchison, K; et al. (2024). Detection of anxiety symptoms and disorders in older adults: A diagnostic accuracy systematic review. Age and Ageing. https://doi.org/10.1093/ageing/afae122</w:t>
      </w:r>
      <w:proofErr w:type="spellStart"/>
      <w:proofErr w:type="spellEnd"/>
    </w:p>
    <w:p w14:paraId="487F92BE"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 xml:space="preserve">Atchley, R. C. (1989). A Continuity Theory of Normal Aging. The Gerontologist, 29(2), 183–190.</w:t>
      </w:r>
      <w:proofErr w:type="spellEnd"/>
      <w:proofErr w:type="spellStart"/>
      <w:proofErr w:type="spellEnd"/>
    </w:p>
    <w:p w14:paraId="612D52A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Atchley, R. C. (2016). Social Forces and Aging: An Introduction to Social Gerontology (14 thed). Cengage Learning.</w:t>
      </w:r>
      <w:proofErr w:type="spellStart"/>
      <w:proofErr w:type="spellEnd"/>
    </w:p>
    <w:p w14:paraId="22C96D8C"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 xml:space="preserve">Beck, J. S., &amp; Haigh, E. A. P. (2014). Advances in Cognitive Theory and Therapy: The Generic Cognitive Model. Annual Review of Clinical Psychology, 10, 1–24.</w:t>
      </w:r>
      <w:proofErr w:type="spellEnd"/>
    </w:p>
    <w:p w14:paraId="247C5E44"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Bolton, D; &amp; Gillett, G. (2019). The biopsychosocial model of health and disease: New philosophical and scientific developments. Palgrave Macmillan. https://doi.org/10.1007/978-3-030-11899-0</w:t>
      </w:r>
      <w:proofErr w:type="spellStart"/>
      <w:proofErr w:type="spellEnd"/>
    </w:p>
    <w:p w14:paraId="52391857"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 xml:space="preserve">Campisi, J. (2024). Cellular Senescence and Organismal Aging. Nature Reviews Molecular Cell Biology.</w:t>
      </w:r>
      <w:proofErr w:type="spellEnd"/>
      <w:proofErr w:type="spellStart"/>
      <w:proofErr w:type="spellEnd"/>
      <w:proofErr w:type="spellStart"/>
      <w:proofErr w:type="spellEnd"/>
      <w:proofErr w:type="spellStart"/>
      <w:proofErr w:type="spellEnd"/>
      <w:proofErr w:type="spellStart"/>
      <w:proofErr w:type="spellEnd"/>
    </w:p>
    <w:p w14:paraId="73679FF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Chen, Y; et al. (2023). Effects of Progressive Muscle Relaxation on anxiety, sleep quality, and quality of life in older adults: A systematic review and meta-analysis. Complementary Therapies in Medicine.</w:t>
      </w:r>
    </w:p>
    <w:p w14:paraId="696FAE5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Chlan, K.M. Zebracki, K. Vogel, L.C. (2010). Spirituality and life satisfaction in adults with pediatric-onset spinal cord injory. Retrieved from</w:t>
      </w:r>
      <w:proofErr w:type="spellStart"/>
      <w:proofErr w:type="spellEnd"/>
    </w:p>
    <w:p w14:paraId="7C7F94F8"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 xml:space="preserve">Cumming, E; &amp; Henry, W. E. (1961). Growing Old: The Process of Disengagement. New York: Basic Books.</w:t>
      </w:r>
      <w:proofErr w:type="spellEnd"/>
      <w:proofErr w:type="spellStart"/>
      <w:proofErr w:type="spellEnd"/>
    </w:p>
    <w:p w14:paraId="4582E0B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Diener, E., Oishi, S., &amp; Tay, L. (2018). Advances in subjective well-being research. Nature Human Behaviour, 2(4), 253–260. HYPERLINK "https://doi.org/10.1038/s41562-018-0307-6" \t "_new"https://doi.org/10.1038/s41562-018-0307-6</w:t>
      </w:r>
    </w:p>
    <w:p w14:paraId="48F462D7"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Dowd, J. J. (1975). Aging as Exchange: A Preface to Theory. Journal of Gerontology, 30(5), 584–594.</w:t>
      </w:r>
      <w:proofErr w:type="spellStart"/>
      <w:proofErr w:type="spellEnd"/>
    </w:p>
    <w:p w14:paraId="6280A41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Erikson, E. H. (1982). The Life Cycle Completed. New York: W. W. Norton.</w:t>
      </w:r>
      <w:proofErr w:type="spellStart"/>
      <w:proofErr w:type="spellEnd"/>
      <w:proofErr w:type="spellStart"/>
      <w:proofErr w:type="spellEnd"/>
    </w:p>
    <w:p w14:paraId="7C23622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Erikson, E. H; Erikson, J. M; &amp; Kivnick, H. Q. (1986). Vital Involvement in Old Age. New York: W. W. Norton.</w:t>
      </w:r>
      <w:proofErr w:type="spellStart"/>
      <w:proofErr w:type="spellEnd"/>
    </w:p>
    <w:p w14:paraId="7479C95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Fergus, T. A; &amp; Valentiner, D. P. (2022). Health anxiety and illness anxiety disorder: Contemporary perspectives and clinical implications.</w:t>
      </w:r>
    </w:p>
    <w:p w14:paraId="7F2EC20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Fulop, T; Larbi, A; Dupuis, G., et al. (2023). Immunosenescence and Inflammaging as Two Sides of the Same Coin: Friends or Foes? Frontiers in Immunology.</w:t>
      </w:r>
    </w:p>
    <w:p w14:paraId="3FD6B79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Gladyshev, V. N. (2024). The Biology of Aging. Nature Reviews Molecular Cell Biology.</w:t>
      </w:r>
    </w:p>
    <w:p w14:paraId="2B4E4AD1"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 xml:space="preserve">Goodarzi, F; Khoshravesh, S., Ayubi, E; Bashirian, S; &amp; Barati, M. (2024). Psychosocial determinants of functional independence among older adults: A systematic review and meta-analysis. Health Promotion Perspectives, 14(1), 32–43. https://doi.org/10.34172/hpp.42354</w:t>
      </w:r>
      <w:proofErr w:type="spellEnd"/>
      <w:hyperlink r:id="rId11" w:history="1">
        <w:r>
          <w:rPr>
            <w:rStyle w:val="Hyperlink"/>
            <w:rFonts w:ascii="Times New Roman" w:eastAsia="Times New Roman" w:hAnsi="Times New Roman" w:cs="B Lotus"/>
            <w:color w:val="000000"/>
            <w:rtl w:val="0"/>
          </w:rPr>
          <w:t>https://doi.org/10.1007/s11920-024-01507-2</w:t>
        </w:r>
      </w:hyperlink>
    </w:p>
    <w:p w14:paraId="7598EC6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Gould, R. L., et al. (2022). Cognitive behavioural therapy for depression and anxiety in older people: A systematic review and meta-analysis. Age and Ageing.</w:t>
      </w:r>
      <w:proofErr w:type="spellStart"/>
      <w:proofErr w:type="spellEnd"/>
      <w:proofErr w:type="spellStart"/>
      <w:proofErr w:type="spellEnd"/>
    </w:p>
    <w:p w14:paraId="06B2C36E"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Halldórsson, B; &amp; Salkovskis, P. M. (2023). Reassurance and its alternatives: Overview and cognitive behavioural conceptualisation. Journal of Obsessive-Compulsive and Related Disorders, 36, 100783. https://doi.org/10.1016/j.jocrd.2023.100783</w:t>
      </w:r>
    </w:p>
    <w:p w14:paraId="12FFFE7F"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Harding, R., et al. (2005). The prevalence and burden of symptoms amongst cancer patients attending a palliative care day centre. Palliative Medicine, 19(6), 556–562.</w:t>
      </w:r>
    </w:p>
    <w:p w14:paraId="01D31612"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Havighurst, R. J. (1961). Successful Aging. In The Gerontologist.</w:t>
      </w:r>
      <w:proofErr w:type="spellStart"/>
      <w:proofErr w:type="spellEnd"/>
      <w:proofErr w:type="spellStart"/>
      <w:proofErr w:type="spellEnd"/>
      <w:proofErr w:type="spellStart"/>
      <w:proofErr w:type="spellEnd"/>
      <w:proofErr w:type="spellStart"/>
      <w:proofErr w:type="spellEnd"/>
      <w:hyperlink r:id="rId12" w:history="1">
        <w:r>
          <w:rPr>
            <w:rFonts w:ascii="Times New Roman" w:eastAsia="Times New Roman" w:hAnsi="Times New Roman" w:cs="B Lotus"/>
            <w:rtl w:val="0"/>
          </w:rPr>
          <w:t>https://doi.org/10.1097/MS9.0000000000002100</w:t>
        </w:r>
      </w:hyperlink>
    </w:p>
    <w:p w14:paraId="1A027267"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 xml:space="preserve">Havighurst, R. J., Neugarten, B. L., &amp; Tobin, S. S. (1968). Disengagement and Patterns of Aging. In Middle Age and Aging.</w:t>
      </w:r>
      <w:proofErr w:type="spellEnd"/>
      <w:proofErr w:type="spellStart"/>
      <w:proofErr w:type="spellEnd"/>
      <w:proofErr w:type="spellStart"/>
      <w:proofErr w:type="spellEnd"/>
      <w:proofErr w:type="spellStart"/>
      <w:proofErr w:type="spellEnd"/>
      <w:proofErr w:type="spellStart"/>
      <w:proofErr w:type="spellEnd"/>
    </w:p>
    <w:p w14:paraId="6AEBA64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Hill, S; &amp; Watts, D. (2024). Googling and health anxiety in older age—A case study of CBT incorporating a single case experimental design. Clinical Case Reports, 12(8), e9316. HYPERLINK "https://doi.org/10.1002/ccr3.9316"https://doi.org/10.1002/ccr3.9316</w:t>
      </w:r>
    </w:p>
    <w:p w14:paraId="6D578A06"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 xml:space="preserve">Hooyman, N. R., &amp; Kiyak, H. A. (2015). Social Gerontology: A Multidisciplinary Perspective (10th ed.).</w:t>
      </w:r>
      <w:proofErr w:type="spellEnd"/>
    </w:p>
    <w:p w14:paraId="5256EEE8"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 xml:space="preserve">Huang, Y; et al. (2023). Meaning in life, spirituality, and death anxiety among older adults: The mediating role of psychological adjustment.</w:t>
      </w:r>
      <w:proofErr w:type="spellEnd"/>
      <w:proofErr w:type="spellStart"/>
      <w:proofErr w:type="spellEnd"/>
      <w:proofErr w:type="spellStart"/>
      <w:proofErr w:type="spellEnd"/>
    </w:p>
    <w:p w14:paraId="6C181551"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Jafari-Koulaee, A; Mohammadi, E., Fox, M. T., Rasekhi, A., &amp; Akha, O. (2024). Predictors of basic and instrumental activities of daily living among older adults with multiple chronic conditions. BMC Geriatrics, 24, 383. HYPERLINK "https://doi.org/10.1186/s12877-024-04947-w"https://doi.org/10.1186/s12877-024-04947-w</w:t>
      </w:r>
    </w:p>
    <w:p w14:paraId="72F6B8DD"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Jain, M., &amp; Purohit, P.(2006). Spiritual intelligence: A contemporary concern about the living conditions of the elderly. Indian journal of psychology, 81(1-2), 60-65.</w:t>
      </w:r>
    </w:p>
    <w:p w14:paraId="7E1EDA9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Johnco, C. J; Matovic, D; &amp; Wuthrich, V. M. (2024). Anxiety disorders in later life. Psychiatric Clinics of North America, 47(4), 741–752. HYPERLINK "https://doi.org/10.1016/j.psc.2024.04.015"https://doi.org/10.1016/j.psc.2024.04.015</w:t>
      </w:r>
      <w:hyperlink r:id="rId13" w:history="1">
        <w:r>
          <w:rPr>
            <w:rFonts w:ascii="Times New Roman" w:eastAsia="Times New Roman" w:hAnsi="Times New Roman" w:cs="B Lotus"/>
            <w:rtl w:val="0"/>
          </w:rPr>
          <w:t>https://doi.org/10.1016/j.jamda.2024.105334</w:t>
        </w:r>
      </w:hyperlink>
    </w:p>
    <w:p w14:paraId="00B59B45"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Kaplan, S; et al. (2024). Non-pharmacological interventions for anxiety in older adults: An updated systematic review. Age and Ageing.</w:t>
      </w:r>
    </w:p>
    <w:p w14:paraId="52125EA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Keyes, C. L. M. (2002). The mental health continuum: From languishing to flourishing in life. Journal of Health and Social Behavior, 43(2), 207–222. HYPERLINK "https://doi.org/10.2307/3090197" \t "_new"https://doi.org/10.2307/3090197</w:t>
      </w:r>
      <w:hyperlink r:id="rId14" w:history="1">
        <w:r>
          <w:rPr>
            <w:rStyle w:val="Hyperlink"/>
            <w:rFonts w:ascii="Times New Roman" w:eastAsia="Times New Roman" w:hAnsi="Times New Roman" w:cs="B Lotus"/>
            <w:color w:val="000000"/>
            <w:rtl w:val="0"/>
          </w:rPr>
          <w:t>https://doi.org/10.1080/16549716.2024.2362310</w:t>
        </w:r>
      </w:hyperlink>
    </w:p>
    <w:p w14:paraId="25C5726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Kikas, K; Werner-Seidler, A; Upton, E., &amp; Newby, J. M. (2024). Illness anxiety disorder: A review of the current research and future directions. Current Psychiatry Reports, 26(7), 331–339. HYPERLINK "https://doi.org/10.1007/s11920-024-01507-2" \t "_new"https://doi.org/10.1007/s11920-024-01507-2</w:t>
      </w:r>
    </w:p>
    <w:p w14:paraId="22C1A60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Killingsworth, B; et al. (2023). Intolerance for uncertainty mediates death anxiety and hypochondriasis in older adults. Innovation in Aging, 7(Supplement_1).</w:t>
      </w:r>
    </w:p>
    <w:p w14:paraId="7A0BAD5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King, D. B. (2021). Rethinking spiritual intelligence: A cognitive approach to spiritual abilities.</w:t>
      </w:r>
    </w:p>
    <w:p w14:paraId="2D04D48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King, D. B; &amp; DeCicco, T. L. (2009). A viable model and self-report measure of spiritual intelligence. International Journal of Transpersonal Studies, 28, 68–85.</w:t>
      </w:r>
    </w:p>
    <w:p w14:paraId="2D5AA35A"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Koenig, H. G. (2023). Religion, Spirituality, and Health: Research and Clinical Implications. International Journal of Psychiatry in Medicine.</w:t>
      </w:r>
      <w:hyperlink r:id="rId15" w:history="1">
        <w:r>
          <w:rPr>
            <w:rStyle w:val="Hyperlink"/>
            <w:rFonts w:ascii="Times New Roman" w:eastAsia="Times New Roman" w:hAnsi="Times New Roman" w:cs="B Lotus"/>
            <w:color w:val="000000"/>
            <w:rtl w:val="0"/>
          </w:rPr>
          <w:t>UNFPA Iran – Population ageing and disabilities</w:t>
        </w:r>
      </w:hyperlink>
    </w:p>
    <w:p w14:paraId="093978C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Krejcie, R. V., &amp; Morgan, D. W. (1970). Determining sample size for research activities. Educational and Psychological Measurement, 30(3), 607–610. https://doi.org/10.1177/001316447003000308</w:t>
      </w:r>
      <w:proofErr w:type="spellStart"/>
      <w:proofErr w:type="spellEnd"/>
      <w:proofErr w:type="spellStart"/>
      <w:proofErr w:type="spellEnd"/>
    </w:p>
    <w:p w14:paraId="7CDB564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Levin, J; Chatters, L. M; &amp; Taylor, R. J. (2011). Theory in religion, aging, and health: An overview. Journal of Religion and Health, 50(2), 389–406.</w:t>
      </w:r>
    </w:p>
    <w:p w14:paraId="05893EB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7D383F1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Lou, Y; Yang, &amp; Ma. (2025). A network meta-analysis of different psychological therapies for death anxiety in older adults. OMEGA—Journal of Death and Dying. HYPERLINK "https://pubmed.ncbi.nlm.nih.gov/39900466/?utm_source=chatgpt.com" \t "_new"https://pubmed.ncbi.nlm.nih.gov/39900466/</w:t>
      </w:r>
      <w:proofErr w:type="spellStart"/>
      <w:proofErr w:type="spellEnd"/>
      <w:proofErr w:type="spellStart"/>
      <w:proofErr w:type="gramStart"/>
      <w:proofErr w:type="spellEnd"/>
      <w:proofErr w:type="gramEnd"/>
    </w:p>
    <w:p w14:paraId="71D9F155"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 xml:space="preserve">López-Otín, C; Blasco, M. A., Partridge, L., Serrano, M., &amp; Kroemer, G. (2023). Hallmarks of Aging: An Expanding Universe. Cell.</w:t>
      </w:r>
    </w:p>
    <w:p w14:paraId="510C33E7"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 xml:space="preserve">Martin, L. L; et al. (2023). Death anxiety, meaning in life, and psychological adjustment: Contemporary perspectives.</w:t>
      </w:r>
    </w:p>
    <w:p w14:paraId="5C2FFFA8"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 xml:space="preserve">Mayer, J. D; &amp; Salovey, P. (2020). The Intelligence of Emotional Intelligence.</w:t>
      </w:r>
      <w:hyperlink r:id="rId16" w:history="1">
        <w:r>
          <w:rPr>
            <w:rStyle w:val="Hyperlink"/>
            <w:rFonts w:ascii="Times New Roman" w:hAnsi="Times New Roman" w:cs="Times New Roman"/>
            <w:color w:val="000000"/>
            <w:rtl w:val="0"/>
          </w:rPr>
          <w:t>World Health Organization – Ageing and health</w:t>
        </w:r>
      </w:hyperlink>
    </w:p>
    <w:p w14:paraId="386FA899"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 xml:space="preserve">Miri, S; Farhadi, B; Takasi, P; Ghorbani Vajargah, P; &amp; Karkhah, S. (2024). Physical independence and related factors among older adults: A systematic review and meta-analysis. Annals of Medicine &amp; Surgery, 86(6), 3400–3408. HYPERLINK "https://doi.org/10.1097/MS9.0000000000002100"https://doi.org/10.1097/MS9.0000000000002100</w:t>
      </w:r>
      <w:hyperlink r:id="rId17" w:history="1">
        <w:r>
          <w:rPr>
            <w:rStyle w:val="Hyperlink"/>
            <w:rFonts w:ascii="Times New Roman" w:hAnsi="Times New Roman" w:cs="Times New Roman"/>
            <w:color w:val="000000"/>
            <w:rtl w:val="0"/>
          </w:rPr>
          <w:t>World Health Organization – Mental health of older adults</w:t>
        </w:r>
      </w:hyperlink>
    </w:p>
    <w:p w14:paraId="2EA3C3E2" w14:textId="77777777" w:rsidR="00912462" w:rsidRDefault="00000000" w:rsidP="00856470">
      <w:pPr>
        <w:autoSpaceDE/>
        <w:autoSpaceDN/>
        <w:bidi w:val="0"/>
        <w:adjustRightInd/>
        <w:rPr>
          <w:rFonts w:ascii="Times New Roman" w:hAnsi="Times New Roman" w:cs="Times New Roman"/>
          <w:color w:val="auto"/>
          <w:lang w:bidi="fa-IR"/>
        </w:rPr>
      </w:pPr>
      <w:proofErr w:type="spellStart"/>
      <w:r>
        <w:rPr>
          <w:rFonts w:ascii="Times New Roman" w:hAnsi="Times New Roman" w:cs="Times New Roman"/>
          <w:rtl w:val="0"/>
        </w:rPr>
        <w:t xml:space="preserve">Mohamadzadeh, M; Zanjari, N; Delbari, A; Foroughan, M; &amp; Tabesh, H. (2024). Factors associated with subjective successful aging among Iranian older adults: A cross-sectional analysis. Iranian Journal of Nursing and Midwifery Research, 29(5), 583–589. HYPERLINK "https://doi.org/10.4103/ijnmr.ijnmr_260_23"https://doi.org/10.4103/ijnmr.ijnmr_260_23</w:t>
      </w:r>
      <w:proofErr w:type="spellEnd"/>
      <w:proofErr w:type="spellStart"/>
      <w:proofErr w:type="spellEnd"/>
      <w:proofErr w:type="spellStart"/>
      <w:proofErr w:type="spellEnd"/>
      <w:proofErr w:type="spellStart"/>
      <w:proofErr w:type="spellEnd"/>
      <w:hyperlink r:id="rId18" w:history="1">
        <w:r>
          <w:rPr>
            <w:rStyle w:val="Hyperlink"/>
            <w:rFonts w:ascii="Times New Roman" w:hAnsi="Times New Roman" w:cs="Times New Roman"/>
            <w:color w:val="000000"/>
            <w:rtl w:val="0"/>
          </w:rPr>
          <w:t>https://doi.org/10.1186/s12877-025-06040-2</w:t>
        </w:r>
      </w:hyperlink>
    </w:p>
    <w:p w14:paraId="5B9E87D2"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 xml:space="preserve">Mohammadi, M., Bahrami, F., &amp; Abedi, M. R. (2019). The role of spirituality, mental health and quality of life in predicting death anxiety in the elderly. Iranian Journal of Psychiatry and Behavioral Sciences, 13(2), e82350.</w:t>
      </w:r>
    </w:p>
    <w:p w14:paraId="6BCD7182"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eastAsia="Times New Roman" w:hAnsi="Times New Roman" w:cs="B Lotus"/>
          <w:rtl w:val="0"/>
        </w:rPr>
        <w:t xml:space="preserve">Moreira-almaida, A. Koenig, H. D.(2006). Retaining the meaning of the words religiousness and spirituality:Acommentary on the WHOQOL SRPB groups :a cross culture study of spirituality,religion, and personal beliefs as components of quality of lifes. Social science and medicine,63,843-845.</w:t>
      </w:r>
    </w:p>
    <w:p w14:paraId="4388697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hAnsi="Times New Roman" w:cs="Times New Roman"/>
          <w:rtl w:val="0"/>
        </w:rPr>
        <w:t xml:space="preserve">Multiple perspectives of spiritual intelligence: A systematic literature review.(2024). Social Sciences &amp; Humanities Open, 9, 100879. HYPERLINK "https://doi.org/10.1016/j.ssaho.2024.100879"https://doi.org/10.1016/j.ssaho.2024.100879</w:t>
      </w:r>
    </w:p>
    <w:p w14:paraId="63438B31" w14:textId="77777777" w:rsidR="00912462" w:rsidRDefault="00000000">
      <w:pPr>
        <w:pageBreakBefore/>
        <w:bidi w:val="0"/>
        <w:spacing w:after="240"/>
        <w:jc w:val="center"/>
      </w:pPr>
      <w:r>
        <w:rPr>
          <w:rFonts w:ascii="Times New Roman" w:hAnsi="Times New Roman"/>
          <w:b/>
          <w:bCs/>
          <w:sz w:val="30"/>
          <w:szCs w:val="30"/>
          <w:rtl w:val="0"/>
        </w:rPr>
        <w:t xml:space="preserve">National Institute on Aging. (2023). Mental Health and Older Adults.</w:t>
      </w:r>
    </w:p>
    <w:p w14:paraId="313FCC24" w14:textId="77777777" w:rsidR="00912462" w:rsidRDefault="00000000" w:rsidP="00856470">
      <w:pPr>
        <w:bidi w:val="0"/>
        <w:spacing w:line="276" w:lineRule="auto"/>
        <w:jc w:val="both"/>
        <w:rPr>
          <w:rtl w:val="0"/>
        </w:rPr>
      </w:pPr>
      <w:r>
        <w:rPr>
          <w:rFonts w:ascii="Times New Roman" w:hAnsi="Times New Roman"/>
          <w:rtl w:val="0"/>
        </w:rPr>
        <w:t xml:space="preserve">Nikolich-Žugich, J; et al. (2023). The twilight of immunity: emerging concepts in aging of the immune system. Nature Immunology.</w:t>
      </w:r>
      <w:proofErr w:type="spellStart"/>
      <w:proofErr w:type="spellEnd"/>
      <w:proofErr w:type="spellStart"/>
      <w:proofErr w:type="spellEnd"/>
      <w:proofErr w:type="spellStart"/>
      <w:proofErr w:type="spellEnd"/>
    </w:p>
    <w:p w14:paraId="53BF57C8" w14:textId="77777777" w:rsidR="00856470" w:rsidRDefault="00856470" w:rsidP="00856470">
      <w:pPr>
        <w:bidi w:val="0"/>
        <w:spacing w:line="276" w:lineRule="auto"/>
        <w:jc w:val="both"/>
      </w:pPr>
    </w:p>
    <w:p w14:paraId="778745C9" w14:textId="77777777" w:rsidR="00912462" w:rsidRDefault="00000000" w:rsidP="00856470">
      <w:pPr>
        <w:bidi w:val="0"/>
        <w:spacing w:before="240" w:line="276" w:lineRule="auto"/>
      </w:pPr>
      <w:r>
        <w:rPr>
          <w:rFonts w:ascii="Times New Roman" w:hAnsi="Times New Roman"/>
          <w:rtl w:val="0"/>
        </w:rPr>
        <w:t xml:space="preserve">Nordgren, L. F; van Harreveld, F., &amp; van der Pligt, J. (2022). The psychology of death anxiety and mortality salience.</w:t>
      </w:r>
    </w:p>
    <w:p w14:paraId="46863ABE" w14:textId="36838447" w:rsidR="00856470" w:rsidRDefault="00856470" w:rsidP="00856470">
      <w:pPr>
        <w:ind w:right="95"/>
        <w:jc w:val="center"/>
        <w:rPr>
          <w:b/>
          <w:bCs/>
          <w:color w:val="auto"/>
          <w:sz w:val="32"/>
          <w:szCs w:val="32"/>
          <w:lang w:bidi="fa-IR"/>
        </w:rPr>
      </w:pPr>
    </w:p>
    <w:p w14:paraId="1B8D1F84" w14:textId="239F511B" w:rsidR="00912462" w:rsidRDefault="00856470" w:rsidP="00856470">
      <w:pPr>
        <w:pageBreakBefore/>
        <w:bidi w:val="0"/>
        <w:spacing w:before="600" w:after="160"/>
        <w:jc w:val="center"/>
      </w:pPr>
      <w:r>
        <w:rPr>
          <w:rFonts w:ascii="Times New Roman" w:hAnsi="Times New Roman"/>
          <w:b/>
          <w:bCs/>
          <w:noProof/>
          <w:sz w:val="36"/>
          <w:szCs w:val="36"/>
          <w:rtl w:val="0"/>
        </w:rPr>
        <w:t xml:space="preserve">Noyes, R., Jr., Stuart, S., Longley, S. L., Langbehn, D. R., &amp; Happel, R. L. (2002). Hypochondriasis and fear of death. Journal of Nervous and Mental Disease, 190(8), 503–509. https://doi.org/10.1097/00005053-200208000-00002</w:t>
      </w:r>
      <w:proofErr w:type="spellStart"/>
      <w:proofErr w:type="spellEnd"/>
    </w:p>
    <w:p w14:paraId="0FFEC939" w14:textId="2338BCF1" w:rsidR="00912462" w:rsidRDefault="00000000">
      <w:pPr>
        <w:bidi w:val="0"/>
        <w:spacing w:after="160"/>
        <w:jc w:val="center"/>
      </w:pPr>
      <w:r>
        <w:rPr>
          <w:rFonts w:ascii="Times New Roman" w:hAnsi="Times New Roman"/>
          <w:rtl w:val="0"/>
        </w:rPr>
        <w:t xml:space="preserve">Pinto, C. T; Guedes, L., Pinto, S; &amp; Nunes, R. (2024). Spiritual intelligence: A scoping review on the gateway to mental health. Global Health Action, 17(1), 2362310. HYPERLINK "https://doi.org/10.1080/16549716.2024.2362310" \t "_new"https://doi.org/10.1080/16549716.2024.2362310</w:t>
      </w:r>
    </w:p>
    <w:p w14:paraId="3C7A4103" w14:textId="23EDF332" w:rsidR="00912462" w:rsidRDefault="00000000">
      <w:pPr>
        <w:bidi w:val="0"/>
        <w:spacing w:after="160"/>
        <w:jc w:val="center"/>
      </w:pPr>
      <w:r>
        <w:rPr>
          <w:rFonts w:ascii="Times New Roman" w:hAnsi="Times New Roman"/>
          <w:b/>
          <w:bCs/>
          <w:rtl w:val="0"/>
        </w:rPr>
        <w:t xml:space="preserve">Rule, A; Abbey, C; Wang, H; Rozelle, S; &amp; Singh, M. K. (2024). Measurement of flourishing: A scoping review. Frontiers in Psychology, 15, 1293943. https://doi.org/10.3389/fpsyg.2024.1293943</w:t>
      </w:r>
    </w:p>
    <w:p w14:paraId="391CD77F" w14:textId="566891AD" w:rsidR="00912462" w:rsidRDefault="00000000">
      <w:pPr>
        <w:bidi w:val="0"/>
        <w:spacing w:after="160"/>
        <w:jc w:val="center"/>
      </w:pPr>
      <w:r>
        <w:rPr>
          <w:rFonts w:ascii="Times New Roman" w:hAnsi="Times New Roman"/>
          <w:rtl w:val="0"/>
        </w:rPr>
        <w:t xml:space="preserve">Ryan, R. M; &amp; Deci, E. L. (2017). Self-determination theory: Basic psychological needs in motivation, development, and wellness. Guilford Press.</w:t>
      </w:r>
    </w:p>
    <w:p w14:paraId="228400F3" w14:textId="77777777" w:rsidR="00912462" w:rsidRDefault="00000000">
      <w:pPr>
        <w:bidi w:val="0"/>
        <w:spacing w:after="160"/>
        <w:jc w:val="center"/>
      </w:pPr>
      <w:r>
        <w:rPr>
          <w:rFonts w:ascii="Times New Roman" w:hAnsi="Times New Roman"/>
          <w:b/>
          <w:bCs/>
          <w:rtl w:val="0"/>
        </w:rPr>
        <w:t xml:space="preserve">Ryff, C. D. (2024). The privilege of well-being in an increasingly unequal society. Current Directions in Psychological Science, 33(5), 300–307. HYPERLINK "https://doi.org/10.1177/09637214241266818" \t "_new"https://doi.org/10.1177/09637214241266818</w:t>
      </w:r>
    </w:p>
    <w:p w14:paraId="3D252DA3" w14:textId="77777777" w:rsidR="00912462" w:rsidRDefault="00000000">
      <w:pPr>
        <w:bidi w:val="0"/>
        <w:spacing w:after="160"/>
        <w:jc w:val="center"/>
      </w:pPr>
      <w:r>
        <w:rPr>
          <w:rFonts w:ascii="Times New Roman" w:hAnsi="Times New Roman"/>
          <w:b/>
          <w:bCs/>
          <w:rtl w:val="0"/>
        </w:rPr>
        <w:t xml:space="preserve">Shafiee, A; Mohammadi, I; Rajai, S; Jafarabady, K; &amp; Abdollahi, A. (2025). Global prevalence of anxiety symptoms and its associated factors in older adults: A systematic review and meta-analysis. Journal of General and Family Medicine, 26(2), 116–127. HYPERLINK "https://doi.org/10.1002/jgf2.750"https://doi.org/10.1002/jgf2.750</w:t>
      </w:r>
    </w:p>
    <w:p w14:paraId="5654AB5E" w14:textId="77777777" w:rsidR="00912462" w:rsidRDefault="00000000">
      <w:pPr>
        <w:bidi w:val="0"/>
        <w:spacing w:after="160"/>
        <w:jc w:val="center"/>
      </w:pPr>
      <w:proofErr w:type="spellStart"/>
      <w:r>
        <w:rPr>
          <w:rFonts w:ascii="Times New Roman" w:hAnsi="Times New Roman"/>
          <w:rtl w:val="0"/>
        </w:rPr>
        <w:t xml:space="preserve">Soto, C; et al. (2024). Meaning in life, hope, and mental health in older adults: A systematic review. BMC Geriatrics.</w:t>
      </w:r>
      <w:proofErr w:type="spellEnd"/>
    </w:p>
    <w:p w14:paraId="093F173C" w14:textId="65F63859" w:rsidR="00912462" w:rsidRDefault="00000000">
      <w:pPr>
        <w:bidi w:val="0"/>
        <w:spacing w:after="160"/>
        <w:jc w:val="center"/>
      </w:pPr>
      <w:r>
        <w:rPr>
          <w:rFonts w:ascii="Times New Roman" w:hAnsi="Times New Roman"/>
          <w:b/>
          <w:bCs/>
          <w:rtl w:val="0"/>
        </w:rPr>
        <w:t xml:space="preserve">Stavrova, O. Fetchenhauer, D. Schlosser, T. (2012). Why are religious people happy? The effect of the social norm of religiosity across countries. Social Science Research, 3.</w:t>
      </w:r>
    </w:p>
    <w:p w14:paraId="546B035B" w14:textId="77777777" w:rsidR="00912462" w:rsidRDefault="00000000">
      <w:pPr>
        <w:bidi w:val="0"/>
        <w:spacing w:after="160"/>
        <w:jc w:val="center"/>
      </w:pPr>
      <w:proofErr w:type="spellStart"/>
      <w:r>
        <w:rPr>
          <w:rFonts w:ascii="Times New Roman" w:hAnsi="Times New Roman"/>
          <w:rtl w:val="0"/>
        </w:rPr>
        <w:t xml:space="preserve">Sternberg, R. J. (2021). Adaptive Intelligence: Surviving and Thriving in Times of Uncertainty. Cambridge University Press.</w:t>
      </w:r>
      <w:proofErr w:type="spellEnd"/>
      <w:proofErr w:type="spellStart"/>
      <w:proofErr w:type="spellEnd"/>
      <w:proofErr w:type="spellStart"/>
      <w:proofErr w:type="spellEnd"/>
    </w:p>
    <w:p w14:paraId="286C9A7E" w14:textId="77777777" w:rsidR="00912462" w:rsidRDefault="00000000">
      <w:pPr>
        <w:bidi w:val="0"/>
        <w:spacing w:after="160"/>
        <w:jc w:val="center"/>
      </w:pPr>
      <w:r>
        <w:rPr>
          <w:rFonts w:ascii="Times New Roman" w:hAnsi="Times New Roman"/>
          <w:b/>
          <w:bCs/>
          <w:rtl w:val="0"/>
        </w:rPr>
        <w:t xml:space="preserve">Suad, Zarina Mat, Zulkarnin A,Hatta and Nuria Muhammad. (2010). " The Impact of Spiritual intelligence on the Health of Older Adults in Malaysia. " Asian Social Work and Policy Review, 4(2), 84-97.</w:t>
      </w:r>
    </w:p>
    <w:p w14:paraId="696FA4D8" w14:textId="07E26B70" w:rsidR="00912462" w:rsidRDefault="00000000">
      <w:pPr>
        <w:bidi w:val="0"/>
        <w:spacing w:after="160"/>
        <w:jc w:val="center"/>
      </w:pPr>
      <w:r>
        <w:rPr>
          <w:rFonts w:ascii="Times New Roman" w:hAnsi="Times New Roman"/>
          <w:rtl w:val="0"/>
        </w:rPr>
        <w:t xml:space="preserve">Taylor, S; &amp; Asmundson, G. J. G. (2021). Treating Health Anxiety: A Cognitive-Behavioral Approach. Guilford Press.</w:t>
      </w:r>
    </w:p>
    <w:p w14:paraId="7B13E0D6" w14:textId="72502EEB" w:rsidR="00912462" w:rsidRDefault="00000000">
      <w:pPr>
        <w:bidi w:val="0"/>
        <w:spacing w:after="160"/>
        <w:jc w:val="center"/>
      </w:pPr>
      <w:r>
        <w:rPr>
          <w:rFonts w:ascii="Times New Roman" w:hAnsi="Times New Roman"/>
          <w:rtl w:val="0"/>
        </w:rPr>
        <w:t xml:space="preserve">Templer, D. I. (1970). The construction and validation of a Death Anxiety Scale. The Journal of General Psychology, 82(2), 165–177. https://doi.org/10.1080/00221309.1970.9920634</w:t>
      </w:r>
    </w:p>
    <w:sectPr w:rsidR="00912462">
      <w:footnotePr>
        <w:numRestart w:val="eachPage"/>
      </w:footnotePr>
      <w:pgSz w:w="11906" w:h="16838" w:code="9"/>
      <w:pgMar w:top="1440" w:right="1440" w:bottom="1440" w:left="1440" w:header="708" w:footer="708" w:gutter="0"/>
      <w:pgNumType w:start="1"/>
      <w:cols w:space="708"/>
      <w:bidi/>
      <w:rtlGutter/>
      <w:docGrid w:linePitch="360"/>
    </w:sectPr>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Tomer, A., &amp; Eliason, G. (2000). Attitudes toward death: A developmental perspective. Springer Publishing Company.</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United Nations Department of Economic and Social Affairs, Population Division. (2024). World population prospects 2024: Summary of results. United Nations.</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United Nations Population Fund. (2026). Population ageing and disabilities: Islamic Republic of Iran. UNFPA Iran. HYPERLINK "https://iran.unfpa.org/en/topics/population-ageing-and-disabilities?utm_source=chatgpt.com" \t "_blank"UNFPA Iran – Population ageing and disabilities</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United Nations. (2023). World Social Report 2023: Leaving No One Behind in an Ageing World.</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Valsala, P; &amp; Menon, P. (2023). Psychospiritual basis of altruism: A review. Journal of Humanistic Psychology, 63(3), 344–363. https://doi.org/10.1177/0022167819830517</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van Bruggen, V; Vos, J., Bohlmeijer, E. T., et al. (2021). Systematic review of existential and spiritual factors related to death anxiety.</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Wagenseller,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Wang, C; et al. (2023). Effectiveness of meaning-centered interventions on psychological well-being among older adults: A systematic review and meta-analysis. Aging &amp; Mental Health.</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Wang, S; Lin, J., Kuang, L; Yang, X; Yu, B; &amp; Cui, Y. (2024). Risk factors for social isolation in older adults: A systematic review and meta-analysis. Public Health Nursing, 41(2), 200–208. https://doi.org/10.1111/phn.13266</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World Health Organization. (2020). Healthy ageing and functional ability.</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World Health Organization. (2024). Ageing and Health.</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World Health Organization. (2025, October 1). Ageing and health. HYPERLINK "https://www.who.int/news-room/fact-sheets/detail/ageing-and-health?utm_source=chatgpt.com" \t "_blank"World Health Organization – Ageing and health</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World Health Organization.(2022). World mental health report: Transforming mental health for all. World Health Organization.</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World Health Organization.(2023). Healthy ageing: A priority for delivering universal health coverage. Geneva: World Health Organization.</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World Health Organization.(2025, October 8). Mental health of older adults. HYPERLINK "https://www.who.int/news-room/fact-sheets/detail/mental-health-of-older-adults?utm_source=chatgpt.com" \t "_blank"World Health Organization – Mental health of older adults</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Yalom, I. D. (1980). Existential Psychotherapy. New York: Basic Books</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Yonker, J.E. Schnabelrauch, C.A. Dehaan, L.G. (2012). The relationship between spirituality and religiosity on psychological outcomes in adolescents and emerging adults: A meta-analytic review. Journal of Adolescence, 35: 299-314.</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Younes, R. S; Rahme, E; Rajha, F; &amp; Mzawak, M. A. (2024). Exploring death anxiety among older adults: An integrative review of associated factors and interventions. OMEGA—Journal of Death and Dying. Advance online publication. https://doi.org/10.1177/00302228241272578.</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Yousefi Afrashteh, M., Fartash, A., &amp; Aboutorabi, K. (2025). Relationship between death anxiety and spiritual intelligence: The potential mediating role of meaning of life and resilience in Iranian older people. BMC Geriatrics, 25, 482. HYPERLINK "https://doi.org/10.1186/s12877-025-06040-2?utm_source=chatgpt.com" \t "_new"https://doi.org/10.1186/s12877-025-06040-2</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Zeng, Y., Gu, D., &amp; George, L. K. (2011). Association of religious participation with mortality among Chinese old adults. Research on Aging, 33(1), 51–83. https://doi.org/10.1177/0164027510383584</w:t>
      </w:r>
      <w:proofErr w:type="spellEnd"/>
      <w:proofErr w:type="spellStart"/>
      <w:proofErr w:type="spellEnd"/>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 xml:space="preserve">Zohar, D; &amp; Marshall, I. (2000). SQ: Spiritual Intelligence—The Ultimate Intelligence. London: Bloomsbury.</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Pr>
        <w:jc w:val="center"/>
        <w:bidi w:val="0"/>
        <w:pageBreakBefore/>
      </w:pPr>
      <w:proofErr w:type="spellStart"/>
      <w:r>
        <w:rPr>
          <w:rFonts w:ascii="Times New Roman" w:eastAsia="Times New Roman" w:hAnsi="Times New Roman" w:hint="cs" w:cs="Times New Roman"/>
          <w:lang w:bidi="fa-IR"/>
          <w:b/>
        </w:rPr>
        <w:t xml:space="preserve">ABSTRACT</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Pr>
        <w:jc w:val="both"/>
        <w:bidi w:val="0"/>
      </w:pPr>
      <w:proofErr w:type="spellStart"/>
      <w:r>
        <w:rPr>
          <w:rFonts w:ascii="Times New Roman" w:eastAsia="Times New Roman" w:hAnsi="Times New Roman" w:hint="cs" w:cs="Times New Roman"/>
          <w:lang w:bidi="fa-IR"/>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Pr>
        <w:jc w:val="both"/>
        <w:bidi w:val="0"/>
      </w:pPr>
      <w:proofErr w:type="spellStart"/>
      <w:r>
        <w:rPr>
          <w:rFonts w:ascii="Times New Roman" w:eastAsia="Times New Roman" w:hAnsi="Times New Roman" w:hint="cs" w:cs="Times New Roman"/>
          <w:lang w:bidi="fa-IR"/>
        </w:rPr>
        <w:t xml:space="preserve">Keywords: Spiritual intelligence, health anxiety, death anxiety, elderly.</w:t>
      </w:r>
      <w:proofErr w:type="spellEnd"/>
      <w:proofErr w:type="spellStart"/>
      <w:proofErr w:type="spellEnd"/>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8A6EE" w14:textId="77777777" w:rsidR="009A22C9" w:rsidRDefault="009A22C9">
      <w:pPr>
        <w:spacing w:after="0" w:line="240" w:lineRule="auto"/>
      </w:pPr>
      <w:r>
        <w:separator/>
      </w:r>
    </w:p>
  </w:endnote>
  <w:endnote w:type="continuationSeparator" w:id="0">
    <w:p w14:paraId="4890BA39" w14:textId="77777777" w:rsidR="009A22C9" w:rsidRDefault="009A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Mikhak-FD Black">
    <w:panose1 w:val="00000000000000000000"/>
    <w:charset w:val="00"/>
    <w:family w:val="auto"/>
    <w:pitch w:val="variable"/>
    <w:sig w:usb0="8000202F" w:usb1="D0002043" w:usb2="00000008" w:usb3="00000000" w:csb0="00000041"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783BC" w14:textId="77777777" w:rsidR="00CA7732" w:rsidRPr="005B1101" w:rsidRDefault="00000000" w:rsidP="005B1101">
    <w:pPr>
      <w:pStyle w:val="Footer"/>
      <w:jc w:val="center"/>
      <w:rPr>
        <w:rFonts w:ascii="Mikhak-FD Black" w:hAnsi="Mikhak-FD Black" w:cs="Mikhak-FD Black"/>
        <w:bCs/>
      </w:rPr>
    </w:pPr>
    <w:r w:rsidRPr="005B1101">
      <w:rPr>
        <w:rFonts w:ascii="Mikhak-FD Black" w:hAnsi="Mikhak-FD Black" w:cs="Mikhak-FD Black"/>
        <w:bCs/>
      </w:rPr>
      <w:fldChar w:fldCharType="begin"/>
    </w:r>
    <w:r w:rsidRPr="005B1101">
      <w:rPr>
        <w:rFonts w:ascii="Mikhak-FD Black" w:hAnsi="Mikhak-FD Black" w:cs="Mikhak-FD Black"/>
        <w:bCs/>
      </w:rPr>
      <w:instrText xml:space="preserve"> PAGE   \* MERGEFORMAT </w:instrText>
    </w:r>
    <w:r w:rsidRPr="005B1101">
      <w:rPr>
        <w:rFonts w:ascii="Mikhak-FD Black" w:hAnsi="Mikhak-FD Black" w:cs="Mikhak-FD Black"/>
        <w:bCs/>
      </w:rPr>
      <w:fldChar w:fldCharType="separate"/>
    </w:r>
    <w:r w:rsidRPr="005B1101">
      <w:rPr>
        <w:rFonts w:ascii="Mikhak-FD Black" w:hAnsi="Mikhak-FD Black" w:cs="Mikhak-FD Black"/>
        <w:bCs/>
        <w:noProof/>
      </w:rPr>
      <w:t>أ‌</w:t>
    </w:r>
    <w:r w:rsidRPr="005B1101">
      <w:rPr>
        <w:rFonts w:ascii="Mikhak-FD Black" w:hAnsi="Mikhak-FD Black" w:cs="Mikhak-FD Black"/>
        <w:bCs/>
        <w:noProof/>
      </w:rPr>
      <w:fldChar w:fldCharType="end"/>
    </w:r>
  </w:p>
  <w:p w14:paraId="1A3598B8" w14:textId="77777777" w:rsidR="00CA7732" w:rsidRDefault="00CA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F76F5" w14:textId="77777777" w:rsidR="009A22C9" w:rsidRDefault="009A22C9" w:rsidP="00AF3D47">
      <w:r>
        <w:separator/>
      </w:r>
    </w:p>
  </w:footnote>
  <w:footnote w:type="continuationSeparator" w:id="0">
    <w:p w14:paraId="11447B27" w14:textId="77777777" w:rsidR="009A22C9" w:rsidRDefault="009A22C9" w:rsidP="00AF3D47">
      <w:r>
        <w:continuationSeparator/>
      </w:r>
    </w:p>
  </w:footnote>
  <w:footnote w:id="1">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World population prospects</w:t>
      </w:r>
    </w:p>
  </w:footnote>
  <w:footnote w:id="2">
    <w:p w14:paraId="0F210A81"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Goodarzi</w:t>
      </w:r>
    </w:p>
  </w:footnote>
  <w:footnote w:id="3">
    <w:p w14:paraId="019CC26F"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Jafari-Koulaee</w:t>
      </w:r>
    </w:p>
  </w:footnote>
  <w:footnote w:id="4">
    <w:p w14:paraId="75DBC3B2"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rPr>
        <w:footnoteRef/>
      </w:r>
      <w:r w:rsidRPr="00DB0882">
        <w:rPr>
          <w:rFonts w:ascii="Times New Roman" w:hAnsi="Times New Roman"/>
        </w:rPr>
        <w:t xml:space="preserve"> Liu</w:t>
      </w:r>
    </w:p>
  </w:footnote>
  <w:footnote w:id="5">
    <w:p w14:paraId="0AEF8209"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Kikas</w:t>
      </w:r>
    </w:p>
  </w:footnote>
  <w:footnote w:id="6">
    <w:p w14:paraId="215C4BF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Wang</w:t>
      </w:r>
    </w:p>
  </w:footnote>
  <w:footnote w:id="7">
    <w:p w14:paraId="6CDC1601"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Atchison</w:t>
      </w:r>
    </w:p>
  </w:footnote>
  <w:footnote w:id="8">
    <w:p w14:paraId="5245102F" w14:textId="77777777" w:rsidR="00CA7732" w:rsidRDefault="00000000" w:rsidP="00503BED">
      <w:pPr>
        <w:pStyle w:val="FootnoteText"/>
        <w:bidi w:val="0"/>
        <w:jc w:val="both"/>
        <w:rPr>
          <w:rFonts w:ascii="Times New Roman" w:hAnsi="Times New Roman"/>
          <w:lang w:bidi="fa-IR"/>
        </w:rPr>
      </w:pPr>
      <w:r>
        <w:rPr>
          <w:rFonts w:ascii="Times New Roman" w:hAnsi="Times New Roman"/>
        </w:rPr>
        <w:t> Gerontology</w:t>
      </w:r>
      <w:r>
        <w:rPr>
          <w:rFonts w:ascii="Times New Roman" w:hAnsi="Times New Roman" w:hint="cs"/>
        </w:rPr>
        <w:t xml:space="preserve"/>
      </w:r>
      <w:r>
        <w:rPr>
          <w:rFonts w:ascii="Times New Roman" w:hAnsi="Times New Roman"/>
        </w:rPr>
        <w:t/>
      </w:r>
    </w:p>
  </w:footnote>
  <w:footnote w:id="9">
    <w:p w14:paraId="3E8AC39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World Health Organization</w:t>
      </w:r>
    </w:p>
  </w:footnote>
  <w:footnote w:id="10">
    <w:p w14:paraId="6C7EAD5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Immunological Theory of Aging</w:t>
      </w:r>
    </w:p>
  </w:footnote>
  <w:footnote w:id="11">
    <w:p w14:paraId="52CC6D2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Nikolich-Žugich</w:t>
      </w:r>
      <w:r>
        <w:rPr>
          <w:rFonts w:ascii="Times New Roman" w:hAnsi="Times New Roman"/>
        </w:rPr>
        <w:t/>
      </w:r>
    </w:p>
  </w:footnote>
  <w:footnote w:id="12">
    <w:p w14:paraId="0784FBF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Fülöp</w:t>
      </w:r>
      <w:r>
        <w:rPr>
          <w:rFonts w:ascii="Times New Roman" w:hAnsi="Times New Roman"/>
        </w:rPr>
        <w:t/>
      </w:r>
    </w:p>
  </w:footnote>
  <w:footnote w:id="13">
    <w:p w14:paraId="13C3EBE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López-Otín</w:t>
      </w:r>
    </w:p>
  </w:footnote>
  <w:footnote w:id="14">
    <w:p w14:paraId="5E3EED30" w14:textId="77777777" w:rsidR="00CA7732"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Campisi</w:t>
      </w:r>
    </w:p>
  </w:footnote>
  <w:footnote w:id="15">
    <w:p w14:paraId="2F1E4193"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Gladyshev</w:t>
      </w:r>
    </w:p>
  </w:footnote>
  <w:footnote w:id="16">
    <w:p w14:paraId="36C676E6"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Gould</w:t>
      </w:r>
    </w:p>
  </w:footnote>
  <w:footnote w:id="17">
    <w:p w14:paraId="76CC2EDE"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rPr>
        <w:t> Levinson</w:t>
      </w:r>
    </w:p>
  </w:footnote>
  <w:footnote w:id="18">
    <w:p w14:paraId="122EE846"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rPr>
        <w:t> Schaie</w:t>
      </w:r>
      <w:r>
        <w:rPr>
          <w:rFonts w:ascii="Times New Roman" w:hAnsi="Times New Roman" w:hint="cs"/>
        </w:rPr>
        <w:t xml:space="preserve"/>
      </w:r>
      <w:r w:rsidRPr="00CB468E">
        <w:rPr>
          <w:rFonts w:ascii="Times New Roman" w:hAnsi="Times New Roman"/>
        </w:rPr>
        <w:t/>
      </w:r>
    </w:p>
  </w:footnote>
  <w:footnote w:id="19">
    <w:p w14:paraId="2C916F04"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lang w:bidi="fa-IR"/>
        </w:rPr>
        <w:t> Erikson</w:t>
      </w:r>
      <w:r>
        <w:rPr>
          <w:rFonts w:ascii="Times New Roman" w:hAnsi="Times New Roman" w:hint="cs"/>
          <w:lang w:bidi="fa-IR"/>
        </w:rPr>
        <w:t xml:space="preserve"/>
      </w:r>
      <w:r w:rsidRPr="00CB468E">
        <w:rPr>
          <w:rFonts w:ascii="Times New Roman" w:hAnsi="Times New Roman"/>
          <w:lang w:bidi="fa-IR"/>
        </w:rPr>
        <w:t/>
      </w:r>
    </w:p>
  </w:footnote>
  <w:footnote w:id="20">
    <w:p w14:paraId="625CBF06"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Kivnick</w:t>
      </w:r>
    </w:p>
  </w:footnote>
  <w:footnote w:id="21">
    <w:p w14:paraId="1B19297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Disengagement Theory</w:t>
      </w:r>
    </w:p>
  </w:footnote>
  <w:footnote w:id="22">
    <w:p w14:paraId="2F587D5E"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Cumming &amp; Henry</w:t>
      </w:r>
    </w:p>
  </w:footnote>
  <w:footnote w:id="23">
    <w:p w14:paraId="70CE4F65"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Atchley</w:t>
      </w:r>
    </w:p>
  </w:footnote>
  <w:footnote w:id="24">
    <w:p w14:paraId="35C8C42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Activity Theory</w:t>
      </w:r>
    </w:p>
  </w:footnote>
  <w:footnote w:id="25">
    <w:p w14:paraId="721942A9"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Havighurst</w:t>
      </w:r>
    </w:p>
  </w:footnote>
  <w:footnote w:id="26">
    <w:p w14:paraId="4E1F465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Neugarten &amp; Tobin</w:t>
      </w:r>
    </w:p>
  </w:footnote>
  <w:footnote w:id="27">
    <w:p w14:paraId="20D9E4F3"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Dowd</w:t>
      </w:r>
    </w:p>
  </w:footnote>
  <w:footnote w:id="28">
    <w:p w14:paraId="62310F5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Continuity Theory</w:t>
      </w:r>
    </w:p>
  </w:footnote>
  <w:footnote w:id="29">
    <w:p w14:paraId="0F26B7B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Nordgren</w:t>
      </w:r>
    </w:p>
  </w:footnote>
  <w:footnote w:id="30">
    <w:p w14:paraId="5B623D38"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Martin</w:t>
      </w:r>
    </w:p>
  </w:footnote>
  <w:footnote w:id="31">
    <w:p w14:paraId="62D37C76" w14:textId="77777777" w:rsidR="00CA7732"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rPr>
        <w:t xml:space="preserve"> Freud</w:t>
      </w:r>
      <w:r>
        <w:t xml:space="preserve"> </w:t>
      </w:r>
    </w:p>
  </w:footnote>
  <w:footnote w:id="32">
    <w:p w14:paraId="665AA30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Yalom</w:t>
      </w:r>
    </w:p>
  </w:footnote>
  <w:footnote w:id="33">
    <w:p w14:paraId="3E2CBCB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Greenberg, Pyszczynski &amp; Solomon</w:t>
      </w:r>
      <w:r>
        <w:rPr>
          <w:rFonts w:ascii="Times New Roman" w:hAnsi="Times New Roman"/>
        </w:rPr>
        <w:t xml:space="preserve"/>
      </w:r>
    </w:p>
  </w:footnote>
  <w:footnote w:id="34">
    <w:p w14:paraId="5550F11A" w14:textId="77777777" w:rsidR="00CA7732"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Mikulincer &amp; Florian</w:t>
      </w:r>
      <w:r>
        <w:t xml:space="preserve"> </w:t>
      </w:r>
    </w:p>
  </w:footnote>
  <w:footnote w:id="35">
    <w:p w14:paraId="1D3E61D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Neimeyer</w:t>
      </w:r>
    </w:p>
  </w:footnote>
  <w:footnote w:id="36">
    <w:p w14:paraId="7D3D38F1"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van Bruggen </w:t>
      </w:r>
    </w:p>
  </w:footnote>
  <w:footnote w:id="37">
    <w:p w14:paraId="30BE77B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Huang</w:t>
      </w:r>
    </w:p>
  </w:footnote>
  <w:footnote w:id="38">
    <w:p w14:paraId="1602FB80"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Sternberg</w:t>
      </w:r>
    </w:p>
  </w:footnote>
  <w:footnote w:id="39">
    <w:p w14:paraId="0B771F71"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Mayer &amp; Salovey</w:t>
      </w:r>
    </w:p>
  </w:footnote>
  <w:footnote w:id="40">
    <w:p w14:paraId="73FDDF88"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Pinto</w:t>
      </w:r>
    </w:p>
  </w:footnote>
  <w:footnote w:id="41">
    <w:p w14:paraId="6D75480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Pinto</w:t>
      </w:r>
    </w:p>
  </w:footnote>
  <w:footnote w:id="42">
    <w:p w14:paraId="475A57C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King &amp; DeCicco</w:t>
      </w:r>
    </w:p>
  </w:footnote>
  <w:footnote w:id="43">
    <w:p w14:paraId="6FE5DED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Zohar &amp; Marshall</w:t>
      </w:r>
    </w:p>
  </w:footnote>
  <w:footnote w:id="44">
    <w:p w14:paraId="60A2690B"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Abramowitz</w:t>
      </w:r>
    </w:p>
  </w:footnote>
  <w:footnote w:id="45">
    <w:p w14:paraId="51A4B8E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Papalia &amp; Martorell </w:t>
      </w:r>
    </w:p>
  </w:footnote>
  <w:footnote w:id="46">
    <w:p w14:paraId="3756D4C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Salkovskis &amp; Warwick </w:t>
      </w:r>
    </w:p>
  </w:footnote>
  <w:footnote w:id="47">
    <w:p w14:paraId="192CD199"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Abramowitz</w:t>
      </w:r>
    </w:p>
  </w:footnote>
  <w:footnote w:id="48">
    <w:p w14:paraId="67719A1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Engel </w:t>
      </w:r>
    </w:p>
  </w:footnote>
  <w:footnote w:id="49">
    <w:p w14:paraId="0C32724E"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Asmundson</w:t>
      </w:r>
    </w:p>
  </w:footnote>
  <w:footnote w:id="50">
    <w:p w14:paraId="0657C20D" w14:textId="77777777" w:rsidR="00CA7732" w:rsidRDefault="00000000" w:rsidP="00503BED">
      <w:pPr>
        <w:pStyle w:val="FootnoteText"/>
        <w:bidi w:val="0"/>
        <w:rPr>
          <w:lang w:bidi="fa-IR"/>
        </w:rPr>
      </w:pPr>
      <w:r w:rsidRPr="00DB0882">
        <w:rPr>
          <w:rStyle w:val="FootnoteReference"/>
          <w:rFonts w:ascii="Times New Roman" w:hAnsi="Times New Roman"/>
        </w:rPr>
        <w:footnoteRef/>
      </w:r>
      <w:r w:rsidRPr="00DB0882">
        <w:rPr>
          <w:rFonts w:ascii="Times New Roman" w:hAnsi="Times New Roman"/>
        </w:rPr>
        <w:t xml:space="preserve"> Maunder &amp; Hunter</w:t>
      </w:r>
      <w:r>
        <w:t xml:space="preserve"> </w:t>
      </w:r>
    </w:p>
  </w:footnote>
  <w:footnote w:id="51">
    <w:p w14:paraId="6FBC2A8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American Psychiatric Association</w:t>
      </w:r>
      <w:r>
        <w:rPr>
          <w:rFonts w:ascii="Times New Roman" w:hAnsi="Times New Roman"/>
        </w:rPr>
        <w:t/>
      </w:r>
      <w:r>
        <w:rPr>
          <w:rFonts w:ascii="Times New Roman" w:hAnsi="Times New Roman"/>
          <w:color w:val="auto"/>
          <w:sz w:val="28"/>
          <w:szCs w:val="28"/>
          <w:lang w:bidi="fa-IR"/>
        </w:rPr>
        <w:t xml:space="preserve"/>
      </w:r>
      <w:r>
        <w:rPr>
          <w:rFonts w:ascii="Times New Roman" w:hAnsi="Times New Roman"/>
        </w:rPr>
        <w:t/>
      </w:r>
    </w:p>
  </w:footnote>
  <w:footnote w:id="52">
    <w:p w14:paraId="20B8C45B"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Fergus &amp; Valentiner </w:t>
      </w:r>
    </w:p>
  </w:footnote>
  <w:footnote w:id="53">
    <w:p w14:paraId="6B5190D3"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Abramowitz &amp; Braddock</w:t>
      </w:r>
    </w:p>
  </w:footnote>
  <w:footnote w:id="54">
    <w:p w14:paraId="332DF09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Taylor &amp; Asmundson</w:t>
      </w:r>
    </w:p>
  </w:footnote>
  <w:footnote w:id="55">
    <w:p w14:paraId="04733669"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World Health Organization</w:t>
      </w:r>
    </w:p>
  </w:footnote>
  <w:footnote w:id="56">
    <w:p w14:paraId="52FB090C"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American Psychiatric Association </w:t>
      </w:r>
    </w:p>
  </w:footnote>
  <w:footnote w:id="57">
    <w:p w14:paraId="0397065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National Institute on Aging</w:t>
      </w:r>
    </w:p>
  </w:footnote>
  <w:footnote w:id="58">
    <w:p w14:paraId="53DA6662"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Koenig</w:t>
      </w:r>
    </w:p>
  </w:footnote>
  <w:footnote w:id="59">
    <w:p w14:paraId="7C969B55"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Wang</w:t>
      </w:r>
    </w:p>
  </w:footnote>
  <w:footnote w:id="60">
    <w:p w14:paraId="38D21500"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 Soto</w:t>
      </w:r>
    </w:p>
  </w:footnote>
  <w:footnote w:id="61">
    <w:p w14:paraId="6E7C640F"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Chen</w:t>
      </w:r>
    </w:p>
  </w:footnote>
  <w:footnote w:id="62">
    <w:p w14:paraId="35178318"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Kaplan </w:t>
      </w:r>
    </w:p>
  </w:footnote>
  <w:footnote w:id="63">
    <w:p w14:paraId="620CFC12"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Beck &amp; Haigh</w:t>
      </w:r>
    </w:p>
  </w:footnote>
  <w:footnote w:id="64">
    <w:p w14:paraId="272F1BE7"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Gould</w:t>
      </w:r>
    </w:p>
  </w:footnote>
  <w:footnote w:id="65">
    <w:p w14:paraId="554E2CD5"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rPr>
        <w:footnoteRef/>
      </w:r>
      <w:r>
        <w:rPr>
          <w:rFonts w:ascii="Times New Roman" w:hAnsi="Times New Roman" w:hint="cs"/>
        </w:rPr>
        <w:t xml:space="preserve">Wang &amp; Zhao</w:t>
      </w:r>
      <w:r w:rsidRPr="00CB468E">
        <w:rPr>
          <w:rFonts w:ascii="Times New Roman" w:hAnsi="Times New Roman"/>
        </w:rPr>
        <w:t/>
      </w:r>
    </w:p>
  </w:footnote>
  <w:footnote w:id="66">
    <w:p w14:paraId="331ABEE5"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rPr>
        <w:footnoteRef/>
      </w:r>
      <w:r w:rsidRPr="00C004D3">
        <w:rPr>
          <w:rFonts w:ascii="Times New Roman" w:hAnsi="Times New Roman"/>
        </w:rPr>
        <w:t xml:space="preserve"> </w:t>
      </w:r>
      <w:r w:rsidRPr="00C004D3">
        <w:rPr>
          <w:rFonts w:ascii="Times New Roman" w:hAnsi="Times New Roman"/>
          <w:lang w:bidi="fa-IR"/>
        </w:rPr>
        <w:t>Stavrova</w:t>
      </w:r>
    </w:p>
  </w:footnote>
  <w:footnote w:id="67">
    <w:p w14:paraId="241A3707"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Yonker, Schnabelrauch &amp; DeHaan</w:t>
      </w:r>
      <w:r>
        <w:rPr>
          <w:rFonts w:ascii="Times New Roman" w:hAnsi="Times New Roman"/>
        </w:rPr>
        <w:t/>
      </w:r>
    </w:p>
  </w:footnote>
  <w:footnote w:id="68">
    <w:p w14:paraId="1CBDC73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bidi="fa-IR"/>
        </w:rPr>
        <w:t>Zeng</w:t>
      </w:r>
    </w:p>
  </w:footnote>
  <w:footnote w:id="69">
    <w:p w14:paraId="37910B69"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Levin</w:t>
      </w:r>
    </w:p>
  </w:footnote>
  <w:footnote w:id="70">
    <w:p w14:paraId="526F80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Mat Saad, Hatta &amp; Mohamad</w:t>
      </w:r>
      <w:r>
        <w:rPr>
          <w:rFonts w:ascii="Times New Roman" w:hAnsi="Times New Roman"/>
          <w:lang w:bidi="fa-IR"/>
        </w:rPr>
        <w:t/>
      </w:r>
    </w:p>
  </w:footnote>
  <w:footnote w:id="71">
    <w:p w14:paraId="1AB3DBC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bidi="fa-IR"/>
        </w:rPr>
        <w:t>Chlan, Zebracki &amp; Vogel</w:t>
      </w:r>
    </w:p>
  </w:footnote>
  <w:footnote w:id="72">
    <w:p w14:paraId="010221EE"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King &amp; DeCicco</w:t>
      </w:r>
    </w:p>
  </w:footnote>
  <w:footnote w:id="73">
    <w:p w14:paraId="49DC5E62"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Jain &amp; Purohit</w:t>
      </w:r>
      <w:r>
        <w:rPr>
          <w:rFonts w:ascii="Times New Roman" w:hAnsi="Times New Roman"/>
          <w:lang w:bidi="fa-IR"/>
        </w:rPr>
        <w:t/>
      </w:r>
    </w:p>
  </w:footnote>
  <w:footnote w:id="74">
    <w:p w14:paraId="261DB4EA"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Harding</w:t>
      </w:r>
    </w:p>
  </w:footnote>
  <w:footnote w:id="75">
    <w:p w14:paraId="5CB235BF"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Thorson &amp; Powell</w:t>
      </w:r>
      <w:r w:rsidRPr="00BF0351">
        <w:rPr>
          <w:rFonts w:ascii="Times New Roman" w:hAnsi="Times New Roman"/>
          <w:lang w:bidi="fa-IR"/>
        </w:rPr>
        <w:t/>
      </w:r>
    </w:p>
  </w:footnote>
  <w:footnote w:id="76">
    <w:p w14:paraId="3BC4B7D4"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Moreira-Almeida &amp; Koenig</w:t>
      </w:r>
      <w:r w:rsidRPr="00BF0351">
        <w:rPr>
          <w:rFonts w:ascii="Times New Roman" w:hAnsi="Times New Roman"/>
          <w:lang w:bidi="fa-IR"/>
        </w:rPr>
        <w:t/>
      </w:r>
    </w:p>
  </w:footnote>
  <w:footnote w:id="77">
    <w:p w14:paraId="04CD18E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Jain &amp; Purohit</w:t>
      </w:r>
    </w:p>
  </w:footnote>
  <w:footnote w:id="78">
    <w:p w14:paraId="4B4059E9"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Noyes </w:t>
      </w:r>
    </w:p>
  </w:footnote>
  <w:footnote w:id="79">
    <w:p w14:paraId="7EC6283E"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Tomer &amp; Eliason</w:t>
      </w:r>
    </w:p>
  </w:footnote>
  <w:footnote w:id="80">
    <w:p w14:paraId="1302C23F" w14:textId="77777777" w:rsidR="00CA7732" w:rsidRDefault="00000000" w:rsidP="00503BED">
      <w:pPr>
        <w:pStyle w:val="FootnoteText"/>
        <w:bidi w:val="0"/>
        <w:rPr>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Yalom</w:t>
      </w:r>
    </w:p>
  </w:footnote>
  <w:footnote w:id="81">
    <w:p w14:paraId="6BE297C4" w14:textId="77777777" w:rsidR="00CA7732" w:rsidRDefault="00000000" w:rsidP="00503BED">
      <w:pPr>
        <w:pStyle w:val="FootnoteText"/>
        <w:bidi w:val="0"/>
        <w:rPr>
          <w:lang w:bidi="fa-IR"/>
        </w:rPr>
      </w:pPr>
      <w:r>
        <w:rPr>
          <w:rStyle w:val="FootnoteReference"/>
        </w:rPr>
        <w:footnoteRef/>
      </w:r>
      <w:r>
        <w:t xml:space="preserve"> </w:t>
      </w:r>
      <w:r>
        <w:rPr>
          <w:rFonts w:ascii="Times New Roman" w:hAnsi="Times New Roman"/>
          <w:lang w:bidi="fa-IR"/>
        </w:rPr>
        <w:t>Krejcie &amp; Morgan</w:t>
      </w:r>
    </w:p>
  </w:footnote>
  <w:footnote w:id="82">
    <w:p w14:paraId="6EE532D6" w14:textId="77777777" w:rsidR="00CA7732"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Levin</w:t>
      </w:r>
    </w:p>
  </w:footnote>
  <w:footnote w:id="83">
    <w:p w14:paraId="69DC26AA" w14:textId="77777777" w:rsidR="00CA7732"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King &amp; DeCicco</w:t>
      </w:r>
    </w:p>
  </w:footnote>
  <w:footnote w:id="84">
    <w:p w14:paraId="3DC42964" w14:textId="77777777" w:rsidR="00CA7732"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Harding</w:t>
      </w:r>
    </w:p>
  </w:footnote>
  <w:footnote w:id="85">
    <w:p w14:paraId="2974AECE"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F0AA6"/>
    <w:rsid w:val="00266561"/>
    <w:rsid w:val="00294AD3"/>
    <w:rsid w:val="00503BED"/>
    <w:rsid w:val="005B1101"/>
    <w:rsid w:val="00856470"/>
    <w:rsid w:val="00912462"/>
    <w:rsid w:val="009A22C9"/>
    <w:rsid w:val="00A00799"/>
    <w:rsid w:val="00CA7732"/>
  </w:rsids>
  <m:mathPr>
    <m:mathFont m:val="Cambria Math"/>
    <m:brkBin m:val="before"/>
    <m:brkBinSub m:val="--"/>
    <m:smallFrac/>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16449"/>
  <w15:docId w15:val="{15E4C5B7-D9C8-4255-9330-2C98C48C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Nazanin"/>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BA51C2"/>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cs="B Lotus"/>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rFonts w:cs="B Lotus"/>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cs="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cs="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cs="B Lotus"/>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cs="B Lotus"/>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cs="B Lotus"/>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s="B Lotus"/>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s="B Lotus"/>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cs="B Lotus"/>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cs="B Lotus"/>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cs="B Lotus"/>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jamda.2024.105334" TargetMode="External"/><Relationship Id="rId18" Type="http://schemas.openxmlformats.org/officeDocument/2006/relationships/hyperlink" Target="https://doi.org/10.1186/s12877-025-06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7/MS9.0000000000002100" TargetMode="External"/><Relationship Id="rId17" Type="http://schemas.openxmlformats.org/officeDocument/2006/relationships/hyperlink" Target="https://www.who.int/news-room/fact-sheets/detail/mental-health-of-older-adults" TargetMode="External"/><Relationship Id="rId2" Type="http://schemas.openxmlformats.org/officeDocument/2006/relationships/numbering" Target="numbering.xml"/><Relationship Id="rId16" Type="http://schemas.openxmlformats.org/officeDocument/2006/relationships/hyperlink" Target="https://www.who.int/news-room/fact-sheets/detail/ageing-and-healt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920-024-01507-2" TargetMode="External"/><Relationship Id="rId5" Type="http://schemas.openxmlformats.org/officeDocument/2006/relationships/webSettings" Target="webSettings.xml"/><Relationship Id="rId15"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6549716.2024.2362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17442</Words>
  <Characters>99424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2026-08-23T15:04:00Z</dcterms:created>
  <dcterms:modified xsi:type="dcterms:W3CDTF">2026-08-23T15:04:00Z</dcterms:modified>
</cp:coreProperties>
</file>
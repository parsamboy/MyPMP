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76A5C" w:rsidRPr="006D7654" w:rsidRDefault="00576A5C" w:rsidP="00610FEC">
      <w:pPr>
        <w:ind w:right="-1270"/>
        <w:rPr>
          <w:rFonts w:cs="B Lotus" w:hint="cs"/>
          <w:b/>
          <w:bCs/>
          <w:color w:val="auto"/>
          <w:sz w:val="28"/>
          <w:szCs w:val="28"/>
          <w:rtl/>
          <w:lang w:bidi="fa-IR"/>
        </w:rPr>
      </w:pPr>
      <w:bookmarkStart w:id="0" w:name="_GoBack"/>
      <w:bookmarkEnd w:id="0"/>
    </w:p>
    <w:p w:rsidR="002417E0" w:rsidRPr="006D7654" w:rsidRDefault="002417E0" w:rsidP="00771283">
      <w:pPr>
        <w:ind w:right="-1270"/>
        <w:rPr>
          <w:rFonts w:cs="B Lotus"/>
          <w:b/>
          <w:bCs/>
          <w:color w:val="auto"/>
          <w:sz w:val="28"/>
          <w:szCs w:val="28"/>
          <w:rtl/>
        </w:rPr>
      </w:pPr>
    </w:p>
    <w:p w:rsidR="002417E0" w:rsidRPr="006D7654" w:rsidRDefault="00AA1243" w:rsidP="00771283">
      <w:pPr>
        <w:ind w:left="-2" w:right="-1270" w:firstLine="2"/>
        <w:rPr>
          <w:rFonts w:cs="B Lotus"/>
          <w:b/>
          <w:bCs/>
          <w:color w:val="auto"/>
          <w:sz w:val="28"/>
          <w:szCs w:val="28"/>
          <w:rtl/>
        </w:rPr>
      </w:pPr>
      <w:r w:rsidRPr="006D7654">
        <w:rPr>
          <w:noProof/>
          <w:color w:val="auto"/>
        </w:rPr>
        <w:drawing>
          <wp:anchor distT="0" distB="0" distL="114300" distR="114300" simplePos="0" relativeHeight="251656192" behindDoc="1" locked="0" layoutInCell="1" allowOverlap="1">
            <wp:simplePos x="0" y="0"/>
            <wp:positionH relativeFrom="column">
              <wp:posOffset>528320</wp:posOffset>
            </wp:positionH>
            <wp:positionV relativeFrom="paragraph">
              <wp:posOffset>224155</wp:posOffset>
            </wp:positionV>
            <wp:extent cx="4333240" cy="5909310"/>
            <wp:effectExtent l="0" t="0" r="0" b="0"/>
            <wp:wrapTight wrapText="bothSides">
              <wp:wrapPolygon edited="0">
                <wp:start x="0" y="0"/>
                <wp:lineTo x="0" y="21516"/>
                <wp:lineTo x="21461" y="21516"/>
                <wp:lineTo x="21461" y="0"/>
                <wp:lineTo x="0" y="0"/>
              </wp:wrapPolygon>
            </wp:wrapTight>
            <wp:docPr id="4" name="Picture 1" descr="Description: 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00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33240" cy="5909310"/>
                    </a:xfrm>
                    <a:prstGeom prst="rect">
                      <a:avLst/>
                    </a:prstGeom>
                    <a:noFill/>
                    <a:ln>
                      <a:noFill/>
                    </a:ln>
                  </pic:spPr>
                </pic:pic>
              </a:graphicData>
            </a:graphic>
            <wp14:sizeRelH relativeFrom="page">
              <wp14:pctWidth>0</wp14:pctWidth>
            </wp14:sizeRelH>
            <wp14:sizeRelV relativeFrom="margin">
              <wp14:pctHeight>0</wp14:pctHeight>
            </wp14:sizeRelV>
          </wp:anchor>
        </w:drawing>
      </w:r>
    </w:p>
    <w:p w:rsidR="002417E0" w:rsidRPr="006D7654" w:rsidRDefault="002417E0" w:rsidP="00771283">
      <w:pPr>
        <w:ind w:right="-1270"/>
        <w:rPr>
          <w:rFonts w:cs="B Lotus"/>
          <w:b/>
          <w:bCs/>
          <w:color w:val="auto"/>
          <w:sz w:val="28"/>
          <w:szCs w:val="28"/>
          <w:rtl/>
        </w:rPr>
      </w:pPr>
    </w:p>
    <w:p w:rsidR="002417E0" w:rsidRPr="006D7654" w:rsidRDefault="002417E0" w:rsidP="00771283">
      <w:pPr>
        <w:ind w:right="-1270"/>
        <w:rPr>
          <w:rFonts w:cs="B Lotus"/>
          <w:b/>
          <w:bCs/>
          <w:color w:val="auto"/>
          <w:sz w:val="28"/>
          <w:szCs w:val="28"/>
          <w:rtl/>
        </w:rPr>
      </w:pPr>
    </w:p>
    <w:p w:rsidR="002417E0" w:rsidRPr="006D7654" w:rsidRDefault="002417E0" w:rsidP="00771283">
      <w:pPr>
        <w:ind w:right="-1270"/>
        <w:rPr>
          <w:rFonts w:cs="B Lotus"/>
          <w:b/>
          <w:bCs/>
          <w:color w:val="auto"/>
          <w:sz w:val="28"/>
          <w:szCs w:val="28"/>
          <w:rtl/>
        </w:rPr>
      </w:pPr>
    </w:p>
    <w:p w:rsidR="002417E0" w:rsidRPr="006D7654" w:rsidRDefault="002417E0" w:rsidP="00771283">
      <w:pPr>
        <w:ind w:right="-1270"/>
        <w:rPr>
          <w:rFonts w:cs="B Lotus"/>
          <w:b/>
          <w:bCs/>
          <w:color w:val="auto"/>
          <w:sz w:val="28"/>
          <w:szCs w:val="28"/>
          <w:rtl/>
        </w:rPr>
      </w:pPr>
    </w:p>
    <w:p w:rsidR="002417E0" w:rsidRPr="006D7654" w:rsidRDefault="002417E0" w:rsidP="00771283">
      <w:pPr>
        <w:ind w:right="-1270"/>
        <w:rPr>
          <w:rFonts w:cs="B Lotus"/>
          <w:b/>
          <w:bCs/>
          <w:color w:val="auto"/>
          <w:sz w:val="28"/>
          <w:szCs w:val="28"/>
          <w:rtl/>
        </w:rPr>
      </w:pPr>
    </w:p>
    <w:p w:rsidR="002417E0" w:rsidRPr="006D7654" w:rsidRDefault="002417E0" w:rsidP="00771283">
      <w:pPr>
        <w:ind w:right="-1270"/>
        <w:rPr>
          <w:rFonts w:cs="B Lotus"/>
          <w:b/>
          <w:bCs/>
          <w:color w:val="auto"/>
          <w:sz w:val="28"/>
          <w:szCs w:val="28"/>
          <w:rtl/>
        </w:rPr>
      </w:pPr>
    </w:p>
    <w:p w:rsidR="002417E0" w:rsidRPr="006D7654" w:rsidRDefault="002417E0" w:rsidP="00771283">
      <w:pPr>
        <w:ind w:right="-1270"/>
        <w:rPr>
          <w:rFonts w:cs="B Lotus"/>
          <w:b/>
          <w:bCs/>
          <w:color w:val="auto"/>
          <w:sz w:val="28"/>
          <w:szCs w:val="28"/>
          <w:rtl/>
        </w:rPr>
      </w:pPr>
    </w:p>
    <w:p w:rsidR="002417E0" w:rsidRPr="006D7654" w:rsidRDefault="002417E0" w:rsidP="00771283">
      <w:pPr>
        <w:ind w:right="-1270"/>
        <w:rPr>
          <w:rFonts w:cs="B Lotus"/>
          <w:b/>
          <w:bCs/>
          <w:color w:val="auto"/>
          <w:sz w:val="28"/>
          <w:szCs w:val="28"/>
          <w:rtl/>
        </w:rPr>
      </w:pPr>
    </w:p>
    <w:p w:rsidR="002417E0" w:rsidRPr="006D7654" w:rsidRDefault="002417E0" w:rsidP="00771283">
      <w:pPr>
        <w:ind w:right="-1270"/>
        <w:rPr>
          <w:rFonts w:cs="B Lotus"/>
          <w:b/>
          <w:bCs/>
          <w:color w:val="auto"/>
          <w:sz w:val="28"/>
          <w:szCs w:val="28"/>
          <w:rtl/>
        </w:rPr>
      </w:pPr>
    </w:p>
    <w:p w:rsidR="002417E0" w:rsidRPr="006D7654" w:rsidRDefault="002417E0" w:rsidP="00771283">
      <w:pPr>
        <w:ind w:right="-1270"/>
        <w:rPr>
          <w:rFonts w:cs="B Lotus"/>
          <w:b/>
          <w:bCs/>
          <w:color w:val="auto"/>
          <w:sz w:val="28"/>
          <w:szCs w:val="28"/>
          <w:rtl/>
        </w:rPr>
      </w:pPr>
    </w:p>
    <w:p w:rsidR="002417E0" w:rsidRPr="006D7654" w:rsidRDefault="002417E0" w:rsidP="00771283">
      <w:pPr>
        <w:ind w:right="-1270"/>
        <w:rPr>
          <w:rFonts w:cs="B Lotus"/>
          <w:b/>
          <w:bCs/>
          <w:color w:val="auto"/>
          <w:sz w:val="28"/>
          <w:szCs w:val="28"/>
          <w:rtl/>
        </w:rPr>
      </w:pPr>
    </w:p>
    <w:p w:rsidR="002417E0" w:rsidRPr="006D7654" w:rsidRDefault="002417E0" w:rsidP="00771283">
      <w:pPr>
        <w:ind w:right="-1270"/>
        <w:rPr>
          <w:rFonts w:cs="B Lotus"/>
          <w:b/>
          <w:bCs/>
          <w:color w:val="auto"/>
          <w:sz w:val="28"/>
          <w:szCs w:val="28"/>
          <w:rtl/>
        </w:rPr>
      </w:pPr>
    </w:p>
    <w:p w:rsidR="002417E0" w:rsidRPr="006D7654" w:rsidRDefault="002417E0" w:rsidP="00771283">
      <w:pPr>
        <w:ind w:right="-1270"/>
        <w:rPr>
          <w:rFonts w:cs="B Lotus"/>
          <w:b/>
          <w:bCs/>
          <w:color w:val="auto"/>
          <w:sz w:val="28"/>
          <w:szCs w:val="28"/>
          <w:rtl/>
        </w:rPr>
      </w:pPr>
    </w:p>
    <w:p w:rsidR="002417E0" w:rsidRPr="006D7654" w:rsidRDefault="002417E0" w:rsidP="00771283">
      <w:pPr>
        <w:ind w:right="-1270"/>
        <w:rPr>
          <w:rFonts w:cs="B Lotus"/>
          <w:b/>
          <w:bCs/>
          <w:color w:val="auto"/>
          <w:sz w:val="28"/>
          <w:szCs w:val="28"/>
          <w:rtl/>
        </w:rPr>
      </w:pPr>
    </w:p>
    <w:p w:rsidR="002417E0" w:rsidRPr="006D7654" w:rsidRDefault="002417E0" w:rsidP="00771283">
      <w:pPr>
        <w:ind w:right="-1270"/>
        <w:rPr>
          <w:rFonts w:cs="B Lotus"/>
          <w:b/>
          <w:bCs/>
          <w:color w:val="auto"/>
          <w:sz w:val="28"/>
          <w:szCs w:val="28"/>
          <w:rtl/>
        </w:rPr>
      </w:pPr>
    </w:p>
    <w:p w:rsidR="002417E0" w:rsidRPr="006D7654" w:rsidRDefault="002417E0" w:rsidP="00771283">
      <w:pPr>
        <w:ind w:right="-1270"/>
        <w:rPr>
          <w:rFonts w:cs="B Lotus" w:hint="cs"/>
          <w:b/>
          <w:bCs/>
          <w:color w:val="auto"/>
          <w:sz w:val="28"/>
          <w:szCs w:val="28"/>
          <w:rtl/>
        </w:rPr>
      </w:pPr>
    </w:p>
    <w:p w:rsidR="00666D18" w:rsidRPr="006D7654" w:rsidRDefault="00666D18" w:rsidP="00771283">
      <w:pPr>
        <w:ind w:right="-1270"/>
        <w:rPr>
          <w:rFonts w:cs="B Lotus" w:hint="cs"/>
          <w:b/>
          <w:bCs/>
          <w:color w:val="auto"/>
          <w:sz w:val="28"/>
          <w:szCs w:val="28"/>
          <w:rtl/>
        </w:rPr>
      </w:pPr>
    </w:p>
    <w:p w:rsidR="00666D18" w:rsidRPr="006D7654" w:rsidRDefault="00666D18" w:rsidP="00771283">
      <w:pPr>
        <w:ind w:right="-1270"/>
        <w:rPr>
          <w:rFonts w:cs="B Lotus" w:hint="cs"/>
          <w:b/>
          <w:bCs/>
          <w:color w:val="auto"/>
          <w:sz w:val="28"/>
          <w:szCs w:val="28"/>
          <w:rtl/>
        </w:rPr>
      </w:pPr>
    </w:p>
    <w:p w:rsidR="00666D18" w:rsidRPr="006D7654" w:rsidRDefault="00666D18" w:rsidP="00771283">
      <w:pPr>
        <w:ind w:right="-1270"/>
        <w:rPr>
          <w:rFonts w:cs="B Lotus" w:hint="cs"/>
          <w:b/>
          <w:bCs/>
          <w:color w:val="auto"/>
          <w:sz w:val="28"/>
          <w:szCs w:val="28"/>
          <w:rtl/>
        </w:rPr>
      </w:pPr>
    </w:p>
    <w:p w:rsidR="00666D18" w:rsidRPr="006D7654" w:rsidRDefault="00666D18" w:rsidP="00771283">
      <w:pPr>
        <w:ind w:right="-1270"/>
        <w:rPr>
          <w:rFonts w:cs="B Lotus" w:hint="cs"/>
          <w:b/>
          <w:bCs/>
          <w:color w:val="auto"/>
          <w:sz w:val="28"/>
          <w:szCs w:val="28"/>
          <w:rtl/>
        </w:rPr>
      </w:pPr>
    </w:p>
    <w:p w:rsidR="00666D18" w:rsidRPr="006D7654" w:rsidRDefault="00666D18" w:rsidP="00771283">
      <w:pPr>
        <w:ind w:right="-1270"/>
        <w:rPr>
          <w:rFonts w:cs="B Lotus" w:hint="cs"/>
          <w:b/>
          <w:bCs/>
          <w:color w:val="auto"/>
          <w:sz w:val="28"/>
          <w:szCs w:val="28"/>
          <w:rtl/>
        </w:rPr>
      </w:pPr>
    </w:p>
    <w:p w:rsidR="00666D18" w:rsidRDefault="00666D18" w:rsidP="00771283">
      <w:pPr>
        <w:ind w:right="-1270"/>
        <w:rPr>
          <w:rFonts w:cs="B Lotus"/>
          <w:b/>
          <w:bCs/>
          <w:color w:val="auto"/>
          <w:sz w:val="28"/>
          <w:szCs w:val="28"/>
        </w:rPr>
      </w:pPr>
    </w:p>
    <w:p w:rsidR="00A866C0" w:rsidRDefault="00A866C0" w:rsidP="00771283">
      <w:pPr>
        <w:ind w:right="-1270"/>
        <w:rPr>
          <w:rFonts w:cs="B Lotus"/>
          <w:b/>
          <w:bCs/>
          <w:color w:val="auto"/>
          <w:sz w:val="28"/>
          <w:szCs w:val="28"/>
        </w:rPr>
      </w:pPr>
    </w:p>
    <w:p w:rsidR="00A866C0" w:rsidRPr="006D7654" w:rsidRDefault="00A866C0" w:rsidP="00771283">
      <w:pPr>
        <w:ind w:right="-1270"/>
        <w:rPr>
          <w:rFonts w:cs="B Lotus"/>
          <w:b/>
          <w:bCs/>
          <w:color w:val="auto"/>
          <w:sz w:val="28"/>
          <w:szCs w:val="28"/>
          <w:rtl/>
        </w:rPr>
      </w:pPr>
    </w:p>
    <w:p w:rsidR="002417E0" w:rsidRPr="006D7654" w:rsidRDefault="002417E0" w:rsidP="00771283">
      <w:pPr>
        <w:ind w:right="-1270"/>
        <w:rPr>
          <w:rFonts w:cs="B Lotus"/>
          <w:b/>
          <w:bCs/>
          <w:color w:val="auto"/>
          <w:sz w:val="28"/>
          <w:szCs w:val="28"/>
          <w:rtl/>
        </w:rPr>
      </w:pPr>
    </w:p>
    <w:p w:rsidR="002417E0" w:rsidRPr="006D7654" w:rsidRDefault="00AA1243" w:rsidP="00771283">
      <w:pPr>
        <w:ind w:right="-1270"/>
        <w:rPr>
          <w:rFonts w:cs="B Lotus"/>
          <w:b/>
          <w:bCs/>
          <w:color w:val="auto"/>
          <w:sz w:val="28"/>
          <w:szCs w:val="28"/>
        </w:rPr>
      </w:pPr>
      <w:r w:rsidRPr="006D7654">
        <w:rPr>
          <w:rFonts w:cs="B Lotus"/>
          <w:b/>
          <w:bCs/>
          <w:noProof/>
          <w:color w:val="auto"/>
          <w:sz w:val="28"/>
          <w:szCs w:val="28"/>
        </w:rPr>
        <mc:AlternateContent>
          <mc:Choice Requires="wps">
            <w:drawing>
              <wp:anchor distT="0" distB="0" distL="114300" distR="114300" simplePos="0" relativeHeight="251657216" behindDoc="0" locked="0" layoutInCell="1" allowOverlap="1">
                <wp:simplePos x="0" y="0"/>
                <wp:positionH relativeFrom="column">
                  <wp:posOffset>2191385</wp:posOffset>
                </wp:positionH>
                <wp:positionV relativeFrom="paragraph">
                  <wp:posOffset>436245</wp:posOffset>
                </wp:positionV>
                <wp:extent cx="981075" cy="685800"/>
                <wp:effectExtent l="0" t="0" r="3810" b="444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1075" cy="685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F56E7" w:rsidRDefault="00CF56E7" w:rsidP="000434B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172.55pt;margin-top:34.35pt;width:77.25pt;height:5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" stroked="f">
                <v:textbox>
                  <w:txbxContent>
                    <w:p w:rsidR="00CF56E7" w:rsidRDefault="00CF56E7" w:rsidP="000434BB"/>
                  </w:txbxContent>
                </v:textbox>
              </v:shape>
            </w:pict>
          </mc:Fallback>
        </mc:AlternateContent>
      </w:r>
    </w:p>
    <w:p w:rsidR="00A866C0" w:rsidRDefault="00A866C0" w:rsidP="00771283">
      <w:pPr>
        <w:ind w:right="-1270"/>
        <w:jc w:val="center"/>
        <w:rPr>
          <w:rFonts w:cs="B Lotus"/>
          <w:noProof/>
          <w:color w:val="auto"/>
          <w:rtl/>
        </w:rPr>
      </w:pPr>
    </w:p>
    <w:p w:rsidR="00A866C0" w:rsidRDefault="00A866C0" w:rsidP="00771283">
      <w:pPr>
        <w:ind w:right="-1270"/>
        <w:jc w:val="center"/>
        <w:rPr>
          <w:rFonts w:cs="B Lotus"/>
          <w:noProof/>
          <w:color w:val="auto"/>
          <w:rtl/>
        </w:rPr>
      </w:pPr>
    </w:p>
    <w:p w:rsidR="009D3F24" w:rsidRPr="006D7654" w:rsidRDefault="00AA1243" w:rsidP="00771283">
      <w:pPr>
        <w:ind w:right="-1270"/>
        <w:jc w:val="center"/>
        <w:rPr>
          <w:rFonts w:cs="B Lotus"/>
          <w:b/>
          <w:bCs/>
          <w:color w:val="auto"/>
          <w:sz w:val="32"/>
          <w:szCs w:val="32"/>
          <w:rtl/>
        </w:rPr>
      </w:pPr>
      <w:r w:rsidRPr="006D7654">
        <w:rPr>
          <w:rFonts w:cs="B Lotus"/>
          <w:noProof/>
          <w:color w:val="auto"/>
        </w:rPr>
        <w:drawing>
          <wp:inline distT="0" distB="0" distL="0" distR="0">
            <wp:extent cx="628650" cy="828675"/>
            <wp:effectExtent l="0" t="0" r="0" b="9525"/>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8650" cy="828675"/>
                    </a:xfrm>
                    <a:prstGeom prst="rect">
                      <a:avLst/>
                    </a:prstGeom>
                    <a:solidFill>
                      <a:srgbClr val="FFFFFF"/>
                    </a:solidFill>
                    <a:ln>
                      <a:noFill/>
                    </a:ln>
                  </pic:spPr>
                </pic:pic>
              </a:graphicData>
            </a:graphic>
          </wp:inline>
        </w:drawing>
      </w:r>
    </w:p>
    <w:p w:rsidR="00A866C0" w:rsidRDefault="00A866C0" w:rsidP="00E86491">
      <w:pPr>
        <w:ind w:right="-1270"/>
        <w:jc w:val="center"/>
        <w:rPr>
          <w:rFonts w:cs="B Lotus"/>
          <w:b/>
          <w:bCs/>
          <w:color w:val="auto"/>
          <w:sz w:val="36"/>
          <w:szCs w:val="36"/>
          <w:rtl/>
        </w:rPr>
      </w:pPr>
      <w:r w:rsidRPr="00A866C0">
        <w:rPr>
          <w:rFonts w:cs="B Lotus" w:hint="cs"/>
          <w:b/>
          <w:bCs/>
          <w:color w:val="auto"/>
          <w:sz w:val="36"/>
          <w:szCs w:val="36"/>
          <w:rtl/>
        </w:rPr>
        <w:t>مرکز ساری</w:t>
      </w:r>
    </w:p>
    <w:p w:rsidR="00E86491" w:rsidRPr="00A866C0" w:rsidRDefault="00E86491" w:rsidP="00E86491">
      <w:pPr>
        <w:ind w:right="-1270"/>
        <w:jc w:val="center"/>
        <w:rPr>
          <w:rFonts w:cs="B Lotus"/>
          <w:b/>
          <w:bCs/>
          <w:color w:val="auto"/>
          <w:sz w:val="36"/>
          <w:szCs w:val="36"/>
          <w:rtl/>
        </w:rPr>
      </w:pPr>
    </w:p>
    <w:p w:rsidR="00A866C0" w:rsidRPr="00A866C0" w:rsidRDefault="00A866C0" w:rsidP="00E86491">
      <w:pPr>
        <w:ind w:right="-1270"/>
        <w:jc w:val="center"/>
        <w:rPr>
          <w:rFonts w:cs="B Lotus"/>
          <w:b/>
          <w:bCs/>
          <w:color w:val="auto"/>
          <w:sz w:val="36"/>
          <w:szCs w:val="36"/>
          <w:rtl/>
          <w:lang w:bidi="fa-IR"/>
        </w:rPr>
      </w:pPr>
      <w:r w:rsidRPr="00A866C0">
        <w:rPr>
          <w:rFonts w:cs="B Lotus" w:hint="cs"/>
          <w:b/>
          <w:bCs/>
          <w:color w:val="auto"/>
          <w:sz w:val="36"/>
          <w:szCs w:val="36"/>
          <w:rtl/>
          <w:lang w:bidi="fa-IR"/>
        </w:rPr>
        <w:t>پایان نامه کارشناسی ارشد</w:t>
      </w:r>
    </w:p>
    <w:p w:rsidR="00A866C0" w:rsidRDefault="00A866C0" w:rsidP="00E86491">
      <w:pPr>
        <w:ind w:right="-1270"/>
        <w:jc w:val="center"/>
        <w:rPr>
          <w:rFonts w:cs="B Lotus"/>
          <w:b/>
          <w:bCs/>
          <w:color w:val="auto"/>
          <w:sz w:val="36"/>
          <w:szCs w:val="36"/>
          <w:rtl/>
          <w:lang w:bidi="fa-IR"/>
        </w:rPr>
      </w:pPr>
      <w:r w:rsidRPr="00A866C0">
        <w:rPr>
          <w:rFonts w:cs="B Lotus" w:hint="cs"/>
          <w:b/>
          <w:bCs/>
          <w:color w:val="auto"/>
          <w:sz w:val="36"/>
          <w:szCs w:val="36"/>
          <w:rtl/>
          <w:lang w:bidi="fa-IR"/>
        </w:rPr>
        <w:t xml:space="preserve">رشته روانشناسی گرایش </w:t>
      </w:r>
      <w:r w:rsidRPr="00A866C0">
        <w:rPr>
          <w:rFonts w:cs="B Lotus"/>
          <w:b/>
          <w:bCs/>
          <w:color w:val="auto"/>
          <w:sz w:val="36"/>
          <w:szCs w:val="36"/>
          <w:rtl/>
          <w:lang w:bidi="fa-IR"/>
        </w:rPr>
        <w:t>روانشناس</w:t>
      </w:r>
      <w:r w:rsidRPr="00A866C0">
        <w:rPr>
          <w:rFonts w:cs="B Lotus" w:hint="cs"/>
          <w:b/>
          <w:bCs/>
          <w:color w:val="auto"/>
          <w:sz w:val="36"/>
          <w:szCs w:val="36"/>
          <w:rtl/>
          <w:lang w:bidi="fa-IR"/>
        </w:rPr>
        <w:t>ی</w:t>
      </w:r>
      <w:r w:rsidRPr="00A866C0">
        <w:rPr>
          <w:rFonts w:cs="B Lotus"/>
          <w:b/>
          <w:bCs/>
          <w:color w:val="auto"/>
          <w:sz w:val="36"/>
          <w:szCs w:val="36"/>
          <w:rtl/>
          <w:lang w:bidi="fa-IR"/>
        </w:rPr>
        <w:t xml:space="preserve"> اسلام</w:t>
      </w:r>
      <w:r w:rsidRPr="00A866C0">
        <w:rPr>
          <w:rFonts w:cs="B Lotus" w:hint="cs"/>
          <w:b/>
          <w:bCs/>
          <w:color w:val="auto"/>
          <w:sz w:val="36"/>
          <w:szCs w:val="36"/>
          <w:rtl/>
          <w:lang w:bidi="fa-IR"/>
        </w:rPr>
        <w:t>ی</w:t>
      </w:r>
      <w:r w:rsidRPr="00A866C0">
        <w:rPr>
          <w:rFonts w:cs="B Lotus"/>
          <w:b/>
          <w:bCs/>
          <w:color w:val="auto"/>
          <w:sz w:val="36"/>
          <w:szCs w:val="36"/>
          <w:rtl/>
          <w:lang w:bidi="fa-IR"/>
        </w:rPr>
        <w:t xml:space="preserve"> گرا</w:t>
      </w:r>
      <w:r w:rsidRPr="00A866C0">
        <w:rPr>
          <w:rFonts w:cs="B Lotus" w:hint="cs"/>
          <w:b/>
          <w:bCs/>
          <w:color w:val="auto"/>
          <w:sz w:val="36"/>
          <w:szCs w:val="36"/>
          <w:rtl/>
          <w:lang w:bidi="fa-IR"/>
        </w:rPr>
        <w:t>ی</w:t>
      </w:r>
      <w:r w:rsidRPr="00A866C0">
        <w:rPr>
          <w:rFonts w:cs="B Lotus" w:hint="eastAsia"/>
          <w:b/>
          <w:bCs/>
          <w:color w:val="auto"/>
          <w:sz w:val="36"/>
          <w:szCs w:val="36"/>
          <w:rtl/>
          <w:lang w:bidi="fa-IR"/>
        </w:rPr>
        <w:t>ش</w:t>
      </w:r>
      <w:r w:rsidRPr="00A866C0">
        <w:rPr>
          <w:rFonts w:cs="B Lotus"/>
          <w:b/>
          <w:bCs/>
          <w:color w:val="auto"/>
          <w:sz w:val="36"/>
          <w:szCs w:val="36"/>
          <w:rtl/>
          <w:lang w:bidi="fa-IR"/>
        </w:rPr>
        <w:t xml:space="preserve"> روانشناس</w:t>
      </w:r>
      <w:r w:rsidRPr="00A866C0">
        <w:rPr>
          <w:rFonts w:cs="B Lotus" w:hint="cs"/>
          <w:b/>
          <w:bCs/>
          <w:color w:val="auto"/>
          <w:sz w:val="36"/>
          <w:szCs w:val="36"/>
          <w:rtl/>
          <w:lang w:bidi="fa-IR"/>
        </w:rPr>
        <w:t>ی</w:t>
      </w:r>
      <w:r w:rsidRPr="00A866C0">
        <w:rPr>
          <w:rFonts w:cs="B Lotus"/>
          <w:b/>
          <w:bCs/>
          <w:color w:val="auto"/>
          <w:sz w:val="36"/>
          <w:szCs w:val="36"/>
          <w:rtl/>
          <w:lang w:bidi="fa-IR"/>
        </w:rPr>
        <w:t xml:space="preserve"> مثبت گرا</w:t>
      </w:r>
    </w:p>
    <w:p w:rsidR="00E86491" w:rsidRPr="00A866C0" w:rsidRDefault="00E86491" w:rsidP="00E86491">
      <w:pPr>
        <w:ind w:right="-1270"/>
        <w:jc w:val="center"/>
        <w:rPr>
          <w:rFonts w:cs="B Lotus"/>
          <w:b/>
          <w:bCs/>
          <w:color w:val="auto"/>
          <w:sz w:val="36"/>
          <w:szCs w:val="36"/>
          <w:rtl/>
          <w:lang w:bidi="fa-IR"/>
        </w:rPr>
      </w:pPr>
    </w:p>
    <w:p w:rsidR="00A866C0" w:rsidRPr="00A866C0" w:rsidRDefault="00A866C0" w:rsidP="00E86491">
      <w:pPr>
        <w:ind w:right="-1270"/>
        <w:jc w:val="center"/>
        <w:rPr>
          <w:rFonts w:cs="B Lotus"/>
          <w:b/>
          <w:bCs/>
          <w:color w:val="auto"/>
          <w:sz w:val="36"/>
          <w:szCs w:val="36"/>
          <w:rtl/>
          <w:lang w:bidi="fa-IR"/>
        </w:rPr>
      </w:pPr>
      <w:r w:rsidRPr="00A866C0">
        <w:rPr>
          <w:rFonts w:cs="B Lotus" w:hint="cs"/>
          <w:b/>
          <w:bCs/>
          <w:color w:val="auto"/>
          <w:sz w:val="36"/>
          <w:szCs w:val="36"/>
          <w:rtl/>
          <w:lang w:bidi="fa-IR"/>
        </w:rPr>
        <w:t>عنوان</w:t>
      </w:r>
    </w:p>
    <w:p w:rsidR="00E86491" w:rsidRDefault="00A866C0" w:rsidP="00E86491">
      <w:pPr>
        <w:ind w:right="-1270"/>
        <w:jc w:val="center"/>
        <w:rPr>
          <w:rFonts w:cs="B Lotus"/>
          <w:b/>
          <w:bCs/>
          <w:color w:val="auto"/>
          <w:sz w:val="36"/>
          <w:szCs w:val="36"/>
          <w:rtl/>
        </w:rPr>
      </w:pPr>
      <w:bookmarkStart w:id="1" w:name="_Hlk152384097"/>
      <w:bookmarkStart w:id="2" w:name="_Hlk200096888"/>
      <w:r w:rsidRPr="00A866C0">
        <w:rPr>
          <w:rFonts w:cs="B Lotus" w:hint="cs"/>
          <w:b/>
          <w:bCs/>
          <w:color w:val="auto"/>
          <w:sz w:val="36"/>
          <w:szCs w:val="36"/>
          <w:rtl/>
        </w:rPr>
        <w:t>رابطه هوش معنوی واضطراب سلامتی</w:t>
      </w:r>
      <w:r w:rsidRPr="00A866C0">
        <w:rPr>
          <w:rFonts w:cs="B Lotus"/>
          <w:b/>
          <w:bCs/>
          <w:color w:val="auto"/>
          <w:sz w:val="36"/>
          <w:szCs w:val="36"/>
          <w:rtl/>
        </w:rPr>
        <w:t xml:space="preserve"> </w:t>
      </w:r>
      <w:r w:rsidRPr="00A866C0">
        <w:rPr>
          <w:rFonts w:cs="B Lotus" w:hint="cs"/>
          <w:b/>
          <w:bCs/>
          <w:color w:val="auto"/>
          <w:sz w:val="36"/>
          <w:szCs w:val="36"/>
          <w:rtl/>
        </w:rPr>
        <w:t xml:space="preserve">با اضطراب مرگ سالمندان </w:t>
      </w:r>
    </w:p>
    <w:p w:rsidR="00A866C0" w:rsidRDefault="00A866C0" w:rsidP="00E86491">
      <w:pPr>
        <w:ind w:right="-1270"/>
        <w:jc w:val="center"/>
        <w:rPr>
          <w:rFonts w:cs="B Lotus"/>
          <w:b/>
          <w:bCs/>
          <w:color w:val="auto"/>
          <w:sz w:val="36"/>
          <w:szCs w:val="36"/>
          <w:rtl/>
        </w:rPr>
      </w:pPr>
      <w:r w:rsidRPr="00A866C0">
        <w:rPr>
          <w:rFonts w:cs="B Lotus" w:hint="cs"/>
          <w:b/>
          <w:bCs/>
          <w:color w:val="auto"/>
          <w:sz w:val="36"/>
          <w:szCs w:val="36"/>
          <w:rtl/>
        </w:rPr>
        <w:t>خانه سالمندان فرشتگان تهران</w:t>
      </w:r>
    </w:p>
    <w:bookmarkEnd w:id="2"/>
    <w:p w:rsidR="00E86491" w:rsidRPr="00A866C0" w:rsidRDefault="00E86491" w:rsidP="00E86491">
      <w:pPr>
        <w:ind w:right="-1270"/>
        <w:jc w:val="center"/>
        <w:rPr>
          <w:rFonts w:cs="B Lotus"/>
          <w:b/>
          <w:bCs/>
          <w:color w:val="auto"/>
          <w:sz w:val="36"/>
          <w:szCs w:val="36"/>
          <w:rtl/>
          <w:lang w:bidi="fa-IR"/>
        </w:rPr>
      </w:pPr>
    </w:p>
    <w:bookmarkEnd w:id="1"/>
    <w:p w:rsidR="00A866C0" w:rsidRPr="00A866C0" w:rsidRDefault="00A866C0" w:rsidP="00E86491">
      <w:pPr>
        <w:ind w:right="-1270"/>
        <w:jc w:val="center"/>
        <w:rPr>
          <w:rFonts w:cs="B Lotus"/>
          <w:b/>
          <w:bCs/>
          <w:color w:val="auto"/>
          <w:sz w:val="36"/>
          <w:szCs w:val="36"/>
        </w:rPr>
      </w:pPr>
      <w:r w:rsidRPr="00A866C0">
        <w:rPr>
          <w:rFonts w:cs="B Lotus" w:hint="cs"/>
          <w:b/>
          <w:bCs/>
          <w:color w:val="auto"/>
          <w:sz w:val="36"/>
          <w:szCs w:val="36"/>
          <w:rtl/>
          <w:lang w:bidi="fa-IR"/>
        </w:rPr>
        <w:t>استاد راهنما</w:t>
      </w:r>
    </w:p>
    <w:p w:rsidR="000A756C" w:rsidRPr="000A756C" w:rsidRDefault="000A756C" w:rsidP="000A756C">
      <w:pPr>
        <w:ind w:right="-1270"/>
        <w:jc w:val="center"/>
        <w:rPr>
          <w:rFonts w:cs="B Lotus"/>
          <w:b/>
          <w:bCs/>
          <w:color w:val="auto"/>
          <w:sz w:val="36"/>
          <w:szCs w:val="36"/>
          <w:rtl/>
          <w:lang w:bidi="fa-IR"/>
        </w:rPr>
      </w:pPr>
      <w:r w:rsidRPr="000A756C">
        <w:rPr>
          <w:rFonts w:cs="B Lotus" w:hint="cs"/>
          <w:b/>
          <w:bCs/>
          <w:color w:val="auto"/>
          <w:sz w:val="36"/>
          <w:szCs w:val="36"/>
          <w:rtl/>
          <w:lang w:bidi="fa-IR"/>
        </w:rPr>
        <w:t xml:space="preserve">باب اله بخشی پور </w:t>
      </w:r>
      <w:r w:rsidR="002F0400">
        <w:rPr>
          <w:rFonts w:cs="B Lotus" w:hint="cs"/>
          <w:b/>
          <w:bCs/>
          <w:color w:val="auto"/>
          <w:sz w:val="36"/>
          <w:szCs w:val="36"/>
          <w:rtl/>
          <w:lang w:bidi="fa-IR"/>
        </w:rPr>
        <w:t>ج</w:t>
      </w:r>
      <w:r w:rsidRPr="000A756C">
        <w:rPr>
          <w:rFonts w:cs="B Lotus" w:hint="cs"/>
          <w:b/>
          <w:bCs/>
          <w:color w:val="auto"/>
          <w:sz w:val="36"/>
          <w:szCs w:val="36"/>
          <w:rtl/>
          <w:lang w:bidi="fa-IR"/>
        </w:rPr>
        <w:t>ویباری</w:t>
      </w:r>
    </w:p>
    <w:p w:rsidR="00E86491" w:rsidRPr="00A866C0" w:rsidRDefault="00E86491" w:rsidP="00E86491">
      <w:pPr>
        <w:ind w:right="-1270"/>
        <w:jc w:val="center"/>
        <w:rPr>
          <w:rFonts w:cs="B Lotus"/>
          <w:b/>
          <w:bCs/>
          <w:color w:val="auto"/>
          <w:sz w:val="36"/>
          <w:szCs w:val="36"/>
          <w:rtl/>
          <w:lang w:bidi="fa-IR"/>
        </w:rPr>
      </w:pPr>
    </w:p>
    <w:p w:rsidR="00F47022" w:rsidRPr="00F47022" w:rsidRDefault="00F47022" w:rsidP="00F47022">
      <w:pPr>
        <w:ind w:right="-1270"/>
        <w:jc w:val="center"/>
        <w:rPr>
          <w:rFonts w:cs="B Lotus"/>
          <w:b/>
          <w:bCs/>
          <w:color w:val="auto"/>
          <w:sz w:val="36"/>
          <w:szCs w:val="36"/>
        </w:rPr>
      </w:pPr>
      <w:r w:rsidRPr="00F47022">
        <w:rPr>
          <w:rFonts w:cs="B Lotus" w:hint="cs"/>
          <w:b/>
          <w:bCs/>
          <w:color w:val="auto"/>
          <w:sz w:val="36"/>
          <w:szCs w:val="36"/>
          <w:rtl/>
          <w:lang w:bidi="fa-IR"/>
        </w:rPr>
        <w:t>مؤلف</w:t>
      </w:r>
    </w:p>
    <w:p w:rsidR="00E86491" w:rsidRDefault="00A866C0" w:rsidP="00E86491">
      <w:pPr>
        <w:ind w:right="-1270"/>
        <w:jc w:val="center"/>
        <w:rPr>
          <w:rFonts w:ascii="Times New Roman" w:eastAsia="Times New Roman" w:hAnsi="Times New Roman" w:cs="B Lotus"/>
          <w:b/>
          <w:bCs/>
          <w:color w:val="auto"/>
          <w:sz w:val="36"/>
          <w:szCs w:val="36"/>
          <w:rtl/>
          <w:lang w:bidi="fa-IR"/>
        </w:rPr>
      </w:pPr>
      <w:r w:rsidRPr="00A866C0">
        <w:rPr>
          <w:rFonts w:ascii="Times New Roman" w:eastAsia="Times New Roman" w:hAnsi="Times New Roman" w:cs="B Lotus" w:hint="cs"/>
          <w:b/>
          <w:bCs/>
          <w:color w:val="auto"/>
          <w:sz w:val="36"/>
          <w:szCs w:val="36"/>
          <w:rtl/>
          <w:lang w:bidi="fa-IR"/>
        </w:rPr>
        <w:t>فاطمه بیات</w:t>
      </w:r>
    </w:p>
    <w:p w:rsidR="00E86491" w:rsidRDefault="00E86491" w:rsidP="00E86491">
      <w:pPr>
        <w:ind w:right="-1270"/>
        <w:jc w:val="center"/>
        <w:rPr>
          <w:rFonts w:ascii="Times New Roman" w:eastAsia="Times New Roman" w:hAnsi="Times New Roman" w:cs="B Lotus"/>
          <w:b/>
          <w:bCs/>
          <w:color w:val="auto"/>
          <w:sz w:val="36"/>
          <w:szCs w:val="36"/>
          <w:rtl/>
          <w:lang w:bidi="fa-IR"/>
        </w:rPr>
      </w:pPr>
    </w:p>
    <w:p w:rsidR="00E86491" w:rsidRDefault="00E86491" w:rsidP="00E86491">
      <w:pPr>
        <w:ind w:right="-1270"/>
        <w:jc w:val="center"/>
        <w:rPr>
          <w:rFonts w:ascii="Times New Roman" w:eastAsia="Times New Roman" w:hAnsi="Times New Roman" w:cs="B Lotus"/>
          <w:b/>
          <w:bCs/>
          <w:color w:val="auto"/>
          <w:sz w:val="36"/>
          <w:szCs w:val="36"/>
          <w:rtl/>
          <w:lang w:bidi="fa-IR"/>
        </w:rPr>
      </w:pPr>
    </w:p>
    <w:p w:rsidR="00E86491" w:rsidRPr="00E86491" w:rsidRDefault="00FE6546" w:rsidP="00E86491">
      <w:pPr>
        <w:ind w:right="-1270"/>
        <w:jc w:val="center"/>
        <w:rPr>
          <w:rFonts w:ascii="Times New Roman" w:eastAsia="Times New Roman" w:hAnsi="Times New Roman" w:cs="B Lotus"/>
          <w:b/>
          <w:bCs/>
          <w:color w:val="auto"/>
          <w:sz w:val="36"/>
          <w:szCs w:val="36"/>
          <w:rtl/>
        </w:rPr>
      </w:pPr>
      <w:r>
        <w:rPr>
          <w:rFonts w:ascii="Times New Roman" w:eastAsia="Times New Roman" w:hAnsi="Times New Roman" w:cs="B Lotus" w:hint="cs"/>
          <w:b/>
          <w:bCs/>
          <w:color w:val="auto"/>
          <w:sz w:val="36"/>
          <w:szCs w:val="36"/>
          <w:rtl/>
        </w:rPr>
        <w:t>شهریور</w:t>
      </w:r>
      <w:r w:rsidR="00E86491">
        <w:rPr>
          <w:rFonts w:ascii="Times New Roman" w:eastAsia="Times New Roman" w:hAnsi="Times New Roman" w:cs="B Lotus" w:hint="cs"/>
          <w:b/>
          <w:bCs/>
          <w:color w:val="auto"/>
          <w:sz w:val="36"/>
          <w:szCs w:val="36"/>
          <w:rtl/>
        </w:rPr>
        <w:t xml:space="preserve"> 140</w:t>
      </w:r>
      <w:r w:rsidR="00001264">
        <w:rPr>
          <w:rFonts w:ascii="Times New Roman" w:eastAsia="Times New Roman" w:hAnsi="Times New Roman" w:cs="B Lotus" w:hint="cs"/>
          <w:b/>
          <w:bCs/>
          <w:color w:val="auto"/>
          <w:sz w:val="36"/>
          <w:szCs w:val="36"/>
          <w:rtl/>
        </w:rPr>
        <w:t>5</w:t>
      </w:r>
    </w:p>
    <w:p w:rsidR="00E86491" w:rsidRDefault="00E86491" w:rsidP="00E86491">
      <w:pPr>
        <w:ind w:right="-1270"/>
        <w:jc w:val="center"/>
        <w:rPr>
          <w:rFonts w:ascii="Times New Roman" w:eastAsia="Times New Roman" w:hAnsi="Times New Roman" w:cs="B Lotus"/>
          <w:b/>
          <w:bCs/>
          <w:color w:val="auto"/>
          <w:sz w:val="36"/>
          <w:szCs w:val="36"/>
          <w:rtl/>
          <w:lang w:bidi="fa-IR"/>
        </w:rPr>
      </w:pPr>
    </w:p>
    <w:p w:rsidR="00A866C0" w:rsidRDefault="00A866C0" w:rsidP="00A866C0">
      <w:pPr>
        <w:tabs>
          <w:tab w:val="left" w:pos="3748"/>
        </w:tabs>
        <w:autoSpaceDE/>
        <w:autoSpaceDN/>
        <w:bidi/>
        <w:adjustRightInd/>
        <w:ind w:left="-497"/>
        <w:jc w:val="center"/>
        <w:rPr>
          <w:rFonts w:ascii="Times New Roman" w:eastAsia="Times New Roman" w:hAnsi="Times New Roman" w:cs="B Lotus"/>
          <w:b/>
          <w:bCs/>
          <w:color w:val="auto"/>
          <w:sz w:val="36"/>
          <w:szCs w:val="36"/>
          <w:rtl/>
          <w:lang w:bidi="fa-IR"/>
        </w:rPr>
      </w:pPr>
    </w:p>
    <w:p w:rsidR="00E86491" w:rsidRDefault="00E86491" w:rsidP="00E86491">
      <w:pPr>
        <w:tabs>
          <w:tab w:val="left" w:pos="3748"/>
        </w:tabs>
        <w:autoSpaceDE/>
        <w:autoSpaceDN/>
        <w:bidi/>
        <w:adjustRightInd/>
        <w:ind w:left="-497"/>
        <w:jc w:val="center"/>
        <w:rPr>
          <w:rFonts w:cs="B Lotus"/>
          <w:b/>
          <w:bCs/>
          <w:color w:val="auto"/>
          <w:sz w:val="36"/>
          <w:szCs w:val="36"/>
          <w:rtl/>
        </w:rPr>
      </w:pPr>
    </w:p>
    <w:p w:rsidR="00A866C0" w:rsidRDefault="00A866C0" w:rsidP="00A866C0">
      <w:pPr>
        <w:tabs>
          <w:tab w:val="left" w:pos="3748"/>
        </w:tabs>
        <w:autoSpaceDE/>
        <w:autoSpaceDN/>
        <w:bidi/>
        <w:adjustRightInd/>
        <w:ind w:left="-497"/>
        <w:jc w:val="center"/>
        <w:rPr>
          <w:rFonts w:cs="B Lotus"/>
          <w:b/>
          <w:bCs/>
          <w:color w:val="auto"/>
          <w:sz w:val="36"/>
          <w:szCs w:val="36"/>
          <w:rtl/>
        </w:rPr>
      </w:pPr>
    </w:p>
    <w:p w:rsidR="00C27D11" w:rsidRPr="006D7654" w:rsidRDefault="00C27D11" w:rsidP="00A866C0">
      <w:pPr>
        <w:tabs>
          <w:tab w:val="left" w:pos="3748"/>
        </w:tabs>
        <w:autoSpaceDE/>
        <w:autoSpaceDN/>
        <w:bidi/>
        <w:adjustRightInd/>
        <w:ind w:left="-497"/>
        <w:jc w:val="center"/>
        <w:rPr>
          <w:rFonts w:ascii="Times New Roman" w:eastAsia="MS Mincho" w:hAnsi="Times New Roman" w:cs="B Lotus"/>
          <w:b/>
          <w:bCs/>
          <w:noProof/>
          <w:color w:val="auto"/>
          <w:sz w:val="32"/>
          <w:szCs w:val="32"/>
          <w:rtl/>
        </w:rPr>
      </w:pPr>
      <w:r w:rsidRPr="006D7654">
        <w:rPr>
          <w:rFonts w:ascii="Times New Roman" w:eastAsia="MS Mincho" w:hAnsi="Times New Roman" w:cs="B Lotus"/>
          <w:b/>
          <w:bCs/>
          <w:noProof/>
          <w:color w:val="auto"/>
          <w:sz w:val="32"/>
          <w:szCs w:val="32"/>
          <w:rtl/>
        </w:rPr>
        <w:t>تعهد نامه اصالت رساله/پا</w:t>
      </w:r>
      <w:r w:rsidRPr="006D7654">
        <w:rPr>
          <w:rFonts w:ascii="Times New Roman" w:eastAsia="MS Mincho" w:hAnsi="Times New Roman" w:cs="B Lotus" w:hint="cs"/>
          <w:b/>
          <w:bCs/>
          <w:noProof/>
          <w:color w:val="auto"/>
          <w:sz w:val="32"/>
          <w:szCs w:val="32"/>
          <w:rtl/>
        </w:rPr>
        <w:t>ی</w:t>
      </w:r>
      <w:r w:rsidRPr="006D7654">
        <w:rPr>
          <w:rFonts w:ascii="Times New Roman" w:eastAsia="MS Mincho" w:hAnsi="Times New Roman" w:cs="B Lotus" w:hint="eastAsia"/>
          <w:b/>
          <w:bCs/>
          <w:noProof/>
          <w:color w:val="auto"/>
          <w:sz w:val="32"/>
          <w:szCs w:val="32"/>
          <w:rtl/>
        </w:rPr>
        <w:t>ان</w:t>
      </w:r>
      <w:r w:rsidRPr="006D7654">
        <w:rPr>
          <w:rFonts w:ascii="Times New Roman" w:eastAsia="MS Mincho" w:hAnsi="Times New Roman" w:cs="B Lotus"/>
          <w:b/>
          <w:bCs/>
          <w:noProof/>
          <w:color w:val="auto"/>
          <w:sz w:val="32"/>
          <w:szCs w:val="32"/>
          <w:rtl/>
        </w:rPr>
        <w:t xml:space="preserve"> نامه</w:t>
      </w:r>
    </w:p>
    <w:p w:rsidR="00C27D11" w:rsidRPr="006D7654" w:rsidRDefault="00C27D11" w:rsidP="00FD7AB9">
      <w:pPr>
        <w:autoSpaceDE/>
        <w:autoSpaceDN/>
        <w:bidi/>
        <w:adjustRightInd/>
        <w:spacing w:line="600" w:lineRule="atLeast"/>
        <w:ind w:left="-497"/>
        <w:jc w:val="center"/>
        <w:rPr>
          <w:rFonts w:ascii="Times New Roman" w:eastAsia="MS Mincho" w:hAnsi="Times New Roman" w:cs="B Lotus"/>
          <w:b/>
          <w:bCs/>
          <w:noProof/>
          <w:color w:val="auto"/>
          <w:sz w:val="16"/>
          <w:szCs w:val="16"/>
          <w:rtl/>
        </w:rPr>
      </w:pPr>
    </w:p>
    <w:p w:rsidR="00C27D11" w:rsidRPr="00E86491" w:rsidRDefault="00C27D11" w:rsidP="00891105">
      <w:pPr>
        <w:bidi/>
        <w:ind w:left="-497"/>
        <w:jc w:val="lowKashida"/>
        <w:rPr>
          <w:rFonts w:ascii="Times New Roman" w:eastAsia="Times New Roman" w:hAnsi="Times New Roman" w:cs="B Lotus"/>
          <w:b/>
          <w:bCs/>
          <w:color w:val="auto"/>
          <w:sz w:val="28"/>
          <w:szCs w:val="28"/>
          <w:rtl/>
        </w:rPr>
      </w:pPr>
      <w:r w:rsidRPr="006D7654">
        <w:rPr>
          <w:rFonts w:ascii="Times New Roman" w:eastAsia="MS Mincho" w:hAnsi="Times New Roman" w:cs="B Lotus" w:hint="eastAsia"/>
          <w:noProof/>
          <w:color w:val="auto"/>
          <w:sz w:val="28"/>
          <w:szCs w:val="28"/>
          <w:rtl/>
        </w:rPr>
        <w:t>ا</w:t>
      </w:r>
      <w:r w:rsidRPr="006D7654">
        <w:rPr>
          <w:rFonts w:ascii="Times New Roman" w:eastAsia="MS Mincho" w:hAnsi="Times New Roman" w:cs="B Lotus" w:hint="cs"/>
          <w:noProof/>
          <w:color w:val="auto"/>
          <w:sz w:val="28"/>
          <w:szCs w:val="28"/>
          <w:rtl/>
        </w:rPr>
        <w:t>ی</w:t>
      </w:r>
      <w:r w:rsidRPr="006D7654">
        <w:rPr>
          <w:rFonts w:ascii="Times New Roman" w:eastAsia="MS Mincho" w:hAnsi="Times New Roman" w:cs="B Lotus" w:hint="eastAsia"/>
          <w:noProof/>
          <w:color w:val="auto"/>
          <w:sz w:val="28"/>
          <w:szCs w:val="28"/>
          <w:rtl/>
        </w:rPr>
        <w:t>نجانب</w:t>
      </w:r>
      <w:r w:rsidRPr="006D7654">
        <w:rPr>
          <w:rFonts w:ascii="Times New Roman" w:eastAsia="MS Mincho" w:hAnsi="Times New Roman" w:cs="B Lotus" w:hint="cs"/>
          <w:noProof/>
          <w:color w:val="auto"/>
          <w:sz w:val="28"/>
          <w:szCs w:val="28"/>
          <w:rtl/>
        </w:rPr>
        <w:t xml:space="preserve"> </w:t>
      </w:r>
      <w:r w:rsidR="00E86491">
        <w:rPr>
          <w:rFonts w:ascii="Times New Roman" w:eastAsia="Times New Roman" w:hAnsi="Times New Roman" w:cs="B Lotus" w:hint="cs"/>
          <w:b/>
          <w:bCs/>
          <w:color w:val="auto"/>
          <w:sz w:val="28"/>
          <w:szCs w:val="28"/>
          <w:rtl/>
          <w:lang w:bidi="fa-IR"/>
        </w:rPr>
        <w:t>فاطمه بیات</w:t>
      </w:r>
      <w:r w:rsidR="005F311B" w:rsidRPr="006D7654">
        <w:rPr>
          <w:rFonts w:ascii="Times New Roman" w:eastAsia="MS Mincho" w:hAnsi="Times New Roman" w:cs="B Lotus"/>
          <w:noProof/>
          <w:color w:val="auto"/>
          <w:sz w:val="28"/>
          <w:szCs w:val="28"/>
          <w:rtl/>
        </w:rPr>
        <w:t xml:space="preserve"> </w:t>
      </w:r>
      <w:r w:rsidRPr="006D7654">
        <w:rPr>
          <w:rFonts w:ascii="Times New Roman" w:eastAsia="MS Mincho" w:hAnsi="Times New Roman" w:cs="B Lotus"/>
          <w:noProof/>
          <w:color w:val="auto"/>
          <w:sz w:val="28"/>
          <w:szCs w:val="28"/>
          <w:rtl/>
        </w:rPr>
        <w:t>دانش</w:t>
      </w:r>
      <w:r w:rsidRPr="006D7654">
        <w:rPr>
          <w:rFonts w:ascii="Times New Roman" w:eastAsia="MS Mincho" w:hAnsi="Times New Roman" w:cs="B Lotus" w:hint="cs"/>
          <w:noProof/>
          <w:color w:val="auto"/>
          <w:sz w:val="28"/>
          <w:szCs w:val="28"/>
          <w:rtl/>
        </w:rPr>
        <w:softHyphen/>
      </w:r>
      <w:r w:rsidRPr="006D7654">
        <w:rPr>
          <w:rFonts w:ascii="Times New Roman" w:eastAsia="MS Mincho" w:hAnsi="Times New Roman" w:cs="B Lotus"/>
          <w:noProof/>
          <w:color w:val="auto"/>
          <w:sz w:val="28"/>
          <w:szCs w:val="28"/>
          <w:rtl/>
        </w:rPr>
        <w:t>آموخته مقطع کارشناس</w:t>
      </w:r>
      <w:r w:rsidRPr="006D7654">
        <w:rPr>
          <w:rFonts w:ascii="Times New Roman" w:eastAsia="MS Mincho" w:hAnsi="Times New Roman" w:cs="B Lotus" w:hint="cs"/>
          <w:noProof/>
          <w:color w:val="auto"/>
          <w:sz w:val="28"/>
          <w:szCs w:val="28"/>
          <w:rtl/>
        </w:rPr>
        <w:t>ی‌</w:t>
      </w:r>
      <w:r w:rsidRPr="006D7654">
        <w:rPr>
          <w:rFonts w:ascii="Times New Roman" w:eastAsia="MS Mincho" w:hAnsi="Times New Roman" w:cs="B Lotus" w:hint="eastAsia"/>
          <w:noProof/>
          <w:color w:val="auto"/>
          <w:sz w:val="28"/>
          <w:szCs w:val="28"/>
          <w:rtl/>
        </w:rPr>
        <w:t>ارشد</w:t>
      </w:r>
      <w:r w:rsidRPr="006D7654">
        <w:rPr>
          <w:rFonts w:ascii="Times New Roman" w:eastAsia="MS Mincho" w:hAnsi="Times New Roman" w:cs="B Lotus"/>
          <w:noProof/>
          <w:color w:val="auto"/>
          <w:sz w:val="28"/>
          <w:szCs w:val="28"/>
          <w:rtl/>
        </w:rPr>
        <w:t xml:space="preserve"> ناپ</w:t>
      </w:r>
      <w:r w:rsidRPr="006D7654">
        <w:rPr>
          <w:rFonts w:ascii="Times New Roman" w:eastAsia="MS Mincho" w:hAnsi="Times New Roman" w:cs="B Lotus" w:hint="cs"/>
          <w:noProof/>
          <w:color w:val="auto"/>
          <w:sz w:val="28"/>
          <w:szCs w:val="28"/>
          <w:rtl/>
        </w:rPr>
        <w:t>ی</w:t>
      </w:r>
      <w:r w:rsidRPr="006D7654">
        <w:rPr>
          <w:rFonts w:ascii="Times New Roman" w:eastAsia="MS Mincho" w:hAnsi="Times New Roman" w:cs="B Lotus" w:hint="eastAsia"/>
          <w:noProof/>
          <w:color w:val="auto"/>
          <w:sz w:val="28"/>
          <w:szCs w:val="28"/>
          <w:rtl/>
        </w:rPr>
        <w:t>وسته</w:t>
      </w:r>
      <w:r w:rsidRPr="006D7654">
        <w:rPr>
          <w:rFonts w:ascii="Times New Roman" w:eastAsia="MS Mincho" w:hAnsi="Times New Roman" w:cs="B Lotus"/>
          <w:noProof/>
          <w:color w:val="auto"/>
          <w:sz w:val="28"/>
          <w:szCs w:val="28"/>
          <w:rtl/>
        </w:rPr>
        <w:t xml:space="preserve"> تخصص</w:t>
      </w:r>
      <w:r w:rsidRPr="006D7654">
        <w:rPr>
          <w:rFonts w:ascii="Times New Roman" w:eastAsia="MS Mincho" w:hAnsi="Times New Roman" w:cs="B Lotus" w:hint="cs"/>
          <w:noProof/>
          <w:color w:val="auto"/>
          <w:sz w:val="28"/>
          <w:szCs w:val="28"/>
          <w:rtl/>
        </w:rPr>
        <w:t>ی</w:t>
      </w:r>
      <w:r w:rsidRPr="006D7654">
        <w:rPr>
          <w:rFonts w:ascii="Times New Roman" w:eastAsia="MS Mincho" w:hAnsi="Times New Roman" w:cs="B Lotus"/>
          <w:noProof/>
          <w:color w:val="auto"/>
          <w:sz w:val="28"/>
          <w:szCs w:val="28"/>
          <w:rtl/>
        </w:rPr>
        <w:t xml:space="preserve"> در رشته روان</w:t>
      </w:r>
      <w:r w:rsidRPr="006D7654">
        <w:rPr>
          <w:rFonts w:ascii="Times New Roman" w:eastAsia="MS Mincho" w:hAnsi="Times New Roman" w:cs="B Lotus"/>
          <w:noProof/>
          <w:color w:val="auto"/>
          <w:sz w:val="28"/>
          <w:szCs w:val="28"/>
          <w:rtl/>
        </w:rPr>
        <w:softHyphen/>
      </w:r>
      <w:r w:rsidRPr="006D7654">
        <w:rPr>
          <w:rFonts w:ascii="Times New Roman" w:eastAsia="MS Mincho" w:hAnsi="Times New Roman" w:cs="B Lotus" w:hint="cs"/>
          <w:noProof/>
          <w:color w:val="auto"/>
          <w:sz w:val="28"/>
          <w:szCs w:val="28"/>
          <w:rtl/>
        </w:rPr>
        <w:t>شناسی</w:t>
      </w:r>
      <w:r w:rsidRPr="006D7654">
        <w:rPr>
          <w:rFonts w:ascii="Times New Roman" w:eastAsia="MS Mincho" w:hAnsi="Times New Roman" w:cs="B Lotus"/>
          <w:noProof/>
          <w:color w:val="auto"/>
          <w:sz w:val="28"/>
          <w:szCs w:val="28"/>
          <w:rtl/>
        </w:rPr>
        <w:t xml:space="preserve">  </w:t>
      </w:r>
      <w:r w:rsidR="00891105" w:rsidRPr="00891105">
        <w:rPr>
          <w:rFonts w:ascii="Times New Roman" w:eastAsia="MS Mincho" w:hAnsi="Times New Roman" w:cs="B Lotus" w:hint="cs"/>
          <w:noProof/>
          <w:color w:val="auto"/>
          <w:sz w:val="28"/>
          <w:szCs w:val="28"/>
          <w:rtl/>
          <w:lang w:bidi="fa-IR"/>
        </w:rPr>
        <w:t xml:space="preserve">گرایش </w:t>
      </w:r>
      <w:r w:rsidR="00891105" w:rsidRPr="00891105">
        <w:rPr>
          <w:rFonts w:ascii="Times New Roman" w:eastAsia="MS Mincho" w:hAnsi="Times New Roman" w:cs="B Lotus"/>
          <w:noProof/>
          <w:color w:val="auto"/>
          <w:sz w:val="28"/>
          <w:szCs w:val="28"/>
          <w:rtl/>
          <w:lang w:bidi="fa-IR"/>
        </w:rPr>
        <w:t>روانشناس</w:t>
      </w:r>
      <w:r w:rsidR="00891105" w:rsidRPr="00891105">
        <w:rPr>
          <w:rFonts w:ascii="Times New Roman" w:eastAsia="MS Mincho" w:hAnsi="Times New Roman" w:cs="B Lotus" w:hint="cs"/>
          <w:noProof/>
          <w:color w:val="auto"/>
          <w:sz w:val="28"/>
          <w:szCs w:val="28"/>
          <w:rtl/>
          <w:lang w:bidi="fa-IR"/>
        </w:rPr>
        <w:t>ی</w:t>
      </w:r>
      <w:r w:rsidR="00891105" w:rsidRPr="00891105">
        <w:rPr>
          <w:rFonts w:ascii="Times New Roman" w:eastAsia="MS Mincho" w:hAnsi="Times New Roman" w:cs="B Lotus"/>
          <w:noProof/>
          <w:color w:val="auto"/>
          <w:sz w:val="28"/>
          <w:szCs w:val="28"/>
          <w:rtl/>
          <w:lang w:bidi="fa-IR"/>
        </w:rPr>
        <w:t xml:space="preserve"> اسلام</w:t>
      </w:r>
      <w:r w:rsidR="00891105" w:rsidRPr="00891105">
        <w:rPr>
          <w:rFonts w:ascii="Times New Roman" w:eastAsia="MS Mincho" w:hAnsi="Times New Roman" w:cs="B Lotus" w:hint="cs"/>
          <w:noProof/>
          <w:color w:val="auto"/>
          <w:sz w:val="28"/>
          <w:szCs w:val="28"/>
          <w:rtl/>
          <w:lang w:bidi="fa-IR"/>
        </w:rPr>
        <w:t>ی</w:t>
      </w:r>
      <w:r w:rsidR="00891105" w:rsidRPr="00891105">
        <w:rPr>
          <w:rFonts w:ascii="Times New Roman" w:eastAsia="MS Mincho" w:hAnsi="Times New Roman" w:cs="B Lotus"/>
          <w:noProof/>
          <w:color w:val="auto"/>
          <w:sz w:val="28"/>
          <w:szCs w:val="28"/>
          <w:rtl/>
          <w:lang w:bidi="fa-IR"/>
        </w:rPr>
        <w:t xml:space="preserve"> گرا</w:t>
      </w:r>
      <w:r w:rsidR="00891105" w:rsidRPr="00891105">
        <w:rPr>
          <w:rFonts w:ascii="Times New Roman" w:eastAsia="MS Mincho" w:hAnsi="Times New Roman" w:cs="B Lotus" w:hint="cs"/>
          <w:noProof/>
          <w:color w:val="auto"/>
          <w:sz w:val="28"/>
          <w:szCs w:val="28"/>
          <w:rtl/>
          <w:lang w:bidi="fa-IR"/>
        </w:rPr>
        <w:t>ی</w:t>
      </w:r>
      <w:r w:rsidR="00891105" w:rsidRPr="00891105">
        <w:rPr>
          <w:rFonts w:ascii="Times New Roman" w:eastAsia="MS Mincho" w:hAnsi="Times New Roman" w:cs="B Lotus" w:hint="eastAsia"/>
          <w:noProof/>
          <w:color w:val="auto"/>
          <w:sz w:val="28"/>
          <w:szCs w:val="28"/>
          <w:rtl/>
          <w:lang w:bidi="fa-IR"/>
        </w:rPr>
        <w:t>ش</w:t>
      </w:r>
      <w:r w:rsidR="00891105" w:rsidRPr="00891105">
        <w:rPr>
          <w:rFonts w:ascii="Times New Roman" w:eastAsia="MS Mincho" w:hAnsi="Times New Roman" w:cs="B Lotus"/>
          <w:noProof/>
          <w:color w:val="auto"/>
          <w:sz w:val="28"/>
          <w:szCs w:val="28"/>
          <w:rtl/>
          <w:lang w:bidi="fa-IR"/>
        </w:rPr>
        <w:t xml:space="preserve"> روانشناس</w:t>
      </w:r>
      <w:r w:rsidR="00891105" w:rsidRPr="00891105">
        <w:rPr>
          <w:rFonts w:ascii="Times New Roman" w:eastAsia="MS Mincho" w:hAnsi="Times New Roman" w:cs="B Lotus" w:hint="cs"/>
          <w:noProof/>
          <w:color w:val="auto"/>
          <w:sz w:val="28"/>
          <w:szCs w:val="28"/>
          <w:rtl/>
          <w:lang w:bidi="fa-IR"/>
        </w:rPr>
        <w:t>ی</w:t>
      </w:r>
      <w:r w:rsidR="00891105" w:rsidRPr="00891105">
        <w:rPr>
          <w:rFonts w:ascii="Times New Roman" w:eastAsia="MS Mincho" w:hAnsi="Times New Roman" w:cs="B Lotus"/>
          <w:noProof/>
          <w:color w:val="auto"/>
          <w:sz w:val="28"/>
          <w:szCs w:val="28"/>
          <w:rtl/>
          <w:lang w:bidi="fa-IR"/>
        </w:rPr>
        <w:t xml:space="preserve"> مثبت گرا</w:t>
      </w:r>
      <w:r w:rsidR="00891105" w:rsidRPr="00891105">
        <w:rPr>
          <w:rFonts w:ascii="Times New Roman" w:eastAsia="MS Mincho" w:hAnsi="Times New Roman" w:cs="B Lotus"/>
          <w:noProof/>
          <w:color w:val="auto"/>
          <w:sz w:val="28"/>
          <w:szCs w:val="28"/>
          <w:rtl/>
        </w:rPr>
        <w:t xml:space="preserve"> </w:t>
      </w:r>
      <w:r w:rsidRPr="006D7654">
        <w:rPr>
          <w:rFonts w:ascii="Times New Roman" w:eastAsia="MS Mincho" w:hAnsi="Times New Roman" w:cs="B Lotus"/>
          <w:noProof/>
          <w:color w:val="auto"/>
          <w:sz w:val="28"/>
          <w:szCs w:val="28"/>
          <w:rtl/>
        </w:rPr>
        <w:t>که در تار</w:t>
      </w:r>
      <w:r w:rsidRPr="006D7654">
        <w:rPr>
          <w:rFonts w:ascii="Times New Roman" w:eastAsia="MS Mincho" w:hAnsi="Times New Roman" w:cs="B Lotus" w:hint="cs"/>
          <w:noProof/>
          <w:color w:val="auto"/>
          <w:sz w:val="28"/>
          <w:szCs w:val="28"/>
          <w:rtl/>
        </w:rPr>
        <w:t>ی</w:t>
      </w:r>
      <w:r w:rsidRPr="006D7654">
        <w:rPr>
          <w:rFonts w:ascii="Times New Roman" w:eastAsia="MS Mincho" w:hAnsi="Times New Roman" w:cs="B Lotus" w:hint="eastAsia"/>
          <w:noProof/>
          <w:color w:val="auto"/>
          <w:sz w:val="28"/>
          <w:szCs w:val="28"/>
          <w:rtl/>
        </w:rPr>
        <w:t>خ</w:t>
      </w:r>
      <w:r w:rsidRPr="006D7654">
        <w:rPr>
          <w:rFonts w:ascii="Times New Roman" w:eastAsia="MS Mincho" w:hAnsi="Times New Roman" w:cs="B Lotus" w:hint="cs"/>
          <w:noProof/>
          <w:color w:val="auto"/>
          <w:sz w:val="28"/>
          <w:szCs w:val="28"/>
          <w:rtl/>
        </w:rPr>
        <w:t xml:space="preserve"> </w:t>
      </w:r>
      <w:r w:rsidRPr="006D7654">
        <w:rPr>
          <w:rFonts w:ascii="Times New Roman" w:eastAsia="MS Mincho" w:hAnsi="Times New Roman" w:cs="B Lotus" w:hint="cs"/>
          <w:b/>
          <w:bCs/>
          <w:noProof/>
          <w:color w:val="auto"/>
          <w:sz w:val="26"/>
          <w:szCs w:val="26"/>
          <w:rtl/>
        </w:rPr>
        <w:t xml:space="preserve">................................  </w:t>
      </w:r>
      <w:r w:rsidRPr="006D7654">
        <w:rPr>
          <w:rFonts w:ascii="Times New Roman" w:eastAsia="MS Mincho" w:hAnsi="Times New Roman" w:cs="B Lotus"/>
          <w:noProof/>
          <w:color w:val="auto"/>
          <w:sz w:val="28"/>
          <w:szCs w:val="28"/>
          <w:rtl/>
        </w:rPr>
        <w:t>از رساله/پا</w:t>
      </w:r>
      <w:r w:rsidRPr="006D7654">
        <w:rPr>
          <w:rFonts w:ascii="Times New Roman" w:eastAsia="MS Mincho" w:hAnsi="Times New Roman" w:cs="B Lotus" w:hint="cs"/>
          <w:noProof/>
          <w:color w:val="auto"/>
          <w:sz w:val="28"/>
          <w:szCs w:val="28"/>
          <w:rtl/>
        </w:rPr>
        <w:t>ی</w:t>
      </w:r>
      <w:r w:rsidRPr="006D7654">
        <w:rPr>
          <w:rFonts w:ascii="Times New Roman" w:eastAsia="MS Mincho" w:hAnsi="Times New Roman" w:cs="B Lotus" w:hint="eastAsia"/>
          <w:noProof/>
          <w:color w:val="auto"/>
          <w:sz w:val="28"/>
          <w:szCs w:val="28"/>
          <w:rtl/>
        </w:rPr>
        <w:t>ان</w:t>
      </w:r>
      <w:r w:rsidRPr="006D7654">
        <w:rPr>
          <w:rFonts w:ascii="Times New Roman" w:eastAsia="MS Mincho" w:hAnsi="Times New Roman" w:cs="B Lotus"/>
          <w:noProof/>
          <w:color w:val="auto"/>
          <w:sz w:val="28"/>
          <w:szCs w:val="28"/>
          <w:rtl/>
        </w:rPr>
        <w:t xml:space="preserve"> نامه خود تحت عنوان</w:t>
      </w:r>
      <w:r w:rsidRPr="006D7654">
        <w:rPr>
          <w:rFonts w:ascii="Times New Roman" w:eastAsia="MS Mincho" w:hAnsi="Times New Roman" w:cs="B Lotus" w:hint="cs"/>
          <w:noProof/>
          <w:color w:val="auto"/>
          <w:sz w:val="28"/>
          <w:szCs w:val="28"/>
          <w:rtl/>
        </w:rPr>
        <w:t xml:space="preserve"> </w:t>
      </w:r>
      <w:r w:rsidRPr="006D7654">
        <w:rPr>
          <w:rFonts w:ascii="Times New Roman" w:eastAsia="MS Mincho" w:hAnsi="Times New Roman" w:cs="B Lotus" w:hint="cs"/>
          <w:b/>
          <w:bCs/>
          <w:noProof/>
          <w:color w:val="auto"/>
          <w:sz w:val="28"/>
          <w:szCs w:val="28"/>
          <w:rtl/>
        </w:rPr>
        <w:t>«</w:t>
      </w:r>
      <w:r w:rsidR="00E86491" w:rsidRPr="00E86491">
        <w:rPr>
          <w:rFonts w:ascii="Times New Roman" w:eastAsia="Times New Roman" w:hAnsi="Times New Roman" w:cs="B Lotus" w:hint="cs"/>
          <w:b/>
          <w:bCs/>
          <w:color w:val="auto"/>
          <w:sz w:val="28"/>
          <w:szCs w:val="28"/>
          <w:rtl/>
        </w:rPr>
        <w:t>رابطه هوش معنوی و</w:t>
      </w:r>
      <w:r w:rsidR="00891105">
        <w:rPr>
          <w:rFonts w:ascii="Times New Roman" w:eastAsia="Times New Roman" w:hAnsi="Times New Roman" w:cs="B Lotus" w:hint="cs"/>
          <w:b/>
          <w:bCs/>
          <w:color w:val="auto"/>
          <w:sz w:val="28"/>
          <w:szCs w:val="28"/>
          <w:rtl/>
        </w:rPr>
        <w:t xml:space="preserve"> </w:t>
      </w:r>
      <w:r w:rsidR="00E86491" w:rsidRPr="00E86491">
        <w:rPr>
          <w:rFonts w:ascii="Times New Roman" w:eastAsia="Times New Roman" w:hAnsi="Times New Roman" w:cs="B Lotus" w:hint="cs"/>
          <w:b/>
          <w:bCs/>
          <w:color w:val="auto"/>
          <w:sz w:val="28"/>
          <w:szCs w:val="28"/>
          <w:rtl/>
        </w:rPr>
        <w:t>اضطراب سلامتی</w:t>
      </w:r>
      <w:r w:rsidR="00E86491" w:rsidRPr="00E86491">
        <w:rPr>
          <w:rFonts w:ascii="Times New Roman" w:eastAsia="Times New Roman" w:hAnsi="Times New Roman" w:cs="B Lotus"/>
          <w:b/>
          <w:bCs/>
          <w:color w:val="auto"/>
          <w:sz w:val="28"/>
          <w:szCs w:val="28"/>
          <w:rtl/>
        </w:rPr>
        <w:t xml:space="preserve"> </w:t>
      </w:r>
      <w:r w:rsidR="00E86491" w:rsidRPr="00E86491">
        <w:rPr>
          <w:rFonts w:ascii="Times New Roman" w:eastAsia="Times New Roman" w:hAnsi="Times New Roman" w:cs="B Lotus" w:hint="cs"/>
          <w:b/>
          <w:bCs/>
          <w:color w:val="auto"/>
          <w:sz w:val="28"/>
          <w:szCs w:val="28"/>
          <w:rtl/>
        </w:rPr>
        <w:t>با اضطراب مرگ سالمندان</w:t>
      </w:r>
      <w:r w:rsidRPr="00891105">
        <w:rPr>
          <w:rFonts w:ascii="Times New Roman" w:eastAsia="MS Mincho" w:hAnsi="Times New Roman" w:cs="B Lotus" w:hint="cs"/>
          <w:b/>
          <w:bCs/>
          <w:noProof/>
          <w:color w:val="auto"/>
          <w:sz w:val="28"/>
          <w:szCs w:val="28"/>
          <w:rtl/>
        </w:rPr>
        <w:t>»</w:t>
      </w:r>
      <w:r w:rsidRPr="006D7654">
        <w:rPr>
          <w:rFonts w:ascii="Times New Roman" w:eastAsia="MS Mincho" w:hAnsi="Times New Roman" w:cs="B Lotus"/>
          <w:noProof/>
          <w:color w:val="auto"/>
          <w:sz w:val="28"/>
          <w:szCs w:val="28"/>
          <w:rtl/>
        </w:rPr>
        <w:t xml:space="preserve"> با کسب نمره</w:t>
      </w:r>
      <w:r w:rsidRPr="006D7654">
        <w:rPr>
          <w:rFonts w:ascii="Times New Roman" w:eastAsia="MS Mincho" w:hAnsi="Times New Roman" w:cs="B Lotus" w:hint="cs"/>
          <w:noProof/>
          <w:color w:val="auto"/>
          <w:sz w:val="28"/>
          <w:szCs w:val="28"/>
          <w:rtl/>
        </w:rPr>
        <w:t xml:space="preserve"> </w:t>
      </w:r>
      <w:r w:rsidR="00891105">
        <w:rPr>
          <w:rFonts w:ascii="Times New Roman" w:eastAsia="MS Mincho" w:hAnsi="Times New Roman" w:cs="B Lotus" w:hint="cs"/>
          <w:noProof/>
          <w:color w:val="auto"/>
          <w:sz w:val="28"/>
          <w:szCs w:val="28"/>
          <w:rtl/>
        </w:rPr>
        <w:t xml:space="preserve">...... </w:t>
      </w:r>
      <w:r w:rsidRPr="006D7654">
        <w:rPr>
          <w:rFonts w:ascii="Times New Roman" w:eastAsia="MS Mincho" w:hAnsi="Times New Roman" w:cs="B Lotus"/>
          <w:noProof/>
          <w:color w:val="auto"/>
          <w:sz w:val="28"/>
          <w:szCs w:val="28"/>
          <w:rtl/>
        </w:rPr>
        <w:t>دفاع نمود</w:t>
      </w:r>
      <w:r w:rsidRPr="006D7654">
        <w:rPr>
          <w:rFonts w:ascii="Times New Roman" w:eastAsia="MS Mincho" w:hAnsi="Times New Roman" w:cs="B Lotus" w:hint="eastAsia"/>
          <w:noProof/>
          <w:color w:val="auto"/>
          <w:sz w:val="28"/>
          <w:szCs w:val="28"/>
          <w:rtl/>
        </w:rPr>
        <w:t>ه</w:t>
      </w:r>
      <w:r w:rsidRPr="006D7654">
        <w:rPr>
          <w:rFonts w:ascii="Times New Roman" w:eastAsia="MS Mincho" w:hAnsi="Times New Roman" w:cs="B Lotus"/>
          <w:noProof/>
          <w:color w:val="auto"/>
          <w:sz w:val="28"/>
          <w:szCs w:val="28"/>
          <w:rtl/>
        </w:rPr>
        <w:softHyphen/>
      </w:r>
      <w:r w:rsidRPr="006D7654">
        <w:rPr>
          <w:rFonts w:ascii="Times New Roman" w:eastAsia="MS Mincho" w:hAnsi="Times New Roman" w:cs="B Lotus" w:hint="eastAsia"/>
          <w:noProof/>
          <w:color w:val="auto"/>
          <w:sz w:val="28"/>
          <w:szCs w:val="28"/>
          <w:rtl/>
        </w:rPr>
        <w:t>ام،</w:t>
      </w:r>
      <w:r w:rsidRPr="006D7654">
        <w:rPr>
          <w:rFonts w:ascii="Times New Roman" w:eastAsia="MS Mincho" w:hAnsi="Times New Roman" w:cs="B Lotus"/>
          <w:noProof/>
          <w:color w:val="auto"/>
          <w:sz w:val="28"/>
          <w:szCs w:val="28"/>
          <w:rtl/>
        </w:rPr>
        <w:t xml:space="preserve"> بد</w:t>
      </w:r>
      <w:r w:rsidRPr="006D7654">
        <w:rPr>
          <w:rFonts w:ascii="Times New Roman" w:eastAsia="MS Mincho" w:hAnsi="Times New Roman" w:cs="B Lotus" w:hint="cs"/>
          <w:noProof/>
          <w:color w:val="auto"/>
          <w:sz w:val="28"/>
          <w:szCs w:val="28"/>
          <w:rtl/>
        </w:rPr>
        <w:t>ی</w:t>
      </w:r>
      <w:r w:rsidRPr="006D7654">
        <w:rPr>
          <w:rFonts w:ascii="Times New Roman" w:eastAsia="MS Mincho" w:hAnsi="Times New Roman" w:cs="B Lotus" w:hint="eastAsia"/>
          <w:noProof/>
          <w:color w:val="auto"/>
          <w:sz w:val="28"/>
          <w:szCs w:val="28"/>
          <w:rtl/>
        </w:rPr>
        <w:t>نوس</w:t>
      </w:r>
      <w:r w:rsidRPr="006D7654">
        <w:rPr>
          <w:rFonts w:ascii="Times New Roman" w:eastAsia="MS Mincho" w:hAnsi="Times New Roman" w:cs="B Lotus" w:hint="cs"/>
          <w:noProof/>
          <w:color w:val="auto"/>
          <w:sz w:val="28"/>
          <w:szCs w:val="28"/>
          <w:rtl/>
        </w:rPr>
        <w:t>ی</w:t>
      </w:r>
      <w:r w:rsidRPr="006D7654">
        <w:rPr>
          <w:rFonts w:ascii="Times New Roman" w:eastAsia="MS Mincho" w:hAnsi="Times New Roman" w:cs="B Lotus" w:hint="eastAsia"/>
          <w:noProof/>
          <w:color w:val="auto"/>
          <w:sz w:val="28"/>
          <w:szCs w:val="28"/>
          <w:rtl/>
        </w:rPr>
        <w:t>له</w:t>
      </w:r>
      <w:r w:rsidRPr="006D7654">
        <w:rPr>
          <w:rFonts w:ascii="Times New Roman" w:eastAsia="MS Mincho" w:hAnsi="Times New Roman" w:cs="B Lotus"/>
          <w:noProof/>
          <w:color w:val="auto"/>
          <w:sz w:val="28"/>
          <w:szCs w:val="28"/>
          <w:rtl/>
        </w:rPr>
        <w:t xml:space="preserve"> متعهد م</w:t>
      </w:r>
      <w:r w:rsidRPr="006D7654">
        <w:rPr>
          <w:rFonts w:ascii="Times New Roman" w:eastAsia="MS Mincho" w:hAnsi="Times New Roman" w:cs="B Lotus" w:hint="cs"/>
          <w:noProof/>
          <w:color w:val="auto"/>
          <w:sz w:val="28"/>
          <w:szCs w:val="28"/>
          <w:rtl/>
        </w:rPr>
        <w:t>ی</w:t>
      </w:r>
      <w:r w:rsidRPr="006D7654">
        <w:rPr>
          <w:rFonts w:ascii="Times New Roman" w:eastAsia="MS Mincho" w:hAnsi="Times New Roman" w:cs="B Lotus" w:hint="cs"/>
          <w:noProof/>
          <w:color w:val="auto"/>
          <w:sz w:val="28"/>
          <w:szCs w:val="28"/>
          <w:cs/>
        </w:rPr>
        <w:t>‎</w:t>
      </w:r>
      <w:r w:rsidRPr="006D7654">
        <w:rPr>
          <w:rFonts w:ascii="Times New Roman" w:eastAsia="MS Mincho" w:hAnsi="Times New Roman" w:cs="B Lotus" w:hint="eastAsia"/>
          <w:noProof/>
          <w:color w:val="auto"/>
          <w:sz w:val="28"/>
          <w:szCs w:val="28"/>
          <w:rtl/>
        </w:rPr>
        <w:t>شوم</w:t>
      </w:r>
      <w:r w:rsidRPr="006D7654">
        <w:rPr>
          <w:rFonts w:ascii="Times New Roman" w:eastAsia="MS Mincho" w:hAnsi="Times New Roman" w:cs="B Lotus"/>
          <w:noProof/>
          <w:color w:val="auto"/>
          <w:sz w:val="28"/>
          <w:szCs w:val="28"/>
          <w:rtl/>
        </w:rPr>
        <w:t>.</w:t>
      </w:r>
    </w:p>
    <w:p w:rsidR="00C27D11" w:rsidRPr="006D7654" w:rsidRDefault="00C27D11" w:rsidP="00FD7AB9">
      <w:pPr>
        <w:autoSpaceDE/>
        <w:autoSpaceDN/>
        <w:bidi/>
        <w:adjustRightInd/>
        <w:spacing w:line="276" w:lineRule="auto"/>
        <w:ind w:left="-497"/>
        <w:jc w:val="lowKashida"/>
        <w:rPr>
          <w:rFonts w:ascii="Times New Roman" w:eastAsia="MS Mincho" w:hAnsi="Times New Roman" w:cs="B Lotus"/>
          <w:noProof/>
          <w:color w:val="auto"/>
          <w:sz w:val="28"/>
          <w:szCs w:val="28"/>
          <w:rtl/>
        </w:rPr>
      </w:pPr>
      <w:r w:rsidRPr="006D7654">
        <w:rPr>
          <w:rFonts w:ascii="Times New Roman" w:eastAsia="MS Mincho" w:hAnsi="Times New Roman" w:cs="B Lotus" w:hint="cs"/>
          <w:noProof/>
          <w:color w:val="auto"/>
          <w:sz w:val="28"/>
          <w:szCs w:val="28"/>
          <w:rtl/>
        </w:rPr>
        <w:t xml:space="preserve">   </w:t>
      </w:r>
      <w:r w:rsidRPr="006D7654">
        <w:rPr>
          <w:rFonts w:ascii="Times New Roman" w:eastAsia="MS Mincho" w:hAnsi="Times New Roman" w:cs="B Lotus"/>
          <w:noProof/>
          <w:color w:val="auto"/>
          <w:sz w:val="28"/>
          <w:szCs w:val="28"/>
          <w:rtl/>
        </w:rPr>
        <w:t>1)</w:t>
      </w:r>
      <w:r w:rsidRPr="006D7654">
        <w:rPr>
          <w:rFonts w:ascii="Times New Roman" w:eastAsia="MS Mincho" w:hAnsi="Times New Roman" w:cs="B Lotus" w:hint="cs"/>
          <w:noProof/>
          <w:color w:val="auto"/>
          <w:sz w:val="28"/>
          <w:szCs w:val="28"/>
          <w:rtl/>
        </w:rPr>
        <w:t xml:space="preserve"> </w:t>
      </w:r>
      <w:r w:rsidRPr="006D7654">
        <w:rPr>
          <w:rFonts w:ascii="Times New Roman" w:eastAsia="MS Mincho" w:hAnsi="Times New Roman" w:cs="B Lotus"/>
          <w:noProof/>
          <w:color w:val="auto"/>
          <w:sz w:val="28"/>
          <w:szCs w:val="28"/>
          <w:rtl/>
        </w:rPr>
        <w:t>ا</w:t>
      </w:r>
      <w:r w:rsidRPr="006D7654">
        <w:rPr>
          <w:rFonts w:ascii="Times New Roman" w:eastAsia="MS Mincho" w:hAnsi="Times New Roman" w:cs="B Lotus" w:hint="cs"/>
          <w:noProof/>
          <w:color w:val="auto"/>
          <w:sz w:val="28"/>
          <w:szCs w:val="28"/>
          <w:rtl/>
        </w:rPr>
        <w:t>ی</w:t>
      </w:r>
      <w:r w:rsidRPr="006D7654">
        <w:rPr>
          <w:rFonts w:ascii="Times New Roman" w:eastAsia="MS Mincho" w:hAnsi="Times New Roman" w:cs="B Lotus" w:hint="eastAsia"/>
          <w:noProof/>
          <w:color w:val="auto"/>
          <w:sz w:val="28"/>
          <w:szCs w:val="28"/>
          <w:rtl/>
        </w:rPr>
        <w:t>ن</w:t>
      </w:r>
      <w:r w:rsidRPr="006D7654">
        <w:rPr>
          <w:rFonts w:ascii="Times New Roman" w:eastAsia="MS Mincho" w:hAnsi="Times New Roman" w:cs="B Lotus"/>
          <w:noProof/>
          <w:color w:val="auto"/>
          <w:sz w:val="28"/>
          <w:szCs w:val="28"/>
          <w:rtl/>
        </w:rPr>
        <w:t xml:space="preserve"> رساله/ پا</w:t>
      </w:r>
      <w:r w:rsidRPr="006D7654">
        <w:rPr>
          <w:rFonts w:ascii="Times New Roman" w:eastAsia="MS Mincho" w:hAnsi="Times New Roman" w:cs="B Lotus" w:hint="cs"/>
          <w:noProof/>
          <w:color w:val="auto"/>
          <w:sz w:val="28"/>
          <w:szCs w:val="28"/>
          <w:rtl/>
        </w:rPr>
        <w:t>ی</w:t>
      </w:r>
      <w:r w:rsidRPr="006D7654">
        <w:rPr>
          <w:rFonts w:ascii="Times New Roman" w:eastAsia="MS Mincho" w:hAnsi="Times New Roman" w:cs="B Lotus" w:hint="eastAsia"/>
          <w:noProof/>
          <w:color w:val="auto"/>
          <w:sz w:val="28"/>
          <w:szCs w:val="28"/>
          <w:rtl/>
        </w:rPr>
        <w:t>ان</w:t>
      </w:r>
      <w:r w:rsidRPr="006D7654">
        <w:rPr>
          <w:rFonts w:ascii="Times New Roman" w:eastAsia="MS Mincho" w:hAnsi="Times New Roman" w:cs="B Lotus"/>
          <w:noProof/>
          <w:color w:val="auto"/>
          <w:sz w:val="28"/>
          <w:szCs w:val="28"/>
          <w:rtl/>
        </w:rPr>
        <w:t xml:space="preserve"> نامه حاصل تحق</w:t>
      </w:r>
      <w:r w:rsidRPr="006D7654">
        <w:rPr>
          <w:rFonts w:ascii="Times New Roman" w:eastAsia="MS Mincho" w:hAnsi="Times New Roman" w:cs="B Lotus" w:hint="cs"/>
          <w:noProof/>
          <w:color w:val="auto"/>
          <w:sz w:val="28"/>
          <w:szCs w:val="28"/>
          <w:rtl/>
        </w:rPr>
        <w:t>ی</w:t>
      </w:r>
      <w:r w:rsidRPr="006D7654">
        <w:rPr>
          <w:rFonts w:ascii="Times New Roman" w:eastAsia="MS Mincho" w:hAnsi="Times New Roman" w:cs="B Lotus" w:hint="eastAsia"/>
          <w:noProof/>
          <w:color w:val="auto"/>
          <w:sz w:val="28"/>
          <w:szCs w:val="28"/>
          <w:rtl/>
        </w:rPr>
        <w:t>ق</w:t>
      </w:r>
      <w:r w:rsidRPr="006D7654">
        <w:rPr>
          <w:rFonts w:ascii="Times New Roman" w:eastAsia="MS Mincho" w:hAnsi="Times New Roman" w:cs="B Lotus"/>
          <w:noProof/>
          <w:color w:val="auto"/>
          <w:sz w:val="28"/>
          <w:szCs w:val="28"/>
          <w:rtl/>
        </w:rPr>
        <w:t xml:space="preserve"> و پژوه انجام شده توسط ا</w:t>
      </w:r>
      <w:r w:rsidRPr="006D7654">
        <w:rPr>
          <w:rFonts w:ascii="Times New Roman" w:eastAsia="MS Mincho" w:hAnsi="Times New Roman" w:cs="B Lotus" w:hint="cs"/>
          <w:noProof/>
          <w:color w:val="auto"/>
          <w:sz w:val="28"/>
          <w:szCs w:val="28"/>
          <w:rtl/>
        </w:rPr>
        <w:t>ی</w:t>
      </w:r>
      <w:r w:rsidRPr="006D7654">
        <w:rPr>
          <w:rFonts w:ascii="Times New Roman" w:eastAsia="MS Mincho" w:hAnsi="Times New Roman" w:cs="B Lotus" w:hint="eastAsia"/>
          <w:noProof/>
          <w:color w:val="auto"/>
          <w:sz w:val="28"/>
          <w:szCs w:val="28"/>
          <w:rtl/>
        </w:rPr>
        <w:t>نجانب</w:t>
      </w:r>
      <w:r w:rsidRPr="006D7654">
        <w:rPr>
          <w:rFonts w:ascii="Times New Roman" w:eastAsia="MS Mincho" w:hAnsi="Times New Roman" w:cs="B Lotus"/>
          <w:noProof/>
          <w:color w:val="auto"/>
          <w:sz w:val="28"/>
          <w:szCs w:val="28"/>
          <w:rtl/>
        </w:rPr>
        <w:t xml:space="preserve"> بوده و در موارد</w:t>
      </w:r>
      <w:r w:rsidRPr="006D7654">
        <w:rPr>
          <w:rFonts w:ascii="Times New Roman" w:eastAsia="MS Mincho" w:hAnsi="Times New Roman" w:cs="B Lotus" w:hint="cs"/>
          <w:noProof/>
          <w:color w:val="auto"/>
          <w:sz w:val="28"/>
          <w:szCs w:val="28"/>
          <w:rtl/>
        </w:rPr>
        <w:t>ی</w:t>
      </w:r>
      <w:r w:rsidRPr="006D7654">
        <w:rPr>
          <w:rFonts w:ascii="Times New Roman" w:eastAsia="MS Mincho" w:hAnsi="Times New Roman" w:cs="B Lotus"/>
          <w:noProof/>
          <w:color w:val="auto"/>
          <w:sz w:val="28"/>
          <w:szCs w:val="28"/>
          <w:rtl/>
        </w:rPr>
        <w:t xml:space="preserve"> که از دستاورها</w:t>
      </w:r>
      <w:r w:rsidRPr="006D7654">
        <w:rPr>
          <w:rFonts w:ascii="Times New Roman" w:eastAsia="MS Mincho" w:hAnsi="Times New Roman" w:cs="B Lotus" w:hint="cs"/>
          <w:noProof/>
          <w:color w:val="auto"/>
          <w:sz w:val="28"/>
          <w:szCs w:val="28"/>
          <w:rtl/>
        </w:rPr>
        <w:t>ی</w:t>
      </w:r>
      <w:r w:rsidRPr="006D7654">
        <w:rPr>
          <w:rFonts w:ascii="Times New Roman" w:eastAsia="MS Mincho" w:hAnsi="Times New Roman" w:cs="B Lotus"/>
          <w:noProof/>
          <w:color w:val="auto"/>
          <w:sz w:val="28"/>
          <w:szCs w:val="28"/>
          <w:rtl/>
        </w:rPr>
        <w:t xml:space="preserve"> علم</w:t>
      </w:r>
      <w:r w:rsidRPr="006D7654">
        <w:rPr>
          <w:rFonts w:ascii="Times New Roman" w:eastAsia="MS Mincho" w:hAnsi="Times New Roman" w:cs="B Lotus" w:hint="cs"/>
          <w:noProof/>
          <w:color w:val="auto"/>
          <w:sz w:val="28"/>
          <w:szCs w:val="28"/>
          <w:rtl/>
        </w:rPr>
        <w:t>ی</w:t>
      </w:r>
      <w:r w:rsidRPr="006D7654">
        <w:rPr>
          <w:rFonts w:ascii="Times New Roman" w:eastAsia="MS Mincho" w:hAnsi="Times New Roman" w:cs="B Lotus"/>
          <w:noProof/>
          <w:color w:val="auto"/>
          <w:sz w:val="28"/>
          <w:szCs w:val="28"/>
          <w:rtl/>
        </w:rPr>
        <w:t xml:space="preserve"> و پژوهش</w:t>
      </w:r>
      <w:r w:rsidRPr="006D7654">
        <w:rPr>
          <w:rFonts w:ascii="Times New Roman" w:eastAsia="MS Mincho" w:hAnsi="Times New Roman" w:cs="B Lotus" w:hint="cs"/>
          <w:noProof/>
          <w:color w:val="auto"/>
          <w:sz w:val="28"/>
          <w:szCs w:val="28"/>
          <w:rtl/>
        </w:rPr>
        <w:t>ی</w:t>
      </w:r>
      <w:r w:rsidRPr="006D7654">
        <w:rPr>
          <w:rFonts w:ascii="Times New Roman" w:eastAsia="MS Mincho" w:hAnsi="Times New Roman" w:cs="B Lotus"/>
          <w:noProof/>
          <w:color w:val="auto"/>
          <w:sz w:val="28"/>
          <w:szCs w:val="28"/>
          <w:rtl/>
        </w:rPr>
        <w:t xml:space="preserve"> د</w:t>
      </w:r>
      <w:r w:rsidRPr="006D7654">
        <w:rPr>
          <w:rFonts w:ascii="Times New Roman" w:eastAsia="MS Mincho" w:hAnsi="Times New Roman" w:cs="B Lotus" w:hint="cs"/>
          <w:noProof/>
          <w:color w:val="auto"/>
          <w:sz w:val="28"/>
          <w:szCs w:val="28"/>
          <w:rtl/>
        </w:rPr>
        <w:t>ی</w:t>
      </w:r>
      <w:r w:rsidRPr="006D7654">
        <w:rPr>
          <w:rFonts w:ascii="Times New Roman" w:eastAsia="MS Mincho" w:hAnsi="Times New Roman" w:cs="B Lotus" w:hint="eastAsia"/>
          <w:noProof/>
          <w:color w:val="auto"/>
          <w:sz w:val="28"/>
          <w:szCs w:val="28"/>
          <w:rtl/>
        </w:rPr>
        <w:t>گران</w:t>
      </w:r>
      <w:r w:rsidRPr="006D7654">
        <w:rPr>
          <w:rFonts w:ascii="Times New Roman" w:eastAsia="MS Mincho" w:hAnsi="Times New Roman" w:cs="B Lotus"/>
          <w:noProof/>
          <w:color w:val="auto"/>
          <w:sz w:val="28"/>
          <w:szCs w:val="28"/>
          <w:rtl/>
        </w:rPr>
        <w:t xml:space="preserve"> (اعم از پا</w:t>
      </w:r>
      <w:r w:rsidRPr="006D7654">
        <w:rPr>
          <w:rFonts w:ascii="Times New Roman" w:eastAsia="MS Mincho" w:hAnsi="Times New Roman" w:cs="B Lotus" w:hint="cs"/>
          <w:noProof/>
          <w:color w:val="auto"/>
          <w:sz w:val="28"/>
          <w:szCs w:val="28"/>
          <w:rtl/>
        </w:rPr>
        <w:t>ی</w:t>
      </w:r>
      <w:r w:rsidRPr="006D7654">
        <w:rPr>
          <w:rFonts w:ascii="Times New Roman" w:eastAsia="MS Mincho" w:hAnsi="Times New Roman" w:cs="B Lotus" w:hint="eastAsia"/>
          <w:noProof/>
          <w:color w:val="auto"/>
          <w:sz w:val="28"/>
          <w:szCs w:val="28"/>
          <w:rtl/>
        </w:rPr>
        <w:t>ان‌نامه،</w:t>
      </w:r>
      <w:r w:rsidRPr="006D7654">
        <w:rPr>
          <w:rFonts w:ascii="Times New Roman" w:eastAsia="MS Mincho" w:hAnsi="Times New Roman" w:cs="B Lotus"/>
          <w:noProof/>
          <w:color w:val="auto"/>
          <w:sz w:val="28"/>
          <w:szCs w:val="28"/>
          <w:rtl/>
        </w:rPr>
        <w:t xml:space="preserve"> کتاب، مقاله و ......) استفاده نموده</w:t>
      </w:r>
      <w:r w:rsidRPr="006D7654">
        <w:rPr>
          <w:rFonts w:ascii="Times New Roman" w:eastAsia="MS Mincho" w:hAnsi="Times New Roman" w:cs="B Lotus"/>
          <w:noProof/>
          <w:color w:val="auto"/>
          <w:sz w:val="28"/>
          <w:szCs w:val="28"/>
          <w:cs/>
        </w:rPr>
        <w:t>‎</w:t>
      </w:r>
      <w:r w:rsidRPr="006D7654">
        <w:rPr>
          <w:rFonts w:ascii="Times New Roman" w:eastAsia="MS Mincho" w:hAnsi="Times New Roman" w:cs="B Lotus"/>
          <w:noProof/>
          <w:color w:val="auto"/>
          <w:sz w:val="28"/>
          <w:szCs w:val="28"/>
          <w:rtl/>
        </w:rPr>
        <w:t>ام، مطابق ضوابط و رو</w:t>
      </w:r>
      <w:r w:rsidRPr="006D7654">
        <w:rPr>
          <w:rFonts w:ascii="Times New Roman" w:eastAsia="MS Mincho" w:hAnsi="Times New Roman" w:cs="B Lotus" w:hint="cs"/>
          <w:noProof/>
          <w:color w:val="auto"/>
          <w:sz w:val="28"/>
          <w:szCs w:val="28"/>
          <w:rtl/>
        </w:rPr>
        <w:t>ی</w:t>
      </w:r>
      <w:r w:rsidRPr="006D7654">
        <w:rPr>
          <w:rFonts w:ascii="Times New Roman" w:eastAsia="MS Mincho" w:hAnsi="Times New Roman" w:cs="B Lotus" w:hint="eastAsia"/>
          <w:noProof/>
          <w:color w:val="auto"/>
          <w:sz w:val="28"/>
          <w:szCs w:val="28"/>
          <w:rtl/>
        </w:rPr>
        <w:t>ه</w:t>
      </w:r>
      <w:r w:rsidRPr="006D7654">
        <w:rPr>
          <w:rFonts w:ascii="Times New Roman" w:eastAsia="MS Mincho" w:hAnsi="Times New Roman" w:cs="B Lotus"/>
          <w:noProof/>
          <w:color w:val="auto"/>
          <w:sz w:val="28"/>
          <w:szCs w:val="28"/>
          <w:rtl/>
        </w:rPr>
        <w:t xml:space="preserve"> موجود، نام منبع مورد استفاده و سا</w:t>
      </w:r>
      <w:r w:rsidRPr="006D7654">
        <w:rPr>
          <w:rFonts w:ascii="Times New Roman" w:eastAsia="MS Mincho" w:hAnsi="Times New Roman" w:cs="B Lotus" w:hint="cs"/>
          <w:noProof/>
          <w:color w:val="auto"/>
          <w:sz w:val="28"/>
          <w:szCs w:val="28"/>
          <w:rtl/>
        </w:rPr>
        <w:t>ی</w:t>
      </w:r>
      <w:r w:rsidRPr="006D7654">
        <w:rPr>
          <w:rFonts w:ascii="Times New Roman" w:eastAsia="MS Mincho" w:hAnsi="Times New Roman" w:cs="B Lotus" w:hint="eastAsia"/>
          <w:noProof/>
          <w:color w:val="auto"/>
          <w:sz w:val="28"/>
          <w:szCs w:val="28"/>
          <w:rtl/>
        </w:rPr>
        <w:t>ر</w:t>
      </w:r>
      <w:r w:rsidRPr="006D7654">
        <w:rPr>
          <w:rFonts w:ascii="Times New Roman" w:eastAsia="MS Mincho" w:hAnsi="Times New Roman" w:cs="B Lotus"/>
          <w:noProof/>
          <w:color w:val="auto"/>
          <w:sz w:val="28"/>
          <w:szCs w:val="28"/>
          <w:rtl/>
        </w:rPr>
        <w:t xml:space="preserve"> مشخصات آن را در فهرست </w:t>
      </w:r>
      <w:r w:rsidRPr="006D7654">
        <w:rPr>
          <w:rFonts w:ascii="Times New Roman" w:eastAsia="MS Mincho" w:hAnsi="Times New Roman" w:cs="B Lotus" w:hint="eastAsia"/>
          <w:noProof/>
          <w:color w:val="auto"/>
          <w:sz w:val="28"/>
          <w:szCs w:val="28"/>
          <w:rtl/>
        </w:rPr>
        <w:t>مربوط</w:t>
      </w:r>
      <w:r w:rsidRPr="006D7654">
        <w:rPr>
          <w:rFonts w:ascii="Times New Roman" w:eastAsia="MS Mincho" w:hAnsi="Times New Roman" w:cs="B Lotus"/>
          <w:noProof/>
          <w:color w:val="auto"/>
          <w:sz w:val="28"/>
          <w:szCs w:val="28"/>
          <w:rtl/>
        </w:rPr>
        <w:t xml:space="preserve"> ذکر و درج کرده‌ام.</w:t>
      </w:r>
    </w:p>
    <w:p w:rsidR="00C27D11" w:rsidRPr="006D7654" w:rsidRDefault="00C27D11" w:rsidP="00FD7AB9">
      <w:pPr>
        <w:autoSpaceDE/>
        <w:autoSpaceDN/>
        <w:bidi/>
        <w:adjustRightInd/>
        <w:spacing w:line="276" w:lineRule="auto"/>
        <w:ind w:left="-497"/>
        <w:jc w:val="lowKashida"/>
        <w:rPr>
          <w:rFonts w:ascii="Times New Roman" w:eastAsia="MS Mincho" w:hAnsi="Times New Roman" w:cs="B Lotus"/>
          <w:noProof/>
          <w:color w:val="auto"/>
          <w:sz w:val="28"/>
          <w:szCs w:val="28"/>
          <w:rtl/>
        </w:rPr>
      </w:pPr>
      <w:r w:rsidRPr="006D7654">
        <w:rPr>
          <w:rFonts w:ascii="Times New Roman" w:eastAsia="MS Mincho" w:hAnsi="Times New Roman" w:cs="B Lotus" w:hint="cs"/>
          <w:noProof/>
          <w:color w:val="auto"/>
          <w:sz w:val="28"/>
          <w:szCs w:val="28"/>
          <w:rtl/>
        </w:rPr>
        <w:t xml:space="preserve">   </w:t>
      </w:r>
      <w:r w:rsidRPr="006D7654">
        <w:rPr>
          <w:rFonts w:ascii="Times New Roman" w:eastAsia="MS Mincho" w:hAnsi="Times New Roman" w:cs="B Lotus"/>
          <w:noProof/>
          <w:color w:val="auto"/>
          <w:sz w:val="28"/>
          <w:szCs w:val="28"/>
          <w:rtl/>
        </w:rPr>
        <w:t>2) ا</w:t>
      </w:r>
      <w:r w:rsidRPr="006D7654">
        <w:rPr>
          <w:rFonts w:ascii="Times New Roman" w:eastAsia="MS Mincho" w:hAnsi="Times New Roman" w:cs="B Lotus" w:hint="cs"/>
          <w:noProof/>
          <w:color w:val="auto"/>
          <w:sz w:val="28"/>
          <w:szCs w:val="28"/>
          <w:rtl/>
        </w:rPr>
        <w:t>ی</w:t>
      </w:r>
      <w:r w:rsidRPr="006D7654">
        <w:rPr>
          <w:rFonts w:ascii="Times New Roman" w:eastAsia="MS Mincho" w:hAnsi="Times New Roman" w:cs="B Lotus" w:hint="eastAsia"/>
          <w:noProof/>
          <w:color w:val="auto"/>
          <w:sz w:val="28"/>
          <w:szCs w:val="28"/>
          <w:rtl/>
        </w:rPr>
        <w:t>ن</w:t>
      </w:r>
      <w:r w:rsidRPr="006D7654">
        <w:rPr>
          <w:rFonts w:ascii="Times New Roman" w:eastAsia="MS Mincho" w:hAnsi="Times New Roman" w:cs="B Lotus"/>
          <w:noProof/>
          <w:color w:val="auto"/>
          <w:sz w:val="28"/>
          <w:szCs w:val="28"/>
          <w:rtl/>
        </w:rPr>
        <w:t xml:space="preserve"> رساله/پا</w:t>
      </w:r>
      <w:r w:rsidRPr="006D7654">
        <w:rPr>
          <w:rFonts w:ascii="Times New Roman" w:eastAsia="MS Mincho" w:hAnsi="Times New Roman" w:cs="B Lotus" w:hint="cs"/>
          <w:noProof/>
          <w:color w:val="auto"/>
          <w:sz w:val="28"/>
          <w:szCs w:val="28"/>
          <w:rtl/>
        </w:rPr>
        <w:t>ی</w:t>
      </w:r>
      <w:r w:rsidRPr="006D7654">
        <w:rPr>
          <w:rFonts w:ascii="Times New Roman" w:eastAsia="MS Mincho" w:hAnsi="Times New Roman" w:cs="B Lotus" w:hint="eastAsia"/>
          <w:noProof/>
          <w:color w:val="auto"/>
          <w:sz w:val="28"/>
          <w:szCs w:val="28"/>
          <w:rtl/>
        </w:rPr>
        <w:t>ان</w:t>
      </w:r>
      <w:r w:rsidRPr="006D7654">
        <w:rPr>
          <w:rFonts w:ascii="Times New Roman" w:eastAsia="MS Mincho" w:hAnsi="Times New Roman" w:cs="B Lotus"/>
          <w:noProof/>
          <w:color w:val="auto"/>
          <w:sz w:val="28"/>
          <w:szCs w:val="28"/>
          <w:rtl/>
        </w:rPr>
        <w:t xml:space="preserve"> نامه قبلاً برا</w:t>
      </w:r>
      <w:r w:rsidRPr="006D7654">
        <w:rPr>
          <w:rFonts w:ascii="Times New Roman" w:eastAsia="MS Mincho" w:hAnsi="Times New Roman" w:cs="B Lotus" w:hint="cs"/>
          <w:noProof/>
          <w:color w:val="auto"/>
          <w:sz w:val="28"/>
          <w:szCs w:val="28"/>
          <w:rtl/>
        </w:rPr>
        <w:t>ی</w:t>
      </w:r>
      <w:r w:rsidRPr="006D7654">
        <w:rPr>
          <w:rFonts w:ascii="Times New Roman" w:eastAsia="MS Mincho" w:hAnsi="Times New Roman" w:cs="B Lotus"/>
          <w:noProof/>
          <w:color w:val="auto"/>
          <w:sz w:val="28"/>
          <w:szCs w:val="28"/>
          <w:rtl/>
        </w:rPr>
        <w:t xml:space="preserve"> در</w:t>
      </w:r>
      <w:r w:rsidRPr="006D7654">
        <w:rPr>
          <w:rFonts w:ascii="Times New Roman" w:eastAsia="MS Mincho" w:hAnsi="Times New Roman" w:cs="B Lotus" w:hint="cs"/>
          <w:noProof/>
          <w:color w:val="auto"/>
          <w:sz w:val="28"/>
          <w:szCs w:val="28"/>
          <w:rtl/>
        </w:rPr>
        <w:t>ی</w:t>
      </w:r>
      <w:r w:rsidRPr="006D7654">
        <w:rPr>
          <w:rFonts w:ascii="Times New Roman" w:eastAsia="MS Mincho" w:hAnsi="Times New Roman" w:cs="B Lotus" w:hint="eastAsia"/>
          <w:noProof/>
          <w:color w:val="auto"/>
          <w:sz w:val="28"/>
          <w:szCs w:val="28"/>
          <w:rtl/>
        </w:rPr>
        <w:t>افت</w:t>
      </w:r>
      <w:r w:rsidRPr="006D7654">
        <w:rPr>
          <w:rFonts w:ascii="Times New Roman" w:eastAsia="MS Mincho" w:hAnsi="Times New Roman" w:cs="B Lotus"/>
          <w:noProof/>
          <w:color w:val="auto"/>
          <w:sz w:val="28"/>
          <w:szCs w:val="28"/>
          <w:rtl/>
        </w:rPr>
        <w:t xml:space="preserve"> ه</w:t>
      </w:r>
      <w:r w:rsidRPr="006D7654">
        <w:rPr>
          <w:rFonts w:ascii="Times New Roman" w:eastAsia="MS Mincho" w:hAnsi="Times New Roman" w:cs="B Lotus" w:hint="cs"/>
          <w:noProof/>
          <w:color w:val="auto"/>
          <w:sz w:val="28"/>
          <w:szCs w:val="28"/>
          <w:rtl/>
        </w:rPr>
        <w:t>ی</w:t>
      </w:r>
      <w:r w:rsidRPr="006D7654">
        <w:rPr>
          <w:rFonts w:ascii="Times New Roman" w:eastAsia="MS Mincho" w:hAnsi="Times New Roman" w:cs="B Lotus" w:hint="eastAsia"/>
          <w:noProof/>
          <w:color w:val="auto"/>
          <w:sz w:val="28"/>
          <w:szCs w:val="28"/>
          <w:rtl/>
        </w:rPr>
        <w:t>چ</w:t>
      </w:r>
      <w:r w:rsidRPr="006D7654">
        <w:rPr>
          <w:rFonts w:ascii="Times New Roman" w:eastAsia="MS Mincho" w:hAnsi="Times New Roman" w:cs="B Lotus"/>
          <w:noProof/>
          <w:color w:val="auto"/>
          <w:sz w:val="28"/>
          <w:szCs w:val="28"/>
          <w:rtl/>
        </w:rPr>
        <w:t xml:space="preserve"> مدرک تحص</w:t>
      </w:r>
      <w:r w:rsidRPr="006D7654">
        <w:rPr>
          <w:rFonts w:ascii="Times New Roman" w:eastAsia="MS Mincho" w:hAnsi="Times New Roman" w:cs="B Lotus" w:hint="cs"/>
          <w:noProof/>
          <w:color w:val="auto"/>
          <w:sz w:val="28"/>
          <w:szCs w:val="28"/>
          <w:rtl/>
        </w:rPr>
        <w:t>ی</w:t>
      </w:r>
      <w:r w:rsidRPr="006D7654">
        <w:rPr>
          <w:rFonts w:ascii="Times New Roman" w:eastAsia="MS Mincho" w:hAnsi="Times New Roman" w:cs="B Lotus" w:hint="eastAsia"/>
          <w:noProof/>
          <w:color w:val="auto"/>
          <w:sz w:val="28"/>
          <w:szCs w:val="28"/>
          <w:rtl/>
        </w:rPr>
        <w:t>ل</w:t>
      </w:r>
      <w:r w:rsidRPr="006D7654">
        <w:rPr>
          <w:rFonts w:ascii="Times New Roman" w:eastAsia="MS Mincho" w:hAnsi="Times New Roman" w:cs="B Lotus" w:hint="cs"/>
          <w:noProof/>
          <w:color w:val="auto"/>
          <w:sz w:val="28"/>
          <w:szCs w:val="28"/>
          <w:rtl/>
        </w:rPr>
        <w:t xml:space="preserve">ی </w:t>
      </w:r>
      <w:r w:rsidRPr="006D7654">
        <w:rPr>
          <w:rFonts w:ascii="Times New Roman" w:eastAsia="MS Mincho" w:hAnsi="Times New Roman" w:cs="B Lotus"/>
          <w:noProof/>
          <w:color w:val="auto"/>
          <w:sz w:val="28"/>
          <w:szCs w:val="28"/>
          <w:rtl/>
        </w:rPr>
        <w:t>(هم سطح، پا</w:t>
      </w:r>
      <w:r w:rsidRPr="006D7654">
        <w:rPr>
          <w:rFonts w:ascii="Times New Roman" w:eastAsia="MS Mincho" w:hAnsi="Times New Roman" w:cs="B Lotus" w:hint="cs"/>
          <w:noProof/>
          <w:color w:val="auto"/>
          <w:sz w:val="28"/>
          <w:szCs w:val="28"/>
          <w:rtl/>
        </w:rPr>
        <w:t>یی</w:t>
      </w:r>
      <w:r w:rsidRPr="006D7654">
        <w:rPr>
          <w:rFonts w:ascii="Times New Roman" w:eastAsia="MS Mincho" w:hAnsi="Times New Roman" w:cs="B Lotus" w:hint="eastAsia"/>
          <w:noProof/>
          <w:color w:val="auto"/>
          <w:sz w:val="28"/>
          <w:szCs w:val="28"/>
          <w:rtl/>
        </w:rPr>
        <w:t>ن</w:t>
      </w:r>
      <w:r w:rsidRPr="006D7654">
        <w:rPr>
          <w:rFonts w:ascii="Times New Roman" w:eastAsia="MS Mincho" w:hAnsi="Times New Roman" w:cs="B Lotus" w:hint="eastAsia"/>
          <w:noProof/>
          <w:color w:val="auto"/>
          <w:sz w:val="28"/>
          <w:szCs w:val="28"/>
          <w:cs/>
        </w:rPr>
        <w:t>‎</w:t>
      </w:r>
      <w:r w:rsidRPr="006D7654">
        <w:rPr>
          <w:rFonts w:ascii="Times New Roman" w:eastAsia="MS Mincho" w:hAnsi="Times New Roman" w:cs="B Lotus" w:hint="eastAsia"/>
          <w:noProof/>
          <w:color w:val="auto"/>
          <w:sz w:val="28"/>
          <w:szCs w:val="28"/>
          <w:rtl/>
        </w:rPr>
        <w:t>تر</w:t>
      </w:r>
      <w:r w:rsidRPr="006D7654">
        <w:rPr>
          <w:rFonts w:ascii="Times New Roman" w:eastAsia="MS Mincho" w:hAnsi="Times New Roman" w:cs="B Lotus" w:hint="cs"/>
          <w:noProof/>
          <w:color w:val="auto"/>
          <w:sz w:val="28"/>
          <w:szCs w:val="28"/>
          <w:rtl/>
        </w:rPr>
        <w:t>ی</w:t>
      </w:r>
      <w:r w:rsidRPr="006D7654">
        <w:rPr>
          <w:rFonts w:ascii="Times New Roman" w:eastAsia="MS Mincho" w:hAnsi="Times New Roman" w:cs="B Lotus" w:hint="eastAsia"/>
          <w:noProof/>
          <w:color w:val="auto"/>
          <w:sz w:val="28"/>
          <w:szCs w:val="28"/>
          <w:rtl/>
        </w:rPr>
        <w:t>ا</w:t>
      </w:r>
      <w:r w:rsidRPr="006D7654">
        <w:rPr>
          <w:rFonts w:ascii="Times New Roman" w:eastAsia="MS Mincho" w:hAnsi="Times New Roman" w:cs="B Lotus"/>
          <w:noProof/>
          <w:color w:val="auto"/>
          <w:sz w:val="28"/>
          <w:szCs w:val="28"/>
          <w:rtl/>
        </w:rPr>
        <w:t xml:space="preserve"> بالاتر) در سا</w:t>
      </w:r>
      <w:r w:rsidRPr="006D7654">
        <w:rPr>
          <w:rFonts w:ascii="Times New Roman" w:eastAsia="MS Mincho" w:hAnsi="Times New Roman" w:cs="B Lotus" w:hint="cs"/>
          <w:noProof/>
          <w:color w:val="auto"/>
          <w:sz w:val="28"/>
          <w:szCs w:val="28"/>
          <w:rtl/>
        </w:rPr>
        <w:t>ی</w:t>
      </w:r>
      <w:r w:rsidRPr="006D7654">
        <w:rPr>
          <w:rFonts w:ascii="Times New Roman" w:eastAsia="MS Mincho" w:hAnsi="Times New Roman" w:cs="B Lotus" w:hint="eastAsia"/>
          <w:noProof/>
          <w:color w:val="auto"/>
          <w:sz w:val="28"/>
          <w:szCs w:val="28"/>
          <w:rtl/>
        </w:rPr>
        <w:t>ر</w:t>
      </w:r>
      <w:r w:rsidRPr="006D7654">
        <w:rPr>
          <w:rFonts w:ascii="Times New Roman" w:eastAsia="MS Mincho" w:hAnsi="Times New Roman" w:cs="B Lotus"/>
          <w:noProof/>
          <w:color w:val="auto"/>
          <w:sz w:val="28"/>
          <w:szCs w:val="28"/>
          <w:rtl/>
        </w:rPr>
        <w:t xml:space="preserve"> دانشگاه</w:t>
      </w:r>
      <w:r w:rsidRPr="006D7654">
        <w:rPr>
          <w:rFonts w:ascii="Times New Roman" w:eastAsia="MS Mincho" w:hAnsi="Times New Roman" w:cs="B Lotus"/>
          <w:noProof/>
          <w:color w:val="auto"/>
          <w:sz w:val="28"/>
          <w:szCs w:val="28"/>
          <w:cs/>
        </w:rPr>
        <w:t>‎</w:t>
      </w:r>
      <w:r w:rsidRPr="006D7654">
        <w:rPr>
          <w:rFonts w:ascii="Times New Roman" w:eastAsia="MS Mincho" w:hAnsi="Times New Roman" w:cs="B Lotus"/>
          <w:noProof/>
          <w:color w:val="auto"/>
          <w:sz w:val="28"/>
          <w:szCs w:val="28"/>
          <w:rtl/>
        </w:rPr>
        <w:t>ها و موسسات آموزش عال</w:t>
      </w:r>
      <w:r w:rsidRPr="006D7654">
        <w:rPr>
          <w:rFonts w:ascii="Times New Roman" w:eastAsia="MS Mincho" w:hAnsi="Times New Roman" w:cs="B Lotus" w:hint="cs"/>
          <w:noProof/>
          <w:color w:val="auto"/>
          <w:sz w:val="28"/>
          <w:szCs w:val="28"/>
          <w:rtl/>
        </w:rPr>
        <w:t>ی</w:t>
      </w:r>
      <w:r w:rsidRPr="006D7654">
        <w:rPr>
          <w:rFonts w:ascii="Times New Roman" w:eastAsia="MS Mincho" w:hAnsi="Times New Roman" w:cs="B Lotus"/>
          <w:noProof/>
          <w:color w:val="auto"/>
          <w:sz w:val="28"/>
          <w:szCs w:val="28"/>
          <w:rtl/>
        </w:rPr>
        <w:t xml:space="preserve"> ارائه نشده است.</w:t>
      </w:r>
    </w:p>
    <w:p w:rsidR="00C27D11" w:rsidRPr="006D7654" w:rsidRDefault="00C27D11" w:rsidP="00FD7AB9">
      <w:pPr>
        <w:autoSpaceDE/>
        <w:autoSpaceDN/>
        <w:bidi/>
        <w:adjustRightInd/>
        <w:spacing w:line="276" w:lineRule="auto"/>
        <w:ind w:left="-497"/>
        <w:jc w:val="lowKashida"/>
        <w:rPr>
          <w:rFonts w:ascii="Times New Roman" w:eastAsia="MS Mincho" w:hAnsi="Times New Roman" w:cs="B Lotus"/>
          <w:noProof/>
          <w:color w:val="auto"/>
          <w:sz w:val="28"/>
          <w:szCs w:val="28"/>
          <w:rtl/>
        </w:rPr>
      </w:pPr>
      <w:r w:rsidRPr="006D7654">
        <w:rPr>
          <w:rFonts w:ascii="Times New Roman" w:eastAsia="MS Mincho" w:hAnsi="Times New Roman" w:cs="B Lotus" w:hint="cs"/>
          <w:noProof/>
          <w:color w:val="auto"/>
          <w:sz w:val="28"/>
          <w:szCs w:val="28"/>
          <w:rtl/>
        </w:rPr>
        <w:t xml:space="preserve">   </w:t>
      </w:r>
      <w:r w:rsidRPr="006D7654">
        <w:rPr>
          <w:rFonts w:ascii="Times New Roman" w:eastAsia="MS Mincho" w:hAnsi="Times New Roman" w:cs="B Lotus"/>
          <w:noProof/>
          <w:color w:val="auto"/>
          <w:sz w:val="28"/>
          <w:szCs w:val="28"/>
          <w:rtl/>
        </w:rPr>
        <w:t>3) چنانچه بعد از فراغت از تحص</w:t>
      </w:r>
      <w:r w:rsidRPr="006D7654">
        <w:rPr>
          <w:rFonts w:ascii="Times New Roman" w:eastAsia="MS Mincho" w:hAnsi="Times New Roman" w:cs="B Lotus" w:hint="cs"/>
          <w:noProof/>
          <w:color w:val="auto"/>
          <w:sz w:val="28"/>
          <w:szCs w:val="28"/>
          <w:rtl/>
        </w:rPr>
        <w:t>ی</w:t>
      </w:r>
      <w:r w:rsidRPr="006D7654">
        <w:rPr>
          <w:rFonts w:ascii="Times New Roman" w:eastAsia="MS Mincho" w:hAnsi="Times New Roman" w:cs="B Lotus" w:hint="eastAsia"/>
          <w:noProof/>
          <w:color w:val="auto"/>
          <w:sz w:val="28"/>
          <w:szCs w:val="28"/>
          <w:rtl/>
        </w:rPr>
        <w:t>ل،</w:t>
      </w:r>
      <w:r w:rsidRPr="006D7654">
        <w:rPr>
          <w:rFonts w:ascii="Times New Roman" w:eastAsia="MS Mincho" w:hAnsi="Times New Roman" w:cs="B Lotus"/>
          <w:noProof/>
          <w:color w:val="auto"/>
          <w:sz w:val="28"/>
          <w:szCs w:val="28"/>
          <w:rtl/>
        </w:rPr>
        <w:t xml:space="preserve"> قصد استفاده و هر گونه بهره‌بردار</w:t>
      </w:r>
      <w:r w:rsidRPr="006D7654">
        <w:rPr>
          <w:rFonts w:ascii="Times New Roman" w:eastAsia="MS Mincho" w:hAnsi="Times New Roman" w:cs="B Lotus" w:hint="cs"/>
          <w:noProof/>
          <w:color w:val="auto"/>
          <w:sz w:val="28"/>
          <w:szCs w:val="28"/>
          <w:rtl/>
        </w:rPr>
        <w:t>ی</w:t>
      </w:r>
      <w:r w:rsidRPr="006D7654">
        <w:rPr>
          <w:rFonts w:ascii="Times New Roman" w:eastAsia="MS Mincho" w:hAnsi="Times New Roman" w:cs="B Lotus"/>
          <w:noProof/>
          <w:color w:val="auto"/>
          <w:sz w:val="28"/>
          <w:szCs w:val="28"/>
          <w:rtl/>
        </w:rPr>
        <w:t xml:space="preserve"> اعم از چاپ مقاله، کتاب، ثبت اختراع و</w:t>
      </w:r>
      <w:r w:rsidR="00891105">
        <w:rPr>
          <w:rFonts w:ascii="Times New Roman" w:eastAsia="MS Mincho" w:hAnsi="Times New Roman" w:cs="B Lotus" w:hint="cs"/>
          <w:noProof/>
          <w:color w:val="auto"/>
          <w:sz w:val="28"/>
          <w:szCs w:val="28"/>
          <w:rtl/>
        </w:rPr>
        <w:t xml:space="preserve"> ...</w:t>
      </w:r>
      <w:r w:rsidRPr="006D7654">
        <w:rPr>
          <w:rFonts w:ascii="Times New Roman" w:eastAsia="MS Mincho" w:hAnsi="Times New Roman" w:cs="B Lotus"/>
          <w:noProof/>
          <w:color w:val="auto"/>
          <w:sz w:val="28"/>
          <w:szCs w:val="28"/>
          <w:rtl/>
        </w:rPr>
        <w:t xml:space="preserve"> از ا</w:t>
      </w:r>
      <w:r w:rsidRPr="006D7654">
        <w:rPr>
          <w:rFonts w:ascii="Times New Roman" w:eastAsia="MS Mincho" w:hAnsi="Times New Roman" w:cs="B Lotus" w:hint="cs"/>
          <w:noProof/>
          <w:color w:val="auto"/>
          <w:sz w:val="28"/>
          <w:szCs w:val="28"/>
          <w:rtl/>
        </w:rPr>
        <w:t>ی</w:t>
      </w:r>
      <w:r w:rsidRPr="006D7654">
        <w:rPr>
          <w:rFonts w:ascii="Times New Roman" w:eastAsia="MS Mincho" w:hAnsi="Times New Roman" w:cs="B Lotus" w:hint="eastAsia"/>
          <w:noProof/>
          <w:color w:val="auto"/>
          <w:sz w:val="28"/>
          <w:szCs w:val="28"/>
          <w:rtl/>
        </w:rPr>
        <w:t>ن</w:t>
      </w:r>
      <w:r w:rsidRPr="006D7654">
        <w:rPr>
          <w:rFonts w:ascii="Times New Roman" w:eastAsia="MS Mincho" w:hAnsi="Times New Roman" w:cs="B Lotus"/>
          <w:noProof/>
          <w:color w:val="auto"/>
          <w:sz w:val="28"/>
          <w:szCs w:val="28"/>
          <w:rtl/>
        </w:rPr>
        <w:t xml:space="preserve"> پا</w:t>
      </w:r>
      <w:r w:rsidRPr="006D7654">
        <w:rPr>
          <w:rFonts w:ascii="Times New Roman" w:eastAsia="MS Mincho" w:hAnsi="Times New Roman" w:cs="B Lotus" w:hint="cs"/>
          <w:noProof/>
          <w:color w:val="auto"/>
          <w:sz w:val="28"/>
          <w:szCs w:val="28"/>
          <w:rtl/>
        </w:rPr>
        <w:t>ی</w:t>
      </w:r>
      <w:r w:rsidRPr="006D7654">
        <w:rPr>
          <w:rFonts w:ascii="Times New Roman" w:eastAsia="MS Mincho" w:hAnsi="Times New Roman" w:cs="B Lotus" w:hint="eastAsia"/>
          <w:noProof/>
          <w:color w:val="auto"/>
          <w:sz w:val="28"/>
          <w:szCs w:val="28"/>
          <w:rtl/>
        </w:rPr>
        <w:t>ان</w:t>
      </w:r>
      <w:r w:rsidRPr="006D7654">
        <w:rPr>
          <w:rFonts w:ascii="Times New Roman" w:eastAsia="MS Mincho" w:hAnsi="Times New Roman" w:cs="B Lotus" w:hint="eastAsia"/>
          <w:noProof/>
          <w:color w:val="auto"/>
          <w:sz w:val="28"/>
          <w:szCs w:val="28"/>
          <w:cs/>
        </w:rPr>
        <w:t>‎</w:t>
      </w:r>
      <w:r w:rsidRPr="006D7654">
        <w:rPr>
          <w:rFonts w:ascii="Times New Roman" w:eastAsia="MS Mincho" w:hAnsi="Times New Roman" w:cs="B Lotus" w:hint="eastAsia"/>
          <w:noProof/>
          <w:color w:val="auto"/>
          <w:sz w:val="28"/>
          <w:szCs w:val="28"/>
          <w:rtl/>
        </w:rPr>
        <w:t>نامه</w:t>
      </w:r>
      <w:r w:rsidRPr="006D7654">
        <w:rPr>
          <w:rFonts w:ascii="Times New Roman" w:eastAsia="MS Mincho" w:hAnsi="Times New Roman" w:cs="B Lotus"/>
          <w:noProof/>
          <w:color w:val="auto"/>
          <w:sz w:val="28"/>
          <w:szCs w:val="28"/>
          <w:rtl/>
        </w:rPr>
        <w:t>/رساله را داشته باشم، با ذکر نام استادان راهنما و مشاور و درج نام دانشگاه پ</w:t>
      </w:r>
      <w:r w:rsidRPr="006D7654">
        <w:rPr>
          <w:rFonts w:ascii="Times New Roman" w:eastAsia="MS Mincho" w:hAnsi="Times New Roman" w:cs="B Lotus" w:hint="cs"/>
          <w:noProof/>
          <w:color w:val="auto"/>
          <w:sz w:val="28"/>
          <w:szCs w:val="28"/>
          <w:rtl/>
        </w:rPr>
        <w:t>ی</w:t>
      </w:r>
      <w:r w:rsidRPr="006D7654">
        <w:rPr>
          <w:rFonts w:ascii="Times New Roman" w:eastAsia="MS Mincho" w:hAnsi="Times New Roman" w:cs="B Lotus" w:hint="eastAsia"/>
          <w:noProof/>
          <w:color w:val="auto"/>
          <w:sz w:val="28"/>
          <w:szCs w:val="28"/>
          <w:rtl/>
        </w:rPr>
        <w:t>ام</w:t>
      </w:r>
      <w:r w:rsidRPr="006D7654">
        <w:rPr>
          <w:rFonts w:ascii="Times New Roman" w:eastAsia="MS Mincho" w:hAnsi="Times New Roman" w:cs="B Lotus"/>
          <w:noProof/>
          <w:color w:val="auto"/>
          <w:sz w:val="28"/>
          <w:szCs w:val="28"/>
          <w:rtl/>
        </w:rPr>
        <w:t xml:space="preserve"> نور اقدام خواهم کرد.</w:t>
      </w:r>
    </w:p>
    <w:p w:rsidR="00C27D11" w:rsidRPr="006D7654" w:rsidRDefault="00C27D11" w:rsidP="00FD7AB9">
      <w:pPr>
        <w:autoSpaceDE/>
        <w:autoSpaceDN/>
        <w:bidi/>
        <w:adjustRightInd/>
        <w:spacing w:line="276" w:lineRule="auto"/>
        <w:ind w:left="-497"/>
        <w:jc w:val="lowKashida"/>
        <w:rPr>
          <w:rFonts w:ascii="Times New Roman" w:eastAsia="MS Mincho" w:hAnsi="Times New Roman" w:cs="B Lotus"/>
          <w:noProof/>
          <w:color w:val="auto"/>
          <w:sz w:val="28"/>
          <w:szCs w:val="28"/>
          <w:rtl/>
        </w:rPr>
      </w:pPr>
      <w:r w:rsidRPr="006D7654">
        <w:rPr>
          <w:rFonts w:ascii="Times New Roman" w:eastAsia="MS Mincho" w:hAnsi="Times New Roman" w:cs="B Lotus" w:hint="cs"/>
          <w:noProof/>
          <w:color w:val="auto"/>
          <w:sz w:val="28"/>
          <w:szCs w:val="28"/>
          <w:rtl/>
        </w:rPr>
        <w:t xml:space="preserve">   </w:t>
      </w:r>
      <w:r w:rsidRPr="006D7654">
        <w:rPr>
          <w:rFonts w:ascii="Times New Roman" w:eastAsia="MS Mincho" w:hAnsi="Times New Roman" w:cs="B Lotus"/>
          <w:noProof/>
          <w:color w:val="auto"/>
          <w:sz w:val="28"/>
          <w:szCs w:val="28"/>
          <w:rtl/>
        </w:rPr>
        <w:t>4) چنانچه در هر مقطع زمان</w:t>
      </w:r>
      <w:r w:rsidRPr="006D7654">
        <w:rPr>
          <w:rFonts w:ascii="Times New Roman" w:eastAsia="MS Mincho" w:hAnsi="Times New Roman" w:cs="B Lotus" w:hint="cs"/>
          <w:noProof/>
          <w:color w:val="auto"/>
          <w:sz w:val="28"/>
          <w:szCs w:val="28"/>
          <w:rtl/>
        </w:rPr>
        <w:t>ی</w:t>
      </w:r>
      <w:r w:rsidRPr="006D7654">
        <w:rPr>
          <w:rFonts w:ascii="Times New Roman" w:eastAsia="MS Mincho" w:hAnsi="Times New Roman" w:cs="B Lotus"/>
          <w:noProof/>
          <w:color w:val="auto"/>
          <w:sz w:val="28"/>
          <w:szCs w:val="28"/>
          <w:rtl/>
        </w:rPr>
        <w:t xml:space="preserve"> خلاف موارد فوق ثابت شود، عواقب حقوق</w:t>
      </w:r>
      <w:r w:rsidRPr="006D7654">
        <w:rPr>
          <w:rFonts w:ascii="Times New Roman" w:eastAsia="MS Mincho" w:hAnsi="Times New Roman" w:cs="B Lotus" w:hint="cs"/>
          <w:noProof/>
          <w:color w:val="auto"/>
          <w:sz w:val="28"/>
          <w:szCs w:val="28"/>
          <w:rtl/>
        </w:rPr>
        <w:t>ی</w:t>
      </w:r>
      <w:r w:rsidRPr="006D7654">
        <w:rPr>
          <w:rFonts w:ascii="Times New Roman" w:eastAsia="MS Mincho" w:hAnsi="Times New Roman" w:cs="B Lotus"/>
          <w:noProof/>
          <w:color w:val="auto"/>
          <w:sz w:val="28"/>
          <w:szCs w:val="28"/>
          <w:rtl/>
        </w:rPr>
        <w:t xml:space="preserve"> ناش</w:t>
      </w:r>
      <w:r w:rsidRPr="006D7654">
        <w:rPr>
          <w:rFonts w:ascii="Times New Roman" w:eastAsia="MS Mincho" w:hAnsi="Times New Roman" w:cs="B Lotus" w:hint="cs"/>
          <w:noProof/>
          <w:color w:val="auto"/>
          <w:sz w:val="28"/>
          <w:szCs w:val="28"/>
          <w:rtl/>
        </w:rPr>
        <w:t>ی</w:t>
      </w:r>
      <w:r w:rsidRPr="006D7654">
        <w:rPr>
          <w:rFonts w:ascii="Times New Roman" w:eastAsia="MS Mincho" w:hAnsi="Times New Roman" w:cs="B Lotus"/>
          <w:noProof/>
          <w:color w:val="auto"/>
          <w:sz w:val="28"/>
          <w:szCs w:val="28"/>
          <w:rtl/>
        </w:rPr>
        <w:t xml:space="preserve"> از آن را م</w:t>
      </w:r>
      <w:r w:rsidRPr="006D7654">
        <w:rPr>
          <w:rFonts w:ascii="Times New Roman" w:eastAsia="MS Mincho" w:hAnsi="Times New Roman" w:cs="B Lotus" w:hint="cs"/>
          <w:noProof/>
          <w:color w:val="auto"/>
          <w:sz w:val="28"/>
          <w:szCs w:val="28"/>
          <w:rtl/>
        </w:rPr>
        <w:t>ی</w:t>
      </w:r>
      <w:r w:rsidRPr="006D7654">
        <w:rPr>
          <w:rFonts w:ascii="Times New Roman" w:eastAsia="MS Mincho" w:hAnsi="Times New Roman" w:cs="B Lotus" w:hint="cs"/>
          <w:noProof/>
          <w:color w:val="auto"/>
          <w:sz w:val="28"/>
          <w:szCs w:val="28"/>
          <w:cs/>
        </w:rPr>
        <w:t>‎</w:t>
      </w:r>
      <w:r w:rsidRPr="006D7654">
        <w:rPr>
          <w:rFonts w:ascii="Times New Roman" w:eastAsia="MS Mincho" w:hAnsi="Times New Roman" w:cs="B Lotus" w:hint="eastAsia"/>
          <w:noProof/>
          <w:color w:val="auto"/>
          <w:sz w:val="28"/>
          <w:szCs w:val="28"/>
          <w:rtl/>
        </w:rPr>
        <w:t>پذ</w:t>
      </w:r>
      <w:r w:rsidRPr="006D7654">
        <w:rPr>
          <w:rFonts w:ascii="Times New Roman" w:eastAsia="MS Mincho" w:hAnsi="Times New Roman" w:cs="B Lotus" w:hint="cs"/>
          <w:noProof/>
          <w:color w:val="auto"/>
          <w:sz w:val="28"/>
          <w:szCs w:val="28"/>
          <w:rtl/>
        </w:rPr>
        <w:t>ی</w:t>
      </w:r>
      <w:r w:rsidRPr="006D7654">
        <w:rPr>
          <w:rFonts w:ascii="Times New Roman" w:eastAsia="MS Mincho" w:hAnsi="Times New Roman" w:cs="B Lotus" w:hint="eastAsia"/>
          <w:noProof/>
          <w:color w:val="auto"/>
          <w:sz w:val="28"/>
          <w:szCs w:val="28"/>
          <w:rtl/>
        </w:rPr>
        <w:t>رم</w:t>
      </w:r>
      <w:r w:rsidRPr="006D7654">
        <w:rPr>
          <w:rFonts w:ascii="Times New Roman" w:eastAsia="MS Mincho" w:hAnsi="Times New Roman" w:cs="B Lotus"/>
          <w:noProof/>
          <w:color w:val="auto"/>
          <w:sz w:val="28"/>
          <w:szCs w:val="28"/>
          <w:rtl/>
        </w:rPr>
        <w:t xml:space="preserve"> و همچن</w:t>
      </w:r>
      <w:r w:rsidRPr="006D7654">
        <w:rPr>
          <w:rFonts w:ascii="Times New Roman" w:eastAsia="MS Mincho" w:hAnsi="Times New Roman" w:cs="B Lotus" w:hint="cs"/>
          <w:noProof/>
          <w:color w:val="auto"/>
          <w:sz w:val="28"/>
          <w:szCs w:val="28"/>
          <w:rtl/>
        </w:rPr>
        <w:t>ی</w:t>
      </w:r>
      <w:r w:rsidRPr="006D7654">
        <w:rPr>
          <w:rFonts w:ascii="Times New Roman" w:eastAsia="MS Mincho" w:hAnsi="Times New Roman" w:cs="B Lotus" w:hint="eastAsia"/>
          <w:noProof/>
          <w:color w:val="auto"/>
          <w:sz w:val="28"/>
          <w:szCs w:val="28"/>
          <w:rtl/>
        </w:rPr>
        <w:t>ن</w:t>
      </w:r>
      <w:r w:rsidRPr="006D7654">
        <w:rPr>
          <w:rFonts w:ascii="Times New Roman" w:eastAsia="MS Mincho" w:hAnsi="Times New Roman" w:cs="B Lotus"/>
          <w:noProof/>
          <w:color w:val="auto"/>
          <w:sz w:val="28"/>
          <w:szCs w:val="28"/>
          <w:rtl/>
        </w:rPr>
        <w:t xml:space="preserve"> دانشگاه پ</w:t>
      </w:r>
      <w:r w:rsidRPr="006D7654">
        <w:rPr>
          <w:rFonts w:ascii="Times New Roman" w:eastAsia="MS Mincho" w:hAnsi="Times New Roman" w:cs="B Lotus" w:hint="cs"/>
          <w:noProof/>
          <w:color w:val="auto"/>
          <w:sz w:val="28"/>
          <w:szCs w:val="28"/>
          <w:rtl/>
        </w:rPr>
        <w:t>ی</w:t>
      </w:r>
      <w:r w:rsidRPr="006D7654">
        <w:rPr>
          <w:rFonts w:ascii="Times New Roman" w:eastAsia="MS Mincho" w:hAnsi="Times New Roman" w:cs="B Lotus" w:hint="eastAsia"/>
          <w:noProof/>
          <w:color w:val="auto"/>
          <w:sz w:val="28"/>
          <w:szCs w:val="28"/>
          <w:rtl/>
        </w:rPr>
        <w:t>ام</w:t>
      </w:r>
      <w:r w:rsidRPr="006D7654">
        <w:rPr>
          <w:rFonts w:ascii="Times New Roman" w:eastAsia="MS Mincho" w:hAnsi="Times New Roman" w:cs="B Lotus"/>
          <w:noProof/>
          <w:color w:val="auto"/>
          <w:sz w:val="28"/>
          <w:szCs w:val="28"/>
          <w:rtl/>
        </w:rPr>
        <w:t xml:space="preserve"> نور مجاز است با ا</w:t>
      </w:r>
      <w:r w:rsidRPr="006D7654">
        <w:rPr>
          <w:rFonts w:ascii="Times New Roman" w:eastAsia="MS Mincho" w:hAnsi="Times New Roman" w:cs="B Lotus" w:hint="cs"/>
          <w:noProof/>
          <w:color w:val="auto"/>
          <w:sz w:val="28"/>
          <w:szCs w:val="28"/>
          <w:rtl/>
        </w:rPr>
        <w:t>ی</w:t>
      </w:r>
      <w:r w:rsidRPr="006D7654">
        <w:rPr>
          <w:rFonts w:ascii="Times New Roman" w:eastAsia="MS Mincho" w:hAnsi="Times New Roman" w:cs="B Lotus" w:hint="eastAsia"/>
          <w:noProof/>
          <w:color w:val="auto"/>
          <w:sz w:val="28"/>
          <w:szCs w:val="28"/>
          <w:rtl/>
        </w:rPr>
        <w:t>نجانب</w:t>
      </w:r>
      <w:r w:rsidRPr="006D7654">
        <w:rPr>
          <w:rFonts w:ascii="Times New Roman" w:eastAsia="MS Mincho" w:hAnsi="Times New Roman" w:cs="B Lotus"/>
          <w:noProof/>
          <w:color w:val="auto"/>
          <w:sz w:val="28"/>
          <w:szCs w:val="28"/>
          <w:rtl/>
        </w:rPr>
        <w:t xml:space="preserve"> مطابق ضوابط و مقررات رفتار کند و در صورت ابطال مدرک تحص</w:t>
      </w:r>
      <w:r w:rsidRPr="006D7654">
        <w:rPr>
          <w:rFonts w:ascii="Times New Roman" w:eastAsia="MS Mincho" w:hAnsi="Times New Roman" w:cs="B Lotus" w:hint="cs"/>
          <w:noProof/>
          <w:color w:val="auto"/>
          <w:sz w:val="28"/>
          <w:szCs w:val="28"/>
          <w:rtl/>
        </w:rPr>
        <w:t>ی</w:t>
      </w:r>
      <w:r w:rsidRPr="006D7654">
        <w:rPr>
          <w:rFonts w:ascii="Times New Roman" w:eastAsia="MS Mincho" w:hAnsi="Times New Roman" w:cs="B Lotus" w:hint="eastAsia"/>
          <w:noProof/>
          <w:color w:val="auto"/>
          <w:sz w:val="28"/>
          <w:szCs w:val="28"/>
          <w:rtl/>
        </w:rPr>
        <w:t>ل</w:t>
      </w:r>
      <w:r w:rsidRPr="006D7654">
        <w:rPr>
          <w:rFonts w:ascii="Times New Roman" w:eastAsia="MS Mincho" w:hAnsi="Times New Roman" w:cs="B Lotus" w:hint="cs"/>
          <w:noProof/>
          <w:color w:val="auto"/>
          <w:sz w:val="28"/>
          <w:szCs w:val="28"/>
          <w:rtl/>
        </w:rPr>
        <w:t>ی</w:t>
      </w:r>
      <w:r w:rsidRPr="006D7654">
        <w:rPr>
          <w:rFonts w:ascii="Times New Roman" w:eastAsia="MS Mincho" w:hAnsi="Times New Roman" w:cs="B Lotus" w:hint="cs"/>
          <w:noProof/>
          <w:color w:val="auto"/>
          <w:sz w:val="28"/>
          <w:szCs w:val="28"/>
          <w:cs/>
        </w:rPr>
        <w:t>‎</w:t>
      </w:r>
      <w:r w:rsidRPr="006D7654">
        <w:rPr>
          <w:rFonts w:ascii="Times New Roman" w:eastAsia="MS Mincho" w:hAnsi="Times New Roman" w:cs="B Lotus" w:hint="eastAsia"/>
          <w:noProof/>
          <w:color w:val="auto"/>
          <w:sz w:val="28"/>
          <w:szCs w:val="28"/>
          <w:rtl/>
        </w:rPr>
        <w:t>ام</w:t>
      </w:r>
      <w:r w:rsidRPr="006D7654">
        <w:rPr>
          <w:rFonts w:ascii="Times New Roman" w:eastAsia="MS Mincho" w:hAnsi="Times New Roman" w:cs="B Lotus"/>
          <w:noProof/>
          <w:color w:val="auto"/>
          <w:sz w:val="28"/>
          <w:szCs w:val="28"/>
          <w:rtl/>
        </w:rPr>
        <w:t xml:space="preserve"> ه</w:t>
      </w:r>
      <w:r w:rsidRPr="006D7654">
        <w:rPr>
          <w:rFonts w:ascii="Times New Roman" w:eastAsia="MS Mincho" w:hAnsi="Times New Roman" w:cs="B Lotus" w:hint="cs"/>
          <w:noProof/>
          <w:color w:val="auto"/>
          <w:sz w:val="28"/>
          <w:szCs w:val="28"/>
          <w:rtl/>
        </w:rPr>
        <w:t>ی</w:t>
      </w:r>
      <w:r w:rsidRPr="006D7654">
        <w:rPr>
          <w:rFonts w:ascii="Times New Roman" w:eastAsia="MS Mincho" w:hAnsi="Times New Roman" w:cs="B Lotus" w:hint="eastAsia"/>
          <w:noProof/>
          <w:color w:val="auto"/>
          <w:sz w:val="28"/>
          <w:szCs w:val="28"/>
          <w:rtl/>
        </w:rPr>
        <w:t>چ</w:t>
      </w:r>
      <w:r w:rsidRPr="006D7654">
        <w:rPr>
          <w:rFonts w:ascii="Times New Roman" w:eastAsia="MS Mincho" w:hAnsi="Times New Roman" w:cs="B Lotus" w:hint="eastAsia"/>
          <w:noProof/>
          <w:color w:val="auto"/>
          <w:sz w:val="28"/>
          <w:szCs w:val="28"/>
          <w:cs/>
        </w:rPr>
        <w:t>‎</w:t>
      </w:r>
      <w:r w:rsidRPr="006D7654">
        <w:rPr>
          <w:rFonts w:ascii="Times New Roman" w:eastAsia="MS Mincho" w:hAnsi="Times New Roman" w:cs="B Lotus" w:hint="eastAsia"/>
          <w:noProof/>
          <w:color w:val="auto"/>
          <w:sz w:val="28"/>
          <w:szCs w:val="28"/>
          <w:rtl/>
        </w:rPr>
        <w:t>گونه</w:t>
      </w:r>
      <w:r w:rsidRPr="006D7654">
        <w:rPr>
          <w:rFonts w:ascii="Times New Roman" w:eastAsia="MS Mincho" w:hAnsi="Times New Roman" w:cs="B Lotus"/>
          <w:noProof/>
          <w:color w:val="auto"/>
          <w:sz w:val="28"/>
          <w:szCs w:val="28"/>
          <w:rtl/>
        </w:rPr>
        <w:t xml:space="preserve"> ادعا</w:t>
      </w:r>
      <w:r w:rsidRPr="006D7654">
        <w:rPr>
          <w:rFonts w:ascii="Times New Roman" w:eastAsia="MS Mincho" w:hAnsi="Times New Roman" w:cs="B Lotus" w:hint="cs"/>
          <w:noProof/>
          <w:color w:val="auto"/>
          <w:sz w:val="28"/>
          <w:szCs w:val="28"/>
          <w:rtl/>
        </w:rPr>
        <w:t>یی</w:t>
      </w:r>
      <w:r w:rsidRPr="006D7654">
        <w:rPr>
          <w:rFonts w:ascii="Times New Roman" w:eastAsia="MS Mincho" w:hAnsi="Times New Roman" w:cs="B Lotus"/>
          <w:noProof/>
          <w:color w:val="auto"/>
          <w:sz w:val="28"/>
          <w:szCs w:val="28"/>
          <w:rtl/>
        </w:rPr>
        <w:t xml:space="preserve"> نخواهم داشت.</w:t>
      </w:r>
    </w:p>
    <w:p w:rsidR="00C27D11" w:rsidRPr="006D7654" w:rsidRDefault="00C27D11" w:rsidP="00FD7AB9">
      <w:pPr>
        <w:tabs>
          <w:tab w:val="left" w:pos="0"/>
        </w:tabs>
        <w:autoSpaceDE/>
        <w:autoSpaceDN/>
        <w:bidi/>
        <w:adjustRightInd/>
        <w:spacing w:after="200" w:line="276" w:lineRule="auto"/>
        <w:ind w:left="-497"/>
        <w:jc w:val="center"/>
        <w:rPr>
          <w:rFonts w:ascii="Calibri" w:eastAsia="SimSun" w:hAnsi="Calibri" w:cs="B Lotus"/>
          <w:color w:val="auto"/>
          <w:sz w:val="28"/>
          <w:szCs w:val="28"/>
          <w:rtl/>
          <w:lang w:bidi="fa-IR"/>
        </w:rPr>
      </w:pPr>
    </w:p>
    <w:p w:rsidR="00C27D11" w:rsidRPr="006D7654" w:rsidRDefault="00C27D11" w:rsidP="005F311B">
      <w:pPr>
        <w:autoSpaceDE/>
        <w:autoSpaceDN/>
        <w:bidi/>
        <w:adjustRightInd/>
        <w:ind w:left="-497"/>
        <w:jc w:val="center"/>
        <w:rPr>
          <w:rFonts w:ascii="Times New Roman" w:eastAsia="MS Mincho" w:hAnsi="Times New Roman" w:cs="B Lotus"/>
          <w:noProof/>
          <w:color w:val="auto"/>
          <w:sz w:val="28"/>
          <w:szCs w:val="28"/>
          <w:rtl/>
        </w:rPr>
      </w:pPr>
      <w:r w:rsidRPr="006D7654">
        <w:rPr>
          <w:rFonts w:ascii="Times New Roman" w:eastAsia="MS Mincho" w:hAnsi="Times New Roman" w:cs="B Lotus" w:hint="eastAsia"/>
          <w:noProof/>
          <w:color w:val="auto"/>
          <w:sz w:val="28"/>
          <w:szCs w:val="28"/>
          <w:rtl/>
        </w:rPr>
        <w:t>نام</w:t>
      </w:r>
      <w:r w:rsidRPr="006D7654">
        <w:rPr>
          <w:rFonts w:ascii="Times New Roman" w:eastAsia="MS Mincho" w:hAnsi="Times New Roman" w:cs="B Lotus"/>
          <w:noProof/>
          <w:color w:val="auto"/>
          <w:sz w:val="28"/>
          <w:szCs w:val="28"/>
          <w:rtl/>
        </w:rPr>
        <w:t xml:space="preserve"> و نام خانوادگ</w:t>
      </w:r>
      <w:r w:rsidRPr="006D7654">
        <w:rPr>
          <w:rFonts w:ascii="Times New Roman" w:eastAsia="MS Mincho" w:hAnsi="Times New Roman" w:cs="B Lotus" w:hint="cs"/>
          <w:noProof/>
          <w:color w:val="auto"/>
          <w:sz w:val="28"/>
          <w:szCs w:val="28"/>
          <w:rtl/>
        </w:rPr>
        <w:t>ی</w:t>
      </w:r>
      <w:r w:rsidRPr="006D7654">
        <w:rPr>
          <w:rFonts w:ascii="Times New Roman" w:eastAsia="MS Mincho" w:hAnsi="Times New Roman" w:cs="B Lotus"/>
          <w:noProof/>
          <w:color w:val="auto"/>
          <w:sz w:val="28"/>
          <w:szCs w:val="28"/>
          <w:rtl/>
        </w:rPr>
        <w:t>:</w:t>
      </w:r>
      <w:r w:rsidRPr="006D7654">
        <w:rPr>
          <w:rFonts w:ascii="Times New Roman" w:eastAsia="MS Mincho" w:hAnsi="Times New Roman" w:cs="B Lotus" w:hint="cs"/>
          <w:noProof/>
          <w:color w:val="auto"/>
          <w:sz w:val="28"/>
          <w:szCs w:val="28"/>
          <w:rtl/>
        </w:rPr>
        <w:t xml:space="preserve"> </w:t>
      </w:r>
      <w:r w:rsidR="00E86491">
        <w:rPr>
          <w:rFonts w:ascii="Times New Roman" w:eastAsia="Times New Roman" w:hAnsi="Times New Roman" w:cs="B Lotus" w:hint="cs"/>
          <w:b/>
          <w:bCs/>
          <w:color w:val="auto"/>
          <w:sz w:val="28"/>
          <w:szCs w:val="28"/>
          <w:rtl/>
          <w:lang w:bidi="fa-IR"/>
        </w:rPr>
        <w:t>فاطمه بیات</w:t>
      </w:r>
    </w:p>
    <w:p w:rsidR="00C27D11" w:rsidRPr="006D7654" w:rsidRDefault="00C27D11" w:rsidP="00FD7AB9">
      <w:pPr>
        <w:autoSpaceDE/>
        <w:autoSpaceDN/>
        <w:bidi/>
        <w:adjustRightInd/>
        <w:ind w:left="-497"/>
        <w:jc w:val="center"/>
        <w:rPr>
          <w:rFonts w:ascii="Times New Roman" w:eastAsia="MS Mincho" w:hAnsi="Times New Roman" w:cs="B Lotus"/>
          <w:noProof/>
          <w:color w:val="auto"/>
          <w:sz w:val="28"/>
          <w:szCs w:val="28"/>
          <w:rtl/>
        </w:rPr>
      </w:pPr>
      <w:r w:rsidRPr="006D7654">
        <w:rPr>
          <w:rFonts w:ascii="Times New Roman" w:eastAsia="MS Mincho" w:hAnsi="Times New Roman" w:cs="B Lotus" w:hint="eastAsia"/>
          <w:noProof/>
          <w:color w:val="auto"/>
          <w:sz w:val="28"/>
          <w:szCs w:val="28"/>
          <w:rtl/>
        </w:rPr>
        <w:t>تار</w:t>
      </w:r>
      <w:r w:rsidRPr="006D7654">
        <w:rPr>
          <w:rFonts w:ascii="Times New Roman" w:eastAsia="MS Mincho" w:hAnsi="Times New Roman" w:cs="B Lotus" w:hint="cs"/>
          <w:noProof/>
          <w:color w:val="auto"/>
          <w:sz w:val="28"/>
          <w:szCs w:val="28"/>
          <w:rtl/>
        </w:rPr>
        <w:t>ی</w:t>
      </w:r>
      <w:r w:rsidRPr="006D7654">
        <w:rPr>
          <w:rFonts w:ascii="Times New Roman" w:eastAsia="MS Mincho" w:hAnsi="Times New Roman" w:cs="B Lotus" w:hint="eastAsia"/>
          <w:noProof/>
          <w:color w:val="auto"/>
          <w:sz w:val="28"/>
          <w:szCs w:val="28"/>
          <w:rtl/>
        </w:rPr>
        <w:t>خ</w:t>
      </w:r>
      <w:r w:rsidRPr="006D7654">
        <w:rPr>
          <w:rFonts w:ascii="Times New Roman" w:eastAsia="MS Mincho" w:hAnsi="Times New Roman" w:cs="B Lotus"/>
          <w:noProof/>
          <w:color w:val="auto"/>
          <w:sz w:val="28"/>
          <w:szCs w:val="28"/>
          <w:rtl/>
        </w:rPr>
        <w:t xml:space="preserve"> و امضاء</w:t>
      </w:r>
      <w:r w:rsidRPr="006D7654">
        <w:rPr>
          <w:rFonts w:ascii="Times New Roman" w:eastAsia="MS Mincho" w:hAnsi="Times New Roman" w:cs="B Lotus" w:hint="cs"/>
          <w:noProof/>
          <w:color w:val="auto"/>
          <w:sz w:val="28"/>
          <w:szCs w:val="28"/>
          <w:rtl/>
        </w:rPr>
        <w:t>:</w:t>
      </w:r>
    </w:p>
    <w:p w:rsidR="00C27D11" w:rsidRPr="006D7654" w:rsidRDefault="00C27D11" w:rsidP="00771283">
      <w:pPr>
        <w:autoSpaceDE/>
        <w:autoSpaceDN/>
        <w:bidi/>
        <w:adjustRightInd/>
        <w:ind w:right="-1270"/>
        <w:jc w:val="center"/>
        <w:rPr>
          <w:rFonts w:ascii="Times New Roman" w:eastAsia="MS Mincho" w:hAnsi="Times New Roman" w:cs="B Lotus"/>
          <w:noProof/>
          <w:color w:val="auto"/>
          <w:sz w:val="28"/>
          <w:szCs w:val="28"/>
          <w:rtl/>
        </w:rPr>
      </w:pPr>
    </w:p>
    <w:p w:rsidR="00C27D11" w:rsidRPr="006D7654" w:rsidRDefault="00C27D11" w:rsidP="00771283">
      <w:pPr>
        <w:autoSpaceDE/>
        <w:autoSpaceDN/>
        <w:bidi/>
        <w:adjustRightInd/>
        <w:ind w:right="-1270"/>
        <w:jc w:val="center"/>
        <w:rPr>
          <w:rFonts w:ascii="Times New Roman" w:eastAsia="MS Mincho" w:hAnsi="Times New Roman" w:cs="B Lotus"/>
          <w:noProof/>
          <w:color w:val="auto"/>
          <w:sz w:val="28"/>
          <w:szCs w:val="28"/>
          <w:rtl/>
        </w:rPr>
      </w:pPr>
    </w:p>
    <w:p w:rsidR="00C27D11" w:rsidRPr="006D7654" w:rsidRDefault="00C27D11" w:rsidP="00771283">
      <w:pPr>
        <w:bidi/>
        <w:spacing w:line="276" w:lineRule="auto"/>
        <w:ind w:right="-1270"/>
        <w:jc w:val="lowKashida"/>
        <w:rPr>
          <w:rFonts w:ascii="BDavat" w:cs="B Lotus"/>
          <w:b/>
          <w:bCs/>
          <w:color w:val="auto"/>
          <w:sz w:val="32"/>
          <w:szCs w:val="32"/>
        </w:rPr>
      </w:pPr>
    </w:p>
    <w:p w:rsidR="00D033E3" w:rsidRPr="006D7654" w:rsidRDefault="00D033E3" w:rsidP="00D033E3">
      <w:pPr>
        <w:bidi/>
        <w:spacing w:line="276" w:lineRule="auto"/>
        <w:ind w:right="-1270"/>
        <w:jc w:val="lowKashida"/>
        <w:rPr>
          <w:rFonts w:ascii="BDavat" w:cs="B Lotus" w:hint="cs"/>
          <w:b/>
          <w:bCs/>
          <w:color w:val="auto"/>
          <w:sz w:val="32"/>
          <w:szCs w:val="32"/>
          <w:rtl/>
        </w:rPr>
      </w:pPr>
    </w:p>
    <w:p w:rsidR="00E86491" w:rsidRDefault="00E86491" w:rsidP="002F0400">
      <w:pPr>
        <w:bidi/>
        <w:spacing w:line="360" w:lineRule="auto"/>
        <w:ind w:right="-1270"/>
        <w:jc w:val="lowKashida"/>
        <w:rPr>
          <w:rFonts w:ascii="BDavat" w:cs="B Lotus"/>
          <w:b/>
          <w:bCs/>
          <w:color w:val="auto"/>
          <w:sz w:val="40"/>
          <w:szCs w:val="40"/>
          <w:rtl/>
        </w:rPr>
      </w:pPr>
    </w:p>
    <w:p w:rsidR="00891105" w:rsidRPr="006D7654" w:rsidRDefault="00891105" w:rsidP="00891105">
      <w:pPr>
        <w:bidi/>
        <w:spacing w:line="360" w:lineRule="auto"/>
        <w:ind w:left="-497" w:right="-1270"/>
        <w:jc w:val="lowKashida"/>
        <w:rPr>
          <w:rFonts w:ascii="BDavat" w:cs="B Lotus" w:hint="cs"/>
          <w:b/>
          <w:bCs/>
          <w:color w:val="auto"/>
          <w:sz w:val="40"/>
          <w:szCs w:val="40"/>
          <w:rtl/>
        </w:rPr>
      </w:pPr>
    </w:p>
    <w:p w:rsidR="008032DE" w:rsidRPr="008032DE" w:rsidRDefault="008032DE" w:rsidP="008032DE">
      <w:pPr>
        <w:spacing w:line="360" w:lineRule="auto"/>
        <w:jc w:val="right"/>
        <w:rPr>
          <w:rFonts w:ascii="IranNastaliq" w:hAnsi="IranNastaliq" w:cs="IranNastaliq"/>
          <w:sz w:val="36"/>
          <w:szCs w:val="36"/>
          <w:lang w:bidi="fa-IR"/>
        </w:rPr>
      </w:pPr>
      <w:r w:rsidRPr="008032DE">
        <w:rPr>
          <w:rFonts w:ascii="IranNastaliq" w:hAnsi="IranNastaliq" w:cs="IranNastaliq"/>
          <w:sz w:val="36"/>
          <w:szCs w:val="36"/>
          <w:rtl/>
          <w:lang w:bidi="fa-IR"/>
        </w:rPr>
        <w:t>تشکر و قدردانی</w:t>
      </w:r>
    </w:p>
    <w:p w:rsidR="008032DE" w:rsidRPr="008032DE" w:rsidRDefault="008032DE" w:rsidP="008032DE">
      <w:pPr>
        <w:spacing w:line="360" w:lineRule="auto"/>
        <w:jc w:val="right"/>
        <w:rPr>
          <w:rFonts w:ascii="IranNastaliq" w:hAnsi="IranNastaliq" w:cs="IranNastaliq"/>
          <w:sz w:val="36"/>
          <w:szCs w:val="36"/>
          <w:rtl/>
          <w:lang w:bidi="fa-IR"/>
        </w:rPr>
      </w:pPr>
      <w:r w:rsidRPr="008032DE">
        <w:rPr>
          <w:rFonts w:ascii="IranNastaliq" w:hAnsi="IranNastaliq" w:cs="IranNastaliq"/>
          <w:sz w:val="36"/>
          <w:szCs w:val="36"/>
          <w:rtl/>
          <w:lang w:bidi="fa-IR"/>
        </w:rPr>
        <w:t>حمد و سپاس یکتای بی همتا را که لطفش بر ما عیان است، ادای شکرش را هیچ زبان و دریای</w:t>
      </w:r>
    </w:p>
    <w:p w:rsidR="008032DE" w:rsidRPr="008032DE" w:rsidRDefault="008032DE" w:rsidP="008032DE">
      <w:pPr>
        <w:spacing w:line="360" w:lineRule="auto"/>
        <w:jc w:val="right"/>
        <w:rPr>
          <w:rFonts w:ascii="IranNastaliq" w:hAnsi="IranNastaliq" w:cs="IranNastaliq"/>
          <w:sz w:val="36"/>
          <w:szCs w:val="36"/>
          <w:rtl/>
          <w:lang w:bidi="fa-IR"/>
        </w:rPr>
      </w:pPr>
      <w:r w:rsidRPr="008032DE">
        <w:rPr>
          <w:rFonts w:ascii="IranNastaliq" w:hAnsi="IranNastaliq" w:cs="IranNastaliq"/>
          <w:sz w:val="36"/>
          <w:szCs w:val="36"/>
          <w:rtl/>
          <w:lang w:bidi="fa-IR"/>
        </w:rPr>
        <w:t>فضلش را هیچ کران نیست و اگر در این وادی هستم، همه محبت اوست.</w:t>
      </w:r>
    </w:p>
    <w:p w:rsidR="00814032" w:rsidRPr="000A756C" w:rsidRDefault="008032DE" w:rsidP="00814032">
      <w:pPr>
        <w:spacing w:line="360" w:lineRule="auto"/>
        <w:jc w:val="right"/>
        <w:rPr>
          <w:rFonts w:ascii="IranNastaliq" w:hAnsi="IranNastaliq" w:cs="IranNastaliq"/>
          <w:b/>
          <w:bCs/>
          <w:sz w:val="36"/>
          <w:szCs w:val="36"/>
          <w:rtl/>
          <w:lang w:bidi="fa-IR"/>
        </w:rPr>
      </w:pPr>
      <w:r w:rsidRPr="008032DE">
        <w:rPr>
          <w:rFonts w:ascii="IranNastaliq" w:hAnsi="IranNastaliq" w:cs="IranNastaliq"/>
          <w:sz w:val="36"/>
          <w:szCs w:val="36"/>
          <w:rtl/>
          <w:lang w:bidi="fa-IR"/>
        </w:rPr>
        <w:t xml:space="preserve">با تشکر و قدردانی از زحمات استاد عالی قدر جناب آقای دکتر </w:t>
      </w:r>
      <w:r w:rsidR="00814032" w:rsidRPr="000A756C">
        <w:rPr>
          <w:rFonts w:ascii="IranNastaliq" w:hAnsi="IranNastaliq" w:cs="IranNastaliq" w:hint="cs"/>
          <w:sz w:val="36"/>
          <w:szCs w:val="36"/>
          <w:rtl/>
          <w:lang w:bidi="fa-IR"/>
        </w:rPr>
        <w:t>باب اله بخشی پور جویبار</w:t>
      </w:r>
      <w:r w:rsidR="00814032" w:rsidRPr="000A756C">
        <w:rPr>
          <w:rFonts w:ascii="IranNastaliq" w:hAnsi="IranNastaliq" w:cs="IranNastaliq" w:hint="cs"/>
          <w:b/>
          <w:bCs/>
          <w:sz w:val="36"/>
          <w:szCs w:val="36"/>
          <w:rtl/>
          <w:lang w:bidi="fa-IR"/>
        </w:rPr>
        <w:t>ی</w:t>
      </w:r>
    </w:p>
    <w:p w:rsidR="008032DE" w:rsidRDefault="008032DE" w:rsidP="008032DE">
      <w:pPr>
        <w:spacing w:line="360" w:lineRule="auto"/>
        <w:jc w:val="right"/>
        <w:rPr>
          <w:rFonts w:ascii="IranNastaliq" w:hAnsi="IranNastaliq" w:cs="IranNastaliq"/>
          <w:sz w:val="36"/>
          <w:szCs w:val="36"/>
          <w:rtl/>
          <w:lang w:bidi="fa-IR"/>
        </w:rPr>
      </w:pPr>
      <w:r w:rsidRPr="008032DE">
        <w:rPr>
          <w:rFonts w:ascii="IranNastaliq" w:hAnsi="IranNastaliq" w:cs="IranNastaliq"/>
          <w:sz w:val="36"/>
          <w:szCs w:val="36"/>
          <w:rtl/>
          <w:lang w:bidi="fa-IR"/>
        </w:rPr>
        <w:t xml:space="preserve"> که در کمال سعه صدر، با حسن خلق و فروتنی در تمامی مراحل انجام این پایان نامه پیوسته راهنمای من بودند.</w:t>
      </w:r>
    </w:p>
    <w:p w:rsidR="008032DE" w:rsidRDefault="008032DE" w:rsidP="008032DE">
      <w:pPr>
        <w:spacing w:line="360" w:lineRule="auto"/>
        <w:jc w:val="right"/>
        <w:rPr>
          <w:rFonts w:ascii="IranNastaliq" w:hAnsi="IranNastaliq" w:cs="IranNastaliq"/>
          <w:sz w:val="36"/>
          <w:szCs w:val="36"/>
          <w:rtl/>
          <w:lang w:bidi="fa-IR"/>
        </w:rPr>
      </w:pPr>
    </w:p>
    <w:p w:rsidR="008032DE" w:rsidRDefault="008032DE" w:rsidP="008032DE">
      <w:pPr>
        <w:spacing w:line="360" w:lineRule="auto"/>
        <w:jc w:val="right"/>
        <w:rPr>
          <w:rFonts w:ascii="IranNastaliq" w:hAnsi="IranNastaliq" w:cs="IranNastaliq"/>
          <w:sz w:val="36"/>
          <w:szCs w:val="36"/>
          <w:rtl/>
          <w:lang w:bidi="fa-IR"/>
        </w:rPr>
      </w:pPr>
    </w:p>
    <w:p w:rsidR="008032DE" w:rsidRDefault="008032DE" w:rsidP="008032DE">
      <w:pPr>
        <w:spacing w:line="360" w:lineRule="auto"/>
        <w:jc w:val="right"/>
        <w:rPr>
          <w:rFonts w:ascii="IranNastaliq" w:hAnsi="IranNastaliq" w:cs="IranNastaliq"/>
          <w:sz w:val="36"/>
          <w:szCs w:val="36"/>
          <w:rtl/>
          <w:lang w:bidi="fa-IR"/>
        </w:rPr>
      </w:pPr>
    </w:p>
    <w:p w:rsidR="008032DE" w:rsidRDefault="008032DE" w:rsidP="008032DE">
      <w:pPr>
        <w:spacing w:line="360" w:lineRule="auto"/>
        <w:jc w:val="right"/>
        <w:rPr>
          <w:rFonts w:ascii="IranNastaliq" w:hAnsi="IranNastaliq" w:cs="IranNastaliq"/>
          <w:sz w:val="36"/>
          <w:szCs w:val="36"/>
          <w:rtl/>
          <w:lang w:bidi="fa-IR"/>
        </w:rPr>
      </w:pPr>
    </w:p>
    <w:p w:rsidR="002F0400" w:rsidRDefault="002F0400" w:rsidP="008032DE">
      <w:pPr>
        <w:spacing w:line="360" w:lineRule="auto"/>
        <w:jc w:val="right"/>
        <w:rPr>
          <w:rFonts w:ascii="IranNastaliq" w:hAnsi="IranNastaliq" w:cs="IranNastaliq"/>
          <w:sz w:val="36"/>
          <w:szCs w:val="36"/>
          <w:rtl/>
          <w:lang w:bidi="fa-IR"/>
        </w:rPr>
      </w:pPr>
    </w:p>
    <w:p w:rsidR="008032DE" w:rsidRPr="008032DE" w:rsidRDefault="008032DE" w:rsidP="008032DE">
      <w:pPr>
        <w:spacing w:line="480" w:lineRule="auto"/>
        <w:jc w:val="right"/>
        <w:rPr>
          <w:rFonts w:ascii="IranNastaliq" w:hAnsi="IranNastaliq" w:cs="IranNastaliq"/>
          <w:b/>
          <w:bCs/>
          <w:sz w:val="36"/>
          <w:szCs w:val="36"/>
          <w:rtl/>
          <w:lang w:bidi="fa-IR"/>
        </w:rPr>
      </w:pPr>
      <w:r w:rsidRPr="008032DE">
        <w:rPr>
          <w:rFonts w:ascii="IranNastaliq" w:hAnsi="IranNastaliq" w:cs="IranNastaliq"/>
          <w:b/>
          <w:bCs/>
          <w:sz w:val="36"/>
          <w:szCs w:val="36"/>
          <w:rtl/>
          <w:lang w:bidi="fa-IR"/>
        </w:rPr>
        <w:t>تقدیم نامه:</w:t>
      </w:r>
    </w:p>
    <w:p w:rsidR="008032DE" w:rsidRPr="008032DE" w:rsidRDefault="008032DE" w:rsidP="00C84B0C">
      <w:pPr>
        <w:bidi/>
        <w:spacing w:line="480" w:lineRule="auto"/>
        <w:ind w:left="-47" w:right="270"/>
        <w:jc w:val="center"/>
        <w:rPr>
          <w:rFonts w:ascii="IranNastaliq" w:hAnsi="IranNastaliq" w:cs="IranNastaliq"/>
          <w:sz w:val="36"/>
          <w:szCs w:val="36"/>
          <w:lang w:bidi="fa-IR"/>
        </w:rPr>
      </w:pPr>
      <w:r w:rsidRPr="008032DE">
        <w:rPr>
          <w:rFonts w:ascii="IranNastaliq" w:hAnsi="IranNastaliq" w:cs="IranNastaliq"/>
          <w:sz w:val="36"/>
          <w:szCs w:val="36"/>
          <w:rtl/>
          <w:lang w:bidi="fa-IR"/>
        </w:rPr>
        <w:t>ماحصل آموخته هایم را تقدیم می کنم</w:t>
      </w:r>
    </w:p>
    <w:p w:rsidR="008032DE" w:rsidRPr="008032DE" w:rsidRDefault="008032DE" w:rsidP="00C84B0C">
      <w:pPr>
        <w:bidi/>
        <w:spacing w:line="480" w:lineRule="auto"/>
        <w:ind w:left="-47" w:right="270"/>
        <w:jc w:val="center"/>
        <w:rPr>
          <w:rFonts w:ascii="IranNastaliq" w:hAnsi="IranNastaliq" w:cs="IranNastaliq"/>
          <w:sz w:val="36"/>
          <w:szCs w:val="36"/>
          <w:rtl/>
          <w:lang w:bidi="fa-IR"/>
        </w:rPr>
      </w:pPr>
      <w:r w:rsidRPr="008032DE">
        <w:rPr>
          <w:rFonts w:ascii="IranNastaliq" w:hAnsi="IranNastaliq" w:cs="IranNastaliq"/>
          <w:sz w:val="36"/>
          <w:szCs w:val="36"/>
          <w:rtl/>
          <w:lang w:bidi="fa-IR"/>
        </w:rPr>
        <w:t xml:space="preserve">به </w:t>
      </w:r>
      <w:r w:rsidRPr="008032DE">
        <w:rPr>
          <w:rFonts w:ascii="IranNastaliq" w:hAnsi="IranNastaliq" w:cs="IranNastaliq"/>
          <w:sz w:val="40"/>
          <w:szCs w:val="40"/>
          <w:rtl/>
          <w:lang w:bidi="fa-IR"/>
        </w:rPr>
        <w:t>خدایی</w:t>
      </w:r>
      <w:r w:rsidRPr="008032DE">
        <w:rPr>
          <w:rFonts w:ascii="IranNastaliq" w:hAnsi="IranNastaliq" w:cs="IranNastaliq"/>
          <w:sz w:val="36"/>
          <w:szCs w:val="36"/>
          <w:rtl/>
          <w:lang w:bidi="fa-IR"/>
        </w:rPr>
        <w:t xml:space="preserve"> که آفرید</w:t>
      </w:r>
    </w:p>
    <w:p w:rsidR="008032DE" w:rsidRPr="008032DE" w:rsidRDefault="008032DE" w:rsidP="00C84B0C">
      <w:pPr>
        <w:bidi/>
        <w:spacing w:line="480" w:lineRule="auto"/>
        <w:ind w:left="-47" w:right="270"/>
        <w:jc w:val="center"/>
        <w:rPr>
          <w:rFonts w:ascii="IranNastaliq" w:hAnsi="IranNastaliq" w:cs="IranNastaliq"/>
          <w:sz w:val="36"/>
          <w:szCs w:val="36"/>
          <w:rtl/>
          <w:lang w:bidi="fa-IR"/>
        </w:rPr>
      </w:pPr>
      <w:r w:rsidRPr="008032DE">
        <w:rPr>
          <w:rFonts w:ascii="IranNastaliq" w:hAnsi="IranNastaliq" w:cs="IranNastaliq"/>
          <w:sz w:val="36"/>
          <w:szCs w:val="36"/>
          <w:rtl/>
          <w:lang w:bidi="fa-IR"/>
        </w:rPr>
        <w:t xml:space="preserve">جهان را، انسان را، عقل را، علم را، معرفت را </w:t>
      </w:r>
      <w:r w:rsidRPr="008032DE">
        <w:rPr>
          <w:rFonts w:ascii="IranNastaliq" w:hAnsi="IranNastaliq" w:cs="IranNastaliq" w:hint="cs"/>
          <w:sz w:val="36"/>
          <w:szCs w:val="36"/>
          <w:rtl/>
          <w:lang w:bidi="fa-IR"/>
        </w:rPr>
        <w:t xml:space="preserve"> </w:t>
      </w:r>
      <w:r w:rsidRPr="008032DE">
        <w:rPr>
          <w:rFonts w:ascii="IranNastaliq" w:hAnsi="IranNastaliq" w:cs="IranNastaliq"/>
          <w:sz w:val="36"/>
          <w:szCs w:val="36"/>
          <w:rtl/>
          <w:lang w:bidi="fa-IR"/>
        </w:rPr>
        <w:t>و عشق را</w:t>
      </w:r>
    </w:p>
    <w:p w:rsidR="008032DE" w:rsidRPr="008032DE" w:rsidRDefault="008032DE" w:rsidP="00C84B0C">
      <w:pPr>
        <w:spacing w:line="480" w:lineRule="auto"/>
        <w:ind w:left="-47" w:right="270"/>
        <w:jc w:val="center"/>
        <w:rPr>
          <w:rFonts w:ascii="IranNastaliq" w:hAnsi="IranNastaliq" w:cs="IranNastaliq"/>
          <w:sz w:val="36"/>
          <w:szCs w:val="36"/>
          <w:lang w:bidi="fa-IR"/>
        </w:rPr>
      </w:pPr>
      <w:r w:rsidRPr="008032DE">
        <w:rPr>
          <w:rFonts w:ascii="IranNastaliq" w:hAnsi="IranNastaliq" w:cs="IranNastaliq"/>
          <w:sz w:val="36"/>
          <w:szCs w:val="36"/>
          <w:rtl/>
          <w:lang w:bidi="fa-IR"/>
        </w:rPr>
        <w:lastRenderedPageBreak/>
        <w:t>و به آنان که مهر آسمانی شان آرام بخش آلام زمینی ام است</w:t>
      </w:r>
      <w:r w:rsidRPr="008032DE">
        <w:rPr>
          <w:rFonts w:ascii="IranNastaliq" w:hAnsi="IranNastaliq" w:cs="IranNastaliq" w:hint="cs"/>
          <w:sz w:val="36"/>
          <w:szCs w:val="36"/>
          <w:rtl/>
          <w:lang w:bidi="fa-IR"/>
        </w:rPr>
        <w:t>.</w:t>
      </w:r>
    </w:p>
    <w:p w:rsidR="008032DE" w:rsidRPr="008032DE" w:rsidRDefault="008032DE" w:rsidP="008032DE">
      <w:pPr>
        <w:spacing w:line="360" w:lineRule="auto"/>
        <w:jc w:val="right"/>
        <w:rPr>
          <w:rFonts w:ascii="IranNastaliq" w:hAnsi="IranNastaliq" w:cs="IranNastaliq"/>
          <w:sz w:val="36"/>
          <w:szCs w:val="36"/>
          <w:lang w:bidi="fa-IR"/>
        </w:rPr>
      </w:pPr>
    </w:p>
    <w:p w:rsidR="008032DE" w:rsidRPr="008032DE" w:rsidRDefault="008032DE" w:rsidP="008032DE">
      <w:pPr>
        <w:rPr>
          <w:rFonts w:cs="B Titr"/>
          <w:b/>
          <w:bCs/>
          <w:sz w:val="32"/>
          <w:szCs w:val="32"/>
          <w:rtl/>
          <w:lang w:bidi="fa-IR"/>
        </w:rPr>
      </w:pPr>
    </w:p>
    <w:p w:rsidR="00D033E3" w:rsidRPr="006D7654" w:rsidRDefault="00D033E3" w:rsidP="00D033E3">
      <w:pPr>
        <w:bidi/>
        <w:spacing w:line="276" w:lineRule="auto"/>
        <w:ind w:right="-1270"/>
        <w:jc w:val="lowKashida"/>
        <w:rPr>
          <w:rFonts w:ascii="BDavat" w:cs="B Lotus"/>
          <w:b/>
          <w:bCs/>
          <w:color w:val="auto"/>
          <w:sz w:val="32"/>
          <w:szCs w:val="32"/>
          <w:lang w:bidi="fa-IR"/>
        </w:rPr>
      </w:pPr>
    </w:p>
    <w:p w:rsidR="00D033E3" w:rsidRPr="006D7654" w:rsidRDefault="00D033E3" w:rsidP="00D033E3">
      <w:pPr>
        <w:bidi/>
        <w:spacing w:line="276" w:lineRule="auto"/>
        <w:ind w:right="-1270"/>
        <w:jc w:val="lowKashida"/>
        <w:rPr>
          <w:rFonts w:ascii="BDavat" w:cs="B Lotus"/>
          <w:b/>
          <w:bCs/>
          <w:color w:val="auto"/>
          <w:sz w:val="32"/>
          <w:szCs w:val="32"/>
          <w:lang w:bidi="fa-IR"/>
        </w:rPr>
      </w:pPr>
    </w:p>
    <w:p w:rsidR="00D033E3" w:rsidRDefault="00D033E3" w:rsidP="00D033E3">
      <w:pPr>
        <w:bidi/>
        <w:spacing w:line="360" w:lineRule="auto"/>
        <w:ind w:right="-1270"/>
        <w:jc w:val="lowKashida"/>
        <w:rPr>
          <w:rFonts w:ascii="BDavat" w:cs="B Lotus"/>
          <w:b/>
          <w:bCs/>
          <w:color w:val="auto"/>
          <w:sz w:val="32"/>
          <w:szCs w:val="32"/>
          <w:rtl/>
          <w:lang w:bidi="fa-IR"/>
        </w:rPr>
      </w:pPr>
    </w:p>
    <w:p w:rsidR="003F6A68" w:rsidRDefault="003F6A68" w:rsidP="00A548B4">
      <w:pPr>
        <w:autoSpaceDE/>
        <w:autoSpaceDN/>
        <w:bidi/>
        <w:adjustRightInd/>
        <w:spacing w:line="276" w:lineRule="auto"/>
        <w:ind w:right="-1270"/>
        <w:jc w:val="center"/>
        <w:rPr>
          <w:rFonts w:ascii="IranNastaliq" w:hAnsi="IranNastaliq" w:cs="B Lotus"/>
          <w:b/>
          <w:bCs/>
          <w:color w:val="auto"/>
          <w:sz w:val="40"/>
          <w:szCs w:val="40"/>
          <w:rtl/>
          <w:lang w:bidi="fa-IR"/>
        </w:rPr>
      </w:pPr>
    </w:p>
    <w:p w:rsidR="00891105" w:rsidRPr="006D7654" w:rsidRDefault="00891105" w:rsidP="00891105">
      <w:pPr>
        <w:autoSpaceDE/>
        <w:autoSpaceDN/>
        <w:bidi/>
        <w:adjustRightInd/>
        <w:spacing w:line="276" w:lineRule="auto"/>
        <w:ind w:right="-1270"/>
        <w:jc w:val="center"/>
        <w:rPr>
          <w:rFonts w:ascii="IranNastaliq" w:hAnsi="IranNastaliq" w:cs="B Lotus" w:hint="cs"/>
          <w:b/>
          <w:bCs/>
          <w:color w:val="auto"/>
          <w:sz w:val="40"/>
          <w:szCs w:val="40"/>
          <w:rtl/>
          <w:lang w:bidi="fa-IR"/>
        </w:rPr>
      </w:pPr>
    </w:p>
    <w:p w:rsidR="00C62394" w:rsidRPr="00C62394" w:rsidRDefault="00C62394" w:rsidP="00891105">
      <w:pPr>
        <w:autoSpaceDE/>
        <w:autoSpaceDN/>
        <w:bidi/>
        <w:adjustRightInd/>
        <w:spacing w:line="276" w:lineRule="auto"/>
        <w:ind w:left="-587" w:right="-1270"/>
        <w:jc w:val="center"/>
        <w:rPr>
          <w:rFonts w:ascii="Times New Roman" w:eastAsia="MS Mincho" w:hAnsi="Times New Roman" w:cs="B Lotus"/>
          <w:b/>
          <w:bCs/>
          <w:noProof/>
          <w:color w:val="auto"/>
          <w:sz w:val="28"/>
          <w:szCs w:val="28"/>
          <w:rtl/>
        </w:rPr>
      </w:pPr>
      <w:r w:rsidRPr="00C62394">
        <w:rPr>
          <w:rFonts w:ascii="Times New Roman" w:eastAsia="MS Mincho" w:hAnsi="Times New Roman" w:cs="B Lotus" w:hint="cs"/>
          <w:b/>
          <w:bCs/>
          <w:noProof/>
          <w:color w:val="auto"/>
          <w:sz w:val="28"/>
          <w:szCs w:val="28"/>
          <w:rtl/>
        </w:rPr>
        <w:t>فهرست مطالب</w:t>
      </w:r>
    </w:p>
    <w:p w:rsidR="00C62394" w:rsidRPr="00C62394" w:rsidRDefault="00C62394" w:rsidP="00C62394">
      <w:pPr>
        <w:tabs>
          <w:tab w:val="left" w:pos="1071"/>
        </w:tabs>
        <w:autoSpaceDE/>
        <w:autoSpaceDN/>
        <w:bidi/>
        <w:adjustRightInd/>
        <w:spacing w:line="276" w:lineRule="auto"/>
        <w:ind w:left="-497"/>
        <w:jc w:val="lowKashida"/>
        <w:rPr>
          <w:rFonts w:ascii="Times New Roman" w:eastAsia="MS Mincho" w:hAnsi="Times New Roman" w:cs="B Lotus"/>
          <w:noProof/>
          <w:color w:val="auto"/>
          <w:sz w:val="28"/>
          <w:szCs w:val="28"/>
          <w:rtl/>
        </w:rPr>
      </w:pPr>
      <w:r w:rsidRPr="00C62394">
        <w:rPr>
          <w:rFonts w:ascii="Times New Roman" w:eastAsia="MS Mincho" w:hAnsi="Times New Roman" w:cs="B Lotus" w:hint="cs"/>
          <w:noProof/>
          <w:color w:val="auto"/>
          <w:sz w:val="28"/>
          <w:szCs w:val="28"/>
          <w:rtl/>
        </w:rPr>
        <w:t>چکیده فارسی ............................................................................................................................................. 1</w:t>
      </w:r>
    </w:p>
    <w:p w:rsidR="00C62394" w:rsidRPr="00C62394" w:rsidRDefault="00C62394" w:rsidP="00C62394">
      <w:pPr>
        <w:autoSpaceDE/>
        <w:autoSpaceDN/>
        <w:bidi/>
        <w:adjustRightInd/>
        <w:spacing w:line="276" w:lineRule="auto"/>
        <w:ind w:left="-497"/>
        <w:jc w:val="center"/>
        <w:rPr>
          <w:rFonts w:ascii="Times New Roman" w:eastAsia="MS Mincho" w:hAnsi="Times New Roman" w:cs="B Lotus"/>
          <w:b/>
          <w:bCs/>
          <w:i/>
          <w:iCs/>
          <w:noProof/>
          <w:color w:val="auto"/>
          <w:sz w:val="28"/>
          <w:szCs w:val="28"/>
          <w:rtl/>
        </w:rPr>
      </w:pPr>
      <w:r w:rsidRPr="00C62394">
        <w:rPr>
          <w:rFonts w:ascii="Times New Roman" w:eastAsia="MS Mincho" w:hAnsi="Times New Roman" w:cs="B Lotus" w:hint="cs"/>
          <w:b/>
          <w:bCs/>
          <w:i/>
          <w:iCs/>
          <w:noProof/>
          <w:color w:val="auto"/>
          <w:sz w:val="28"/>
          <w:szCs w:val="28"/>
          <w:rtl/>
        </w:rPr>
        <w:t>فصل اول: کلیات پژوهش</w:t>
      </w:r>
    </w:p>
    <w:p w:rsidR="00C62394" w:rsidRPr="00C62394" w:rsidRDefault="00C62394" w:rsidP="00C62394">
      <w:pPr>
        <w:tabs>
          <w:tab w:val="left" w:pos="1071"/>
        </w:tabs>
        <w:autoSpaceDE/>
        <w:autoSpaceDN/>
        <w:bidi/>
        <w:adjustRightInd/>
        <w:spacing w:line="276" w:lineRule="auto"/>
        <w:ind w:left="-497"/>
        <w:jc w:val="lowKashida"/>
        <w:rPr>
          <w:rFonts w:ascii="Times New Roman" w:eastAsia="MS Mincho" w:hAnsi="Times New Roman" w:cs="B Lotus"/>
          <w:noProof/>
          <w:color w:val="auto"/>
          <w:sz w:val="28"/>
          <w:szCs w:val="28"/>
          <w:rtl/>
        </w:rPr>
      </w:pPr>
      <w:r w:rsidRPr="00C62394">
        <w:rPr>
          <w:rFonts w:ascii="Times New Roman" w:eastAsia="MS Mincho" w:hAnsi="Times New Roman" w:cs="B Lotus" w:hint="cs"/>
          <w:noProof/>
          <w:color w:val="auto"/>
          <w:sz w:val="28"/>
          <w:szCs w:val="28"/>
          <w:rtl/>
        </w:rPr>
        <w:t>1-1- مقدمه ................................................................................................................................................ 3</w:t>
      </w:r>
    </w:p>
    <w:p w:rsidR="00C62394" w:rsidRPr="00C62394" w:rsidRDefault="00C62394" w:rsidP="00C62394">
      <w:pPr>
        <w:tabs>
          <w:tab w:val="left" w:pos="1071"/>
        </w:tabs>
        <w:autoSpaceDE/>
        <w:autoSpaceDN/>
        <w:bidi/>
        <w:adjustRightInd/>
        <w:spacing w:line="276" w:lineRule="auto"/>
        <w:ind w:left="-497"/>
        <w:jc w:val="lowKashida"/>
        <w:rPr>
          <w:rFonts w:ascii="Times New Roman" w:eastAsia="MS Mincho" w:hAnsi="Times New Roman" w:cs="B Lotus"/>
          <w:noProof/>
          <w:color w:val="auto"/>
          <w:sz w:val="28"/>
          <w:szCs w:val="28"/>
          <w:rtl/>
        </w:rPr>
      </w:pPr>
      <w:r w:rsidRPr="00C62394">
        <w:rPr>
          <w:rFonts w:ascii="Times New Roman" w:eastAsia="MS Mincho" w:hAnsi="Times New Roman" w:cs="B Lotus"/>
          <w:noProof/>
          <w:color w:val="auto"/>
          <w:sz w:val="28"/>
          <w:szCs w:val="28"/>
          <w:rtl/>
        </w:rPr>
        <w:t xml:space="preserve">1-2- </w:t>
      </w:r>
      <w:r w:rsidRPr="00C62394">
        <w:rPr>
          <w:rFonts w:ascii="Times New Roman" w:eastAsia="MS Mincho" w:hAnsi="Times New Roman" w:cs="B Lotus" w:hint="cs"/>
          <w:noProof/>
          <w:color w:val="auto"/>
          <w:sz w:val="28"/>
          <w:szCs w:val="28"/>
          <w:rtl/>
        </w:rPr>
        <w:t>بیان</w:t>
      </w:r>
      <w:r w:rsidRPr="00C62394">
        <w:rPr>
          <w:rFonts w:ascii="Times New Roman" w:eastAsia="MS Mincho" w:hAnsi="Times New Roman" w:cs="B Lotus"/>
          <w:noProof/>
          <w:color w:val="auto"/>
          <w:sz w:val="28"/>
          <w:szCs w:val="28"/>
          <w:rtl/>
        </w:rPr>
        <w:t xml:space="preserve"> </w:t>
      </w:r>
      <w:r w:rsidRPr="00C62394">
        <w:rPr>
          <w:rFonts w:ascii="Times New Roman" w:eastAsia="MS Mincho" w:hAnsi="Times New Roman" w:cs="B Lotus" w:hint="cs"/>
          <w:noProof/>
          <w:color w:val="auto"/>
          <w:sz w:val="28"/>
          <w:szCs w:val="28"/>
          <w:rtl/>
        </w:rPr>
        <w:t xml:space="preserve">مسأله ......................................................................................................................................... </w:t>
      </w:r>
      <w:r w:rsidR="002D6BE2">
        <w:rPr>
          <w:rFonts w:ascii="Times New Roman" w:eastAsia="MS Mincho" w:hAnsi="Times New Roman" w:cs="B Lotus" w:hint="cs"/>
          <w:noProof/>
          <w:color w:val="auto"/>
          <w:sz w:val="28"/>
          <w:szCs w:val="28"/>
          <w:rtl/>
        </w:rPr>
        <w:t>5</w:t>
      </w:r>
    </w:p>
    <w:p w:rsidR="00C62394" w:rsidRPr="00C62394" w:rsidRDefault="00C62394" w:rsidP="00C62394">
      <w:pPr>
        <w:tabs>
          <w:tab w:val="left" w:pos="1071"/>
        </w:tabs>
        <w:autoSpaceDE/>
        <w:autoSpaceDN/>
        <w:bidi/>
        <w:adjustRightInd/>
        <w:spacing w:line="276" w:lineRule="auto"/>
        <w:ind w:left="-497"/>
        <w:jc w:val="lowKashida"/>
        <w:rPr>
          <w:rFonts w:ascii="Times New Roman" w:eastAsia="MS Mincho" w:hAnsi="Times New Roman" w:cs="B Lotus"/>
          <w:noProof/>
          <w:color w:val="auto"/>
          <w:sz w:val="28"/>
          <w:szCs w:val="28"/>
          <w:rtl/>
        </w:rPr>
      </w:pPr>
      <w:r w:rsidRPr="00C62394">
        <w:rPr>
          <w:rFonts w:ascii="Times New Roman" w:eastAsia="MS Mincho" w:hAnsi="Times New Roman" w:cs="B Lotus" w:hint="cs"/>
          <w:noProof/>
          <w:color w:val="auto"/>
          <w:sz w:val="28"/>
          <w:szCs w:val="28"/>
          <w:rtl/>
        </w:rPr>
        <w:t xml:space="preserve">1-3- اهمیت و ضرورت پژوهش ............................................................................................................ </w:t>
      </w:r>
      <w:r w:rsidR="002D6BE2">
        <w:rPr>
          <w:rFonts w:ascii="Times New Roman" w:eastAsia="MS Mincho" w:hAnsi="Times New Roman" w:cs="B Lotus" w:hint="cs"/>
          <w:noProof/>
          <w:color w:val="auto"/>
          <w:sz w:val="28"/>
          <w:szCs w:val="28"/>
          <w:rtl/>
        </w:rPr>
        <w:t>10</w:t>
      </w:r>
    </w:p>
    <w:p w:rsidR="003F0F9F" w:rsidRPr="003F0F9F" w:rsidRDefault="003F0F9F" w:rsidP="003F0F9F">
      <w:pPr>
        <w:autoSpaceDE/>
        <w:autoSpaceDN/>
        <w:bidi/>
        <w:adjustRightInd/>
        <w:spacing w:line="276" w:lineRule="auto"/>
        <w:ind w:left="-497"/>
        <w:jc w:val="center"/>
        <w:rPr>
          <w:rFonts w:ascii="Times New Roman" w:eastAsia="MS Mincho" w:hAnsi="Times New Roman" w:cs="B Lotus"/>
          <w:noProof/>
          <w:color w:val="auto"/>
          <w:sz w:val="28"/>
          <w:szCs w:val="28"/>
        </w:rPr>
      </w:pPr>
      <w:r w:rsidRPr="003F0F9F">
        <w:rPr>
          <w:rFonts w:ascii="Times New Roman" w:eastAsia="MS Mincho" w:hAnsi="Times New Roman" w:cs="B Lotus"/>
          <w:noProof/>
          <w:color w:val="auto"/>
          <w:sz w:val="28"/>
          <w:szCs w:val="28"/>
          <w:rtl/>
        </w:rPr>
        <w:t>1-</w:t>
      </w:r>
      <w:r w:rsidRPr="003F0F9F">
        <w:rPr>
          <w:rFonts w:ascii="Times New Roman" w:eastAsia="MS Mincho" w:hAnsi="Times New Roman" w:cs="B Lotus" w:hint="cs"/>
          <w:noProof/>
          <w:color w:val="auto"/>
          <w:sz w:val="28"/>
          <w:szCs w:val="28"/>
          <w:rtl/>
        </w:rPr>
        <w:t>4</w:t>
      </w:r>
      <w:r w:rsidRPr="003F0F9F">
        <w:rPr>
          <w:rFonts w:ascii="Times New Roman" w:eastAsia="MS Mincho" w:hAnsi="Times New Roman" w:cs="B Lotus"/>
          <w:noProof/>
          <w:color w:val="auto"/>
          <w:sz w:val="28"/>
          <w:szCs w:val="28"/>
          <w:rtl/>
        </w:rPr>
        <w:t xml:space="preserve">- </w:t>
      </w:r>
      <w:r w:rsidRPr="003F0F9F">
        <w:rPr>
          <w:rFonts w:ascii="Times New Roman" w:eastAsia="MS Mincho" w:hAnsi="Times New Roman" w:cs="B Lotus" w:hint="cs"/>
          <w:noProof/>
          <w:color w:val="auto"/>
          <w:sz w:val="28"/>
          <w:szCs w:val="28"/>
          <w:rtl/>
        </w:rPr>
        <w:t>اهداف پژوهش ................................................................................................................................</w:t>
      </w:r>
      <w:r w:rsidR="002D6BE2">
        <w:rPr>
          <w:rFonts w:ascii="Times New Roman" w:eastAsia="MS Mincho" w:hAnsi="Times New Roman" w:cs="B Lotus" w:hint="cs"/>
          <w:noProof/>
          <w:color w:val="auto"/>
          <w:sz w:val="28"/>
          <w:szCs w:val="28"/>
          <w:rtl/>
        </w:rPr>
        <w:t>12</w:t>
      </w:r>
    </w:p>
    <w:p w:rsidR="003F0F9F" w:rsidRPr="003F0F9F" w:rsidRDefault="003F0F9F" w:rsidP="003F0F9F">
      <w:pPr>
        <w:autoSpaceDE/>
        <w:autoSpaceDN/>
        <w:bidi/>
        <w:adjustRightInd/>
        <w:spacing w:line="276" w:lineRule="auto"/>
        <w:ind w:left="-497"/>
        <w:jc w:val="center"/>
        <w:rPr>
          <w:rFonts w:ascii="Times New Roman" w:eastAsia="MS Mincho" w:hAnsi="Times New Roman" w:cs="B Lotus"/>
          <w:noProof/>
          <w:color w:val="auto"/>
          <w:sz w:val="28"/>
          <w:szCs w:val="28"/>
          <w:rtl/>
        </w:rPr>
      </w:pPr>
      <w:r w:rsidRPr="003F0F9F">
        <w:rPr>
          <w:rFonts w:ascii="Times New Roman" w:eastAsia="MS Mincho" w:hAnsi="Times New Roman" w:cs="B Lotus"/>
          <w:noProof/>
          <w:color w:val="auto"/>
          <w:sz w:val="28"/>
          <w:szCs w:val="28"/>
          <w:rtl/>
        </w:rPr>
        <w:t>1-</w:t>
      </w:r>
      <w:r w:rsidRPr="003F0F9F">
        <w:rPr>
          <w:rFonts w:ascii="Times New Roman" w:eastAsia="MS Mincho" w:hAnsi="Times New Roman" w:cs="B Lotus" w:hint="cs"/>
          <w:noProof/>
          <w:color w:val="auto"/>
          <w:sz w:val="28"/>
          <w:szCs w:val="28"/>
          <w:rtl/>
        </w:rPr>
        <w:t>4-</w:t>
      </w:r>
      <w:r w:rsidRPr="003F0F9F">
        <w:rPr>
          <w:rFonts w:ascii="Times New Roman" w:eastAsia="MS Mincho" w:hAnsi="Times New Roman" w:cs="B Lotus" w:hint="cs"/>
          <w:noProof/>
          <w:color w:val="auto"/>
          <w:sz w:val="28"/>
          <w:szCs w:val="28"/>
          <w:rtl/>
          <w:lang w:bidi="fa-IR"/>
        </w:rPr>
        <w:t>1- هدف اصلی</w:t>
      </w:r>
      <w:r w:rsidRPr="003F0F9F">
        <w:rPr>
          <w:rFonts w:ascii="Times New Roman" w:eastAsia="MS Mincho" w:hAnsi="Times New Roman" w:cs="B Lotus" w:hint="cs"/>
          <w:noProof/>
          <w:color w:val="auto"/>
          <w:sz w:val="28"/>
          <w:szCs w:val="28"/>
          <w:rtl/>
        </w:rPr>
        <w:t xml:space="preserve"> ................................................................................................................................</w:t>
      </w:r>
      <w:r w:rsidR="002D6BE2">
        <w:rPr>
          <w:rFonts w:ascii="Times New Roman" w:eastAsia="MS Mincho" w:hAnsi="Times New Roman" w:cs="B Lotus" w:hint="cs"/>
          <w:noProof/>
          <w:color w:val="auto"/>
          <w:sz w:val="28"/>
          <w:szCs w:val="28"/>
          <w:rtl/>
        </w:rPr>
        <w:t>12</w:t>
      </w:r>
    </w:p>
    <w:p w:rsidR="003F0F9F" w:rsidRPr="003F0F9F" w:rsidRDefault="003F0F9F" w:rsidP="003F0F9F">
      <w:pPr>
        <w:autoSpaceDE/>
        <w:autoSpaceDN/>
        <w:bidi/>
        <w:adjustRightInd/>
        <w:spacing w:line="276" w:lineRule="auto"/>
        <w:ind w:left="-497"/>
        <w:jc w:val="center"/>
        <w:rPr>
          <w:rFonts w:ascii="Times New Roman" w:eastAsia="MS Mincho" w:hAnsi="Times New Roman" w:cs="B Lotus"/>
          <w:noProof/>
          <w:color w:val="auto"/>
          <w:sz w:val="28"/>
          <w:szCs w:val="28"/>
          <w:rtl/>
        </w:rPr>
      </w:pPr>
      <w:r w:rsidRPr="003F0F9F">
        <w:rPr>
          <w:rFonts w:ascii="Times New Roman" w:eastAsia="MS Mincho" w:hAnsi="Times New Roman" w:cs="B Lotus"/>
          <w:noProof/>
          <w:color w:val="auto"/>
          <w:sz w:val="28"/>
          <w:szCs w:val="28"/>
          <w:rtl/>
        </w:rPr>
        <w:t>1-</w:t>
      </w:r>
      <w:r w:rsidRPr="003F0F9F">
        <w:rPr>
          <w:rFonts w:ascii="Times New Roman" w:eastAsia="MS Mincho" w:hAnsi="Times New Roman" w:cs="B Lotus" w:hint="cs"/>
          <w:noProof/>
          <w:color w:val="auto"/>
          <w:sz w:val="28"/>
          <w:szCs w:val="28"/>
          <w:rtl/>
        </w:rPr>
        <w:t>4</w:t>
      </w:r>
      <w:r w:rsidRPr="003F0F9F">
        <w:rPr>
          <w:rFonts w:ascii="Times New Roman" w:eastAsia="MS Mincho" w:hAnsi="Times New Roman" w:cs="B Lotus"/>
          <w:noProof/>
          <w:color w:val="auto"/>
          <w:sz w:val="28"/>
          <w:szCs w:val="28"/>
          <w:rtl/>
        </w:rPr>
        <w:t>-</w:t>
      </w:r>
      <w:r w:rsidRPr="003F0F9F">
        <w:rPr>
          <w:rFonts w:ascii="Times New Roman" w:eastAsia="MS Mincho" w:hAnsi="Times New Roman" w:cs="B Lotus" w:hint="cs"/>
          <w:noProof/>
          <w:color w:val="auto"/>
          <w:sz w:val="28"/>
          <w:szCs w:val="28"/>
          <w:rtl/>
        </w:rPr>
        <w:t>2- اهداف فرعی ...............................................................................................................................</w:t>
      </w:r>
      <w:r w:rsidR="002D6BE2">
        <w:rPr>
          <w:rFonts w:ascii="Times New Roman" w:eastAsia="MS Mincho" w:hAnsi="Times New Roman" w:cs="B Lotus" w:hint="cs"/>
          <w:noProof/>
          <w:color w:val="auto"/>
          <w:sz w:val="28"/>
          <w:szCs w:val="28"/>
          <w:rtl/>
        </w:rPr>
        <w:t>12</w:t>
      </w:r>
    </w:p>
    <w:p w:rsidR="003F0F9F" w:rsidRPr="003F0F9F" w:rsidRDefault="003F0F9F" w:rsidP="003F0F9F">
      <w:pPr>
        <w:autoSpaceDE/>
        <w:autoSpaceDN/>
        <w:bidi/>
        <w:adjustRightInd/>
        <w:spacing w:line="276" w:lineRule="auto"/>
        <w:ind w:left="-497"/>
        <w:jc w:val="center"/>
        <w:rPr>
          <w:rFonts w:ascii="Times New Roman" w:eastAsia="MS Mincho" w:hAnsi="Times New Roman" w:cs="B Lotus"/>
          <w:noProof/>
          <w:color w:val="auto"/>
          <w:sz w:val="28"/>
          <w:szCs w:val="28"/>
          <w:rtl/>
        </w:rPr>
      </w:pPr>
      <w:r w:rsidRPr="003F0F9F">
        <w:rPr>
          <w:rFonts w:ascii="Times New Roman" w:eastAsia="MS Mincho" w:hAnsi="Times New Roman" w:cs="B Lotus" w:hint="cs"/>
          <w:noProof/>
          <w:color w:val="auto"/>
          <w:sz w:val="28"/>
          <w:szCs w:val="28"/>
          <w:rtl/>
        </w:rPr>
        <w:t>1-5- فرضیه های پژوهش ........................................................................................................................</w:t>
      </w:r>
      <w:r w:rsidR="002D6BE2">
        <w:rPr>
          <w:rFonts w:ascii="Times New Roman" w:eastAsia="MS Mincho" w:hAnsi="Times New Roman" w:cs="B Lotus" w:hint="cs"/>
          <w:noProof/>
          <w:color w:val="auto"/>
          <w:sz w:val="28"/>
          <w:szCs w:val="28"/>
          <w:rtl/>
        </w:rPr>
        <w:t>12</w:t>
      </w:r>
    </w:p>
    <w:p w:rsidR="003F0F9F" w:rsidRPr="003F0F9F" w:rsidRDefault="003F0F9F" w:rsidP="003F0F9F">
      <w:pPr>
        <w:autoSpaceDE/>
        <w:autoSpaceDN/>
        <w:bidi/>
        <w:adjustRightInd/>
        <w:spacing w:line="276" w:lineRule="auto"/>
        <w:ind w:left="-497"/>
        <w:jc w:val="center"/>
        <w:rPr>
          <w:rFonts w:ascii="Times New Roman" w:eastAsia="MS Mincho" w:hAnsi="Times New Roman" w:cs="B Lotus"/>
          <w:noProof/>
          <w:color w:val="auto"/>
          <w:sz w:val="28"/>
          <w:szCs w:val="28"/>
          <w:rtl/>
        </w:rPr>
      </w:pPr>
      <w:r w:rsidRPr="003F0F9F">
        <w:rPr>
          <w:rFonts w:ascii="Times New Roman" w:eastAsia="MS Mincho" w:hAnsi="Times New Roman" w:cs="B Lotus" w:hint="cs"/>
          <w:noProof/>
          <w:color w:val="auto"/>
          <w:sz w:val="28"/>
          <w:szCs w:val="28"/>
          <w:rtl/>
        </w:rPr>
        <w:t>1-5-1- فرضیه اصلی ...............................................................................................................................</w:t>
      </w:r>
      <w:r w:rsidR="002D6BE2">
        <w:rPr>
          <w:rFonts w:ascii="Times New Roman" w:eastAsia="MS Mincho" w:hAnsi="Times New Roman" w:cs="B Lotus" w:hint="cs"/>
          <w:noProof/>
          <w:color w:val="auto"/>
          <w:sz w:val="28"/>
          <w:szCs w:val="28"/>
          <w:rtl/>
        </w:rPr>
        <w:t>12</w:t>
      </w:r>
    </w:p>
    <w:p w:rsidR="003F0F9F" w:rsidRPr="003F0F9F" w:rsidRDefault="003F0F9F" w:rsidP="003F0F9F">
      <w:pPr>
        <w:autoSpaceDE/>
        <w:autoSpaceDN/>
        <w:bidi/>
        <w:adjustRightInd/>
        <w:spacing w:line="276" w:lineRule="auto"/>
        <w:ind w:left="-497"/>
        <w:jc w:val="center"/>
        <w:rPr>
          <w:rFonts w:ascii="Times New Roman" w:eastAsia="MS Mincho" w:hAnsi="Times New Roman" w:cs="B Lotus"/>
          <w:noProof/>
          <w:color w:val="auto"/>
          <w:sz w:val="28"/>
          <w:szCs w:val="28"/>
          <w:rtl/>
        </w:rPr>
      </w:pPr>
      <w:r w:rsidRPr="003F0F9F">
        <w:rPr>
          <w:rFonts w:ascii="Times New Roman" w:eastAsia="MS Mincho" w:hAnsi="Times New Roman" w:cs="B Lotus" w:hint="cs"/>
          <w:noProof/>
          <w:color w:val="auto"/>
          <w:sz w:val="28"/>
          <w:szCs w:val="28"/>
          <w:rtl/>
        </w:rPr>
        <w:t xml:space="preserve">1-5-2- فرضیات فرعی ........................................................................................................................... </w:t>
      </w:r>
      <w:r w:rsidR="002D6BE2">
        <w:rPr>
          <w:rFonts w:ascii="Times New Roman" w:eastAsia="MS Mincho" w:hAnsi="Times New Roman" w:cs="B Lotus" w:hint="cs"/>
          <w:noProof/>
          <w:color w:val="auto"/>
          <w:sz w:val="28"/>
          <w:szCs w:val="28"/>
          <w:rtl/>
        </w:rPr>
        <w:t>12</w:t>
      </w:r>
    </w:p>
    <w:p w:rsidR="003F0F9F" w:rsidRPr="003F0F9F" w:rsidRDefault="003F0F9F" w:rsidP="003F0F9F">
      <w:pPr>
        <w:autoSpaceDE/>
        <w:autoSpaceDN/>
        <w:bidi/>
        <w:adjustRightInd/>
        <w:spacing w:line="276" w:lineRule="auto"/>
        <w:ind w:left="-497"/>
        <w:jc w:val="center"/>
        <w:rPr>
          <w:rFonts w:ascii="Times New Roman" w:eastAsia="MS Mincho" w:hAnsi="Times New Roman" w:cs="B Lotus"/>
          <w:noProof/>
          <w:color w:val="auto"/>
          <w:sz w:val="28"/>
          <w:szCs w:val="28"/>
          <w:rtl/>
        </w:rPr>
      </w:pPr>
      <w:r w:rsidRPr="003F0F9F">
        <w:rPr>
          <w:rFonts w:ascii="Times New Roman" w:eastAsia="MS Mincho" w:hAnsi="Times New Roman" w:cs="B Lotus"/>
          <w:noProof/>
          <w:color w:val="auto"/>
          <w:sz w:val="28"/>
          <w:szCs w:val="28"/>
          <w:rtl/>
        </w:rPr>
        <w:lastRenderedPageBreak/>
        <w:t>1-</w:t>
      </w:r>
      <w:r w:rsidRPr="003F0F9F">
        <w:rPr>
          <w:rFonts w:ascii="Times New Roman" w:eastAsia="MS Mincho" w:hAnsi="Times New Roman" w:cs="B Lotus" w:hint="cs"/>
          <w:noProof/>
          <w:color w:val="auto"/>
          <w:sz w:val="28"/>
          <w:szCs w:val="28"/>
          <w:rtl/>
        </w:rPr>
        <w:t>6</w:t>
      </w:r>
      <w:r w:rsidRPr="003F0F9F">
        <w:rPr>
          <w:rFonts w:ascii="Times New Roman" w:eastAsia="MS Mincho" w:hAnsi="Times New Roman" w:cs="B Lotus"/>
          <w:noProof/>
          <w:color w:val="auto"/>
          <w:sz w:val="28"/>
          <w:szCs w:val="28"/>
          <w:rtl/>
        </w:rPr>
        <w:t xml:space="preserve">- تعاریف </w:t>
      </w:r>
      <w:r w:rsidRPr="003F0F9F">
        <w:rPr>
          <w:rFonts w:ascii="Times New Roman" w:eastAsia="MS Mincho" w:hAnsi="Times New Roman" w:cs="B Lotus" w:hint="cs"/>
          <w:noProof/>
          <w:color w:val="auto"/>
          <w:sz w:val="28"/>
          <w:szCs w:val="28"/>
          <w:rtl/>
        </w:rPr>
        <w:t>نظری</w:t>
      </w:r>
      <w:r w:rsidRPr="003F0F9F">
        <w:rPr>
          <w:rFonts w:ascii="Times New Roman" w:eastAsia="MS Mincho" w:hAnsi="Times New Roman" w:cs="B Lotus"/>
          <w:noProof/>
          <w:color w:val="auto"/>
          <w:sz w:val="28"/>
          <w:szCs w:val="28"/>
          <w:rtl/>
        </w:rPr>
        <w:t xml:space="preserve"> و عملیاتی متغيرها</w:t>
      </w:r>
      <w:r w:rsidRPr="003F0F9F">
        <w:rPr>
          <w:rFonts w:ascii="Times New Roman" w:eastAsia="MS Mincho" w:hAnsi="Times New Roman" w:cs="B Lotus" w:hint="cs"/>
          <w:noProof/>
          <w:color w:val="auto"/>
          <w:sz w:val="28"/>
          <w:szCs w:val="28"/>
          <w:rtl/>
        </w:rPr>
        <w:t>.....................................................................................................</w:t>
      </w:r>
      <w:r w:rsidR="002D6BE2">
        <w:rPr>
          <w:rFonts w:ascii="Times New Roman" w:eastAsia="MS Mincho" w:hAnsi="Times New Roman" w:cs="B Lotus" w:hint="cs"/>
          <w:noProof/>
          <w:color w:val="auto"/>
          <w:sz w:val="28"/>
          <w:szCs w:val="28"/>
          <w:rtl/>
        </w:rPr>
        <w:t>12</w:t>
      </w:r>
    </w:p>
    <w:p w:rsidR="003F0F9F" w:rsidRPr="003F0F9F" w:rsidRDefault="003F0F9F" w:rsidP="003F0F9F">
      <w:pPr>
        <w:autoSpaceDE/>
        <w:autoSpaceDN/>
        <w:bidi/>
        <w:adjustRightInd/>
        <w:spacing w:line="276" w:lineRule="auto"/>
        <w:ind w:left="-497"/>
        <w:jc w:val="center"/>
        <w:rPr>
          <w:rFonts w:ascii="Times New Roman" w:eastAsia="MS Mincho" w:hAnsi="Times New Roman" w:cs="B Lotus"/>
          <w:noProof/>
          <w:color w:val="auto"/>
          <w:sz w:val="28"/>
          <w:szCs w:val="28"/>
          <w:rtl/>
        </w:rPr>
      </w:pPr>
      <w:r w:rsidRPr="003F0F9F">
        <w:rPr>
          <w:rFonts w:ascii="Times New Roman" w:eastAsia="MS Mincho" w:hAnsi="Times New Roman" w:cs="B Lotus"/>
          <w:noProof/>
          <w:color w:val="auto"/>
          <w:sz w:val="28"/>
          <w:szCs w:val="28"/>
          <w:rtl/>
        </w:rPr>
        <w:t>1-</w:t>
      </w:r>
      <w:r w:rsidRPr="003F0F9F">
        <w:rPr>
          <w:rFonts w:ascii="Times New Roman" w:eastAsia="MS Mincho" w:hAnsi="Times New Roman" w:cs="B Lotus" w:hint="cs"/>
          <w:noProof/>
          <w:color w:val="auto"/>
          <w:sz w:val="28"/>
          <w:szCs w:val="28"/>
          <w:rtl/>
        </w:rPr>
        <w:t>6</w:t>
      </w:r>
      <w:r w:rsidRPr="003F0F9F">
        <w:rPr>
          <w:rFonts w:ascii="Times New Roman" w:eastAsia="MS Mincho" w:hAnsi="Times New Roman" w:cs="B Lotus"/>
          <w:noProof/>
          <w:color w:val="auto"/>
          <w:sz w:val="28"/>
          <w:szCs w:val="28"/>
          <w:rtl/>
        </w:rPr>
        <w:t>-</w:t>
      </w:r>
      <w:r w:rsidRPr="003F0F9F">
        <w:rPr>
          <w:rFonts w:ascii="Times New Roman" w:eastAsia="MS Mincho" w:hAnsi="Times New Roman" w:cs="B Lotus" w:hint="cs"/>
          <w:noProof/>
          <w:color w:val="auto"/>
          <w:sz w:val="28"/>
          <w:szCs w:val="28"/>
          <w:rtl/>
        </w:rPr>
        <w:t>1-</w:t>
      </w:r>
      <w:r w:rsidRPr="003F0F9F">
        <w:rPr>
          <w:rFonts w:ascii="Times New Roman" w:eastAsia="MS Mincho" w:hAnsi="Times New Roman" w:cs="B Lotus"/>
          <w:noProof/>
          <w:color w:val="auto"/>
          <w:sz w:val="28"/>
          <w:szCs w:val="28"/>
          <w:rtl/>
        </w:rPr>
        <w:t xml:space="preserve"> تعاریف </w:t>
      </w:r>
      <w:r w:rsidRPr="003F0F9F">
        <w:rPr>
          <w:rFonts w:ascii="Times New Roman" w:eastAsia="MS Mincho" w:hAnsi="Times New Roman" w:cs="B Lotus" w:hint="cs"/>
          <w:noProof/>
          <w:color w:val="auto"/>
          <w:sz w:val="28"/>
          <w:szCs w:val="28"/>
          <w:rtl/>
        </w:rPr>
        <w:t>نظری</w:t>
      </w:r>
      <w:r w:rsidRPr="003F0F9F">
        <w:rPr>
          <w:rFonts w:ascii="Times New Roman" w:eastAsia="MS Mincho" w:hAnsi="Times New Roman" w:cs="B Lotus"/>
          <w:noProof/>
          <w:color w:val="auto"/>
          <w:sz w:val="28"/>
          <w:szCs w:val="28"/>
          <w:rtl/>
        </w:rPr>
        <w:t xml:space="preserve"> متغيرها</w:t>
      </w:r>
      <w:r w:rsidRPr="003F0F9F">
        <w:rPr>
          <w:rFonts w:ascii="Times New Roman" w:eastAsia="MS Mincho" w:hAnsi="Times New Roman" w:cs="B Lotus" w:hint="cs"/>
          <w:noProof/>
          <w:color w:val="auto"/>
          <w:sz w:val="28"/>
          <w:szCs w:val="28"/>
          <w:rtl/>
        </w:rPr>
        <w:t xml:space="preserve">................................................................................................................. </w:t>
      </w:r>
      <w:r w:rsidR="002D6BE2">
        <w:rPr>
          <w:rFonts w:ascii="Times New Roman" w:eastAsia="MS Mincho" w:hAnsi="Times New Roman" w:cs="B Lotus" w:hint="cs"/>
          <w:noProof/>
          <w:color w:val="auto"/>
          <w:sz w:val="28"/>
          <w:szCs w:val="28"/>
          <w:rtl/>
        </w:rPr>
        <w:t>12</w:t>
      </w:r>
    </w:p>
    <w:p w:rsidR="003F0F9F" w:rsidRPr="003F0F9F" w:rsidRDefault="003F0F9F" w:rsidP="003F0F9F">
      <w:pPr>
        <w:autoSpaceDE/>
        <w:autoSpaceDN/>
        <w:bidi/>
        <w:adjustRightInd/>
        <w:spacing w:line="276" w:lineRule="auto"/>
        <w:ind w:left="-497"/>
        <w:jc w:val="center"/>
        <w:rPr>
          <w:rFonts w:ascii="Times New Roman" w:eastAsia="MS Mincho" w:hAnsi="Times New Roman" w:cs="B Lotus"/>
          <w:noProof/>
          <w:color w:val="auto"/>
          <w:sz w:val="28"/>
          <w:szCs w:val="28"/>
          <w:rtl/>
        </w:rPr>
      </w:pPr>
      <w:r w:rsidRPr="003F0F9F">
        <w:rPr>
          <w:rFonts w:ascii="Times New Roman" w:eastAsia="MS Mincho" w:hAnsi="Times New Roman" w:cs="B Lotus"/>
          <w:noProof/>
          <w:color w:val="auto"/>
          <w:sz w:val="28"/>
          <w:szCs w:val="28"/>
          <w:rtl/>
        </w:rPr>
        <w:t>1-</w:t>
      </w:r>
      <w:r w:rsidRPr="003F0F9F">
        <w:rPr>
          <w:rFonts w:ascii="Times New Roman" w:eastAsia="MS Mincho" w:hAnsi="Times New Roman" w:cs="B Lotus" w:hint="cs"/>
          <w:noProof/>
          <w:color w:val="auto"/>
          <w:sz w:val="28"/>
          <w:szCs w:val="28"/>
          <w:rtl/>
        </w:rPr>
        <w:t>6</w:t>
      </w:r>
      <w:r w:rsidRPr="003F0F9F">
        <w:rPr>
          <w:rFonts w:ascii="Times New Roman" w:eastAsia="MS Mincho" w:hAnsi="Times New Roman" w:cs="B Lotus"/>
          <w:noProof/>
          <w:color w:val="auto"/>
          <w:sz w:val="28"/>
          <w:szCs w:val="28"/>
          <w:rtl/>
        </w:rPr>
        <w:t>-</w:t>
      </w:r>
      <w:r w:rsidRPr="003F0F9F">
        <w:rPr>
          <w:rFonts w:ascii="Times New Roman" w:eastAsia="MS Mincho" w:hAnsi="Times New Roman" w:cs="B Lotus" w:hint="cs"/>
          <w:noProof/>
          <w:color w:val="auto"/>
          <w:sz w:val="28"/>
          <w:szCs w:val="28"/>
          <w:rtl/>
        </w:rPr>
        <w:t xml:space="preserve">2- </w:t>
      </w:r>
      <w:r w:rsidRPr="003F0F9F">
        <w:rPr>
          <w:rFonts w:ascii="Times New Roman" w:eastAsia="MS Mincho" w:hAnsi="Times New Roman" w:cs="B Lotus"/>
          <w:noProof/>
          <w:color w:val="auto"/>
          <w:sz w:val="28"/>
          <w:szCs w:val="28"/>
          <w:rtl/>
        </w:rPr>
        <w:t>تعاریف عملیاتی متغيرها</w:t>
      </w:r>
      <w:r w:rsidRPr="003F0F9F">
        <w:rPr>
          <w:rFonts w:ascii="Times New Roman" w:eastAsia="MS Mincho" w:hAnsi="Times New Roman" w:cs="B Lotus" w:hint="cs"/>
          <w:noProof/>
          <w:color w:val="auto"/>
          <w:sz w:val="28"/>
          <w:szCs w:val="28"/>
          <w:rtl/>
        </w:rPr>
        <w:t>..............................................................................................................</w:t>
      </w:r>
      <w:r w:rsidR="00B66BAE">
        <w:rPr>
          <w:rFonts w:ascii="Times New Roman" w:eastAsia="MS Mincho" w:hAnsi="Times New Roman" w:cs="B Lotus" w:hint="cs"/>
          <w:noProof/>
          <w:color w:val="auto"/>
          <w:sz w:val="28"/>
          <w:szCs w:val="28"/>
          <w:rtl/>
        </w:rPr>
        <w:t>13</w:t>
      </w:r>
    </w:p>
    <w:p w:rsidR="00C62394" w:rsidRPr="00C62394" w:rsidRDefault="00C62394" w:rsidP="00C62394">
      <w:pPr>
        <w:autoSpaceDE/>
        <w:autoSpaceDN/>
        <w:bidi/>
        <w:adjustRightInd/>
        <w:spacing w:line="276" w:lineRule="auto"/>
        <w:ind w:left="-497"/>
        <w:jc w:val="center"/>
        <w:rPr>
          <w:rFonts w:ascii="Times New Roman" w:eastAsia="MS Mincho" w:hAnsi="Times New Roman" w:cs="B Lotus"/>
          <w:i/>
          <w:iCs/>
          <w:noProof/>
          <w:color w:val="auto"/>
          <w:sz w:val="28"/>
          <w:szCs w:val="28"/>
          <w:rtl/>
        </w:rPr>
      </w:pPr>
      <w:r w:rsidRPr="00C62394">
        <w:rPr>
          <w:rFonts w:ascii="Times New Roman" w:eastAsia="MS Mincho" w:hAnsi="Times New Roman" w:cs="B Lotus" w:hint="cs"/>
          <w:b/>
          <w:bCs/>
          <w:i/>
          <w:iCs/>
          <w:noProof/>
          <w:color w:val="auto"/>
          <w:sz w:val="28"/>
          <w:szCs w:val="28"/>
          <w:rtl/>
        </w:rPr>
        <w:t xml:space="preserve">فصل دوم: </w:t>
      </w:r>
      <w:r w:rsidRPr="00C62394">
        <w:rPr>
          <w:rFonts w:ascii="Times New Roman" w:eastAsia="MS Mincho" w:hAnsi="Times New Roman" w:cs="B Lotus" w:hint="cs"/>
          <w:b/>
          <w:bCs/>
          <w:i/>
          <w:iCs/>
          <w:noProof/>
          <w:color w:val="auto"/>
          <w:sz w:val="28"/>
          <w:szCs w:val="28"/>
          <w:rtl/>
          <w:lang w:bidi="fa-IR"/>
        </w:rPr>
        <w:t>مبانی نظری و پیشینه پژوهش</w:t>
      </w:r>
    </w:p>
    <w:p w:rsidR="00C62394" w:rsidRPr="00C62394" w:rsidRDefault="00C62394" w:rsidP="00C62394">
      <w:pPr>
        <w:tabs>
          <w:tab w:val="right" w:pos="8162"/>
        </w:tabs>
        <w:bidi/>
        <w:spacing w:line="276" w:lineRule="auto"/>
        <w:ind w:left="-568"/>
        <w:jc w:val="lowKashida"/>
        <w:rPr>
          <w:rFonts w:ascii="Times New Roman" w:eastAsia="MS Mincho" w:hAnsi="Times New Roman" w:cs="B Lotus"/>
          <w:noProof/>
          <w:color w:val="auto"/>
          <w:sz w:val="28"/>
          <w:szCs w:val="28"/>
          <w:rtl/>
        </w:rPr>
      </w:pPr>
      <w:r w:rsidRPr="00C62394">
        <w:rPr>
          <w:rFonts w:cs="B Lotus" w:hint="cs"/>
          <w:color w:val="auto"/>
          <w:sz w:val="28"/>
          <w:szCs w:val="28"/>
          <w:rtl/>
        </w:rPr>
        <w:t>2-1- گستره نخست: سالمندی</w:t>
      </w:r>
      <w:r w:rsidRPr="00C62394">
        <w:rPr>
          <w:rFonts w:ascii="Times New Roman" w:eastAsia="MS Mincho" w:hAnsi="Times New Roman" w:cs="B Lotus" w:hint="cs"/>
          <w:noProof/>
          <w:color w:val="auto"/>
          <w:sz w:val="28"/>
          <w:szCs w:val="28"/>
          <w:rtl/>
        </w:rPr>
        <w:t>.................</w:t>
      </w:r>
      <w:r w:rsidRPr="006D7654">
        <w:rPr>
          <w:rFonts w:ascii="Times New Roman" w:eastAsia="MS Mincho" w:hAnsi="Times New Roman" w:cs="B Lotus" w:hint="cs"/>
          <w:noProof/>
          <w:color w:val="auto"/>
          <w:sz w:val="28"/>
          <w:szCs w:val="28"/>
          <w:rtl/>
        </w:rPr>
        <w:t>.....................</w:t>
      </w:r>
      <w:r w:rsidRPr="00C62394">
        <w:rPr>
          <w:rFonts w:ascii="Times New Roman" w:eastAsia="MS Mincho" w:hAnsi="Times New Roman" w:cs="B Lotus" w:hint="cs"/>
          <w:noProof/>
          <w:color w:val="auto"/>
          <w:sz w:val="28"/>
          <w:szCs w:val="28"/>
          <w:rtl/>
        </w:rPr>
        <w:t xml:space="preserve">............................................................................. </w:t>
      </w:r>
      <w:r w:rsidR="002D6BE2">
        <w:rPr>
          <w:rFonts w:ascii="Times New Roman" w:eastAsia="MS Mincho" w:hAnsi="Times New Roman" w:cs="B Lotus" w:hint="cs"/>
          <w:noProof/>
          <w:color w:val="auto"/>
          <w:sz w:val="28"/>
          <w:szCs w:val="28"/>
          <w:rtl/>
        </w:rPr>
        <w:t>15</w:t>
      </w:r>
    </w:p>
    <w:p w:rsidR="00C62394" w:rsidRPr="00C62394" w:rsidRDefault="00C62394" w:rsidP="00C62394">
      <w:pPr>
        <w:tabs>
          <w:tab w:val="right" w:pos="8413"/>
          <w:tab w:val="right" w:pos="8503"/>
        </w:tabs>
        <w:bidi/>
        <w:spacing w:line="276" w:lineRule="auto"/>
        <w:ind w:left="-568"/>
        <w:jc w:val="lowKashida"/>
        <w:rPr>
          <w:rFonts w:ascii="Times New Roman" w:eastAsia="MS Mincho" w:hAnsi="Times New Roman" w:cs="B Lotus"/>
          <w:noProof/>
          <w:color w:val="auto"/>
          <w:sz w:val="28"/>
          <w:szCs w:val="28"/>
          <w:rtl/>
        </w:rPr>
      </w:pPr>
      <w:r w:rsidRPr="00C62394">
        <w:rPr>
          <w:rFonts w:cs="B Lotus" w:hint="cs"/>
          <w:color w:val="auto"/>
          <w:sz w:val="28"/>
          <w:szCs w:val="28"/>
          <w:rtl/>
        </w:rPr>
        <w:t>2-1-1- مفهوم سالمندی</w:t>
      </w:r>
      <w:r w:rsidRPr="00C62394">
        <w:rPr>
          <w:rFonts w:ascii="Times New Roman" w:eastAsia="MS Mincho" w:hAnsi="Times New Roman" w:cs="B Lotus" w:hint="cs"/>
          <w:noProof/>
          <w:color w:val="auto"/>
          <w:sz w:val="28"/>
          <w:szCs w:val="28"/>
          <w:rtl/>
        </w:rPr>
        <w:t>.....................................</w:t>
      </w:r>
      <w:r w:rsidRPr="006D7654">
        <w:rPr>
          <w:rFonts w:ascii="Times New Roman" w:eastAsia="MS Mincho" w:hAnsi="Times New Roman" w:cs="B Lotus" w:hint="cs"/>
          <w:noProof/>
          <w:color w:val="auto"/>
          <w:sz w:val="28"/>
          <w:szCs w:val="28"/>
          <w:rtl/>
        </w:rPr>
        <w:t>...........</w:t>
      </w:r>
      <w:r w:rsidRPr="00C62394">
        <w:rPr>
          <w:rFonts w:ascii="Times New Roman" w:eastAsia="MS Mincho" w:hAnsi="Times New Roman" w:cs="B Lotus" w:hint="cs"/>
          <w:noProof/>
          <w:color w:val="auto"/>
          <w:sz w:val="28"/>
          <w:szCs w:val="28"/>
          <w:rtl/>
        </w:rPr>
        <w:t>...............</w:t>
      </w:r>
      <w:r w:rsidRPr="006D7654">
        <w:rPr>
          <w:rFonts w:ascii="Times New Roman" w:eastAsia="MS Mincho" w:hAnsi="Times New Roman" w:cs="B Lotus" w:hint="cs"/>
          <w:noProof/>
          <w:color w:val="auto"/>
          <w:sz w:val="28"/>
          <w:szCs w:val="28"/>
          <w:rtl/>
        </w:rPr>
        <w:t>.......</w:t>
      </w:r>
      <w:r w:rsidRPr="00C62394">
        <w:rPr>
          <w:rFonts w:ascii="Times New Roman" w:eastAsia="MS Mincho" w:hAnsi="Times New Roman" w:cs="B Lotus" w:hint="cs"/>
          <w:noProof/>
          <w:color w:val="auto"/>
          <w:sz w:val="28"/>
          <w:szCs w:val="28"/>
          <w:rtl/>
        </w:rPr>
        <w:t xml:space="preserve">...................................................... </w:t>
      </w:r>
      <w:r w:rsidR="002D6BE2">
        <w:rPr>
          <w:rFonts w:ascii="Times New Roman" w:eastAsia="MS Mincho" w:hAnsi="Times New Roman" w:cs="B Lotus" w:hint="cs"/>
          <w:noProof/>
          <w:color w:val="auto"/>
          <w:sz w:val="28"/>
          <w:szCs w:val="28"/>
          <w:rtl/>
        </w:rPr>
        <w:t>15</w:t>
      </w:r>
    </w:p>
    <w:p w:rsidR="00C62394" w:rsidRPr="00C62394" w:rsidRDefault="00C62394" w:rsidP="00C62394">
      <w:pPr>
        <w:tabs>
          <w:tab w:val="right" w:pos="8593"/>
        </w:tabs>
        <w:bidi/>
        <w:spacing w:line="276" w:lineRule="auto"/>
        <w:ind w:left="-568"/>
        <w:jc w:val="lowKashida"/>
        <w:rPr>
          <w:rFonts w:ascii="Times New Roman" w:eastAsia="MS Mincho" w:hAnsi="Times New Roman" w:cs="B Lotus"/>
          <w:noProof/>
          <w:color w:val="auto"/>
          <w:sz w:val="28"/>
          <w:szCs w:val="28"/>
          <w:rtl/>
        </w:rPr>
      </w:pPr>
      <w:r w:rsidRPr="00C62394">
        <w:rPr>
          <w:rFonts w:cs="B Lotus" w:hint="cs"/>
          <w:color w:val="auto"/>
          <w:sz w:val="28"/>
          <w:szCs w:val="28"/>
          <w:rtl/>
        </w:rPr>
        <w:t xml:space="preserve">2-1-2- نظریه </w:t>
      </w:r>
      <w:r w:rsidRPr="00C62394">
        <w:rPr>
          <w:rFonts w:cs="B Lotus" w:hint="cs"/>
          <w:color w:val="auto"/>
          <w:sz w:val="28"/>
          <w:szCs w:val="28"/>
          <w:rtl/>
        </w:rPr>
        <w:softHyphen/>
      </w:r>
      <w:r w:rsidRPr="00C62394">
        <w:rPr>
          <w:rFonts w:cs="B Lotus" w:hint="cs"/>
          <w:color w:val="auto"/>
          <w:sz w:val="28"/>
          <w:szCs w:val="28"/>
          <w:rtl/>
        </w:rPr>
        <w:softHyphen/>
        <w:t>های سالمندی</w:t>
      </w:r>
      <w:r w:rsidRPr="00C62394">
        <w:rPr>
          <w:rFonts w:ascii="Times New Roman" w:eastAsia="MS Mincho" w:hAnsi="Times New Roman" w:cs="B Lotus" w:hint="cs"/>
          <w:noProof/>
          <w:color w:val="auto"/>
          <w:sz w:val="28"/>
          <w:szCs w:val="28"/>
          <w:rtl/>
        </w:rPr>
        <w:t>..................................................</w:t>
      </w:r>
      <w:r w:rsidRPr="006D7654">
        <w:rPr>
          <w:rFonts w:ascii="Times New Roman" w:eastAsia="MS Mincho" w:hAnsi="Times New Roman" w:cs="B Lotus" w:hint="cs"/>
          <w:noProof/>
          <w:color w:val="auto"/>
          <w:sz w:val="28"/>
          <w:szCs w:val="28"/>
          <w:rtl/>
        </w:rPr>
        <w:t>.......</w:t>
      </w:r>
      <w:r w:rsidRPr="00C62394">
        <w:rPr>
          <w:rFonts w:ascii="Times New Roman" w:eastAsia="MS Mincho" w:hAnsi="Times New Roman" w:cs="B Lotus" w:hint="cs"/>
          <w:noProof/>
          <w:color w:val="auto"/>
          <w:sz w:val="28"/>
          <w:szCs w:val="28"/>
          <w:rtl/>
        </w:rPr>
        <w:t>..............</w:t>
      </w:r>
      <w:r w:rsidRPr="006D7654">
        <w:rPr>
          <w:rFonts w:ascii="Times New Roman" w:eastAsia="MS Mincho" w:hAnsi="Times New Roman" w:cs="B Lotus" w:hint="cs"/>
          <w:noProof/>
          <w:color w:val="auto"/>
          <w:sz w:val="28"/>
          <w:szCs w:val="28"/>
          <w:rtl/>
        </w:rPr>
        <w:t>....</w:t>
      </w:r>
      <w:r w:rsidRPr="00C62394">
        <w:rPr>
          <w:rFonts w:ascii="Times New Roman" w:eastAsia="MS Mincho" w:hAnsi="Times New Roman" w:cs="B Lotus" w:hint="cs"/>
          <w:noProof/>
          <w:color w:val="auto"/>
          <w:sz w:val="28"/>
          <w:szCs w:val="28"/>
          <w:rtl/>
        </w:rPr>
        <w:t>...................</w:t>
      </w:r>
      <w:r w:rsidRPr="006D7654">
        <w:rPr>
          <w:rFonts w:ascii="Times New Roman" w:eastAsia="MS Mincho" w:hAnsi="Times New Roman" w:cs="B Lotus" w:hint="cs"/>
          <w:noProof/>
          <w:color w:val="auto"/>
          <w:sz w:val="28"/>
          <w:szCs w:val="28"/>
          <w:rtl/>
        </w:rPr>
        <w:t>......</w:t>
      </w:r>
      <w:r w:rsidRPr="00C62394">
        <w:rPr>
          <w:rFonts w:ascii="Times New Roman" w:eastAsia="MS Mincho" w:hAnsi="Times New Roman" w:cs="B Lotus" w:hint="cs"/>
          <w:noProof/>
          <w:color w:val="auto"/>
          <w:sz w:val="28"/>
          <w:szCs w:val="28"/>
          <w:rtl/>
        </w:rPr>
        <w:t>...............</w:t>
      </w:r>
      <w:r w:rsidRPr="006D7654">
        <w:rPr>
          <w:rFonts w:ascii="Times New Roman" w:eastAsia="MS Mincho" w:hAnsi="Times New Roman" w:cs="B Lotus" w:hint="cs"/>
          <w:noProof/>
          <w:color w:val="auto"/>
          <w:sz w:val="28"/>
          <w:szCs w:val="28"/>
          <w:rtl/>
        </w:rPr>
        <w:t>..</w:t>
      </w:r>
      <w:r w:rsidRPr="00C62394">
        <w:rPr>
          <w:rFonts w:ascii="Times New Roman" w:eastAsia="MS Mincho" w:hAnsi="Times New Roman" w:cs="B Lotus" w:hint="cs"/>
          <w:noProof/>
          <w:color w:val="auto"/>
          <w:sz w:val="28"/>
          <w:szCs w:val="28"/>
          <w:rtl/>
        </w:rPr>
        <w:t xml:space="preserve"> </w:t>
      </w:r>
      <w:r w:rsidR="002D6BE2">
        <w:rPr>
          <w:rFonts w:ascii="Times New Roman" w:eastAsia="MS Mincho" w:hAnsi="Times New Roman" w:cs="B Lotus" w:hint="cs"/>
          <w:noProof/>
          <w:color w:val="auto"/>
          <w:sz w:val="28"/>
          <w:szCs w:val="28"/>
          <w:rtl/>
        </w:rPr>
        <w:t>15</w:t>
      </w:r>
    </w:p>
    <w:p w:rsidR="00C62394" w:rsidRDefault="00993F58" w:rsidP="00C62394">
      <w:pPr>
        <w:tabs>
          <w:tab w:val="right" w:pos="8503"/>
          <w:tab w:val="right" w:pos="8593"/>
          <w:tab w:val="right" w:pos="8683"/>
        </w:tabs>
        <w:bidi/>
        <w:spacing w:line="276" w:lineRule="auto"/>
        <w:ind w:left="-568"/>
        <w:jc w:val="lowKashida"/>
        <w:rPr>
          <w:rFonts w:ascii="Times New Roman" w:eastAsia="MS Mincho" w:hAnsi="Times New Roman" w:cs="B Lotus"/>
          <w:noProof/>
          <w:color w:val="auto"/>
          <w:sz w:val="28"/>
          <w:szCs w:val="28"/>
          <w:rtl/>
        </w:rPr>
      </w:pPr>
      <w:r>
        <w:rPr>
          <w:rFonts w:cs="B Lotus" w:hint="cs"/>
          <w:color w:val="auto"/>
          <w:sz w:val="28"/>
          <w:szCs w:val="28"/>
          <w:rtl/>
          <w:lang w:bidi="fa-IR"/>
        </w:rPr>
        <w:t>1</w:t>
      </w:r>
      <w:r w:rsidR="00C62394" w:rsidRPr="00C62394">
        <w:rPr>
          <w:rFonts w:cs="B Lotus" w:hint="cs"/>
          <w:color w:val="auto"/>
          <w:sz w:val="28"/>
          <w:szCs w:val="28"/>
          <w:rtl/>
          <w:lang w:bidi="fa-IR"/>
        </w:rPr>
        <w:t>-</w:t>
      </w:r>
      <w:r>
        <w:rPr>
          <w:rFonts w:cs="B Lotus" w:hint="cs"/>
          <w:color w:val="auto"/>
          <w:sz w:val="28"/>
          <w:szCs w:val="28"/>
          <w:rtl/>
          <w:lang w:bidi="fa-IR"/>
        </w:rPr>
        <w:t>2</w:t>
      </w:r>
      <w:r w:rsidR="00C62394" w:rsidRPr="00C62394">
        <w:rPr>
          <w:rFonts w:cs="B Lotus" w:hint="cs"/>
          <w:color w:val="auto"/>
          <w:sz w:val="28"/>
          <w:szCs w:val="28"/>
          <w:rtl/>
          <w:lang w:bidi="fa-IR"/>
        </w:rPr>
        <w:t>-</w:t>
      </w:r>
      <w:r w:rsidR="00891105">
        <w:rPr>
          <w:rFonts w:cs="B Lotus" w:hint="cs"/>
          <w:color w:val="auto"/>
          <w:sz w:val="28"/>
          <w:szCs w:val="28"/>
          <w:rtl/>
          <w:lang w:bidi="fa-IR"/>
        </w:rPr>
        <w:t>1</w:t>
      </w:r>
      <w:r w:rsidR="00C62394" w:rsidRPr="00C62394">
        <w:rPr>
          <w:rFonts w:cs="B Lotus" w:hint="cs"/>
          <w:color w:val="auto"/>
          <w:sz w:val="28"/>
          <w:szCs w:val="28"/>
          <w:rtl/>
          <w:lang w:bidi="fa-IR"/>
        </w:rPr>
        <w:t>-</w:t>
      </w:r>
      <w:r w:rsidR="00891105">
        <w:rPr>
          <w:rFonts w:cs="B Lotus" w:hint="cs"/>
          <w:color w:val="auto"/>
          <w:sz w:val="28"/>
          <w:szCs w:val="28"/>
          <w:rtl/>
          <w:lang w:bidi="fa-IR"/>
        </w:rPr>
        <w:t>2</w:t>
      </w:r>
      <w:r w:rsidR="00C62394" w:rsidRPr="00C62394">
        <w:rPr>
          <w:rFonts w:cs="B Lotus" w:hint="cs"/>
          <w:color w:val="auto"/>
          <w:sz w:val="28"/>
          <w:szCs w:val="28"/>
          <w:rtl/>
          <w:lang w:bidi="fa-IR"/>
        </w:rPr>
        <w:t>- نظریه</w:t>
      </w:r>
      <w:r w:rsidR="00C62394" w:rsidRPr="00C62394">
        <w:rPr>
          <w:rFonts w:cs="B Lotus" w:hint="cs"/>
          <w:color w:val="auto"/>
          <w:sz w:val="28"/>
          <w:szCs w:val="28"/>
          <w:rtl/>
          <w:lang w:bidi="fa-IR"/>
        </w:rPr>
        <w:softHyphen/>
        <w:t>های زیست شناختی</w:t>
      </w:r>
      <w:r w:rsidR="00C62394" w:rsidRPr="00C62394">
        <w:rPr>
          <w:rFonts w:ascii="Times New Roman" w:eastAsia="MS Mincho" w:hAnsi="Times New Roman" w:cs="B Lotus" w:hint="cs"/>
          <w:noProof/>
          <w:color w:val="auto"/>
          <w:sz w:val="28"/>
          <w:szCs w:val="28"/>
          <w:rtl/>
        </w:rPr>
        <w:t>......................................................................</w:t>
      </w:r>
      <w:r w:rsidR="00C62394" w:rsidRPr="006D7654">
        <w:rPr>
          <w:rFonts w:ascii="Times New Roman" w:eastAsia="MS Mincho" w:hAnsi="Times New Roman" w:cs="B Lotus" w:hint="cs"/>
          <w:noProof/>
          <w:color w:val="auto"/>
          <w:sz w:val="28"/>
          <w:szCs w:val="28"/>
          <w:rtl/>
        </w:rPr>
        <w:t>.......</w:t>
      </w:r>
      <w:r w:rsidR="00C62394" w:rsidRPr="00C62394">
        <w:rPr>
          <w:rFonts w:ascii="Times New Roman" w:eastAsia="MS Mincho" w:hAnsi="Times New Roman" w:cs="B Lotus" w:hint="cs"/>
          <w:noProof/>
          <w:color w:val="auto"/>
          <w:sz w:val="28"/>
          <w:szCs w:val="28"/>
          <w:rtl/>
        </w:rPr>
        <w:t xml:space="preserve">.......................... </w:t>
      </w:r>
      <w:r w:rsidR="002D6BE2">
        <w:rPr>
          <w:rFonts w:ascii="Times New Roman" w:eastAsia="MS Mincho" w:hAnsi="Times New Roman" w:cs="B Lotus" w:hint="cs"/>
          <w:noProof/>
          <w:color w:val="auto"/>
          <w:sz w:val="28"/>
          <w:szCs w:val="28"/>
          <w:rtl/>
        </w:rPr>
        <w:t>15</w:t>
      </w:r>
    </w:p>
    <w:p w:rsidR="00993F58" w:rsidRPr="00C62394" w:rsidRDefault="00993F58" w:rsidP="00993F58">
      <w:pPr>
        <w:tabs>
          <w:tab w:val="right" w:pos="8503"/>
          <w:tab w:val="right" w:pos="8593"/>
          <w:tab w:val="right" w:pos="8683"/>
        </w:tabs>
        <w:bidi/>
        <w:spacing w:line="276" w:lineRule="auto"/>
        <w:ind w:left="-568"/>
        <w:jc w:val="lowKashida"/>
        <w:rPr>
          <w:rFonts w:ascii="Times New Roman" w:eastAsia="MS Mincho" w:hAnsi="Times New Roman" w:cs="B Lotus"/>
          <w:noProof/>
          <w:color w:val="auto"/>
          <w:sz w:val="28"/>
          <w:szCs w:val="28"/>
          <w:rtl/>
        </w:rPr>
      </w:pPr>
      <w:r>
        <w:rPr>
          <w:rFonts w:ascii="Times New Roman" w:eastAsia="MS Mincho" w:hAnsi="Times New Roman" w:cs="B Lotus" w:hint="cs"/>
          <w:noProof/>
          <w:color w:val="auto"/>
          <w:sz w:val="28"/>
          <w:szCs w:val="28"/>
          <w:rtl/>
          <w:lang w:bidi="fa-IR"/>
        </w:rPr>
        <w:t>1</w:t>
      </w:r>
      <w:r w:rsidRPr="00993F58">
        <w:rPr>
          <w:rFonts w:ascii="Times New Roman" w:eastAsia="MS Mincho" w:hAnsi="Times New Roman" w:cs="B Lotus" w:hint="cs"/>
          <w:noProof/>
          <w:color w:val="auto"/>
          <w:sz w:val="28"/>
          <w:szCs w:val="28"/>
          <w:rtl/>
          <w:lang w:bidi="fa-IR"/>
        </w:rPr>
        <w:t xml:space="preserve">-1-2-1-2- نظریه </w:t>
      </w:r>
      <w:r>
        <w:rPr>
          <w:rFonts w:ascii="Times New Roman" w:eastAsia="MS Mincho" w:hAnsi="Times New Roman" w:cs="B Lotus" w:hint="cs"/>
          <w:noProof/>
          <w:color w:val="auto"/>
          <w:sz w:val="28"/>
          <w:szCs w:val="28"/>
          <w:rtl/>
          <w:lang w:bidi="fa-IR"/>
        </w:rPr>
        <w:t>ایمنی................</w:t>
      </w:r>
      <w:r w:rsidRPr="00993F58">
        <w:rPr>
          <w:rFonts w:ascii="Times New Roman" w:eastAsia="MS Mincho" w:hAnsi="Times New Roman" w:cs="B Lotus" w:hint="cs"/>
          <w:noProof/>
          <w:color w:val="auto"/>
          <w:sz w:val="28"/>
          <w:szCs w:val="28"/>
          <w:rtl/>
        </w:rPr>
        <w:t xml:space="preserve">......................................................................................................... </w:t>
      </w:r>
      <w:r w:rsidR="002D6BE2">
        <w:rPr>
          <w:rFonts w:ascii="Times New Roman" w:eastAsia="MS Mincho" w:hAnsi="Times New Roman" w:cs="B Lotus" w:hint="cs"/>
          <w:noProof/>
          <w:color w:val="auto"/>
          <w:sz w:val="28"/>
          <w:szCs w:val="28"/>
          <w:rtl/>
        </w:rPr>
        <w:t>15</w:t>
      </w:r>
    </w:p>
    <w:p w:rsidR="00C62394" w:rsidRPr="00C62394" w:rsidRDefault="00C62394" w:rsidP="00C62394">
      <w:pPr>
        <w:tabs>
          <w:tab w:val="right" w:pos="8593"/>
        </w:tabs>
        <w:bidi/>
        <w:spacing w:line="276" w:lineRule="auto"/>
        <w:ind w:left="-568"/>
        <w:jc w:val="lowKashida"/>
        <w:rPr>
          <w:rFonts w:ascii="Times New Roman" w:eastAsia="MS Mincho" w:hAnsi="Times New Roman" w:cs="B Lotus"/>
          <w:noProof/>
          <w:color w:val="auto"/>
          <w:sz w:val="28"/>
          <w:szCs w:val="28"/>
          <w:rtl/>
        </w:rPr>
      </w:pPr>
      <w:r w:rsidRPr="00C62394">
        <w:rPr>
          <w:rFonts w:cs="B Lotus" w:hint="cs"/>
          <w:color w:val="auto"/>
          <w:sz w:val="28"/>
          <w:szCs w:val="28"/>
          <w:rtl/>
          <w:lang w:bidi="fa-IR"/>
        </w:rPr>
        <w:t>2-1-2-1-2- نظریه پیر شدن سلولی</w:t>
      </w:r>
      <w:r w:rsidRPr="00C62394">
        <w:rPr>
          <w:rFonts w:ascii="Times New Roman" w:eastAsia="MS Mincho" w:hAnsi="Times New Roman" w:cs="B Lotus" w:hint="cs"/>
          <w:noProof/>
          <w:color w:val="auto"/>
          <w:sz w:val="28"/>
          <w:szCs w:val="28"/>
          <w:rtl/>
        </w:rPr>
        <w:t>.............................................................................</w:t>
      </w:r>
      <w:r w:rsidRPr="006D7654">
        <w:rPr>
          <w:rFonts w:ascii="Times New Roman" w:eastAsia="MS Mincho" w:hAnsi="Times New Roman" w:cs="B Lotus" w:hint="cs"/>
          <w:noProof/>
          <w:color w:val="auto"/>
          <w:sz w:val="28"/>
          <w:szCs w:val="28"/>
          <w:rtl/>
        </w:rPr>
        <w:t>....</w:t>
      </w:r>
      <w:r w:rsidRPr="00C62394">
        <w:rPr>
          <w:rFonts w:ascii="Times New Roman" w:eastAsia="MS Mincho" w:hAnsi="Times New Roman" w:cs="B Lotus" w:hint="cs"/>
          <w:noProof/>
          <w:color w:val="auto"/>
          <w:sz w:val="28"/>
          <w:szCs w:val="28"/>
          <w:rtl/>
        </w:rPr>
        <w:t xml:space="preserve">........................ </w:t>
      </w:r>
      <w:r w:rsidR="002D6BE2">
        <w:rPr>
          <w:rFonts w:ascii="Times New Roman" w:eastAsia="MS Mincho" w:hAnsi="Times New Roman" w:cs="B Lotus" w:hint="cs"/>
          <w:noProof/>
          <w:color w:val="auto"/>
          <w:sz w:val="28"/>
          <w:szCs w:val="28"/>
          <w:rtl/>
        </w:rPr>
        <w:t>16</w:t>
      </w:r>
    </w:p>
    <w:p w:rsidR="00C62394" w:rsidRPr="00C62394" w:rsidRDefault="00993F58" w:rsidP="00C62394">
      <w:pPr>
        <w:tabs>
          <w:tab w:val="right" w:pos="8773"/>
        </w:tabs>
        <w:bidi/>
        <w:spacing w:line="276" w:lineRule="auto"/>
        <w:ind w:left="-568"/>
        <w:jc w:val="lowKashida"/>
        <w:rPr>
          <w:rFonts w:ascii="Times New Roman" w:eastAsia="MS Mincho" w:hAnsi="Times New Roman" w:cs="B Lotus"/>
          <w:noProof/>
          <w:color w:val="auto"/>
          <w:sz w:val="28"/>
          <w:szCs w:val="28"/>
          <w:rtl/>
        </w:rPr>
      </w:pPr>
      <w:r>
        <w:rPr>
          <w:rFonts w:cs="B Lotus" w:hint="cs"/>
          <w:color w:val="auto"/>
          <w:sz w:val="28"/>
          <w:szCs w:val="28"/>
          <w:rtl/>
          <w:lang w:bidi="fa-IR"/>
        </w:rPr>
        <w:t>3</w:t>
      </w:r>
      <w:r w:rsidR="00C62394" w:rsidRPr="00C62394">
        <w:rPr>
          <w:rFonts w:cs="B Lotus" w:hint="cs"/>
          <w:color w:val="auto"/>
          <w:sz w:val="28"/>
          <w:szCs w:val="28"/>
          <w:rtl/>
          <w:lang w:bidi="fa-IR"/>
        </w:rPr>
        <w:t>-1-2-1-</w:t>
      </w:r>
      <w:r>
        <w:rPr>
          <w:rFonts w:cs="B Lotus" w:hint="cs"/>
          <w:color w:val="auto"/>
          <w:sz w:val="28"/>
          <w:szCs w:val="28"/>
          <w:rtl/>
          <w:lang w:bidi="fa-IR"/>
        </w:rPr>
        <w:t>2</w:t>
      </w:r>
      <w:r w:rsidR="00C62394" w:rsidRPr="00C62394">
        <w:rPr>
          <w:rFonts w:cs="B Lotus" w:hint="cs"/>
          <w:color w:val="auto"/>
          <w:sz w:val="28"/>
          <w:szCs w:val="28"/>
          <w:rtl/>
          <w:lang w:bidi="fa-IR"/>
        </w:rPr>
        <w:t>- نظریه رادیکال آزاد</w:t>
      </w:r>
      <w:r w:rsidR="00C62394" w:rsidRPr="00C62394">
        <w:rPr>
          <w:rFonts w:ascii="Times New Roman" w:eastAsia="MS Mincho" w:hAnsi="Times New Roman" w:cs="B Lotus" w:hint="cs"/>
          <w:noProof/>
          <w:color w:val="auto"/>
          <w:sz w:val="28"/>
          <w:szCs w:val="28"/>
          <w:rtl/>
        </w:rPr>
        <w:t>...............................................</w:t>
      </w:r>
      <w:r w:rsidR="00C62394" w:rsidRPr="006D7654">
        <w:rPr>
          <w:rFonts w:ascii="Times New Roman" w:eastAsia="MS Mincho" w:hAnsi="Times New Roman" w:cs="B Lotus" w:hint="cs"/>
          <w:noProof/>
          <w:color w:val="auto"/>
          <w:sz w:val="28"/>
          <w:szCs w:val="28"/>
          <w:rtl/>
        </w:rPr>
        <w:t>......</w:t>
      </w:r>
      <w:r w:rsidR="00C62394" w:rsidRPr="00C62394">
        <w:rPr>
          <w:rFonts w:ascii="Times New Roman" w:eastAsia="MS Mincho" w:hAnsi="Times New Roman" w:cs="B Lotus" w:hint="cs"/>
          <w:noProof/>
          <w:color w:val="auto"/>
          <w:sz w:val="28"/>
          <w:szCs w:val="28"/>
          <w:rtl/>
        </w:rPr>
        <w:t>..........................................................</w:t>
      </w:r>
      <w:r w:rsidR="002D6BE2">
        <w:rPr>
          <w:rFonts w:ascii="Times New Roman" w:eastAsia="MS Mincho" w:hAnsi="Times New Roman" w:cs="B Lotus" w:hint="cs"/>
          <w:noProof/>
          <w:color w:val="auto"/>
          <w:sz w:val="28"/>
          <w:szCs w:val="28"/>
          <w:rtl/>
        </w:rPr>
        <w:t>16</w:t>
      </w:r>
    </w:p>
    <w:p w:rsidR="00C62394" w:rsidRPr="00C62394" w:rsidRDefault="00C62394" w:rsidP="00C62394">
      <w:pPr>
        <w:tabs>
          <w:tab w:val="right" w:pos="8773"/>
        </w:tabs>
        <w:bidi/>
        <w:spacing w:line="276" w:lineRule="auto"/>
        <w:ind w:left="-568"/>
        <w:jc w:val="lowKashida"/>
        <w:rPr>
          <w:rFonts w:ascii="Times New Roman" w:eastAsia="MS Mincho" w:hAnsi="Times New Roman" w:cs="B Lotus"/>
          <w:noProof/>
          <w:color w:val="auto"/>
          <w:sz w:val="28"/>
          <w:szCs w:val="28"/>
          <w:rtl/>
        </w:rPr>
      </w:pPr>
      <w:r w:rsidRPr="00C62394">
        <w:rPr>
          <w:rFonts w:cs="B Lotus" w:hint="cs"/>
          <w:color w:val="auto"/>
          <w:sz w:val="28"/>
          <w:szCs w:val="28"/>
          <w:rtl/>
          <w:lang w:bidi="fa-IR"/>
        </w:rPr>
        <w:t>2-</w:t>
      </w:r>
      <w:r w:rsidR="00993F58">
        <w:rPr>
          <w:rFonts w:cs="B Lotus" w:hint="cs"/>
          <w:color w:val="auto"/>
          <w:sz w:val="28"/>
          <w:szCs w:val="28"/>
          <w:rtl/>
          <w:lang w:bidi="fa-IR"/>
        </w:rPr>
        <w:t>2</w:t>
      </w:r>
      <w:r w:rsidRPr="00C62394">
        <w:rPr>
          <w:rFonts w:cs="B Lotus" w:hint="cs"/>
          <w:color w:val="auto"/>
          <w:sz w:val="28"/>
          <w:szCs w:val="28"/>
          <w:rtl/>
          <w:lang w:bidi="fa-IR"/>
        </w:rPr>
        <w:t>-</w:t>
      </w:r>
      <w:r w:rsidR="00993F58">
        <w:rPr>
          <w:rFonts w:cs="B Lotus" w:hint="cs"/>
          <w:color w:val="auto"/>
          <w:sz w:val="28"/>
          <w:szCs w:val="28"/>
          <w:rtl/>
          <w:lang w:bidi="fa-IR"/>
        </w:rPr>
        <w:t>1</w:t>
      </w:r>
      <w:r w:rsidRPr="00C62394">
        <w:rPr>
          <w:rFonts w:cs="B Lotus" w:hint="cs"/>
          <w:color w:val="auto"/>
          <w:sz w:val="28"/>
          <w:szCs w:val="28"/>
          <w:rtl/>
          <w:lang w:bidi="fa-IR"/>
        </w:rPr>
        <w:t>-2- نظریه</w:t>
      </w:r>
      <w:r w:rsidRPr="00C62394">
        <w:rPr>
          <w:rFonts w:cs="B Lotus" w:hint="cs"/>
          <w:color w:val="auto"/>
          <w:sz w:val="28"/>
          <w:szCs w:val="28"/>
          <w:rtl/>
          <w:lang w:bidi="fa-IR"/>
        </w:rPr>
        <w:softHyphen/>
        <w:t>های روان</w:t>
      </w:r>
      <w:r w:rsidRPr="00C62394">
        <w:rPr>
          <w:rFonts w:cs="B Lotus"/>
          <w:color w:val="auto"/>
          <w:sz w:val="28"/>
          <w:szCs w:val="28"/>
          <w:rtl/>
          <w:lang w:bidi="fa-IR"/>
        </w:rPr>
        <w:softHyphen/>
      </w:r>
      <w:r w:rsidRPr="00C62394">
        <w:rPr>
          <w:rFonts w:cs="B Lotus" w:hint="cs"/>
          <w:color w:val="auto"/>
          <w:sz w:val="28"/>
          <w:szCs w:val="28"/>
          <w:rtl/>
          <w:lang w:bidi="fa-IR"/>
        </w:rPr>
        <w:t>شناختی</w:t>
      </w:r>
      <w:r w:rsidRPr="00C62394">
        <w:rPr>
          <w:rFonts w:ascii="Times New Roman" w:eastAsia="MS Mincho" w:hAnsi="Times New Roman" w:cs="B Lotus" w:hint="cs"/>
          <w:noProof/>
          <w:color w:val="auto"/>
          <w:sz w:val="28"/>
          <w:szCs w:val="28"/>
          <w:rtl/>
        </w:rPr>
        <w:t>...........................................................................</w:t>
      </w:r>
      <w:r w:rsidRPr="006D7654">
        <w:rPr>
          <w:rFonts w:ascii="Times New Roman" w:eastAsia="MS Mincho" w:hAnsi="Times New Roman" w:cs="B Lotus" w:hint="cs"/>
          <w:noProof/>
          <w:color w:val="auto"/>
          <w:sz w:val="28"/>
          <w:szCs w:val="28"/>
          <w:rtl/>
        </w:rPr>
        <w:t>..........</w:t>
      </w:r>
      <w:r w:rsidRPr="00C62394">
        <w:rPr>
          <w:rFonts w:ascii="Times New Roman" w:eastAsia="MS Mincho" w:hAnsi="Times New Roman" w:cs="B Lotus" w:hint="cs"/>
          <w:noProof/>
          <w:color w:val="auto"/>
          <w:sz w:val="28"/>
          <w:szCs w:val="28"/>
          <w:rtl/>
        </w:rPr>
        <w:t xml:space="preserve">....................... </w:t>
      </w:r>
      <w:r w:rsidR="002D6BE2">
        <w:rPr>
          <w:rFonts w:ascii="Times New Roman" w:eastAsia="MS Mincho" w:hAnsi="Times New Roman" w:cs="B Lotus" w:hint="cs"/>
          <w:noProof/>
          <w:color w:val="auto"/>
          <w:sz w:val="28"/>
          <w:szCs w:val="28"/>
          <w:rtl/>
        </w:rPr>
        <w:t>17</w:t>
      </w:r>
    </w:p>
    <w:p w:rsidR="00C62394" w:rsidRDefault="00993F58" w:rsidP="00C62394">
      <w:pPr>
        <w:tabs>
          <w:tab w:val="right" w:pos="8773"/>
          <w:tab w:val="right" w:pos="8953"/>
        </w:tabs>
        <w:bidi/>
        <w:spacing w:line="276" w:lineRule="auto"/>
        <w:ind w:left="-568"/>
        <w:jc w:val="lowKashida"/>
        <w:rPr>
          <w:rFonts w:ascii="Times New Roman" w:eastAsia="MS Mincho" w:hAnsi="Times New Roman" w:cs="B Lotus"/>
          <w:noProof/>
          <w:color w:val="auto"/>
          <w:sz w:val="28"/>
          <w:szCs w:val="28"/>
          <w:rtl/>
        </w:rPr>
      </w:pPr>
      <w:r>
        <w:rPr>
          <w:rFonts w:cs="B Lotus" w:hint="cs"/>
          <w:color w:val="auto"/>
          <w:sz w:val="28"/>
          <w:szCs w:val="28"/>
          <w:rtl/>
          <w:lang w:bidi="fa-IR"/>
        </w:rPr>
        <w:t>1</w:t>
      </w:r>
      <w:r w:rsidR="00C62394" w:rsidRPr="00C62394">
        <w:rPr>
          <w:rFonts w:cs="B Lotus" w:hint="cs"/>
          <w:color w:val="auto"/>
          <w:sz w:val="28"/>
          <w:szCs w:val="28"/>
          <w:rtl/>
          <w:lang w:bidi="fa-IR"/>
        </w:rPr>
        <w:t>-</w:t>
      </w:r>
      <w:r>
        <w:rPr>
          <w:rFonts w:cs="B Lotus" w:hint="cs"/>
          <w:color w:val="auto"/>
          <w:sz w:val="28"/>
          <w:szCs w:val="28"/>
          <w:rtl/>
          <w:lang w:bidi="fa-IR"/>
        </w:rPr>
        <w:t>2</w:t>
      </w:r>
      <w:r w:rsidR="00C62394" w:rsidRPr="00C62394">
        <w:rPr>
          <w:rFonts w:cs="B Lotus" w:hint="cs"/>
          <w:color w:val="auto"/>
          <w:sz w:val="28"/>
          <w:szCs w:val="28"/>
          <w:rtl/>
          <w:lang w:bidi="fa-IR"/>
        </w:rPr>
        <w:t>-2-</w:t>
      </w:r>
      <w:r>
        <w:rPr>
          <w:rFonts w:cs="B Lotus" w:hint="cs"/>
          <w:color w:val="auto"/>
          <w:sz w:val="28"/>
          <w:szCs w:val="28"/>
          <w:rtl/>
          <w:lang w:bidi="fa-IR"/>
        </w:rPr>
        <w:t>1</w:t>
      </w:r>
      <w:r w:rsidR="00C62394" w:rsidRPr="00C62394">
        <w:rPr>
          <w:rFonts w:cs="B Lotus" w:hint="cs"/>
          <w:color w:val="auto"/>
          <w:sz w:val="28"/>
          <w:szCs w:val="28"/>
          <w:rtl/>
          <w:lang w:bidi="fa-IR"/>
        </w:rPr>
        <w:t>-</w:t>
      </w:r>
      <w:r>
        <w:rPr>
          <w:rFonts w:cs="B Lotus" w:hint="cs"/>
          <w:color w:val="auto"/>
          <w:sz w:val="28"/>
          <w:szCs w:val="28"/>
          <w:rtl/>
          <w:lang w:bidi="fa-IR"/>
        </w:rPr>
        <w:t>2</w:t>
      </w:r>
      <w:r w:rsidR="00C62394" w:rsidRPr="00C62394">
        <w:rPr>
          <w:rFonts w:cs="B Lotus" w:hint="cs"/>
          <w:color w:val="auto"/>
          <w:sz w:val="28"/>
          <w:szCs w:val="28"/>
          <w:rtl/>
          <w:lang w:bidi="fa-IR"/>
        </w:rPr>
        <w:t>- نظریه گولد</w:t>
      </w:r>
      <w:r w:rsidR="00C62394" w:rsidRPr="00C62394">
        <w:rPr>
          <w:rFonts w:ascii="Times New Roman" w:eastAsia="MS Mincho" w:hAnsi="Times New Roman" w:cs="B Lotus" w:hint="cs"/>
          <w:noProof/>
          <w:color w:val="auto"/>
          <w:sz w:val="28"/>
          <w:szCs w:val="28"/>
          <w:rtl/>
        </w:rPr>
        <w:t>...................................................................................</w:t>
      </w:r>
      <w:r w:rsidR="00C62394" w:rsidRPr="006D7654">
        <w:rPr>
          <w:rFonts w:ascii="Times New Roman" w:eastAsia="MS Mincho" w:hAnsi="Times New Roman" w:cs="B Lotus" w:hint="cs"/>
          <w:noProof/>
          <w:color w:val="auto"/>
          <w:sz w:val="28"/>
          <w:szCs w:val="28"/>
          <w:rtl/>
        </w:rPr>
        <w:t>..........................</w:t>
      </w:r>
      <w:r w:rsidR="00C62394" w:rsidRPr="00C62394">
        <w:rPr>
          <w:rFonts w:ascii="Times New Roman" w:eastAsia="MS Mincho" w:hAnsi="Times New Roman" w:cs="B Lotus" w:hint="cs"/>
          <w:noProof/>
          <w:color w:val="auto"/>
          <w:sz w:val="28"/>
          <w:szCs w:val="28"/>
          <w:rtl/>
        </w:rPr>
        <w:t xml:space="preserve">............. </w:t>
      </w:r>
      <w:r w:rsidR="002D6BE2">
        <w:rPr>
          <w:rFonts w:ascii="Times New Roman" w:eastAsia="MS Mincho" w:hAnsi="Times New Roman" w:cs="B Lotus" w:hint="cs"/>
          <w:noProof/>
          <w:color w:val="auto"/>
          <w:sz w:val="28"/>
          <w:szCs w:val="28"/>
          <w:rtl/>
        </w:rPr>
        <w:t>17</w:t>
      </w:r>
    </w:p>
    <w:p w:rsidR="00993F58" w:rsidRDefault="00993F58" w:rsidP="00993F58">
      <w:pPr>
        <w:tabs>
          <w:tab w:val="right" w:pos="8773"/>
          <w:tab w:val="right" w:pos="8953"/>
        </w:tabs>
        <w:bidi/>
        <w:spacing w:line="276" w:lineRule="auto"/>
        <w:ind w:left="-568"/>
        <w:jc w:val="lowKashida"/>
        <w:rPr>
          <w:rFonts w:ascii="Times New Roman" w:eastAsia="MS Mincho" w:hAnsi="Times New Roman" w:cs="B Lotus"/>
          <w:noProof/>
          <w:color w:val="auto"/>
          <w:sz w:val="28"/>
          <w:szCs w:val="28"/>
          <w:rtl/>
        </w:rPr>
      </w:pPr>
      <w:r>
        <w:rPr>
          <w:rFonts w:ascii="Times New Roman" w:eastAsia="MS Mincho" w:hAnsi="Times New Roman" w:cs="B Lotus" w:hint="cs"/>
          <w:noProof/>
          <w:color w:val="auto"/>
          <w:sz w:val="28"/>
          <w:szCs w:val="28"/>
          <w:rtl/>
          <w:lang w:bidi="fa-IR"/>
        </w:rPr>
        <w:t>2</w:t>
      </w:r>
      <w:r w:rsidRPr="00993F58">
        <w:rPr>
          <w:rFonts w:ascii="Times New Roman" w:eastAsia="MS Mincho" w:hAnsi="Times New Roman" w:cs="B Lotus" w:hint="cs"/>
          <w:noProof/>
          <w:color w:val="auto"/>
          <w:sz w:val="28"/>
          <w:szCs w:val="28"/>
          <w:rtl/>
          <w:lang w:bidi="fa-IR"/>
        </w:rPr>
        <w:t xml:space="preserve">-2-2-1-2- نظریه </w:t>
      </w:r>
      <w:r>
        <w:rPr>
          <w:rFonts w:ascii="Times New Roman" w:eastAsia="MS Mincho" w:hAnsi="Times New Roman" w:cs="B Lotus" w:hint="cs"/>
          <w:noProof/>
          <w:color w:val="auto"/>
          <w:sz w:val="28"/>
          <w:szCs w:val="28"/>
          <w:rtl/>
          <w:lang w:bidi="fa-IR"/>
        </w:rPr>
        <w:t>لوینسون و شی</w:t>
      </w:r>
      <w:r w:rsidRPr="00993F58">
        <w:rPr>
          <w:rFonts w:ascii="Times New Roman" w:eastAsia="MS Mincho" w:hAnsi="Times New Roman" w:cs="B Lotus" w:hint="cs"/>
          <w:noProof/>
          <w:color w:val="auto"/>
          <w:sz w:val="28"/>
          <w:szCs w:val="28"/>
          <w:rtl/>
        </w:rPr>
        <w:t>................................................</w:t>
      </w:r>
      <w:r>
        <w:rPr>
          <w:rFonts w:ascii="Times New Roman" w:eastAsia="MS Mincho" w:hAnsi="Times New Roman" w:cs="B Lotus" w:hint="cs"/>
          <w:noProof/>
          <w:color w:val="auto"/>
          <w:sz w:val="28"/>
          <w:szCs w:val="28"/>
          <w:rtl/>
        </w:rPr>
        <w:t>..</w:t>
      </w:r>
      <w:r w:rsidRPr="00993F58">
        <w:rPr>
          <w:rFonts w:ascii="Times New Roman" w:eastAsia="MS Mincho" w:hAnsi="Times New Roman" w:cs="B Lotus" w:hint="cs"/>
          <w:noProof/>
          <w:color w:val="auto"/>
          <w:sz w:val="28"/>
          <w:szCs w:val="28"/>
          <w:rtl/>
        </w:rPr>
        <w:t xml:space="preserve">........................................................ </w:t>
      </w:r>
      <w:r w:rsidR="002D6BE2">
        <w:rPr>
          <w:rFonts w:ascii="Times New Roman" w:eastAsia="MS Mincho" w:hAnsi="Times New Roman" w:cs="B Lotus" w:hint="cs"/>
          <w:noProof/>
          <w:color w:val="auto"/>
          <w:sz w:val="28"/>
          <w:szCs w:val="28"/>
          <w:rtl/>
        </w:rPr>
        <w:t>17</w:t>
      </w:r>
    </w:p>
    <w:p w:rsidR="00993F58" w:rsidRDefault="00993F58" w:rsidP="00993F58">
      <w:pPr>
        <w:tabs>
          <w:tab w:val="right" w:pos="8773"/>
          <w:tab w:val="right" w:pos="8953"/>
        </w:tabs>
        <w:bidi/>
        <w:spacing w:line="276" w:lineRule="auto"/>
        <w:ind w:left="-568"/>
        <w:jc w:val="lowKashida"/>
        <w:rPr>
          <w:rFonts w:ascii="Times New Roman" w:eastAsia="MS Mincho" w:hAnsi="Times New Roman" w:cs="B Lotus"/>
          <w:noProof/>
          <w:color w:val="auto"/>
          <w:sz w:val="28"/>
          <w:szCs w:val="28"/>
          <w:rtl/>
        </w:rPr>
      </w:pPr>
      <w:r>
        <w:rPr>
          <w:rFonts w:ascii="Times New Roman" w:eastAsia="MS Mincho" w:hAnsi="Times New Roman" w:cs="B Lotus" w:hint="cs"/>
          <w:noProof/>
          <w:color w:val="auto"/>
          <w:sz w:val="28"/>
          <w:szCs w:val="28"/>
          <w:rtl/>
          <w:lang w:bidi="fa-IR"/>
        </w:rPr>
        <w:t>3</w:t>
      </w:r>
      <w:r w:rsidRPr="00993F58">
        <w:rPr>
          <w:rFonts w:ascii="Times New Roman" w:eastAsia="MS Mincho" w:hAnsi="Times New Roman" w:cs="B Lotus" w:hint="cs"/>
          <w:noProof/>
          <w:color w:val="auto"/>
          <w:sz w:val="28"/>
          <w:szCs w:val="28"/>
          <w:rtl/>
          <w:lang w:bidi="fa-IR"/>
        </w:rPr>
        <w:t xml:space="preserve">-2-2-1-2- نظریه </w:t>
      </w:r>
      <w:r>
        <w:rPr>
          <w:rFonts w:ascii="Times New Roman" w:eastAsia="MS Mincho" w:hAnsi="Times New Roman" w:cs="B Lotus" w:hint="cs"/>
          <w:noProof/>
          <w:color w:val="auto"/>
          <w:sz w:val="28"/>
          <w:szCs w:val="28"/>
          <w:rtl/>
          <w:lang w:bidi="fa-IR"/>
        </w:rPr>
        <w:t>اریکسون</w:t>
      </w:r>
      <w:r w:rsidRPr="00993F58">
        <w:rPr>
          <w:rFonts w:ascii="Times New Roman" w:eastAsia="MS Mincho" w:hAnsi="Times New Roman" w:cs="B Lotus" w:hint="cs"/>
          <w:noProof/>
          <w:color w:val="auto"/>
          <w:sz w:val="28"/>
          <w:szCs w:val="28"/>
          <w:rtl/>
        </w:rPr>
        <w:t>..................................</w:t>
      </w:r>
      <w:r>
        <w:rPr>
          <w:rFonts w:ascii="Times New Roman" w:eastAsia="MS Mincho" w:hAnsi="Times New Roman" w:cs="B Lotus" w:hint="cs"/>
          <w:noProof/>
          <w:color w:val="auto"/>
          <w:sz w:val="28"/>
          <w:szCs w:val="28"/>
          <w:rtl/>
        </w:rPr>
        <w:t>.</w:t>
      </w:r>
      <w:r w:rsidRPr="00993F58">
        <w:rPr>
          <w:rFonts w:ascii="Times New Roman" w:eastAsia="MS Mincho" w:hAnsi="Times New Roman" w:cs="B Lotus" w:hint="cs"/>
          <w:noProof/>
          <w:color w:val="auto"/>
          <w:sz w:val="28"/>
          <w:szCs w:val="28"/>
          <w:rtl/>
        </w:rPr>
        <w:t xml:space="preserve">................................................................................ </w:t>
      </w:r>
      <w:r w:rsidR="00DE3DD8">
        <w:rPr>
          <w:rFonts w:ascii="Times New Roman" w:eastAsia="MS Mincho" w:hAnsi="Times New Roman" w:cs="B Lotus" w:hint="cs"/>
          <w:noProof/>
          <w:color w:val="auto"/>
          <w:sz w:val="28"/>
          <w:szCs w:val="28"/>
          <w:rtl/>
        </w:rPr>
        <w:t>18</w:t>
      </w:r>
    </w:p>
    <w:p w:rsidR="00993F58" w:rsidRPr="00C62394" w:rsidRDefault="00993F58" w:rsidP="00993F58">
      <w:pPr>
        <w:tabs>
          <w:tab w:val="right" w:pos="8773"/>
          <w:tab w:val="right" w:pos="8953"/>
        </w:tabs>
        <w:bidi/>
        <w:spacing w:line="276" w:lineRule="auto"/>
        <w:ind w:left="-568"/>
        <w:jc w:val="lowKashida"/>
        <w:rPr>
          <w:rFonts w:ascii="Times New Roman" w:eastAsia="MS Mincho" w:hAnsi="Times New Roman" w:cs="B Lotus"/>
          <w:noProof/>
          <w:color w:val="auto"/>
          <w:sz w:val="28"/>
          <w:szCs w:val="28"/>
          <w:rtl/>
        </w:rPr>
      </w:pPr>
      <w:r>
        <w:rPr>
          <w:rFonts w:ascii="Times New Roman" w:eastAsia="MS Mincho" w:hAnsi="Times New Roman" w:cs="B Lotus" w:hint="cs"/>
          <w:noProof/>
          <w:color w:val="auto"/>
          <w:sz w:val="28"/>
          <w:szCs w:val="28"/>
          <w:rtl/>
          <w:lang w:bidi="fa-IR"/>
        </w:rPr>
        <w:t>3</w:t>
      </w:r>
      <w:r w:rsidRPr="00993F58">
        <w:rPr>
          <w:rFonts w:ascii="Times New Roman" w:eastAsia="MS Mincho" w:hAnsi="Times New Roman" w:cs="B Lotus" w:hint="cs"/>
          <w:noProof/>
          <w:color w:val="auto"/>
          <w:sz w:val="28"/>
          <w:szCs w:val="28"/>
          <w:rtl/>
          <w:lang w:bidi="fa-IR"/>
        </w:rPr>
        <w:t xml:space="preserve">-2-1-2- نظریه </w:t>
      </w:r>
      <w:r>
        <w:rPr>
          <w:rFonts w:ascii="Times New Roman" w:eastAsia="MS Mincho" w:hAnsi="Times New Roman" w:cs="B Lotus" w:hint="cs"/>
          <w:noProof/>
          <w:color w:val="auto"/>
          <w:sz w:val="28"/>
          <w:szCs w:val="28"/>
          <w:rtl/>
          <w:lang w:bidi="fa-IR"/>
        </w:rPr>
        <w:t>های جامعه شناختی</w:t>
      </w:r>
      <w:r w:rsidRPr="00993F58">
        <w:rPr>
          <w:rFonts w:ascii="Times New Roman" w:eastAsia="MS Mincho" w:hAnsi="Times New Roman" w:cs="B Lotus" w:hint="cs"/>
          <w:noProof/>
          <w:color w:val="auto"/>
          <w:sz w:val="28"/>
          <w:szCs w:val="28"/>
          <w:rtl/>
        </w:rPr>
        <w:t>.........................................................................................</w:t>
      </w:r>
      <w:r w:rsidR="002F0400">
        <w:rPr>
          <w:rFonts w:ascii="Times New Roman" w:eastAsia="MS Mincho" w:hAnsi="Times New Roman" w:cs="B Lotus" w:hint="cs"/>
          <w:noProof/>
          <w:color w:val="auto"/>
          <w:sz w:val="28"/>
          <w:szCs w:val="28"/>
          <w:rtl/>
        </w:rPr>
        <w:t>.....</w:t>
      </w:r>
      <w:r w:rsidRPr="00993F58">
        <w:rPr>
          <w:rFonts w:ascii="Times New Roman" w:eastAsia="MS Mincho" w:hAnsi="Times New Roman" w:cs="B Lotus" w:hint="cs"/>
          <w:noProof/>
          <w:color w:val="auto"/>
          <w:sz w:val="28"/>
          <w:szCs w:val="28"/>
          <w:rtl/>
        </w:rPr>
        <w:t xml:space="preserve">......... </w:t>
      </w:r>
      <w:r w:rsidR="00DE3DD8">
        <w:rPr>
          <w:rFonts w:ascii="Times New Roman" w:eastAsia="MS Mincho" w:hAnsi="Times New Roman" w:cs="B Lotus" w:hint="cs"/>
          <w:noProof/>
          <w:color w:val="auto"/>
          <w:sz w:val="28"/>
          <w:szCs w:val="28"/>
          <w:rtl/>
        </w:rPr>
        <w:t>18</w:t>
      </w:r>
    </w:p>
    <w:p w:rsidR="00C62394" w:rsidRPr="00C62394" w:rsidRDefault="00993F58" w:rsidP="00C62394">
      <w:pPr>
        <w:tabs>
          <w:tab w:val="right" w:pos="8503"/>
          <w:tab w:val="right" w:pos="8773"/>
          <w:tab w:val="right" w:pos="8953"/>
        </w:tabs>
        <w:bidi/>
        <w:spacing w:line="276" w:lineRule="auto"/>
        <w:ind w:left="-568"/>
        <w:jc w:val="lowKashida"/>
        <w:rPr>
          <w:rFonts w:ascii="Times New Roman" w:eastAsia="MS Mincho" w:hAnsi="Times New Roman" w:cs="B Lotus"/>
          <w:noProof/>
          <w:color w:val="auto"/>
          <w:sz w:val="28"/>
          <w:szCs w:val="28"/>
          <w:rtl/>
        </w:rPr>
      </w:pPr>
      <w:r>
        <w:rPr>
          <w:rFonts w:cs="B Lotus" w:hint="cs"/>
          <w:color w:val="auto"/>
          <w:sz w:val="28"/>
          <w:szCs w:val="28"/>
          <w:rtl/>
          <w:lang w:bidi="fa-IR"/>
        </w:rPr>
        <w:t>1</w:t>
      </w:r>
      <w:r w:rsidR="00C62394" w:rsidRPr="00C62394">
        <w:rPr>
          <w:rFonts w:cs="B Lotus" w:hint="cs"/>
          <w:color w:val="auto"/>
          <w:sz w:val="28"/>
          <w:szCs w:val="28"/>
          <w:rtl/>
          <w:lang w:bidi="fa-IR"/>
        </w:rPr>
        <w:t>-</w:t>
      </w:r>
      <w:r>
        <w:rPr>
          <w:rFonts w:cs="B Lotus" w:hint="cs"/>
          <w:color w:val="auto"/>
          <w:sz w:val="28"/>
          <w:szCs w:val="28"/>
          <w:rtl/>
          <w:lang w:bidi="fa-IR"/>
        </w:rPr>
        <w:t>3</w:t>
      </w:r>
      <w:r w:rsidR="00C62394" w:rsidRPr="00C62394">
        <w:rPr>
          <w:rFonts w:cs="B Lotus" w:hint="cs"/>
          <w:color w:val="auto"/>
          <w:sz w:val="28"/>
          <w:szCs w:val="28"/>
          <w:rtl/>
          <w:lang w:bidi="fa-IR"/>
        </w:rPr>
        <w:t>-2-</w:t>
      </w:r>
      <w:r>
        <w:rPr>
          <w:rFonts w:cs="B Lotus" w:hint="cs"/>
          <w:color w:val="auto"/>
          <w:sz w:val="28"/>
          <w:szCs w:val="28"/>
          <w:rtl/>
          <w:lang w:bidi="fa-IR"/>
        </w:rPr>
        <w:t>1</w:t>
      </w:r>
      <w:r w:rsidR="00C62394" w:rsidRPr="00C62394">
        <w:rPr>
          <w:rFonts w:cs="B Lotus" w:hint="cs"/>
          <w:color w:val="auto"/>
          <w:sz w:val="28"/>
          <w:szCs w:val="28"/>
          <w:rtl/>
          <w:lang w:bidi="fa-IR"/>
        </w:rPr>
        <w:t>-</w:t>
      </w:r>
      <w:r>
        <w:rPr>
          <w:rFonts w:cs="B Lotus" w:hint="cs"/>
          <w:color w:val="auto"/>
          <w:sz w:val="28"/>
          <w:szCs w:val="28"/>
          <w:rtl/>
          <w:lang w:bidi="fa-IR"/>
        </w:rPr>
        <w:t>2</w:t>
      </w:r>
      <w:r w:rsidR="00C62394" w:rsidRPr="00C62394">
        <w:rPr>
          <w:rFonts w:cs="B Lotus" w:hint="cs"/>
          <w:color w:val="auto"/>
          <w:sz w:val="28"/>
          <w:szCs w:val="28"/>
          <w:rtl/>
          <w:lang w:bidi="fa-IR"/>
        </w:rPr>
        <w:t>- نظریه عدم تعهد</w:t>
      </w:r>
      <w:r w:rsidR="00C62394" w:rsidRPr="00C62394">
        <w:rPr>
          <w:rFonts w:ascii="Times New Roman" w:eastAsia="MS Mincho" w:hAnsi="Times New Roman" w:cs="B Lotus" w:hint="cs"/>
          <w:noProof/>
          <w:color w:val="auto"/>
          <w:sz w:val="28"/>
          <w:szCs w:val="28"/>
          <w:rtl/>
        </w:rPr>
        <w:t>................................................................</w:t>
      </w:r>
      <w:r w:rsidR="00C62394" w:rsidRPr="006D7654">
        <w:rPr>
          <w:rFonts w:ascii="Times New Roman" w:eastAsia="MS Mincho" w:hAnsi="Times New Roman" w:cs="B Lotus" w:hint="cs"/>
          <w:noProof/>
          <w:color w:val="auto"/>
          <w:sz w:val="28"/>
          <w:szCs w:val="28"/>
          <w:rtl/>
        </w:rPr>
        <w:t>.........................</w:t>
      </w:r>
      <w:r w:rsidR="00C62394" w:rsidRPr="00C62394">
        <w:rPr>
          <w:rFonts w:ascii="Times New Roman" w:eastAsia="MS Mincho" w:hAnsi="Times New Roman" w:cs="B Lotus" w:hint="cs"/>
          <w:noProof/>
          <w:color w:val="auto"/>
          <w:sz w:val="28"/>
          <w:szCs w:val="28"/>
          <w:rtl/>
        </w:rPr>
        <w:t xml:space="preserve">......................... </w:t>
      </w:r>
      <w:r w:rsidR="00DE3DD8">
        <w:rPr>
          <w:rFonts w:ascii="Times New Roman" w:eastAsia="MS Mincho" w:hAnsi="Times New Roman" w:cs="B Lotus" w:hint="cs"/>
          <w:noProof/>
          <w:color w:val="auto"/>
          <w:sz w:val="28"/>
          <w:szCs w:val="28"/>
          <w:rtl/>
        </w:rPr>
        <w:t>18</w:t>
      </w:r>
    </w:p>
    <w:p w:rsidR="00C62394" w:rsidRPr="00C62394" w:rsidRDefault="00C62394" w:rsidP="00C62394">
      <w:pPr>
        <w:tabs>
          <w:tab w:val="right" w:pos="8773"/>
          <w:tab w:val="right" w:pos="8863"/>
        </w:tabs>
        <w:bidi/>
        <w:spacing w:line="276" w:lineRule="auto"/>
        <w:ind w:left="-568"/>
        <w:jc w:val="lowKashida"/>
        <w:rPr>
          <w:rFonts w:ascii="Times New Roman" w:eastAsia="MS Mincho" w:hAnsi="Times New Roman" w:cs="B Lotus"/>
          <w:noProof/>
          <w:color w:val="auto"/>
          <w:sz w:val="28"/>
          <w:szCs w:val="28"/>
          <w:rtl/>
        </w:rPr>
      </w:pPr>
      <w:r w:rsidRPr="00C62394">
        <w:rPr>
          <w:rFonts w:cs="B Lotus" w:hint="cs"/>
          <w:color w:val="auto"/>
          <w:sz w:val="28"/>
          <w:szCs w:val="28"/>
          <w:rtl/>
          <w:lang w:bidi="fa-IR"/>
        </w:rPr>
        <w:t>2-</w:t>
      </w:r>
      <w:r w:rsidR="00993F58">
        <w:rPr>
          <w:rFonts w:cs="B Lotus" w:hint="cs"/>
          <w:color w:val="auto"/>
          <w:sz w:val="28"/>
          <w:szCs w:val="28"/>
          <w:rtl/>
          <w:lang w:bidi="fa-IR"/>
        </w:rPr>
        <w:t>3</w:t>
      </w:r>
      <w:r w:rsidRPr="00C62394">
        <w:rPr>
          <w:rFonts w:cs="B Lotus" w:hint="cs"/>
          <w:color w:val="auto"/>
          <w:sz w:val="28"/>
          <w:szCs w:val="28"/>
          <w:rtl/>
          <w:lang w:bidi="fa-IR"/>
        </w:rPr>
        <w:t>-2-</w:t>
      </w:r>
      <w:r w:rsidR="00993F58">
        <w:rPr>
          <w:rFonts w:cs="B Lotus" w:hint="cs"/>
          <w:color w:val="auto"/>
          <w:sz w:val="28"/>
          <w:szCs w:val="28"/>
          <w:rtl/>
          <w:lang w:bidi="fa-IR"/>
        </w:rPr>
        <w:t>1</w:t>
      </w:r>
      <w:r w:rsidRPr="00C62394">
        <w:rPr>
          <w:rFonts w:cs="B Lotus" w:hint="cs"/>
          <w:color w:val="auto"/>
          <w:sz w:val="28"/>
          <w:szCs w:val="28"/>
          <w:rtl/>
          <w:lang w:bidi="fa-IR"/>
        </w:rPr>
        <w:t>-2- نظریه فعالیت</w:t>
      </w:r>
      <w:r w:rsidRPr="00C62394">
        <w:rPr>
          <w:rFonts w:ascii="Times New Roman" w:eastAsia="MS Mincho" w:hAnsi="Times New Roman" w:cs="B Lotus" w:hint="cs"/>
          <w:noProof/>
          <w:color w:val="auto"/>
          <w:sz w:val="28"/>
          <w:szCs w:val="28"/>
          <w:rtl/>
        </w:rPr>
        <w:t>.............................................................................</w:t>
      </w:r>
      <w:r w:rsidRPr="006D7654">
        <w:rPr>
          <w:rFonts w:ascii="Times New Roman" w:eastAsia="MS Mincho" w:hAnsi="Times New Roman" w:cs="B Lotus" w:hint="cs"/>
          <w:noProof/>
          <w:color w:val="auto"/>
          <w:sz w:val="28"/>
          <w:szCs w:val="28"/>
          <w:rtl/>
        </w:rPr>
        <w:t>........................</w:t>
      </w:r>
      <w:r w:rsidRPr="00C62394">
        <w:rPr>
          <w:rFonts w:ascii="Times New Roman" w:eastAsia="MS Mincho" w:hAnsi="Times New Roman" w:cs="B Lotus" w:hint="cs"/>
          <w:noProof/>
          <w:color w:val="auto"/>
          <w:sz w:val="28"/>
          <w:szCs w:val="28"/>
          <w:rtl/>
        </w:rPr>
        <w:t xml:space="preserve">.................. </w:t>
      </w:r>
      <w:r w:rsidR="00DE3DD8">
        <w:rPr>
          <w:rFonts w:ascii="Times New Roman" w:eastAsia="MS Mincho" w:hAnsi="Times New Roman" w:cs="B Lotus" w:hint="cs"/>
          <w:noProof/>
          <w:color w:val="auto"/>
          <w:sz w:val="28"/>
          <w:szCs w:val="28"/>
          <w:rtl/>
        </w:rPr>
        <w:t>18</w:t>
      </w:r>
    </w:p>
    <w:p w:rsidR="00C62394" w:rsidRPr="00C62394" w:rsidRDefault="00993F58" w:rsidP="00C62394">
      <w:pPr>
        <w:tabs>
          <w:tab w:val="right" w:pos="8683"/>
          <w:tab w:val="right" w:pos="8863"/>
        </w:tabs>
        <w:bidi/>
        <w:spacing w:line="276" w:lineRule="auto"/>
        <w:ind w:left="-568"/>
        <w:jc w:val="lowKashida"/>
        <w:rPr>
          <w:rFonts w:ascii="Times New Roman" w:eastAsia="MS Mincho" w:hAnsi="Times New Roman" w:cs="B Lotus"/>
          <w:noProof/>
          <w:color w:val="auto"/>
          <w:sz w:val="28"/>
          <w:szCs w:val="28"/>
          <w:rtl/>
        </w:rPr>
      </w:pPr>
      <w:r>
        <w:rPr>
          <w:rFonts w:cs="B Lotus" w:hint="cs"/>
          <w:color w:val="auto"/>
          <w:sz w:val="28"/>
          <w:szCs w:val="28"/>
          <w:rtl/>
          <w:lang w:bidi="fa-IR"/>
        </w:rPr>
        <w:t>3</w:t>
      </w:r>
      <w:r w:rsidR="00C62394" w:rsidRPr="00C62394">
        <w:rPr>
          <w:rFonts w:cs="B Lotus" w:hint="cs"/>
          <w:color w:val="auto"/>
          <w:sz w:val="28"/>
          <w:szCs w:val="28"/>
          <w:rtl/>
          <w:lang w:bidi="fa-IR"/>
        </w:rPr>
        <w:t>-</w:t>
      </w:r>
      <w:r>
        <w:rPr>
          <w:rFonts w:cs="B Lotus" w:hint="cs"/>
          <w:color w:val="auto"/>
          <w:sz w:val="28"/>
          <w:szCs w:val="28"/>
          <w:rtl/>
          <w:lang w:bidi="fa-IR"/>
        </w:rPr>
        <w:t>3</w:t>
      </w:r>
      <w:r w:rsidR="00C62394" w:rsidRPr="00C62394">
        <w:rPr>
          <w:rFonts w:cs="B Lotus" w:hint="cs"/>
          <w:color w:val="auto"/>
          <w:sz w:val="28"/>
          <w:szCs w:val="28"/>
          <w:rtl/>
          <w:lang w:bidi="fa-IR"/>
        </w:rPr>
        <w:t>-2-</w:t>
      </w:r>
      <w:r>
        <w:rPr>
          <w:rFonts w:cs="B Lotus" w:hint="cs"/>
          <w:color w:val="auto"/>
          <w:sz w:val="28"/>
          <w:szCs w:val="28"/>
          <w:rtl/>
          <w:lang w:bidi="fa-IR"/>
        </w:rPr>
        <w:t>1</w:t>
      </w:r>
      <w:r w:rsidR="00C62394" w:rsidRPr="00C62394">
        <w:rPr>
          <w:rFonts w:cs="B Lotus" w:hint="cs"/>
          <w:color w:val="auto"/>
          <w:sz w:val="28"/>
          <w:szCs w:val="28"/>
          <w:rtl/>
          <w:lang w:bidi="fa-IR"/>
        </w:rPr>
        <w:t>-</w:t>
      </w:r>
      <w:r>
        <w:rPr>
          <w:rFonts w:cs="B Lotus" w:hint="cs"/>
          <w:color w:val="auto"/>
          <w:sz w:val="28"/>
          <w:szCs w:val="28"/>
          <w:rtl/>
          <w:lang w:bidi="fa-IR"/>
        </w:rPr>
        <w:t>2</w:t>
      </w:r>
      <w:r w:rsidR="00C62394" w:rsidRPr="00C62394">
        <w:rPr>
          <w:rFonts w:cs="B Lotus" w:hint="cs"/>
          <w:color w:val="auto"/>
          <w:sz w:val="28"/>
          <w:szCs w:val="28"/>
          <w:rtl/>
          <w:lang w:bidi="fa-IR"/>
        </w:rPr>
        <w:t>- نظریه مبادله یا تعامل</w:t>
      </w:r>
      <w:r w:rsidR="00C62394" w:rsidRPr="00C62394">
        <w:rPr>
          <w:rFonts w:ascii="Times New Roman" w:eastAsia="MS Mincho" w:hAnsi="Times New Roman" w:cs="B Lotus" w:hint="cs"/>
          <w:noProof/>
          <w:color w:val="auto"/>
          <w:sz w:val="28"/>
          <w:szCs w:val="28"/>
          <w:rtl/>
        </w:rPr>
        <w:t>...............................................................</w:t>
      </w:r>
      <w:r w:rsidR="00C62394" w:rsidRPr="006D7654">
        <w:rPr>
          <w:rFonts w:ascii="Times New Roman" w:eastAsia="MS Mincho" w:hAnsi="Times New Roman" w:cs="B Lotus" w:hint="cs"/>
          <w:noProof/>
          <w:color w:val="auto"/>
          <w:sz w:val="28"/>
          <w:szCs w:val="28"/>
          <w:rtl/>
        </w:rPr>
        <w:t>.......................</w:t>
      </w:r>
      <w:r w:rsidR="00C62394" w:rsidRPr="00C62394">
        <w:rPr>
          <w:rFonts w:ascii="Times New Roman" w:eastAsia="MS Mincho" w:hAnsi="Times New Roman" w:cs="B Lotus" w:hint="cs"/>
          <w:noProof/>
          <w:color w:val="auto"/>
          <w:sz w:val="28"/>
          <w:szCs w:val="28"/>
          <w:rtl/>
        </w:rPr>
        <w:t xml:space="preserve">..................... </w:t>
      </w:r>
      <w:r w:rsidR="00DE3DD8">
        <w:rPr>
          <w:rFonts w:ascii="Times New Roman" w:eastAsia="MS Mincho" w:hAnsi="Times New Roman" w:cs="B Lotus" w:hint="cs"/>
          <w:noProof/>
          <w:color w:val="auto"/>
          <w:sz w:val="28"/>
          <w:szCs w:val="28"/>
          <w:rtl/>
        </w:rPr>
        <w:t>19</w:t>
      </w:r>
    </w:p>
    <w:p w:rsidR="00C62394" w:rsidRPr="00C62394" w:rsidRDefault="00993F58" w:rsidP="00C62394">
      <w:pPr>
        <w:tabs>
          <w:tab w:val="right" w:pos="8593"/>
          <w:tab w:val="right" w:pos="8773"/>
          <w:tab w:val="right" w:pos="8863"/>
        </w:tabs>
        <w:bidi/>
        <w:spacing w:line="276" w:lineRule="auto"/>
        <w:ind w:left="-568"/>
        <w:jc w:val="lowKashida"/>
        <w:rPr>
          <w:rFonts w:ascii="Times New Roman" w:eastAsia="MS Mincho" w:hAnsi="Times New Roman" w:cs="B Lotus"/>
          <w:noProof/>
          <w:color w:val="auto"/>
          <w:sz w:val="28"/>
          <w:szCs w:val="28"/>
          <w:rtl/>
        </w:rPr>
      </w:pPr>
      <w:r>
        <w:rPr>
          <w:rFonts w:cs="B Lotus" w:hint="cs"/>
          <w:color w:val="auto"/>
          <w:sz w:val="28"/>
          <w:szCs w:val="28"/>
          <w:rtl/>
          <w:lang w:bidi="fa-IR"/>
        </w:rPr>
        <w:t>4</w:t>
      </w:r>
      <w:r w:rsidR="00C62394" w:rsidRPr="00C62394">
        <w:rPr>
          <w:rFonts w:cs="B Lotus" w:hint="cs"/>
          <w:color w:val="auto"/>
          <w:sz w:val="28"/>
          <w:szCs w:val="28"/>
          <w:rtl/>
          <w:lang w:bidi="fa-IR"/>
        </w:rPr>
        <w:t>-</w:t>
      </w:r>
      <w:r>
        <w:rPr>
          <w:rFonts w:cs="B Lotus" w:hint="cs"/>
          <w:color w:val="auto"/>
          <w:sz w:val="28"/>
          <w:szCs w:val="28"/>
          <w:rtl/>
          <w:lang w:bidi="fa-IR"/>
        </w:rPr>
        <w:t>3</w:t>
      </w:r>
      <w:r w:rsidR="00C62394" w:rsidRPr="00C62394">
        <w:rPr>
          <w:rFonts w:cs="B Lotus" w:hint="cs"/>
          <w:color w:val="auto"/>
          <w:sz w:val="28"/>
          <w:szCs w:val="28"/>
          <w:rtl/>
          <w:lang w:bidi="fa-IR"/>
        </w:rPr>
        <w:t>-2-</w:t>
      </w:r>
      <w:r>
        <w:rPr>
          <w:rFonts w:cs="B Lotus" w:hint="cs"/>
          <w:color w:val="auto"/>
          <w:sz w:val="28"/>
          <w:szCs w:val="28"/>
          <w:rtl/>
          <w:lang w:bidi="fa-IR"/>
        </w:rPr>
        <w:t>1</w:t>
      </w:r>
      <w:r w:rsidR="00C62394" w:rsidRPr="00C62394">
        <w:rPr>
          <w:rFonts w:cs="B Lotus" w:hint="cs"/>
          <w:color w:val="auto"/>
          <w:sz w:val="28"/>
          <w:szCs w:val="28"/>
          <w:rtl/>
          <w:lang w:bidi="fa-IR"/>
        </w:rPr>
        <w:t>-</w:t>
      </w:r>
      <w:r>
        <w:rPr>
          <w:rFonts w:cs="B Lotus" w:hint="cs"/>
          <w:color w:val="auto"/>
          <w:sz w:val="28"/>
          <w:szCs w:val="28"/>
          <w:rtl/>
          <w:lang w:bidi="fa-IR"/>
        </w:rPr>
        <w:t>2</w:t>
      </w:r>
      <w:r w:rsidR="00C62394" w:rsidRPr="00C62394">
        <w:rPr>
          <w:rFonts w:cs="B Lotus" w:hint="cs"/>
          <w:color w:val="auto"/>
          <w:sz w:val="28"/>
          <w:szCs w:val="28"/>
          <w:rtl/>
          <w:lang w:bidi="fa-IR"/>
        </w:rPr>
        <w:t>- نظریه استمرار</w:t>
      </w:r>
      <w:r w:rsidR="00C62394" w:rsidRPr="00C62394">
        <w:rPr>
          <w:rFonts w:ascii="Times New Roman" w:eastAsia="MS Mincho" w:hAnsi="Times New Roman" w:cs="B Lotus" w:hint="cs"/>
          <w:noProof/>
          <w:color w:val="auto"/>
          <w:sz w:val="28"/>
          <w:szCs w:val="28"/>
          <w:rtl/>
        </w:rPr>
        <w:t>.......................................................</w:t>
      </w:r>
      <w:r w:rsidR="00C62394" w:rsidRPr="006D7654">
        <w:rPr>
          <w:rFonts w:ascii="Times New Roman" w:eastAsia="MS Mincho" w:hAnsi="Times New Roman" w:cs="B Lotus" w:hint="cs"/>
          <w:noProof/>
          <w:color w:val="auto"/>
          <w:sz w:val="28"/>
          <w:szCs w:val="28"/>
          <w:rtl/>
        </w:rPr>
        <w:t>.......................</w:t>
      </w:r>
      <w:r w:rsidR="00C62394" w:rsidRPr="00C62394">
        <w:rPr>
          <w:rFonts w:ascii="Times New Roman" w:eastAsia="MS Mincho" w:hAnsi="Times New Roman" w:cs="B Lotus" w:hint="cs"/>
          <w:noProof/>
          <w:color w:val="auto"/>
          <w:sz w:val="28"/>
          <w:szCs w:val="28"/>
          <w:rtl/>
        </w:rPr>
        <w:t xml:space="preserve">........................................ </w:t>
      </w:r>
      <w:r w:rsidR="00DE3DD8">
        <w:rPr>
          <w:rFonts w:ascii="Times New Roman" w:eastAsia="MS Mincho" w:hAnsi="Times New Roman" w:cs="B Lotus" w:hint="cs"/>
          <w:noProof/>
          <w:color w:val="auto"/>
          <w:sz w:val="28"/>
          <w:szCs w:val="28"/>
          <w:rtl/>
        </w:rPr>
        <w:t>19</w:t>
      </w:r>
    </w:p>
    <w:p w:rsidR="00C62394" w:rsidRPr="00C62394" w:rsidRDefault="00C62394" w:rsidP="00C62394">
      <w:pPr>
        <w:tabs>
          <w:tab w:val="right" w:pos="8162"/>
          <w:tab w:val="right" w:pos="8503"/>
        </w:tabs>
        <w:bidi/>
        <w:spacing w:line="276" w:lineRule="auto"/>
        <w:ind w:left="-568"/>
        <w:jc w:val="lowKashida"/>
        <w:rPr>
          <w:rFonts w:ascii="Times New Roman" w:eastAsia="MS Mincho" w:hAnsi="Times New Roman" w:cs="B Lotus"/>
          <w:noProof/>
          <w:color w:val="auto"/>
          <w:sz w:val="28"/>
          <w:szCs w:val="28"/>
          <w:rtl/>
        </w:rPr>
      </w:pPr>
      <w:r w:rsidRPr="00C62394">
        <w:rPr>
          <w:rFonts w:cs="B Lotus" w:hint="cs"/>
          <w:color w:val="auto"/>
          <w:sz w:val="28"/>
          <w:szCs w:val="28"/>
          <w:rtl/>
        </w:rPr>
        <w:t>2-2- گستره دوم</w:t>
      </w:r>
      <w:bookmarkStart w:id="3" w:name="_Hlk218259740"/>
      <w:r w:rsidRPr="00C62394">
        <w:rPr>
          <w:rFonts w:cs="B Lotus" w:hint="cs"/>
          <w:color w:val="auto"/>
          <w:sz w:val="28"/>
          <w:szCs w:val="28"/>
          <w:rtl/>
        </w:rPr>
        <w:t>:</w:t>
      </w:r>
      <w:r w:rsidRPr="00C62394">
        <w:rPr>
          <w:rFonts w:ascii="B Titr,Bold" w:hAnsi="Calibri" w:cs="B Lotus" w:hint="cs"/>
          <w:color w:val="auto"/>
          <w:sz w:val="28"/>
          <w:szCs w:val="28"/>
          <w:rtl/>
        </w:rPr>
        <w:t xml:space="preserve"> </w:t>
      </w:r>
      <w:r w:rsidR="00993F58">
        <w:rPr>
          <w:rFonts w:ascii="B Titr,Bold" w:hAnsi="Calibri" w:cs="B Lotus" w:hint="cs"/>
          <w:color w:val="auto"/>
          <w:sz w:val="28"/>
          <w:szCs w:val="28"/>
          <w:rtl/>
        </w:rPr>
        <w:t>اضطراب مرگ</w:t>
      </w:r>
      <w:bookmarkEnd w:id="3"/>
      <w:r w:rsidR="00993F58">
        <w:rPr>
          <w:rFonts w:ascii="B Titr,Bold" w:hAnsi="Calibri" w:cs="B Lotus" w:hint="cs"/>
          <w:color w:val="auto"/>
          <w:sz w:val="28"/>
          <w:szCs w:val="28"/>
          <w:rtl/>
        </w:rPr>
        <w:t>...............................</w:t>
      </w:r>
      <w:r w:rsidRPr="00C62394">
        <w:rPr>
          <w:rFonts w:ascii="Times New Roman" w:eastAsia="MS Mincho" w:hAnsi="Times New Roman" w:cs="B Lotus" w:hint="cs"/>
          <w:noProof/>
          <w:color w:val="auto"/>
          <w:sz w:val="28"/>
          <w:szCs w:val="28"/>
          <w:rtl/>
        </w:rPr>
        <w:t>.............................................</w:t>
      </w:r>
      <w:r w:rsidRPr="006D7654">
        <w:rPr>
          <w:rFonts w:ascii="Times New Roman" w:eastAsia="MS Mincho" w:hAnsi="Times New Roman" w:cs="B Lotus" w:hint="cs"/>
          <w:noProof/>
          <w:color w:val="auto"/>
          <w:sz w:val="28"/>
          <w:szCs w:val="28"/>
          <w:rtl/>
        </w:rPr>
        <w:t>.......................</w:t>
      </w:r>
      <w:r w:rsidRPr="00C62394">
        <w:rPr>
          <w:rFonts w:ascii="Times New Roman" w:eastAsia="MS Mincho" w:hAnsi="Times New Roman" w:cs="B Lotus" w:hint="cs"/>
          <w:noProof/>
          <w:color w:val="auto"/>
          <w:sz w:val="28"/>
          <w:szCs w:val="28"/>
          <w:rtl/>
        </w:rPr>
        <w:t xml:space="preserve">............ </w:t>
      </w:r>
      <w:r w:rsidR="00DE3DD8">
        <w:rPr>
          <w:rFonts w:ascii="Times New Roman" w:eastAsia="MS Mincho" w:hAnsi="Times New Roman" w:cs="B Lotus" w:hint="cs"/>
          <w:noProof/>
          <w:color w:val="auto"/>
          <w:sz w:val="28"/>
          <w:szCs w:val="28"/>
          <w:rtl/>
        </w:rPr>
        <w:t>20</w:t>
      </w:r>
    </w:p>
    <w:p w:rsidR="00C62394" w:rsidRPr="00C62394" w:rsidRDefault="00C62394" w:rsidP="0053793B">
      <w:pPr>
        <w:tabs>
          <w:tab w:val="right" w:pos="8162"/>
          <w:tab w:val="right" w:pos="8413"/>
        </w:tabs>
        <w:bidi/>
        <w:spacing w:line="276" w:lineRule="auto"/>
        <w:ind w:left="-568"/>
        <w:jc w:val="lowKashida"/>
        <w:rPr>
          <w:rFonts w:ascii="Times New Roman" w:eastAsia="MS Mincho" w:hAnsi="Times New Roman" w:cs="B Lotus"/>
          <w:noProof/>
          <w:color w:val="auto"/>
          <w:sz w:val="28"/>
          <w:szCs w:val="28"/>
          <w:rtl/>
        </w:rPr>
      </w:pPr>
      <w:r w:rsidRPr="00C62394">
        <w:rPr>
          <w:rFonts w:cs="B Lotus" w:hint="cs"/>
          <w:color w:val="auto"/>
          <w:sz w:val="28"/>
          <w:szCs w:val="28"/>
          <w:rtl/>
        </w:rPr>
        <w:t>2-2-1- مفهوم</w:t>
      </w:r>
      <w:r w:rsidR="0053793B">
        <w:rPr>
          <w:rFonts w:ascii="B Titr,Bold" w:hAnsi="Calibri" w:cs="B Lotus" w:hint="cs"/>
          <w:color w:val="auto"/>
          <w:sz w:val="28"/>
          <w:szCs w:val="28"/>
          <w:rtl/>
        </w:rPr>
        <w:t xml:space="preserve"> </w:t>
      </w:r>
      <w:r w:rsidR="0053793B" w:rsidRPr="0053793B">
        <w:rPr>
          <w:rFonts w:ascii="B Titr,Bold" w:hAnsi="Calibri" w:cs="B Lotus" w:hint="cs"/>
          <w:color w:val="auto"/>
          <w:sz w:val="28"/>
          <w:szCs w:val="28"/>
          <w:rtl/>
        </w:rPr>
        <w:t>اضطراب مرگ</w:t>
      </w:r>
      <w:r w:rsidRPr="00C62394">
        <w:rPr>
          <w:rFonts w:ascii="Times New Roman" w:eastAsia="MS Mincho" w:hAnsi="Times New Roman" w:cs="B Lotus" w:hint="cs"/>
          <w:noProof/>
          <w:color w:val="auto"/>
          <w:sz w:val="28"/>
          <w:szCs w:val="28"/>
          <w:rtl/>
        </w:rPr>
        <w:t>...................</w:t>
      </w:r>
      <w:r w:rsidR="0053793B">
        <w:rPr>
          <w:rFonts w:ascii="Times New Roman" w:eastAsia="MS Mincho" w:hAnsi="Times New Roman" w:cs="B Lotus" w:hint="cs"/>
          <w:noProof/>
          <w:color w:val="auto"/>
          <w:sz w:val="28"/>
          <w:szCs w:val="28"/>
          <w:rtl/>
        </w:rPr>
        <w:t>...</w:t>
      </w:r>
      <w:r w:rsidRPr="00C62394">
        <w:rPr>
          <w:rFonts w:ascii="Times New Roman" w:eastAsia="MS Mincho" w:hAnsi="Times New Roman" w:cs="B Lotus" w:hint="cs"/>
          <w:noProof/>
          <w:color w:val="auto"/>
          <w:sz w:val="28"/>
          <w:szCs w:val="28"/>
          <w:rtl/>
        </w:rPr>
        <w:t>...</w:t>
      </w:r>
      <w:r w:rsidRPr="006D7654">
        <w:rPr>
          <w:rFonts w:ascii="Times New Roman" w:eastAsia="MS Mincho" w:hAnsi="Times New Roman" w:cs="B Lotus" w:hint="cs"/>
          <w:noProof/>
          <w:color w:val="auto"/>
          <w:sz w:val="28"/>
          <w:szCs w:val="28"/>
          <w:rtl/>
        </w:rPr>
        <w:t>.........................</w:t>
      </w:r>
      <w:r w:rsidRPr="00C62394">
        <w:rPr>
          <w:rFonts w:ascii="Times New Roman" w:eastAsia="MS Mincho" w:hAnsi="Times New Roman" w:cs="B Lotus" w:hint="cs"/>
          <w:noProof/>
          <w:color w:val="auto"/>
          <w:sz w:val="28"/>
          <w:szCs w:val="28"/>
          <w:rtl/>
        </w:rPr>
        <w:t>.</w:t>
      </w:r>
      <w:r w:rsidR="0053793B">
        <w:rPr>
          <w:rFonts w:ascii="Times New Roman" w:eastAsia="MS Mincho" w:hAnsi="Times New Roman" w:cs="B Lotus" w:hint="cs"/>
          <w:noProof/>
          <w:color w:val="auto"/>
          <w:sz w:val="28"/>
          <w:szCs w:val="28"/>
          <w:rtl/>
        </w:rPr>
        <w:t>............................</w:t>
      </w:r>
      <w:r w:rsidRPr="00C62394">
        <w:rPr>
          <w:rFonts w:ascii="Times New Roman" w:eastAsia="MS Mincho" w:hAnsi="Times New Roman" w:cs="B Lotus" w:hint="cs"/>
          <w:noProof/>
          <w:color w:val="auto"/>
          <w:sz w:val="28"/>
          <w:szCs w:val="28"/>
          <w:rtl/>
        </w:rPr>
        <w:t>......................................</w:t>
      </w:r>
      <w:r w:rsidR="00DE3DD8">
        <w:rPr>
          <w:rFonts w:ascii="Times New Roman" w:eastAsia="MS Mincho" w:hAnsi="Times New Roman" w:cs="B Lotus" w:hint="cs"/>
          <w:noProof/>
          <w:color w:val="auto"/>
          <w:sz w:val="28"/>
          <w:szCs w:val="28"/>
          <w:rtl/>
        </w:rPr>
        <w:t>20</w:t>
      </w:r>
      <w:r w:rsidRPr="00C62394">
        <w:rPr>
          <w:rFonts w:ascii="Times New Roman" w:eastAsia="MS Mincho" w:hAnsi="Times New Roman" w:cs="B Lotus" w:hint="cs"/>
          <w:noProof/>
          <w:color w:val="auto"/>
          <w:sz w:val="28"/>
          <w:szCs w:val="28"/>
          <w:rtl/>
        </w:rPr>
        <w:t xml:space="preserve"> </w:t>
      </w:r>
    </w:p>
    <w:p w:rsidR="00C62394" w:rsidRPr="00C62394" w:rsidRDefault="00C62394" w:rsidP="00C62394">
      <w:pPr>
        <w:tabs>
          <w:tab w:val="right" w:pos="8413"/>
        </w:tabs>
        <w:bidi/>
        <w:spacing w:line="276" w:lineRule="auto"/>
        <w:ind w:left="-568"/>
        <w:jc w:val="lowKashida"/>
        <w:rPr>
          <w:rFonts w:ascii="Times New Roman" w:eastAsia="MS Mincho" w:hAnsi="Times New Roman" w:cs="B Lotus"/>
          <w:noProof/>
          <w:color w:val="auto"/>
          <w:sz w:val="28"/>
          <w:szCs w:val="28"/>
          <w:rtl/>
        </w:rPr>
      </w:pPr>
      <w:r w:rsidRPr="00C62394">
        <w:rPr>
          <w:rFonts w:ascii="B Nazanin" w:hAnsi="Calibri" w:cs="B Lotus" w:hint="cs"/>
          <w:color w:val="auto"/>
          <w:sz w:val="28"/>
          <w:szCs w:val="28"/>
          <w:rtl/>
        </w:rPr>
        <w:t xml:space="preserve">2-2-2- </w:t>
      </w:r>
      <w:r w:rsidR="0053793B">
        <w:rPr>
          <w:rFonts w:ascii="B Titr,Bold" w:hAnsi="Calibri" w:cs="B Lotus" w:hint="cs"/>
          <w:color w:val="auto"/>
          <w:sz w:val="28"/>
          <w:szCs w:val="28"/>
          <w:rtl/>
        </w:rPr>
        <w:t>نظریه های مرتبط با اضطراب مرگ...............</w:t>
      </w:r>
      <w:r w:rsidRPr="00C62394">
        <w:rPr>
          <w:rFonts w:ascii="Times New Roman" w:eastAsia="MS Mincho" w:hAnsi="Times New Roman" w:cs="B Lotus" w:hint="cs"/>
          <w:noProof/>
          <w:color w:val="auto"/>
          <w:sz w:val="28"/>
          <w:szCs w:val="28"/>
          <w:rtl/>
        </w:rPr>
        <w:t>........</w:t>
      </w:r>
      <w:r w:rsidRPr="006D7654">
        <w:rPr>
          <w:rFonts w:ascii="Times New Roman" w:eastAsia="MS Mincho" w:hAnsi="Times New Roman" w:cs="B Lotus" w:hint="cs"/>
          <w:noProof/>
          <w:color w:val="auto"/>
          <w:sz w:val="28"/>
          <w:szCs w:val="28"/>
          <w:rtl/>
        </w:rPr>
        <w:t>.......................</w:t>
      </w:r>
      <w:r w:rsidRPr="00C62394">
        <w:rPr>
          <w:rFonts w:ascii="Times New Roman" w:eastAsia="MS Mincho" w:hAnsi="Times New Roman" w:cs="B Lotus" w:hint="cs"/>
          <w:noProof/>
          <w:color w:val="auto"/>
          <w:sz w:val="28"/>
          <w:szCs w:val="28"/>
          <w:rtl/>
        </w:rPr>
        <w:t>.................................................</w:t>
      </w:r>
      <w:r w:rsidR="00DE3DD8">
        <w:rPr>
          <w:rFonts w:ascii="Times New Roman" w:eastAsia="MS Mincho" w:hAnsi="Times New Roman" w:cs="B Lotus" w:hint="cs"/>
          <w:noProof/>
          <w:color w:val="auto"/>
          <w:sz w:val="28"/>
          <w:szCs w:val="28"/>
          <w:rtl/>
        </w:rPr>
        <w:t>20</w:t>
      </w:r>
    </w:p>
    <w:p w:rsidR="00C62394" w:rsidRDefault="0053793B" w:rsidP="0053793B">
      <w:pPr>
        <w:tabs>
          <w:tab w:val="right" w:pos="8413"/>
        </w:tabs>
        <w:bidi/>
        <w:spacing w:line="276" w:lineRule="auto"/>
        <w:ind w:left="-568"/>
        <w:jc w:val="lowKashida"/>
        <w:rPr>
          <w:rFonts w:ascii="Times New Roman" w:eastAsia="MS Mincho" w:hAnsi="Times New Roman" w:cs="B Lotus"/>
          <w:noProof/>
          <w:color w:val="auto"/>
          <w:sz w:val="28"/>
          <w:szCs w:val="28"/>
          <w:rtl/>
        </w:rPr>
      </w:pPr>
      <w:r>
        <w:rPr>
          <w:rFonts w:ascii="B Nazanin" w:hAnsi="Calibri" w:cs="B Lotus" w:hint="cs"/>
          <w:color w:val="auto"/>
          <w:sz w:val="28"/>
          <w:szCs w:val="28"/>
          <w:rtl/>
          <w:lang w:bidi="fa-IR"/>
        </w:rPr>
        <w:t>1</w:t>
      </w:r>
      <w:r w:rsidRPr="00993F58">
        <w:rPr>
          <w:rFonts w:ascii="B Nazanin" w:hAnsi="Calibri" w:cs="B Lotus" w:hint="cs"/>
          <w:color w:val="auto"/>
          <w:sz w:val="28"/>
          <w:szCs w:val="28"/>
          <w:rtl/>
          <w:lang w:bidi="fa-IR"/>
        </w:rPr>
        <w:t>-2-</w:t>
      </w:r>
      <w:r>
        <w:rPr>
          <w:rFonts w:ascii="B Nazanin" w:hAnsi="Calibri" w:cs="B Lotus" w:hint="cs"/>
          <w:color w:val="auto"/>
          <w:sz w:val="28"/>
          <w:szCs w:val="28"/>
          <w:rtl/>
          <w:lang w:bidi="fa-IR"/>
        </w:rPr>
        <w:t>2</w:t>
      </w:r>
      <w:r w:rsidRPr="00993F58">
        <w:rPr>
          <w:rFonts w:ascii="B Nazanin" w:hAnsi="Calibri" w:cs="B Lotus" w:hint="cs"/>
          <w:color w:val="auto"/>
          <w:sz w:val="28"/>
          <w:szCs w:val="28"/>
          <w:rtl/>
          <w:lang w:bidi="fa-IR"/>
        </w:rPr>
        <w:t xml:space="preserve">-2- </w:t>
      </w:r>
      <w:r>
        <w:rPr>
          <w:rFonts w:ascii="B Titr,Bold" w:hAnsi="Calibri" w:cs="B Lotus" w:hint="cs"/>
          <w:color w:val="auto"/>
          <w:sz w:val="28"/>
          <w:szCs w:val="28"/>
          <w:rtl/>
        </w:rPr>
        <w:t>نظریه فروید (روان تحلیل گری).....................</w:t>
      </w:r>
      <w:r w:rsidR="00C62394" w:rsidRPr="00C62394">
        <w:rPr>
          <w:rFonts w:ascii="Times New Roman" w:eastAsia="MS Mincho" w:hAnsi="Times New Roman" w:cs="B Lotus" w:hint="cs"/>
          <w:noProof/>
          <w:color w:val="auto"/>
          <w:sz w:val="28"/>
          <w:szCs w:val="28"/>
          <w:rtl/>
        </w:rPr>
        <w:t>...............................</w:t>
      </w:r>
      <w:r w:rsidR="00C62394" w:rsidRPr="006D7654">
        <w:rPr>
          <w:rFonts w:ascii="Times New Roman" w:eastAsia="MS Mincho" w:hAnsi="Times New Roman" w:cs="B Lotus" w:hint="cs"/>
          <w:noProof/>
          <w:color w:val="auto"/>
          <w:sz w:val="28"/>
          <w:szCs w:val="28"/>
          <w:rtl/>
        </w:rPr>
        <w:t>........</w:t>
      </w:r>
      <w:r w:rsidR="00C62394" w:rsidRPr="00C62394">
        <w:rPr>
          <w:rFonts w:ascii="Times New Roman" w:eastAsia="MS Mincho" w:hAnsi="Times New Roman" w:cs="B Lotus" w:hint="cs"/>
          <w:noProof/>
          <w:color w:val="auto"/>
          <w:sz w:val="28"/>
          <w:szCs w:val="28"/>
          <w:rtl/>
        </w:rPr>
        <w:t xml:space="preserve">................................. </w:t>
      </w:r>
      <w:r w:rsidR="00DE3DD8">
        <w:rPr>
          <w:rFonts w:ascii="Times New Roman" w:eastAsia="MS Mincho" w:hAnsi="Times New Roman" w:cs="B Lotus" w:hint="cs"/>
          <w:noProof/>
          <w:color w:val="auto"/>
          <w:sz w:val="28"/>
          <w:szCs w:val="28"/>
          <w:rtl/>
        </w:rPr>
        <w:t>20</w:t>
      </w:r>
    </w:p>
    <w:p w:rsidR="000B4589" w:rsidRPr="000B4589" w:rsidRDefault="000B4589" w:rsidP="000B4589">
      <w:pPr>
        <w:tabs>
          <w:tab w:val="right" w:pos="8413"/>
        </w:tabs>
        <w:bidi/>
        <w:spacing w:line="276" w:lineRule="auto"/>
        <w:ind w:left="-568"/>
        <w:jc w:val="lowKashida"/>
        <w:rPr>
          <w:rFonts w:ascii="Times New Roman" w:eastAsia="MS Mincho" w:hAnsi="Times New Roman" w:cs="B Lotus"/>
          <w:noProof/>
          <w:color w:val="auto"/>
          <w:sz w:val="28"/>
          <w:szCs w:val="28"/>
        </w:rPr>
      </w:pPr>
      <w:r>
        <w:rPr>
          <w:rFonts w:ascii="Times New Roman" w:eastAsia="MS Mincho" w:hAnsi="Times New Roman" w:cs="B Lotus" w:hint="cs"/>
          <w:noProof/>
          <w:color w:val="auto"/>
          <w:sz w:val="28"/>
          <w:szCs w:val="28"/>
          <w:rtl/>
          <w:lang w:bidi="fa-IR"/>
        </w:rPr>
        <w:t>2</w:t>
      </w:r>
      <w:r w:rsidRPr="000B4589">
        <w:rPr>
          <w:rFonts w:ascii="Times New Roman" w:eastAsia="MS Mincho" w:hAnsi="Times New Roman" w:cs="B Lotus" w:hint="cs"/>
          <w:noProof/>
          <w:color w:val="auto"/>
          <w:sz w:val="28"/>
          <w:szCs w:val="28"/>
          <w:rtl/>
          <w:lang w:bidi="fa-IR"/>
        </w:rPr>
        <w:t xml:space="preserve">-2-2-2- </w:t>
      </w:r>
      <w:r w:rsidRPr="000B4589">
        <w:rPr>
          <w:rFonts w:ascii="Times New Roman" w:eastAsia="MS Mincho" w:hAnsi="Times New Roman" w:cs="B Lotus" w:hint="cs"/>
          <w:noProof/>
          <w:color w:val="auto"/>
          <w:sz w:val="28"/>
          <w:szCs w:val="28"/>
          <w:rtl/>
        </w:rPr>
        <w:t xml:space="preserve">نظریه </w:t>
      </w:r>
      <w:r>
        <w:rPr>
          <w:rFonts w:ascii="Times New Roman" w:eastAsia="MS Mincho" w:hAnsi="Times New Roman" w:cs="B Lotus" w:hint="cs"/>
          <w:noProof/>
          <w:color w:val="auto"/>
          <w:sz w:val="28"/>
          <w:szCs w:val="28"/>
          <w:rtl/>
        </w:rPr>
        <w:t>یالوم</w:t>
      </w:r>
      <w:r w:rsidRPr="000B4589">
        <w:rPr>
          <w:rFonts w:ascii="Times New Roman" w:eastAsia="MS Mincho" w:hAnsi="Times New Roman" w:cs="B Lotus" w:hint="cs"/>
          <w:noProof/>
          <w:color w:val="auto"/>
          <w:sz w:val="28"/>
          <w:szCs w:val="28"/>
          <w:rtl/>
        </w:rPr>
        <w:t xml:space="preserve"> (</w:t>
      </w:r>
      <w:r>
        <w:rPr>
          <w:rFonts w:ascii="Times New Roman" w:eastAsia="MS Mincho" w:hAnsi="Times New Roman" w:cs="B Lotus" w:hint="cs"/>
          <w:noProof/>
          <w:color w:val="auto"/>
          <w:sz w:val="28"/>
          <w:szCs w:val="28"/>
          <w:rtl/>
        </w:rPr>
        <w:t>وجود گرایی</w:t>
      </w:r>
      <w:r w:rsidRPr="000B4589">
        <w:rPr>
          <w:rFonts w:ascii="Times New Roman" w:eastAsia="MS Mincho" w:hAnsi="Times New Roman" w:cs="B Lotus" w:hint="cs"/>
          <w:noProof/>
          <w:color w:val="auto"/>
          <w:sz w:val="28"/>
          <w:szCs w:val="28"/>
          <w:rtl/>
        </w:rPr>
        <w:t>).............................</w:t>
      </w:r>
      <w:r>
        <w:rPr>
          <w:rFonts w:ascii="Times New Roman" w:eastAsia="MS Mincho" w:hAnsi="Times New Roman" w:cs="B Lotus" w:hint="cs"/>
          <w:noProof/>
          <w:color w:val="auto"/>
          <w:sz w:val="28"/>
          <w:szCs w:val="28"/>
          <w:rtl/>
        </w:rPr>
        <w:t>.........</w:t>
      </w:r>
      <w:r w:rsidRPr="000B4589">
        <w:rPr>
          <w:rFonts w:ascii="Times New Roman" w:eastAsia="MS Mincho" w:hAnsi="Times New Roman" w:cs="B Lotus" w:hint="cs"/>
          <w:noProof/>
          <w:color w:val="auto"/>
          <w:sz w:val="28"/>
          <w:szCs w:val="28"/>
          <w:rtl/>
        </w:rPr>
        <w:t xml:space="preserve">................................................................ </w:t>
      </w:r>
      <w:r w:rsidR="00DE3DD8">
        <w:rPr>
          <w:rFonts w:ascii="Times New Roman" w:eastAsia="MS Mincho" w:hAnsi="Times New Roman" w:cs="B Lotus" w:hint="cs"/>
          <w:noProof/>
          <w:color w:val="auto"/>
          <w:sz w:val="28"/>
          <w:szCs w:val="28"/>
          <w:rtl/>
        </w:rPr>
        <w:t>20</w:t>
      </w:r>
    </w:p>
    <w:p w:rsidR="000B4589" w:rsidRPr="000B4589" w:rsidRDefault="000B4589" w:rsidP="000B4589">
      <w:pPr>
        <w:tabs>
          <w:tab w:val="right" w:pos="8413"/>
        </w:tabs>
        <w:bidi/>
        <w:spacing w:line="276" w:lineRule="auto"/>
        <w:ind w:left="-568"/>
        <w:jc w:val="lowKashida"/>
        <w:rPr>
          <w:rFonts w:ascii="Times New Roman" w:eastAsia="MS Mincho" w:hAnsi="Times New Roman" w:cs="B Lotus"/>
          <w:noProof/>
          <w:color w:val="auto"/>
          <w:sz w:val="28"/>
          <w:szCs w:val="28"/>
        </w:rPr>
      </w:pPr>
      <w:r>
        <w:rPr>
          <w:rFonts w:ascii="Times New Roman" w:eastAsia="MS Mincho" w:hAnsi="Times New Roman" w:cs="B Lotus" w:hint="cs"/>
          <w:noProof/>
          <w:color w:val="auto"/>
          <w:sz w:val="28"/>
          <w:szCs w:val="28"/>
          <w:rtl/>
          <w:lang w:bidi="fa-IR"/>
        </w:rPr>
        <w:t>3</w:t>
      </w:r>
      <w:r w:rsidRPr="000B4589">
        <w:rPr>
          <w:rFonts w:ascii="Times New Roman" w:eastAsia="MS Mincho" w:hAnsi="Times New Roman" w:cs="B Lotus" w:hint="cs"/>
          <w:noProof/>
          <w:color w:val="auto"/>
          <w:sz w:val="28"/>
          <w:szCs w:val="28"/>
          <w:rtl/>
          <w:lang w:bidi="fa-IR"/>
        </w:rPr>
        <w:t xml:space="preserve">-2-2-2- </w:t>
      </w:r>
      <w:r w:rsidRPr="000B4589">
        <w:rPr>
          <w:rFonts w:ascii="Times New Roman" w:eastAsia="MS Mincho" w:hAnsi="Times New Roman" w:cs="B Lotus" w:hint="cs"/>
          <w:noProof/>
          <w:color w:val="auto"/>
          <w:sz w:val="28"/>
          <w:szCs w:val="28"/>
          <w:rtl/>
        </w:rPr>
        <w:t xml:space="preserve">نظریه </w:t>
      </w:r>
      <w:r>
        <w:rPr>
          <w:rFonts w:ascii="Times New Roman" w:eastAsia="MS Mincho" w:hAnsi="Times New Roman" w:cs="B Lotus" w:hint="cs"/>
          <w:noProof/>
          <w:color w:val="auto"/>
          <w:sz w:val="28"/>
          <w:szCs w:val="28"/>
          <w:rtl/>
        </w:rPr>
        <w:t>مدیریت وحشت................</w:t>
      </w:r>
      <w:r w:rsidRPr="000B4589">
        <w:rPr>
          <w:rFonts w:ascii="Times New Roman" w:eastAsia="MS Mincho" w:hAnsi="Times New Roman" w:cs="B Lotus" w:hint="cs"/>
          <w:noProof/>
          <w:color w:val="auto"/>
          <w:sz w:val="28"/>
          <w:szCs w:val="28"/>
          <w:rtl/>
        </w:rPr>
        <w:t xml:space="preserve">............................................................................................ </w:t>
      </w:r>
      <w:r w:rsidR="00DE3DD8">
        <w:rPr>
          <w:rFonts w:ascii="Times New Roman" w:eastAsia="MS Mincho" w:hAnsi="Times New Roman" w:cs="B Lotus" w:hint="cs"/>
          <w:noProof/>
          <w:color w:val="auto"/>
          <w:sz w:val="28"/>
          <w:szCs w:val="28"/>
          <w:rtl/>
        </w:rPr>
        <w:t>20</w:t>
      </w:r>
    </w:p>
    <w:p w:rsidR="000B4589" w:rsidRPr="000B4589" w:rsidRDefault="000B4589" w:rsidP="000B4589">
      <w:pPr>
        <w:tabs>
          <w:tab w:val="right" w:pos="8413"/>
        </w:tabs>
        <w:bidi/>
        <w:spacing w:line="276" w:lineRule="auto"/>
        <w:ind w:left="-568"/>
        <w:jc w:val="lowKashida"/>
        <w:rPr>
          <w:rFonts w:ascii="Times New Roman" w:eastAsia="MS Mincho" w:hAnsi="Times New Roman" w:cs="B Lotus"/>
          <w:noProof/>
          <w:color w:val="auto"/>
          <w:sz w:val="28"/>
          <w:szCs w:val="28"/>
        </w:rPr>
      </w:pPr>
      <w:r>
        <w:rPr>
          <w:rFonts w:ascii="Times New Roman" w:eastAsia="MS Mincho" w:hAnsi="Times New Roman" w:cs="B Lotus" w:hint="cs"/>
          <w:noProof/>
          <w:color w:val="auto"/>
          <w:sz w:val="28"/>
          <w:szCs w:val="28"/>
          <w:rtl/>
          <w:lang w:bidi="fa-IR"/>
        </w:rPr>
        <w:lastRenderedPageBreak/>
        <w:t>4</w:t>
      </w:r>
      <w:r w:rsidRPr="000B4589">
        <w:rPr>
          <w:rFonts w:ascii="Times New Roman" w:eastAsia="MS Mincho" w:hAnsi="Times New Roman" w:cs="B Lotus" w:hint="cs"/>
          <w:noProof/>
          <w:color w:val="auto"/>
          <w:sz w:val="28"/>
          <w:szCs w:val="28"/>
          <w:rtl/>
          <w:lang w:bidi="fa-IR"/>
        </w:rPr>
        <w:t xml:space="preserve">-2-2-2- </w:t>
      </w:r>
      <w:r w:rsidRPr="000B4589">
        <w:rPr>
          <w:rFonts w:ascii="Times New Roman" w:eastAsia="MS Mincho" w:hAnsi="Times New Roman" w:cs="B Lotus" w:hint="cs"/>
          <w:noProof/>
          <w:color w:val="auto"/>
          <w:sz w:val="28"/>
          <w:szCs w:val="28"/>
          <w:rtl/>
        </w:rPr>
        <w:t xml:space="preserve">نظریه </w:t>
      </w:r>
      <w:r>
        <w:rPr>
          <w:rFonts w:ascii="Times New Roman" w:eastAsia="MS Mincho" w:hAnsi="Times New Roman" w:cs="B Lotus" w:hint="cs"/>
          <w:noProof/>
          <w:color w:val="auto"/>
          <w:sz w:val="28"/>
          <w:szCs w:val="28"/>
          <w:rtl/>
        </w:rPr>
        <w:t>دلبستگی...........................</w:t>
      </w:r>
      <w:r w:rsidRPr="000B4589">
        <w:rPr>
          <w:rFonts w:ascii="Times New Roman" w:eastAsia="MS Mincho" w:hAnsi="Times New Roman" w:cs="B Lotus" w:hint="cs"/>
          <w:noProof/>
          <w:color w:val="auto"/>
          <w:sz w:val="28"/>
          <w:szCs w:val="28"/>
          <w:rtl/>
        </w:rPr>
        <w:t xml:space="preserve">............................................................................................. </w:t>
      </w:r>
      <w:r w:rsidR="00D67AB2">
        <w:rPr>
          <w:rFonts w:ascii="Times New Roman" w:eastAsia="MS Mincho" w:hAnsi="Times New Roman" w:cs="B Lotus" w:hint="cs"/>
          <w:noProof/>
          <w:color w:val="auto"/>
          <w:sz w:val="28"/>
          <w:szCs w:val="28"/>
          <w:rtl/>
        </w:rPr>
        <w:t>21</w:t>
      </w:r>
    </w:p>
    <w:p w:rsidR="000B4589" w:rsidRPr="000B4589" w:rsidRDefault="000B4589" w:rsidP="000B4589">
      <w:pPr>
        <w:tabs>
          <w:tab w:val="right" w:pos="8413"/>
        </w:tabs>
        <w:bidi/>
        <w:spacing w:line="276" w:lineRule="auto"/>
        <w:ind w:left="-568"/>
        <w:jc w:val="lowKashida"/>
        <w:rPr>
          <w:rFonts w:ascii="Times New Roman" w:eastAsia="MS Mincho" w:hAnsi="Times New Roman" w:cs="B Lotus"/>
          <w:noProof/>
          <w:color w:val="auto"/>
          <w:sz w:val="28"/>
          <w:szCs w:val="28"/>
        </w:rPr>
      </w:pPr>
      <w:r>
        <w:rPr>
          <w:rFonts w:ascii="Times New Roman" w:eastAsia="MS Mincho" w:hAnsi="Times New Roman" w:cs="B Lotus" w:hint="cs"/>
          <w:noProof/>
          <w:color w:val="auto"/>
          <w:sz w:val="28"/>
          <w:szCs w:val="28"/>
          <w:rtl/>
          <w:lang w:bidi="fa-IR"/>
        </w:rPr>
        <w:t>3</w:t>
      </w:r>
      <w:r w:rsidRPr="000B4589">
        <w:rPr>
          <w:rFonts w:ascii="Times New Roman" w:eastAsia="MS Mincho" w:hAnsi="Times New Roman" w:cs="B Lotus" w:hint="cs"/>
          <w:noProof/>
          <w:color w:val="auto"/>
          <w:sz w:val="28"/>
          <w:szCs w:val="28"/>
          <w:rtl/>
          <w:lang w:bidi="fa-IR"/>
        </w:rPr>
        <w:t xml:space="preserve">-2-2- </w:t>
      </w:r>
      <w:r>
        <w:rPr>
          <w:rFonts w:ascii="Times New Roman" w:eastAsia="MS Mincho" w:hAnsi="Times New Roman" w:cs="B Lotus" w:hint="cs"/>
          <w:noProof/>
          <w:color w:val="auto"/>
          <w:sz w:val="28"/>
          <w:szCs w:val="28"/>
          <w:rtl/>
        </w:rPr>
        <w:t>ابعاد اضطراب مرگ</w:t>
      </w:r>
      <w:r w:rsidRPr="000B4589">
        <w:rPr>
          <w:rFonts w:ascii="Times New Roman" w:eastAsia="MS Mincho" w:hAnsi="Times New Roman" w:cs="B Lotus" w:hint="cs"/>
          <w:noProof/>
          <w:color w:val="auto"/>
          <w:sz w:val="28"/>
          <w:szCs w:val="28"/>
          <w:rtl/>
        </w:rPr>
        <w:t xml:space="preserve">...................................................................................................................... </w:t>
      </w:r>
      <w:r w:rsidR="00D67AB2">
        <w:rPr>
          <w:rFonts w:ascii="Times New Roman" w:eastAsia="MS Mincho" w:hAnsi="Times New Roman" w:cs="B Lotus" w:hint="cs"/>
          <w:noProof/>
          <w:color w:val="auto"/>
          <w:sz w:val="28"/>
          <w:szCs w:val="28"/>
          <w:rtl/>
        </w:rPr>
        <w:t>21</w:t>
      </w:r>
    </w:p>
    <w:p w:rsidR="000B4589" w:rsidRPr="000B4589" w:rsidRDefault="000B4589" w:rsidP="000B4589">
      <w:pPr>
        <w:tabs>
          <w:tab w:val="right" w:pos="8413"/>
        </w:tabs>
        <w:bidi/>
        <w:spacing w:line="276" w:lineRule="auto"/>
        <w:ind w:left="-568"/>
        <w:jc w:val="lowKashida"/>
        <w:rPr>
          <w:rFonts w:ascii="Times New Roman" w:eastAsia="MS Mincho" w:hAnsi="Times New Roman" w:cs="B Lotus"/>
          <w:noProof/>
          <w:color w:val="auto"/>
          <w:sz w:val="28"/>
          <w:szCs w:val="28"/>
        </w:rPr>
      </w:pPr>
      <w:r>
        <w:rPr>
          <w:rFonts w:ascii="Times New Roman" w:eastAsia="MS Mincho" w:hAnsi="Times New Roman" w:cs="B Lotus" w:hint="cs"/>
          <w:noProof/>
          <w:color w:val="auto"/>
          <w:sz w:val="28"/>
          <w:szCs w:val="28"/>
          <w:rtl/>
          <w:lang w:bidi="fa-IR"/>
        </w:rPr>
        <w:t>4</w:t>
      </w:r>
      <w:r w:rsidRPr="000B4589">
        <w:rPr>
          <w:rFonts w:ascii="Times New Roman" w:eastAsia="MS Mincho" w:hAnsi="Times New Roman" w:cs="B Lotus" w:hint="cs"/>
          <w:noProof/>
          <w:color w:val="auto"/>
          <w:sz w:val="28"/>
          <w:szCs w:val="28"/>
          <w:rtl/>
          <w:lang w:bidi="fa-IR"/>
        </w:rPr>
        <w:t xml:space="preserve">-2-2- </w:t>
      </w:r>
      <w:r>
        <w:rPr>
          <w:rFonts w:ascii="Times New Roman" w:eastAsia="MS Mincho" w:hAnsi="Times New Roman" w:cs="B Lotus" w:hint="cs"/>
          <w:noProof/>
          <w:color w:val="auto"/>
          <w:sz w:val="28"/>
          <w:szCs w:val="28"/>
          <w:rtl/>
        </w:rPr>
        <w:t>عوامل موثر</w:t>
      </w:r>
      <w:r w:rsidR="00127A69">
        <w:rPr>
          <w:rFonts w:ascii="Times New Roman" w:eastAsia="MS Mincho" w:hAnsi="Times New Roman" w:cs="B Lotus" w:hint="cs"/>
          <w:noProof/>
          <w:color w:val="auto"/>
          <w:sz w:val="28"/>
          <w:szCs w:val="28"/>
          <w:rtl/>
        </w:rPr>
        <w:t xml:space="preserve"> بر</w:t>
      </w:r>
      <w:r w:rsidRPr="000B4589">
        <w:rPr>
          <w:rFonts w:ascii="Times New Roman" w:eastAsia="MS Mincho" w:hAnsi="Times New Roman" w:cs="B Lotus" w:hint="cs"/>
          <w:noProof/>
          <w:color w:val="auto"/>
          <w:sz w:val="28"/>
          <w:szCs w:val="28"/>
          <w:rtl/>
        </w:rPr>
        <w:t xml:space="preserve"> اضطراب مرگ</w:t>
      </w:r>
      <w:r w:rsidR="00127A69">
        <w:rPr>
          <w:rFonts w:ascii="Times New Roman" w:eastAsia="MS Mincho" w:hAnsi="Times New Roman" w:cs="B Lotus" w:hint="cs"/>
          <w:noProof/>
          <w:color w:val="auto"/>
          <w:sz w:val="28"/>
          <w:szCs w:val="28"/>
          <w:rtl/>
        </w:rPr>
        <w:t xml:space="preserve"> در سالمندان</w:t>
      </w:r>
      <w:r w:rsidRPr="000B4589">
        <w:rPr>
          <w:rFonts w:ascii="Times New Roman" w:eastAsia="MS Mincho" w:hAnsi="Times New Roman" w:cs="B Lotus" w:hint="cs"/>
          <w:noProof/>
          <w:color w:val="auto"/>
          <w:sz w:val="28"/>
          <w:szCs w:val="28"/>
          <w:rtl/>
        </w:rPr>
        <w:t>..............................................................</w:t>
      </w:r>
      <w:r w:rsidR="00127A69">
        <w:rPr>
          <w:rFonts w:ascii="Times New Roman" w:eastAsia="MS Mincho" w:hAnsi="Times New Roman" w:cs="B Lotus" w:hint="cs"/>
          <w:noProof/>
          <w:color w:val="auto"/>
          <w:sz w:val="28"/>
          <w:szCs w:val="28"/>
          <w:rtl/>
        </w:rPr>
        <w:t>..</w:t>
      </w:r>
      <w:r w:rsidRPr="000B4589">
        <w:rPr>
          <w:rFonts w:ascii="Times New Roman" w:eastAsia="MS Mincho" w:hAnsi="Times New Roman" w:cs="B Lotus" w:hint="cs"/>
          <w:noProof/>
          <w:color w:val="auto"/>
          <w:sz w:val="28"/>
          <w:szCs w:val="28"/>
          <w:rtl/>
        </w:rPr>
        <w:t xml:space="preserve">.................. </w:t>
      </w:r>
      <w:r w:rsidR="00D67AB2">
        <w:rPr>
          <w:rFonts w:ascii="Times New Roman" w:eastAsia="MS Mincho" w:hAnsi="Times New Roman" w:cs="B Lotus" w:hint="cs"/>
          <w:noProof/>
          <w:color w:val="auto"/>
          <w:sz w:val="28"/>
          <w:szCs w:val="28"/>
          <w:rtl/>
        </w:rPr>
        <w:t>21</w:t>
      </w:r>
    </w:p>
    <w:p w:rsidR="00127A69" w:rsidRPr="00127A69" w:rsidRDefault="00127A69" w:rsidP="00127A69">
      <w:pPr>
        <w:tabs>
          <w:tab w:val="right" w:pos="8413"/>
        </w:tabs>
        <w:bidi/>
        <w:spacing w:line="276" w:lineRule="auto"/>
        <w:ind w:left="-568"/>
        <w:jc w:val="lowKashida"/>
        <w:rPr>
          <w:rFonts w:ascii="Times New Roman" w:eastAsia="MS Mincho" w:hAnsi="Times New Roman" w:cs="B Lotus"/>
          <w:noProof/>
          <w:color w:val="auto"/>
          <w:sz w:val="28"/>
          <w:szCs w:val="28"/>
        </w:rPr>
      </w:pPr>
      <w:r>
        <w:rPr>
          <w:rFonts w:ascii="Times New Roman" w:eastAsia="MS Mincho" w:hAnsi="Times New Roman" w:cs="B Lotus" w:hint="cs"/>
          <w:noProof/>
          <w:color w:val="auto"/>
          <w:sz w:val="28"/>
          <w:szCs w:val="28"/>
          <w:rtl/>
          <w:lang w:bidi="fa-IR"/>
        </w:rPr>
        <w:t>5</w:t>
      </w:r>
      <w:r w:rsidRPr="00127A69">
        <w:rPr>
          <w:rFonts w:ascii="Times New Roman" w:eastAsia="MS Mincho" w:hAnsi="Times New Roman" w:cs="B Lotus" w:hint="cs"/>
          <w:noProof/>
          <w:color w:val="auto"/>
          <w:sz w:val="28"/>
          <w:szCs w:val="28"/>
          <w:rtl/>
          <w:lang w:bidi="fa-IR"/>
        </w:rPr>
        <w:t xml:space="preserve">-2-2- </w:t>
      </w:r>
      <w:r w:rsidRPr="00127A69">
        <w:rPr>
          <w:rFonts w:ascii="Times New Roman" w:eastAsia="MS Mincho" w:hAnsi="Times New Roman" w:cs="B Lotus" w:hint="cs"/>
          <w:noProof/>
          <w:color w:val="auto"/>
          <w:sz w:val="28"/>
          <w:szCs w:val="28"/>
          <w:rtl/>
        </w:rPr>
        <w:t xml:space="preserve">اضطراب مرگ </w:t>
      </w:r>
      <w:r>
        <w:rPr>
          <w:rFonts w:ascii="Times New Roman" w:eastAsia="MS Mincho" w:hAnsi="Times New Roman" w:cs="B Lotus" w:hint="cs"/>
          <w:noProof/>
          <w:color w:val="auto"/>
          <w:sz w:val="28"/>
          <w:szCs w:val="28"/>
          <w:rtl/>
        </w:rPr>
        <w:t>و</w:t>
      </w:r>
      <w:r w:rsidRPr="00127A69">
        <w:rPr>
          <w:rFonts w:ascii="Times New Roman" w:eastAsia="MS Mincho" w:hAnsi="Times New Roman" w:cs="B Lotus" w:hint="cs"/>
          <w:noProof/>
          <w:color w:val="auto"/>
          <w:sz w:val="28"/>
          <w:szCs w:val="28"/>
          <w:rtl/>
        </w:rPr>
        <w:t xml:space="preserve"> سالمند</w:t>
      </w:r>
      <w:r w:rsidR="00846150">
        <w:rPr>
          <w:rFonts w:ascii="Times New Roman" w:eastAsia="MS Mincho" w:hAnsi="Times New Roman" w:cs="B Lotus" w:hint="cs"/>
          <w:noProof/>
          <w:color w:val="auto"/>
          <w:sz w:val="28"/>
          <w:szCs w:val="28"/>
          <w:rtl/>
        </w:rPr>
        <w:t>ی</w:t>
      </w:r>
      <w:r w:rsidRPr="00127A69">
        <w:rPr>
          <w:rFonts w:ascii="Times New Roman" w:eastAsia="MS Mincho" w:hAnsi="Times New Roman" w:cs="B Lotus" w:hint="cs"/>
          <w:noProof/>
          <w:color w:val="auto"/>
          <w:sz w:val="28"/>
          <w:szCs w:val="28"/>
          <w:rtl/>
        </w:rPr>
        <w:t>.................................</w:t>
      </w:r>
      <w:r>
        <w:rPr>
          <w:rFonts w:ascii="Times New Roman" w:eastAsia="MS Mincho" w:hAnsi="Times New Roman" w:cs="B Lotus" w:hint="cs"/>
          <w:noProof/>
          <w:color w:val="auto"/>
          <w:sz w:val="28"/>
          <w:szCs w:val="28"/>
          <w:rtl/>
        </w:rPr>
        <w:t>.........................</w:t>
      </w:r>
      <w:r w:rsidRPr="00127A69">
        <w:rPr>
          <w:rFonts w:ascii="Times New Roman" w:eastAsia="MS Mincho" w:hAnsi="Times New Roman" w:cs="B Lotus" w:hint="cs"/>
          <w:noProof/>
          <w:color w:val="auto"/>
          <w:sz w:val="28"/>
          <w:szCs w:val="28"/>
          <w:rtl/>
        </w:rPr>
        <w:t xml:space="preserve">................................................. </w:t>
      </w:r>
      <w:r w:rsidR="00D67AB2">
        <w:rPr>
          <w:rFonts w:ascii="Times New Roman" w:eastAsia="MS Mincho" w:hAnsi="Times New Roman" w:cs="B Lotus" w:hint="cs"/>
          <w:noProof/>
          <w:color w:val="auto"/>
          <w:sz w:val="28"/>
          <w:szCs w:val="28"/>
          <w:rtl/>
        </w:rPr>
        <w:t>22</w:t>
      </w:r>
    </w:p>
    <w:p w:rsidR="000B4589" w:rsidRDefault="00127A69" w:rsidP="00127A69">
      <w:pPr>
        <w:tabs>
          <w:tab w:val="right" w:pos="8413"/>
        </w:tabs>
        <w:bidi/>
        <w:spacing w:line="276" w:lineRule="auto"/>
        <w:ind w:left="-568"/>
        <w:jc w:val="lowKashida"/>
        <w:rPr>
          <w:ins w:id="4" w:author="royababaei97@gmail.com" w:date="2026-01-02T15:46:00Z"/>
          <w:rFonts w:ascii="Times New Roman" w:eastAsia="MS Mincho" w:hAnsi="Times New Roman" w:cs="B Lotus"/>
          <w:noProof/>
          <w:color w:val="auto"/>
          <w:sz w:val="28"/>
          <w:szCs w:val="28"/>
          <w:rtl/>
        </w:rPr>
      </w:pPr>
      <w:r>
        <w:rPr>
          <w:rFonts w:ascii="Times New Roman" w:eastAsia="MS Mincho" w:hAnsi="Times New Roman" w:cs="B Lotus" w:hint="cs"/>
          <w:noProof/>
          <w:color w:val="auto"/>
          <w:sz w:val="28"/>
          <w:szCs w:val="28"/>
          <w:rtl/>
          <w:lang w:bidi="fa-IR"/>
        </w:rPr>
        <w:t>6</w:t>
      </w:r>
      <w:r w:rsidRPr="00127A69">
        <w:rPr>
          <w:rFonts w:ascii="Times New Roman" w:eastAsia="MS Mincho" w:hAnsi="Times New Roman" w:cs="B Lotus" w:hint="cs"/>
          <w:noProof/>
          <w:color w:val="auto"/>
          <w:sz w:val="28"/>
          <w:szCs w:val="28"/>
          <w:rtl/>
          <w:lang w:bidi="fa-IR"/>
        </w:rPr>
        <w:t xml:space="preserve">-2-2- </w:t>
      </w:r>
      <w:r>
        <w:rPr>
          <w:rFonts w:ascii="Times New Roman" w:eastAsia="MS Mincho" w:hAnsi="Times New Roman" w:cs="B Lotus" w:hint="cs"/>
          <w:noProof/>
          <w:color w:val="auto"/>
          <w:sz w:val="28"/>
          <w:szCs w:val="28"/>
          <w:rtl/>
        </w:rPr>
        <w:t>پیامدهای</w:t>
      </w:r>
      <w:r w:rsidRPr="00127A69">
        <w:rPr>
          <w:rFonts w:ascii="Times New Roman" w:eastAsia="MS Mincho" w:hAnsi="Times New Roman" w:cs="B Lotus" w:hint="cs"/>
          <w:noProof/>
          <w:color w:val="auto"/>
          <w:sz w:val="28"/>
          <w:szCs w:val="28"/>
          <w:rtl/>
        </w:rPr>
        <w:t xml:space="preserve"> اضطراب مرگ.......................................</w:t>
      </w:r>
      <w:r>
        <w:rPr>
          <w:rFonts w:ascii="Times New Roman" w:eastAsia="MS Mincho" w:hAnsi="Times New Roman" w:cs="B Lotus" w:hint="cs"/>
          <w:noProof/>
          <w:color w:val="auto"/>
          <w:sz w:val="28"/>
          <w:szCs w:val="28"/>
          <w:rtl/>
        </w:rPr>
        <w:t>....</w:t>
      </w:r>
      <w:r w:rsidRPr="00127A69">
        <w:rPr>
          <w:rFonts w:ascii="Times New Roman" w:eastAsia="MS Mincho" w:hAnsi="Times New Roman" w:cs="B Lotus" w:hint="cs"/>
          <w:noProof/>
          <w:color w:val="auto"/>
          <w:sz w:val="28"/>
          <w:szCs w:val="28"/>
          <w:rtl/>
        </w:rPr>
        <w:t xml:space="preserve">................................................................... </w:t>
      </w:r>
      <w:r w:rsidR="00D67AB2">
        <w:rPr>
          <w:rFonts w:ascii="Times New Roman" w:eastAsia="MS Mincho" w:hAnsi="Times New Roman" w:cs="B Lotus" w:hint="cs"/>
          <w:noProof/>
          <w:color w:val="auto"/>
          <w:sz w:val="28"/>
          <w:szCs w:val="28"/>
          <w:rtl/>
        </w:rPr>
        <w:t>22</w:t>
      </w:r>
    </w:p>
    <w:p w:rsidR="00C62394" w:rsidRPr="00C62394" w:rsidRDefault="00C62394" w:rsidP="00C62394">
      <w:pPr>
        <w:tabs>
          <w:tab w:val="right" w:pos="8162"/>
          <w:tab w:val="right" w:pos="8413"/>
        </w:tabs>
        <w:bidi/>
        <w:spacing w:line="276" w:lineRule="auto"/>
        <w:ind w:left="-568"/>
        <w:jc w:val="lowKashida"/>
        <w:rPr>
          <w:rFonts w:ascii="Times New Roman" w:eastAsia="MS Mincho" w:hAnsi="Times New Roman" w:cs="B Lotus"/>
          <w:noProof/>
          <w:color w:val="auto"/>
          <w:sz w:val="28"/>
          <w:szCs w:val="28"/>
          <w:rtl/>
        </w:rPr>
      </w:pPr>
      <w:r w:rsidRPr="00C62394">
        <w:rPr>
          <w:rFonts w:cs="B Lotus" w:hint="cs"/>
          <w:color w:val="auto"/>
          <w:sz w:val="28"/>
          <w:szCs w:val="28"/>
          <w:rtl/>
        </w:rPr>
        <w:t xml:space="preserve">2-3- گستره سوم: </w:t>
      </w:r>
      <w:r w:rsidRPr="00C62394">
        <w:rPr>
          <w:rFonts w:ascii="Times New Roman" w:eastAsia="Times New Roman" w:hAnsi="Times New Roman" w:cs="B Lotus"/>
          <w:color w:val="auto"/>
          <w:kern w:val="32"/>
          <w:sz w:val="28"/>
          <w:szCs w:val="28"/>
          <w:rtl/>
        </w:rPr>
        <w:t>هوش معنوی</w:t>
      </w:r>
      <w:r w:rsidRPr="00C62394">
        <w:rPr>
          <w:rFonts w:ascii="Times New Roman" w:eastAsia="MS Mincho" w:hAnsi="Times New Roman" w:cs="B Lotus" w:hint="cs"/>
          <w:noProof/>
          <w:color w:val="auto"/>
          <w:sz w:val="28"/>
          <w:szCs w:val="28"/>
          <w:rtl/>
        </w:rPr>
        <w:t>...........................................</w:t>
      </w:r>
      <w:r w:rsidRPr="006D7654">
        <w:rPr>
          <w:rFonts w:ascii="Times New Roman" w:eastAsia="MS Mincho" w:hAnsi="Times New Roman" w:cs="B Lotus" w:hint="cs"/>
          <w:noProof/>
          <w:color w:val="auto"/>
          <w:sz w:val="28"/>
          <w:szCs w:val="28"/>
          <w:rtl/>
        </w:rPr>
        <w:t>........................</w:t>
      </w:r>
      <w:r w:rsidRPr="00C62394">
        <w:rPr>
          <w:rFonts w:ascii="Times New Roman" w:eastAsia="MS Mincho" w:hAnsi="Times New Roman" w:cs="B Lotus" w:hint="cs"/>
          <w:noProof/>
          <w:color w:val="auto"/>
          <w:sz w:val="28"/>
          <w:szCs w:val="28"/>
          <w:rtl/>
        </w:rPr>
        <w:t>.............................</w:t>
      </w:r>
      <w:r w:rsidR="002F0400">
        <w:rPr>
          <w:rFonts w:ascii="Times New Roman" w:eastAsia="MS Mincho" w:hAnsi="Times New Roman" w:cs="B Lotus" w:hint="cs"/>
          <w:noProof/>
          <w:color w:val="auto"/>
          <w:sz w:val="28"/>
          <w:szCs w:val="28"/>
          <w:rtl/>
        </w:rPr>
        <w:t>.</w:t>
      </w:r>
      <w:r w:rsidRPr="00C62394">
        <w:rPr>
          <w:rFonts w:ascii="Times New Roman" w:eastAsia="MS Mincho" w:hAnsi="Times New Roman" w:cs="B Lotus" w:hint="cs"/>
          <w:noProof/>
          <w:color w:val="auto"/>
          <w:sz w:val="28"/>
          <w:szCs w:val="28"/>
          <w:rtl/>
        </w:rPr>
        <w:t xml:space="preserve">............... </w:t>
      </w:r>
      <w:r w:rsidR="00D67AB2">
        <w:rPr>
          <w:rFonts w:ascii="Times New Roman" w:eastAsia="MS Mincho" w:hAnsi="Times New Roman" w:cs="B Lotus" w:hint="cs"/>
          <w:noProof/>
          <w:color w:val="auto"/>
          <w:sz w:val="28"/>
          <w:szCs w:val="28"/>
          <w:rtl/>
        </w:rPr>
        <w:t>23</w:t>
      </w:r>
    </w:p>
    <w:p w:rsidR="00C62394" w:rsidRPr="00C62394" w:rsidRDefault="00C62394" w:rsidP="00BF421B">
      <w:pPr>
        <w:tabs>
          <w:tab w:val="right" w:pos="8683"/>
        </w:tabs>
        <w:bidi/>
        <w:spacing w:line="276" w:lineRule="auto"/>
        <w:ind w:left="-568"/>
        <w:jc w:val="lowKashida"/>
        <w:rPr>
          <w:rFonts w:ascii="Times New Roman" w:eastAsia="MS Mincho" w:hAnsi="Times New Roman" w:cs="B Lotus"/>
          <w:noProof/>
          <w:color w:val="auto"/>
          <w:sz w:val="28"/>
          <w:szCs w:val="28"/>
          <w:rtl/>
        </w:rPr>
      </w:pPr>
      <w:r w:rsidRPr="00C62394">
        <w:rPr>
          <w:rFonts w:cs="B Lotus" w:hint="cs"/>
          <w:color w:val="auto"/>
          <w:sz w:val="28"/>
          <w:szCs w:val="28"/>
          <w:rtl/>
        </w:rPr>
        <w:t xml:space="preserve">2-3-1- مفهوم </w:t>
      </w:r>
      <w:r w:rsidRPr="00C62394">
        <w:rPr>
          <w:rFonts w:ascii="Times New Roman" w:eastAsia="Times New Roman" w:hAnsi="Times New Roman" w:cs="B Lotus"/>
          <w:color w:val="auto"/>
          <w:kern w:val="32"/>
          <w:sz w:val="28"/>
          <w:szCs w:val="28"/>
          <w:rtl/>
        </w:rPr>
        <w:t>هوش معنوی</w:t>
      </w:r>
      <w:r w:rsidRPr="00C62394">
        <w:rPr>
          <w:rFonts w:ascii="Times New Roman" w:eastAsia="MS Mincho" w:hAnsi="Times New Roman" w:cs="B Lotus" w:hint="cs"/>
          <w:noProof/>
          <w:color w:val="auto"/>
          <w:sz w:val="28"/>
          <w:szCs w:val="28"/>
          <w:rtl/>
        </w:rPr>
        <w:t>....................</w:t>
      </w:r>
      <w:r w:rsidRPr="006D7654">
        <w:rPr>
          <w:rFonts w:ascii="Times New Roman" w:eastAsia="MS Mincho" w:hAnsi="Times New Roman" w:cs="B Lotus" w:hint="cs"/>
          <w:noProof/>
          <w:color w:val="auto"/>
          <w:sz w:val="28"/>
          <w:szCs w:val="28"/>
          <w:rtl/>
        </w:rPr>
        <w:t>........................</w:t>
      </w:r>
      <w:r w:rsidRPr="00C62394">
        <w:rPr>
          <w:rFonts w:ascii="Times New Roman" w:eastAsia="MS Mincho" w:hAnsi="Times New Roman" w:cs="B Lotus" w:hint="cs"/>
          <w:noProof/>
          <w:color w:val="auto"/>
          <w:sz w:val="28"/>
          <w:szCs w:val="28"/>
          <w:rtl/>
        </w:rPr>
        <w:t>......................................................</w:t>
      </w:r>
      <w:r w:rsidR="00BF421B" w:rsidRPr="006D7654">
        <w:rPr>
          <w:rFonts w:ascii="Times New Roman" w:eastAsia="MS Mincho" w:hAnsi="Times New Roman" w:cs="B Lotus" w:hint="cs"/>
          <w:noProof/>
          <w:color w:val="auto"/>
          <w:sz w:val="28"/>
          <w:szCs w:val="28"/>
          <w:rtl/>
        </w:rPr>
        <w:t>......</w:t>
      </w:r>
      <w:r w:rsidRPr="00C62394">
        <w:rPr>
          <w:rFonts w:ascii="Times New Roman" w:eastAsia="MS Mincho" w:hAnsi="Times New Roman" w:cs="B Lotus" w:hint="cs"/>
          <w:noProof/>
          <w:color w:val="auto"/>
          <w:sz w:val="28"/>
          <w:szCs w:val="28"/>
          <w:rtl/>
        </w:rPr>
        <w:t xml:space="preserve">............. </w:t>
      </w:r>
      <w:r w:rsidR="00D67AB2">
        <w:rPr>
          <w:rFonts w:ascii="Times New Roman" w:eastAsia="MS Mincho" w:hAnsi="Times New Roman" w:cs="B Lotus" w:hint="cs"/>
          <w:noProof/>
          <w:color w:val="auto"/>
          <w:sz w:val="28"/>
          <w:szCs w:val="28"/>
          <w:rtl/>
        </w:rPr>
        <w:t>23</w:t>
      </w:r>
    </w:p>
    <w:p w:rsidR="00C62394" w:rsidRPr="00C62394" w:rsidRDefault="00C62394" w:rsidP="00C62394">
      <w:pPr>
        <w:keepNext/>
        <w:tabs>
          <w:tab w:val="right" w:pos="8413"/>
        </w:tabs>
        <w:autoSpaceDE/>
        <w:autoSpaceDN/>
        <w:bidi/>
        <w:adjustRightInd/>
        <w:spacing w:line="276" w:lineRule="auto"/>
        <w:ind w:left="-562"/>
        <w:jc w:val="lowKashida"/>
        <w:outlineLvl w:val="0"/>
        <w:rPr>
          <w:rFonts w:ascii="Times New Roman" w:eastAsia="MS Mincho" w:hAnsi="Times New Roman" w:cs="B Lotus" w:hint="cs"/>
          <w:noProof/>
          <w:color w:val="auto"/>
          <w:sz w:val="28"/>
          <w:szCs w:val="28"/>
          <w:rtl/>
        </w:rPr>
      </w:pPr>
      <w:r w:rsidRPr="00C62394">
        <w:rPr>
          <w:rFonts w:ascii="Cambria" w:eastAsia="Times New Roman" w:hAnsi="Cambria" w:cs="B Lotus" w:hint="cs"/>
          <w:color w:val="auto"/>
          <w:kern w:val="32"/>
          <w:sz w:val="28"/>
          <w:szCs w:val="28"/>
          <w:rtl/>
        </w:rPr>
        <w:t xml:space="preserve">2-3-2-  </w:t>
      </w:r>
      <w:r w:rsidRPr="00C62394">
        <w:rPr>
          <w:rFonts w:ascii="Cambria" w:eastAsia="Times New Roman" w:hAnsi="Cambria" w:cs="B Lotus"/>
          <w:color w:val="auto"/>
          <w:kern w:val="32"/>
          <w:sz w:val="28"/>
          <w:szCs w:val="28"/>
          <w:rtl/>
        </w:rPr>
        <w:t>دیدگاه فضیلت گرایانه به هوش معنوی</w:t>
      </w:r>
      <w:r w:rsidRPr="00C62394">
        <w:rPr>
          <w:rFonts w:ascii="Times New Roman" w:eastAsia="MS Mincho" w:hAnsi="Times New Roman" w:cs="B Lotus" w:hint="cs"/>
          <w:noProof/>
          <w:color w:val="auto"/>
          <w:sz w:val="28"/>
          <w:szCs w:val="28"/>
          <w:rtl/>
        </w:rPr>
        <w:t>..................................</w:t>
      </w:r>
      <w:r w:rsidR="00BF421B" w:rsidRPr="006D7654">
        <w:rPr>
          <w:rFonts w:ascii="Times New Roman" w:eastAsia="MS Mincho" w:hAnsi="Times New Roman" w:cs="B Lotus" w:hint="cs"/>
          <w:noProof/>
          <w:color w:val="auto"/>
          <w:sz w:val="28"/>
          <w:szCs w:val="28"/>
          <w:rtl/>
        </w:rPr>
        <w:t>....................</w:t>
      </w:r>
      <w:r w:rsidRPr="00C62394">
        <w:rPr>
          <w:rFonts w:ascii="Times New Roman" w:eastAsia="MS Mincho" w:hAnsi="Times New Roman" w:cs="B Lotus" w:hint="cs"/>
          <w:noProof/>
          <w:color w:val="auto"/>
          <w:sz w:val="28"/>
          <w:szCs w:val="28"/>
          <w:rtl/>
        </w:rPr>
        <w:t>.................</w:t>
      </w:r>
      <w:r w:rsidR="00BF421B" w:rsidRPr="006D7654">
        <w:rPr>
          <w:rFonts w:ascii="Times New Roman" w:eastAsia="MS Mincho" w:hAnsi="Times New Roman" w:cs="B Lotus" w:hint="cs"/>
          <w:noProof/>
          <w:color w:val="auto"/>
          <w:sz w:val="28"/>
          <w:szCs w:val="28"/>
          <w:rtl/>
        </w:rPr>
        <w:t>.</w:t>
      </w:r>
      <w:r w:rsidRPr="00C62394">
        <w:rPr>
          <w:rFonts w:ascii="Times New Roman" w:eastAsia="MS Mincho" w:hAnsi="Times New Roman" w:cs="B Lotus" w:hint="cs"/>
          <w:noProof/>
          <w:color w:val="auto"/>
          <w:sz w:val="28"/>
          <w:szCs w:val="28"/>
          <w:rtl/>
        </w:rPr>
        <w:t xml:space="preserve">.............. </w:t>
      </w:r>
      <w:r w:rsidR="00D67AB2">
        <w:rPr>
          <w:rFonts w:ascii="Times New Roman" w:eastAsia="MS Mincho" w:hAnsi="Times New Roman" w:cs="B Lotus" w:hint="cs"/>
          <w:noProof/>
          <w:color w:val="auto"/>
          <w:sz w:val="28"/>
          <w:szCs w:val="28"/>
          <w:rtl/>
        </w:rPr>
        <w:t>25</w:t>
      </w:r>
    </w:p>
    <w:p w:rsidR="00C62394" w:rsidRPr="00C62394" w:rsidRDefault="00C62394" w:rsidP="00C62394">
      <w:pPr>
        <w:keepNext/>
        <w:tabs>
          <w:tab w:val="right" w:pos="8413"/>
        </w:tabs>
        <w:autoSpaceDE/>
        <w:autoSpaceDN/>
        <w:bidi/>
        <w:adjustRightInd/>
        <w:spacing w:line="276" w:lineRule="auto"/>
        <w:ind w:left="-568"/>
        <w:outlineLvl w:val="0"/>
        <w:rPr>
          <w:rFonts w:ascii="Cambria" w:eastAsia="Times New Roman" w:hAnsi="Cambria" w:cs="B Lotus"/>
          <w:color w:val="auto"/>
          <w:kern w:val="32"/>
          <w:sz w:val="28"/>
          <w:szCs w:val="28"/>
          <w:rtl/>
        </w:rPr>
      </w:pPr>
      <w:r w:rsidRPr="00C62394">
        <w:rPr>
          <w:rFonts w:ascii="Cambria" w:eastAsia="Times New Roman" w:hAnsi="Cambria" w:cs="B Lotus" w:hint="cs"/>
          <w:color w:val="auto"/>
          <w:kern w:val="32"/>
          <w:sz w:val="28"/>
          <w:szCs w:val="28"/>
          <w:rtl/>
        </w:rPr>
        <w:t xml:space="preserve">2-3-3- </w:t>
      </w:r>
      <w:r w:rsidRPr="00C62394">
        <w:rPr>
          <w:rFonts w:ascii="Cambria" w:eastAsia="Times New Roman" w:hAnsi="Cambria" w:cs="B Lotus"/>
          <w:color w:val="auto"/>
          <w:kern w:val="32"/>
          <w:sz w:val="28"/>
          <w:szCs w:val="28"/>
          <w:rtl/>
        </w:rPr>
        <w:t xml:space="preserve">عوامل موثر بر هوش معنوی </w:t>
      </w:r>
      <w:r w:rsidR="00BF421B" w:rsidRPr="006D7654">
        <w:rPr>
          <w:rFonts w:ascii="Cambria" w:eastAsia="Times New Roman" w:hAnsi="Cambria" w:cs="B Lotus" w:hint="cs"/>
          <w:color w:val="auto"/>
          <w:kern w:val="32"/>
          <w:sz w:val="28"/>
          <w:szCs w:val="28"/>
          <w:rtl/>
        </w:rPr>
        <w:t>.........................................................................................................</w:t>
      </w:r>
      <w:r w:rsidR="00B66BAE">
        <w:rPr>
          <w:rFonts w:ascii="Cambria" w:eastAsia="Times New Roman" w:hAnsi="Cambria" w:cs="B Lotus" w:hint="cs"/>
          <w:color w:val="auto"/>
          <w:kern w:val="32"/>
          <w:sz w:val="28"/>
          <w:szCs w:val="28"/>
          <w:rtl/>
        </w:rPr>
        <w:t>28</w:t>
      </w:r>
    </w:p>
    <w:p w:rsidR="00C62394" w:rsidRPr="00C62394" w:rsidRDefault="00C62394" w:rsidP="00BF421B">
      <w:pPr>
        <w:tabs>
          <w:tab w:val="right" w:pos="8413"/>
        </w:tabs>
        <w:bidi/>
        <w:spacing w:line="276" w:lineRule="auto"/>
        <w:ind w:left="-568"/>
        <w:jc w:val="lowKashida"/>
        <w:rPr>
          <w:rFonts w:ascii="Times New Roman" w:eastAsia="MS Mincho" w:hAnsi="Times New Roman" w:cs="B Lotus"/>
          <w:noProof/>
          <w:color w:val="auto"/>
          <w:sz w:val="28"/>
          <w:szCs w:val="28"/>
          <w:rtl/>
        </w:rPr>
      </w:pPr>
      <w:r w:rsidRPr="00C62394">
        <w:rPr>
          <w:rFonts w:cs="B Lotus" w:hint="cs"/>
          <w:color w:val="auto"/>
          <w:sz w:val="28"/>
          <w:szCs w:val="28"/>
          <w:rtl/>
        </w:rPr>
        <w:t xml:space="preserve">2-4- گستره چهارم: </w:t>
      </w:r>
      <w:r w:rsidR="00127A69">
        <w:rPr>
          <w:rFonts w:cs="B Lotus" w:hint="cs"/>
          <w:color w:val="auto"/>
          <w:sz w:val="28"/>
          <w:szCs w:val="28"/>
          <w:rtl/>
        </w:rPr>
        <w:t>اضطراب سلامتی</w:t>
      </w:r>
      <w:r w:rsidRPr="00C62394">
        <w:rPr>
          <w:rFonts w:ascii="Times New Roman" w:eastAsia="MS Mincho" w:hAnsi="Times New Roman" w:cs="B Lotus" w:hint="cs"/>
          <w:noProof/>
          <w:color w:val="auto"/>
          <w:sz w:val="28"/>
          <w:szCs w:val="28"/>
          <w:rtl/>
        </w:rPr>
        <w:t>..........................................</w:t>
      </w:r>
      <w:r w:rsidR="00BF421B" w:rsidRPr="006D7654">
        <w:rPr>
          <w:rFonts w:ascii="Times New Roman" w:eastAsia="MS Mincho" w:hAnsi="Times New Roman" w:cs="B Lotus" w:hint="cs"/>
          <w:noProof/>
          <w:color w:val="auto"/>
          <w:sz w:val="28"/>
          <w:szCs w:val="28"/>
          <w:rtl/>
        </w:rPr>
        <w:t>....</w:t>
      </w:r>
      <w:r w:rsidRPr="00C62394">
        <w:rPr>
          <w:rFonts w:ascii="Times New Roman" w:eastAsia="MS Mincho" w:hAnsi="Times New Roman" w:cs="B Lotus" w:hint="cs"/>
          <w:noProof/>
          <w:color w:val="auto"/>
          <w:sz w:val="28"/>
          <w:szCs w:val="28"/>
          <w:rtl/>
        </w:rPr>
        <w:t xml:space="preserve">......................................................... </w:t>
      </w:r>
      <w:r w:rsidR="00B66BAE">
        <w:rPr>
          <w:rFonts w:ascii="Times New Roman" w:eastAsia="MS Mincho" w:hAnsi="Times New Roman" w:cs="B Lotus" w:hint="cs"/>
          <w:noProof/>
          <w:color w:val="auto"/>
          <w:sz w:val="28"/>
          <w:szCs w:val="28"/>
          <w:rtl/>
        </w:rPr>
        <w:t>30</w:t>
      </w:r>
    </w:p>
    <w:p w:rsidR="00C62394" w:rsidRPr="00C62394" w:rsidRDefault="00C62394" w:rsidP="00127A69">
      <w:pPr>
        <w:tabs>
          <w:tab w:val="right" w:pos="8413"/>
        </w:tabs>
        <w:bidi/>
        <w:spacing w:line="276" w:lineRule="auto"/>
        <w:ind w:left="-568"/>
        <w:jc w:val="lowKashida"/>
        <w:rPr>
          <w:rFonts w:ascii="Times New Roman" w:eastAsia="MS Mincho" w:hAnsi="Times New Roman" w:cs="B Lotus"/>
          <w:noProof/>
          <w:color w:val="auto"/>
          <w:sz w:val="28"/>
          <w:szCs w:val="28"/>
          <w:rtl/>
        </w:rPr>
      </w:pPr>
      <w:r w:rsidRPr="00C62394">
        <w:rPr>
          <w:rFonts w:cs="B Lotus" w:hint="cs"/>
          <w:color w:val="auto"/>
          <w:sz w:val="28"/>
          <w:szCs w:val="28"/>
          <w:rtl/>
        </w:rPr>
        <w:t xml:space="preserve">2-4-1- مفهوم </w:t>
      </w:r>
      <w:r w:rsidR="00127A69" w:rsidRPr="00127A69">
        <w:rPr>
          <w:rFonts w:cs="B Lotus" w:hint="cs"/>
          <w:color w:val="auto"/>
          <w:sz w:val="28"/>
          <w:szCs w:val="28"/>
          <w:rtl/>
        </w:rPr>
        <w:t>اضطراب سلامتی</w:t>
      </w:r>
      <w:r w:rsidR="00BF421B" w:rsidRPr="006D7654">
        <w:rPr>
          <w:rFonts w:ascii="Times New Roman" w:eastAsia="MS Mincho" w:hAnsi="Times New Roman" w:cs="B Lotus" w:hint="cs"/>
          <w:noProof/>
          <w:color w:val="auto"/>
          <w:sz w:val="28"/>
          <w:szCs w:val="28"/>
          <w:rtl/>
        </w:rPr>
        <w:t>......................</w:t>
      </w:r>
      <w:r w:rsidRPr="00C62394">
        <w:rPr>
          <w:rFonts w:ascii="Times New Roman" w:eastAsia="MS Mincho" w:hAnsi="Times New Roman" w:cs="B Lotus" w:hint="cs"/>
          <w:noProof/>
          <w:color w:val="auto"/>
          <w:sz w:val="28"/>
          <w:szCs w:val="28"/>
          <w:rtl/>
        </w:rPr>
        <w:t>........</w:t>
      </w:r>
      <w:r w:rsidR="00127A69">
        <w:rPr>
          <w:rFonts w:ascii="Times New Roman" w:eastAsia="MS Mincho" w:hAnsi="Times New Roman" w:cs="B Lotus" w:hint="cs"/>
          <w:noProof/>
          <w:color w:val="auto"/>
          <w:sz w:val="28"/>
          <w:szCs w:val="28"/>
          <w:rtl/>
        </w:rPr>
        <w:t>..</w:t>
      </w:r>
      <w:r w:rsidRPr="00C62394">
        <w:rPr>
          <w:rFonts w:ascii="Times New Roman" w:eastAsia="MS Mincho" w:hAnsi="Times New Roman" w:cs="B Lotus" w:hint="cs"/>
          <w:noProof/>
          <w:color w:val="auto"/>
          <w:sz w:val="28"/>
          <w:szCs w:val="28"/>
          <w:rtl/>
        </w:rPr>
        <w:t>.</w:t>
      </w:r>
      <w:r w:rsidR="00127A69">
        <w:rPr>
          <w:rFonts w:ascii="Times New Roman" w:eastAsia="MS Mincho" w:hAnsi="Times New Roman" w:cs="B Lotus" w:hint="cs"/>
          <w:noProof/>
          <w:color w:val="auto"/>
          <w:sz w:val="28"/>
          <w:szCs w:val="28"/>
          <w:rtl/>
        </w:rPr>
        <w:t>.</w:t>
      </w:r>
      <w:r w:rsidRPr="00C62394">
        <w:rPr>
          <w:rFonts w:ascii="Times New Roman" w:eastAsia="MS Mincho" w:hAnsi="Times New Roman" w:cs="B Lotus" w:hint="cs"/>
          <w:noProof/>
          <w:color w:val="auto"/>
          <w:sz w:val="28"/>
          <w:szCs w:val="28"/>
          <w:rtl/>
        </w:rPr>
        <w:t>....................................................</w:t>
      </w:r>
      <w:r w:rsidR="00BF421B" w:rsidRPr="006D7654">
        <w:rPr>
          <w:rFonts w:ascii="Times New Roman" w:eastAsia="MS Mincho" w:hAnsi="Times New Roman" w:cs="B Lotus" w:hint="cs"/>
          <w:noProof/>
          <w:color w:val="auto"/>
          <w:sz w:val="28"/>
          <w:szCs w:val="28"/>
          <w:rtl/>
        </w:rPr>
        <w:t>.</w:t>
      </w:r>
      <w:r w:rsidRPr="00C62394">
        <w:rPr>
          <w:rFonts w:ascii="Times New Roman" w:eastAsia="MS Mincho" w:hAnsi="Times New Roman" w:cs="B Lotus" w:hint="cs"/>
          <w:noProof/>
          <w:color w:val="auto"/>
          <w:sz w:val="28"/>
          <w:szCs w:val="28"/>
          <w:rtl/>
        </w:rPr>
        <w:t xml:space="preserve">........................ </w:t>
      </w:r>
      <w:r w:rsidR="00B66BAE">
        <w:rPr>
          <w:rFonts w:ascii="Times New Roman" w:eastAsia="MS Mincho" w:hAnsi="Times New Roman" w:cs="B Lotus" w:hint="cs"/>
          <w:noProof/>
          <w:color w:val="auto"/>
          <w:sz w:val="28"/>
          <w:szCs w:val="28"/>
          <w:rtl/>
        </w:rPr>
        <w:t>30</w:t>
      </w:r>
    </w:p>
    <w:p w:rsidR="00C62394" w:rsidRPr="00C62394" w:rsidRDefault="00C62394" w:rsidP="00BF421B">
      <w:pPr>
        <w:tabs>
          <w:tab w:val="right" w:pos="8413"/>
        </w:tabs>
        <w:bidi/>
        <w:spacing w:line="276" w:lineRule="auto"/>
        <w:ind w:left="-568"/>
        <w:jc w:val="lowKashida"/>
        <w:rPr>
          <w:rFonts w:ascii="Times New Roman" w:eastAsia="MS Mincho" w:hAnsi="Times New Roman" w:cs="B Lotus"/>
          <w:noProof/>
          <w:color w:val="auto"/>
          <w:sz w:val="28"/>
          <w:szCs w:val="28"/>
          <w:rtl/>
        </w:rPr>
      </w:pPr>
      <w:r w:rsidRPr="00C62394">
        <w:rPr>
          <w:rFonts w:cs="B Lotus" w:hint="cs"/>
          <w:color w:val="auto"/>
          <w:sz w:val="28"/>
          <w:szCs w:val="28"/>
          <w:rtl/>
        </w:rPr>
        <w:t xml:space="preserve">2-4-2- </w:t>
      </w:r>
      <w:r w:rsidR="00127A69">
        <w:rPr>
          <w:rFonts w:cs="B Lotus" w:hint="cs"/>
          <w:color w:val="auto"/>
          <w:sz w:val="28"/>
          <w:szCs w:val="28"/>
          <w:rtl/>
        </w:rPr>
        <w:t>مدل های نظری اضطراب سلامتی</w:t>
      </w:r>
      <w:r w:rsidRPr="00C62394">
        <w:rPr>
          <w:rFonts w:ascii="Times New Roman" w:eastAsia="MS Mincho" w:hAnsi="Times New Roman" w:cs="B Lotus" w:hint="cs"/>
          <w:noProof/>
          <w:color w:val="auto"/>
          <w:sz w:val="28"/>
          <w:szCs w:val="28"/>
          <w:rtl/>
        </w:rPr>
        <w:t>........................................................</w:t>
      </w:r>
      <w:r w:rsidR="00BF421B" w:rsidRPr="006D7654">
        <w:rPr>
          <w:rFonts w:ascii="Times New Roman" w:eastAsia="MS Mincho" w:hAnsi="Times New Roman" w:cs="B Lotus" w:hint="cs"/>
          <w:noProof/>
          <w:color w:val="auto"/>
          <w:sz w:val="28"/>
          <w:szCs w:val="28"/>
          <w:rtl/>
        </w:rPr>
        <w:t>........</w:t>
      </w:r>
      <w:r w:rsidRPr="00C62394">
        <w:rPr>
          <w:rFonts w:ascii="Times New Roman" w:eastAsia="MS Mincho" w:hAnsi="Times New Roman" w:cs="B Lotus" w:hint="cs"/>
          <w:noProof/>
          <w:color w:val="auto"/>
          <w:sz w:val="28"/>
          <w:szCs w:val="28"/>
          <w:rtl/>
        </w:rPr>
        <w:t xml:space="preserve">................................ </w:t>
      </w:r>
      <w:r w:rsidR="00B66BAE">
        <w:rPr>
          <w:rFonts w:ascii="Times New Roman" w:eastAsia="MS Mincho" w:hAnsi="Times New Roman" w:cs="B Lotus" w:hint="cs"/>
          <w:noProof/>
          <w:color w:val="auto"/>
          <w:sz w:val="28"/>
          <w:szCs w:val="28"/>
          <w:rtl/>
        </w:rPr>
        <w:t>31</w:t>
      </w:r>
    </w:p>
    <w:p w:rsidR="00C62394" w:rsidRPr="00C62394" w:rsidRDefault="00C62394" w:rsidP="00BF421B">
      <w:pPr>
        <w:tabs>
          <w:tab w:val="right" w:pos="8413"/>
        </w:tabs>
        <w:bidi/>
        <w:spacing w:line="276" w:lineRule="auto"/>
        <w:ind w:left="-568"/>
        <w:jc w:val="lowKashida"/>
        <w:rPr>
          <w:rFonts w:ascii="Times New Roman" w:eastAsia="MS Mincho" w:hAnsi="Times New Roman" w:cs="B Lotus"/>
          <w:noProof/>
          <w:color w:val="auto"/>
          <w:sz w:val="28"/>
          <w:szCs w:val="28"/>
          <w:rtl/>
        </w:rPr>
      </w:pPr>
      <w:r w:rsidRPr="00C62394">
        <w:rPr>
          <w:rFonts w:ascii="B Nazanin" w:hAnsi="Calibri" w:cs="B Lotus" w:hint="cs"/>
          <w:color w:val="auto"/>
          <w:sz w:val="28"/>
          <w:szCs w:val="28"/>
          <w:rtl/>
        </w:rPr>
        <w:t>2-4-</w:t>
      </w:r>
      <w:r w:rsidR="00127A69">
        <w:rPr>
          <w:rFonts w:ascii="B Nazanin" w:hAnsi="Calibri" w:cs="B Lotus" w:hint="cs"/>
          <w:color w:val="auto"/>
          <w:sz w:val="28"/>
          <w:szCs w:val="28"/>
          <w:rtl/>
        </w:rPr>
        <w:t>2</w:t>
      </w:r>
      <w:r w:rsidRPr="00C62394">
        <w:rPr>
          <w:rFonts w:ascii="B Nazanin" w:hAnsi="Calibri" w:cs="B Lotus" w:hint="cs"/>
          <w:color w:val="auto"/>
          <w:sz w:val="28"/>
          <w:szCs w:val="28"/>
          <w:rtl/>
        </w:rPr>
        <w:t>-</w:t>
      </w:r>
      <w:r w:rsidR="00127A69">
        <w:rPr>
          <w:rFonts w:ascii="B Nazanin" w:hAnsi="Calibri" w:cs="B Lotus" w:hint="cs"/>
          <w:color w:val="auto"/>
          <w:sz w:val="28"/>
          <w:szCs w:val="28"/>
          <w:rtl/>
        </w:rPr>
        <w:t>1-</w:t>
      </w:r>
      <w:r w:rsidRPr="00C62394">
        <w:rPr>
          <w:rFonts w:ascii="B Nazanin" w:hAnsi="Calibri" w:cs="B Lotus" w:hint="cs"/>
          <w:color w:val="auto"/>
          <w:sz w:val="28"/>
          <w:szCs w:val="28"/>
          <w:rtl/>
        </w:rPr>
        <w:t xml:space="preserve"> </w:t>
      </w:r>
      <w:r w:rsidR="00127A69">
        <w:rPr>
          <w:rFonts w:ascii="B Nazanin" w:hAnsi="Calibri" w:cs="B Lotus" w:hint="cs"/>
          <w:color w:val="auto"/>
          <w:sz w:val="28"/>
          <w:szCs w:val="28"/>
          <w:rtl/>
        </w:rPr>
        <w:t>مدل شناختی</w:t>
      </w:r>
      <w:r w:rsidR="00127A69">
        <w:rPr>
          <w:rFonts w:ascii="B Nazanin" w:hAnsi="Calibri" w:cs="Cambria" w:hint="cs"/>
          <w:color w:val="auto"/>
          <w:sz w:val="28"/>
          <w:szCs w:val="28"/>
          <w:rtl/>
        </w:rPr>
        <w:t>_</w:t>
      </w:r>
      <w:r w:rsidR="00127A69">
        <w:rPr>
          <w:rFonts w:ascii="B Nazanin" w:hAnsi="Calibri" w:cs="B Lotus" w:hint="cs"/>
          <w:color w:val="auto"/>
          <w:sz w:val="28"/>
          <w:szCs w:val="28"/>
          <w:rtl/>
        </w:rPr>
        <w:t xml:space="preserve"> رفتاری</w:t>
      </w:r>
      <w:r w:rsidRPr="00C62394">
        <w:rPr>
          <w:rFonts w:ascii="Times New Roman" w:eastAsia="MS Mincho" w:hAnsi="Times New Roman" w:cs="B Lotus" w:hint="cs"/>
          <w:noProof/>
          <w:color w:val="auto"/>
          <w:sz w:val="28"/>
          <w:szCs w:val="28"/>
          <w:rtl/>
        </w:rPr>
        <w:t>.......................</w:t>
      </w:r>
      <w:r w:rsidR="00127A69">
        <w:rPr>
          <w:rFonts w:ascii="Times New Roman" w:eastAsia="MS Mincho" w:hAnsi="Times New Roman" w:cs="B Lotus" w:hint="cs"/>
          <w:noProof/>
          <w:color w:val="auto"/>
          <w:sz w:val="28"/>
          <w:szCs w:val="28"/>
          <w:rtl/>
        </w:rPr>
        <w:t>..</w:t>
      </w:r>
      <w:r w:rsidRPr="00C62394">
        <w:rPr>
          <w:rFonts w:ascii="Times New Roman" w:eastAsia="MS Mincho" w:hAnsi="Times New Roman" w:cs="B Lotus" w:hint="cs"/>
          <w:noProof/>
          <w:color w:val="auto"/>
          <w:sz w:val="28"/>
          <w:szCs w:val="28"/>
          <w:rtl/>
        </w:rPr>
        <w:t>...................................</w:t>
      </w:r>
      <w:r w:rsidR="00BF421B" w:rsidRPr="006D7654">
        <w:rPr>
          <w:rFonts w:ascii="Times New Roman" w:eastAsia="MS Mincho" w:hAnsi="Times New Roman" w:cs="B Lotus" w:hint="cs"/>
          <w:noProof/>
          <w:color w:val="auto"/>
          <w:sz w:val="28"/>
          <w:szCs w:val="28"/>
          <w:rtl/>
        </w:rPr>
        <w:t>..........</w:t>
      </w:r>
      <w:r w:rsidRPr="00C62394">
        <w:rPr>
          <w:rFonts w:ascii="Times New Roman" w:eastAsia="MS Mincho" w:hAnsi="Times New Roman" w:cs="B Lotus" w:hint="cs"/>
          <w:noProof/>
          <w:color w:val="auto"/>
          <w:sz w:val="28"/>
          <w:szCs w:val="28"/>
          <w:rtl/>
        </w:rPr>
        <w:t xml:space="preserve">........................................ </w:t>
      </w:r>
      <w:r w:rsidR="00B66BAE">
        <w:rPr>
          <w:rFonts w:ascii="Times New Roman" w:eastAsia="MS Mincho" w:hAnsi="Times New Roman" w:cs="B Lotus" w:hint="cs"/>
          <w:noProof/>
          <w:color w:val="auto"/>
          <w:sz w:val="28"/>
          <w:szCs w:val="28"/>
          <w:rtl/>
        </w:rPr>
        <w:t>31</w:t>
      </w:r>
    </w:p>
    <w:p w:rsidR="00C62394" w:rsidRPr="00C62394" w:rsidRDefault="00C62394" w:rsidP="00127A69">
      <w:pPr>
        <w:tabs>
          <w:tab w:val="right" w:pos="8413"/>
        </w:tabs>
        <w:bidi/>
        <w:ind w:left="-568"/>
        <w:jc w:val="lowKashida"/>
        <w:rPr>
          <w:rFonts w:ascii="Times New Roman" w:eastAsia="MS Mincho" w:hAnsi="Times New Roman" w:cs="B Lotus"/>
          <w:noProof/>
          <w:color w:val="auto"/>
          <w:sz w:val="28"/>
          <w:szCs w:val="28"/>
          <w:rtl/>
        </w:rPr>
      </w:pPr>
      <w:r w:rsidRPr="00C62394">
        <w:rPr>
          <w:rFonts w:cs="B Lotus" w:hint="cs"/>
          <w:color w:val="auto"/>
          <w:sz w:val="28"/>
          <w:szCs w:val="28"/>
          <w:rtl/>
        </w:rPr>
        <w:t>2</w:t>
      </w:r>
      <w:r w:rsidR="00127A69" w:rsidRPr="00127A69">
        <w:rPr>
          <w:rFonts w:cs="B Lotus" w:hint="cs"/>
          <w:color w:val="auto"/>
          <w:sz w:val="28"/>
          <w:szCs w:val="28"/>
          <w:rtl/>
        </w:rPr>
        <w:t>-4-2-</w:t>
      </w:r>
      <w:r w:rsidR="00127A69">
        <w:rPr>
          <w:rFonts w:cs="B Lotus" w:hint="cs"/>
          <w:color w:val="auto"/>
          <w:sz w:val="28"/>
          <w:szCs w:val="28"/>
          <w:rtl/>
        </w:rPr>
        <w:t>2</w:t>
      </w:r>
      <w:r w:rsidR="00127A69" w:rsidRPr="00127A69">
        <w:rPr>
          <w:rFonts w:cs="B Lotus" w:hint="cs"/>
          <w:color w:val="auto"/>
          <w:sz w:val="28"/>
          <w:szCs w:val="28"/>
          <w:rtl/>
        </w:rPr>
        <w:t>- مدل</w:t>
      </w:r>
      <w:r w:rsidR="00127A69">
        <w:rPr>
          <w:rFonts w:cs="B Lotus" w:hint="cs"/>
          <w:color w:val="auto"/>
          <w:sz w:val="28"/>
          <w:szCs w:val="28"/>
          <w:rtl/>
        </w:rPr>
        <w:t xml:space="preserve"> زیستی</w:t>
      </w:r>
      <w:r w:rsidR="00127A69">
        <w:rPr>
          <w:rFonts w:cs="Cambria" w:hint="cs"/>
          <w:color w:val="auto"/>
          <w:sz w:val="28"/>
          <w:szCs w:val="28"/>
          <w:rtl/>
        </w:rPr>
        <w:t>_</w:t>
      </w:r>
      <w:r w:rsidR="00127A69">
        <w:rPr>
          <w:rFonts w:cs="Arial" w:hint="cs"/>
          <w:color w:val="auto"/>
          <w:sz w:val="28"/>
          <w:szCs w:val="28"/>
          <w:rtl/>
        </w:rPr>
        <w:t xml:space="preserve">روانی_اجتماعی </w:t>
      </w:r>
      <w:r w:rsidRPr="00C62394">
        <w:rPr>
          <w:rFonts w:ascii="Times New Roman" w:eastAsia="MS Mincho" w:hAnsi="Times New Roman" w:cs="B Lotus" w:hint="cs"/>
          <w:noProof/>
          <w:color w:val="auto"/>
          <w:sz w:val="28"/>
          <w:szCs w:val="28"/>
          <w:rtl/>
        </w:rPr>
        <w:t>.........</w:t>
      </w:r>
      <w:r w:rsidR="00127A69">
        <w:rPr>
          <w:rFonts w:ascii="Times New Roman" w:eastAsia="MS Mincho" w:hAnsi="Times New Roman" w:cs="B Lotus" w:hint="cs"/>
          <w:noProof/>
          <w:color w:val="auto"/>
          <w:sz w:val="28"/>
          <w:szCs w:val="28"/>
          <w:rtl/>
        </w:rPr>
        <w:t>.</w:t>
      </w:r>
      <w:r w:rsidRPr="00C62394">
        <w:rPr>
          <w:rFonts w:ascii="Times New Roman" w:eastAsia="MS Mincho" w:hAnsi="Times New Roman" w:cs="B Lotus" w:hint="cs"/>
          <w:noProof/>
          <w:color w:val="auto"/>
          <w:sz w:val="28"/>
          <w:szCs w:val="28"/>
          <w:rtl/>
        </w:rPr>
        <w:t>.....</w:t>
      </w:r>
      <w:r w:rsidR="00BF421B" w:rsidRPr="006D7654">
        <w:rPr>
          <w:rFonts w:ascii="Times New Roman" w:eastAsia="MS Mincho" w:hAnsi="Times New Roman" w:cs="B Lotus" w:hint="cs"/>
          <w:noProof/>
          <w:color w:val="auto"/>
          <w:sz w:val="28"/>
          <w:szCs w:val="28"/>
          <w:rtl/>
        </w:rPr>
        <w:t>.........</w:t>
      </w:r>
      <w:r w:rsidRPr="00C62394">
        <w:rPr>
          <w:rFonts w:ascii="Times New Roman" w:eastAsia="MS Mincho" w:hAnsi="Times New Roman" w:cs="B Lotus" w:hint="cs"/>
          <w:noProof/>
          <w:color w:val="auto"/>
          <w:sz w:val="28"/>
          <w:szCs w:val="28"/>
          <w:rtl/>
        </w:rPr>
        <w:t xml:space="preserve">....................................................................... </w:t>
      </w:r>
      <w:r w:rsidR="00D67AB2">
        <w:rPr>
          <w:rFonts w:ascii="Times New Roman" w:eastAsia="MS Mincho" w:hAnsi="Times New Roman" w:cs="B Lotus" w:hint="cs"/>
          <w:noProof/>
          <w:color w:val="auto"/>
          <w:sz w:val="28"/>
          <w:szCs w:val="28"/>
          <w:rtl/>
        </w:rPr>
        <w:t>32</w:t>
      </w:r>
    </w:p>
    <w:p w:rsidR="00C62394" w:rsidRPr="00C62394" w:rsidRDefault="00C62394" w:rsidP="00127A69">
      <w:pPr>
        <w:tabs>
          <w:tab w:val="right" w:pos="8413"/>
        </w:tabs>
        <w:bidi/>
        <w:ind w:left="-568"/>
        <w:jc w:val="lowKashida"/>
        <w:rPr>
          <w:rFonts w:ascii="Times New Roman" w:eastAsia="MS Mincho" w:hAnsi="Times New Roman" w:cs="B Lotus"/>
          <w:noProof/>
          <w:color w:val="auto"/>
          <w:sz w:val="28"/>
          <w:szCs w:val="28"/>
          <w:rtl/>
        </w:rPr>
      </w:pPr>
      <w:r w:rsidRPr="00C62394">
        <w:rPr>
          <w:rFonts w:cs="B Lotus" w:hint="cs"/>
          <w:color w:val="auto"/>
          <w:sz w:val="28"/>
          <w:szCs w:val="28"/>
          <w:rtl/>
        </w:rPr>
        <w:t>2</w:t>
      </w:r>
      <w:r w:rsidR="00127A69" w:rsidRPr="00127A69">
        <w:rPr>
          <w:rFonts w:cs="B Lotus" w:hint="cs"/>
          <w:color w:val="auto"/>
          <w:sz w:val="28"/>
          <w:szCs w:val="28"/>
          <w:rtl/>
        </w:rPr>
        <w:t>-4-2-</w:t>
      </w:r>
      <w:r w:rsidR="00127A69">
        <w:rPr>
          <w:rFonts w:cs="B Lotus" w:hint="cs"/>
          <w:color w:val="auto"/>
          <w:sz w:val="28"/>
          <w:szCs w:val="28"/>
          <w:rtl/>
        </w:rPr>
        <w:t>3</w:t>
      </w:r>
      <w:r w:rsidR="00127A69" w:rsidRPr="00127A69">
        <w:rPr>
          <w:rFonts w:cs="B Lotus" w:hint="cs"/>
          <w:color w:val="auto"/>
          <w:sz w:val="28"/>
          <w:szCs w:val="28"/>
          <w:rtl/>
        </w:rPr>
        <w:t>- مدل</w:t>
      </w:r>
      <w:r w:rsidR="00127A69">
        <w:rPr>
          <w:rFonts w:cs="B Lotus" w:hint="cs"/>
          <w:color w:val="auto"/>
          <w:sz w:val="28"/>
          <w:szCs w:val="28"/>
          <w:rtl/>
        </w:rPr>
        <w:t xml:space="preserve"> دلبستگی.......</w:t>
      </w:r>
      <w:r w:rsidR="00BF421B" w:rsidRPr="006D7654">
        <w:rPr>
          <w:rFonts w:ascii="Times New Roman" w:eastAsia="MS Mincho" w:hAnsi="Times New Roman" w:cs="B Lotus" w:hint="cs"/>
          <w:noProof/>
          <w:color w:val="auto"/>
          <w:sz w:val="28"/>
          <w:szCs w:val="28"/>
          <w:rtl/>
        </w:rPr>
        <w:t>.................</w:t>
      </w:r>
      <w:r w:rsidRPr="00C62394">
        <w:rPr>
          <w:rFonts w:ascii="Times New Roman" w:eastAsia="MS Mincho" w:hAnsi="Times New Roman" w:cs="B Lotus" w:hint="cs"/>
          <w:noProof/>
          <w:color w:val="auto"/>
          <w:sz w:val="28"/>
          <w:szCs w:val="28"/>
          <w:rtl/>
        </w:rPr>
        <w:t xml:space="preserve">................................................................................................... </w:t>
      </w:r>
      <w:r w:rsidR="00B66BAE">
        <w:rPr>
          <w:rFonts w:ascii="Times New Roman" w:eastAsia="MS Mincho" w:hAnsi="Times New Roman" w:cs="B Lotus" w:hint="cs"/>
          <w:noProof/>
          <w:color w:val="auto"/>
          <w:sz w:val="28"/>
          <w:szCs w:val="28"/>
          <w:rtl/>
        </w:rPr>
        <w:t>32</w:t>
      </w:r>
    </w:p>
    <w:p w:rsidR="00C62394" w:rsidRPr="00C62394" w:rsidRDefault="00C62394" w:rsidP="00BF421B">
      <w:pPr>
        <w:tabs>
          <w:tab w:val="right" w:pos="8413"/>
        </w:tabs>
        <w:bidi/>
        <w:ind w:left="-568"/>
        <w:jc w:val="lowKashida"/>
        <w:rPr>
          <w:rFonts w:ascii="Times New Roman" w:eastAsia="MS Mincho" w:hAnsi="Times New Roman" w:cs="B Lotus"/>
          <w:noProof/>
          <w:color w:val="auto"/>
          <w:sz w:val="28"/>
          <w:szCs w:val="28"/>
          <w:rtl/>
        </w:rPr>
      </w:pPr>
      <w:r w:rsidRPr="00C62394">
        <w:rPr>
          <w:rFonts w:ascii="B Nazanin" w:hAnsi="Calibri" w:cs="B Lotus" w:hint="cs"/>
          <w:color w:val="auto"/>
          <w:sz w:val="28"/>
          <w:szCs w:val="28"/>
          <w:rtl/>
        </w:rPr>
        <w:t>2-</w:t>
      </w:r>
      <w:r w:rsidR="00127A69">
        <w:rPr>
          <w:rFonts w:ascii="B Nazanin" w:hAnsi="Calibri" w:cs="B Lotus" w:hint="cs"/>
          <w:color w:val="auto"/>
          <w:sz w:val="28"/>
          <w:szCs w:val="28"/>
          <w:rtl/>
        </w:rPr>
        <w:t>4</w:t>
      </w:r>
      <w:r w:rsidRPr="00C62394">
        <w:rPr>
          <w:rFonts w:ascii="B Nazanin" w:hAnsi="Calibri" w:cs="B Lotus" w:hint="cs"/>
          <w:color w:val="auto"/>
          <w:sz w:val="28"/>
          <w:szCs w:val="28"/>
          <w:rtl/>
        </w:rPr>
        <w:t>-</w:t>
      </w:r>
      <w:r w:rsidR="00127A69">
        <w:rPr>
          <w:rFonts w:ascii="B Nazanin" w:hAnsi="Calibri" w:cs="B Lotus" w:hint="cs"/>
          <w:color w:val="auto"/>
          <w:sz w:val="28"/>
          <w:szCs w:val="28"/>
          <w:rtl/>
        </w:rPr>
        <w:t>3</w:t>
      </w:r>
      <w:r w:rsidRPr="00C62394">
        <w:rPr>
          <w:rFonts w:ascii="B Nazanin" w:hAnsi="Calibri" w:cs="B Lotus" w:hint="cs"/>
          <w:color w:val="auto"/>
          <w:sz w:val="28"/>
          <w:szCs w:val="28"/>
          <w:rtl/>
        </w:rPr>
        <w:t xml:space="preserve">- </w:t>
      </w:r>
      <w:r w:rsidR="00127A69">
        <w:rPr>
          <w:rFonts w:ascii="B Nazanin,Bold" w:hAnsi="Calibri" w:cs="B Lotus" w:hint="cs"/>
          <w:color w:val="auto"/>
          <w:sz w:val="28"/>
          <w:szCs w:val="28"/>
          <w:rtl/>
        </w:rPr>
        <w:t>سالمندی و اضطراب سلامت</w:t>
      </w:r>
      <w:r w:rsidRPr="00C62394">
        <w:rPr>
          <w:rFonts w:ascii="Times New Roman" w:eastAsia="MS Mincho" w:hAnsi="Times New Roman" w:cs="B Lotus" w:hint="cs"/>
          <w:noProof/>
          <w:color w:val="auto"/>
          <w:sz w:val="28"/>
          <w:szCs w:val="28"/>
          <w:rtl/>
        </w:rPr>
        <w:t>.........................</w:t>
      </w:r>
      <w:r w:rsidR="00127A69">
        <w:rPr>
          <w:rFonts w:ascii="Times New Roman" w:eastAsia="MS Mincho" w:hAnsi="Times New Roman" w:cs="B Lotus" w:hint="cs"/>
          <w:noProof/>
          <w:color w:val="auto"/>
          <w:sz w:val="28"/>
          <w:szCs w:val="28"/>
          <w:rtl/>
        </w:rPr>
        <w:t>...</w:t>
      </w:r>
      <w:r w:rsidRPr="00C62394">
        <w:rPr>
          <w:rFonts w:ascii="Times New Roman" w:eastAsia="MS Mincho" w:hAnsi="Times New Roman" w:cs="B Lotus" w:hint="cs"/>
          <w:noProof/>
          <w:color w:val="auto"/>
          <w:sz w:val="28"/>
          <w:szCs w:val="28"/>
          <w:rtl/>
        </w:rPr>
        <w:t>......</w:t>
      </w:r>
      <w:r w:rsidR="00BF421B" w:rsidRPr="006D7654">
        <w:rPr>
          <w:rFonts w:ascii="Times New Roman" w:eastAsia="MS Mincho" w:hAnsi="Times New Roman" w:cs="B Lotus" w:hint="cs"/>
          <w:noProof/>
          <w:color w:val="auto"/>
          <w:sz w:val="28"/>
          <w:szCs w:val="28"/>
          <w:rtl/>
        </w:rPr>
        <w:t>................</w:t>
      </w:r>
      <w:r w:rsidRPr="00C62394">
        <w:rPr>
          <w:rFonts w:ascii="Times New Roman" w:eastAsia="MS Mincho" w:hAnsi="Times New Roman" w:cs="B Lotus" w:hint="cs"/>
          <w:noProof/>
          <w:color w:val="auto"/>
          <w:sz w:val="28"/>
          <w:szCs w:val="28"/>
          <w:rtl/>
        </w:rPr>
        <w:t xml:space="preserve">..................................................... </w:t>
      </w:r>
      <w:r w:rsidR="00D67AB2">
        <w:rPr>
          <w:rFonts w:ascii="Times New Roman" w:eastAsia="MS Mincho" w:hAnsi="Times New Roman" w:cs="B Lotus" w:hint="cs"/>
          <w:noProof/>
          <w:color w:val="auto"/>
          <w:sz w:val="28"/>
          <w:szCs w:val="28"/>
          <w:rtl/>
        </w:rPr>
        <w:t>33</w:t>
      </w:r>
    </w:p>
    <w:p w:rsidR="00C62394" w:rsidRPr="00C62394" w:rsidRDefault="00C62394" w:rsidP="00BF421B">
      <w:pPr>
        <w:tabs>
          <w:tab w:val="right" w:pos="8413"/>
        </w:tabs>
        <w:bidi/>
        <w:spacing w:line="276" w:lineRule="auto"/>
        <w:ind w:left="-568"/>
        <w:jc w:val="lowKashida"/>
        <w:rPr>
          <w:rFonts w:ascii="Times New Roman" w:eastAsia="MS Mincho" w:hAnsi="Times New Roman" w:cs="B Lotus"/>
          <w:noProof/>
          <w:color w:val="auto"/>
          <w:sz w:val="28"/>
          <w:szCs w:val="28"/>
          <w:rtl/>
        </w:rPr>
      </w:pPr>
      <w:r w:rsidRPr="00C62394">
        <w:rPr>
          <w:rFonts w:ascii="B Nazanin,Bold" w:hAnsi="Calibri" w:cs="B Lotus" w:hint="cs"/>
          <w:color w:val="auto"/>
          <w:sz w:val="28"/>
          <w:szCs w:val="28"/>
          <w:rtl/>
        </w:rPr>
        <w:t>2-</w:t>
      </w:r>
      <w:r w:rsidR="00127A69">
        <w:rPr>
          <w:rFonts w:ascii="B Nazanin,Bold" w:hAnsi="Calibri" w:cs="B Lotus" w:hint="cs"/>
          <w:color w:val="auto"/>
          <w:sz w:val="28"/>
          <w:szCs w:val="28"/>
          <w:rtl/>
        </w:rPr>
        <w:t>4</w:t>
      </w:r>
      <w:r w:rsidRPr="00C62394">
        <w:rPr>
          <w:rFonts w:ascii="B Nazanin,Bold" w:hAnsi="Calibri" w:cs="B Lotus" w:hint="cs"/>
          <w:color w:val="auto"/>
          <w:sz w:val="28"/>
          <w:szCs w:val="28"/>
          <w:rtl/>
        </w:rPr>
        <w:t>-</w:t>
      </w:r>
      <w:r w:rsidR="00127A69">
        <w:rPr>
          <w:rFonts w:ascii="B Nazanin,Bold" w:hAnsi="Calibri" w:cs="B Lotus" w:hint="cs"/>
          <w:color w:val="auto"/>
          <w:sz w:val="28"/>
          <w:szCs w:val="28"/>
          <w:rtl/>
        </w:rPr>
        <w:t>4</w:t>
      </w:r>
      <w:r w:rsidRPr="00C62394">
        <w:rPr>
          <w:rFonts w:ascii="B Nazanin,Bold" w:hAnsi="Calibri" w:cs="B Lotus" w:hint="cs"/>
          <w:color w:val="auto"/>
          <w:sz w:val="28"/>
          <w:szCs w:val="28"/>
          <w:rtl/>
        </w:rPr>
        <w:t xml:space="preserve">- </w:t>
      </w:r>
      <w:r w:rsidR="00814AD5">
        <w:rPr>
          <w:rFonts w:ascii="B Nazanin,Bold" w:hAnsi="Calibri" w:cs="B Lotus" w:hint="cs"/>
          <w:color w:val="auto"/>
          <w:sz w:val="28"/>
          <w:szCs w:val="28"/>
          <w:rtl/>
        </w:rPr>
        <w:t xml:space="preserve">عوامل زمینه ساز اضطراب </w:t>
      </w:r>
      <w:r w:rsidR="00BF421B" w:rsidRPr="006D7654">
        <w:rPr>
          <w:rFonts w:ascii="Times New Roman" w:eastAsia="MS Mincho" w:hAnsi="Times New Roman" w:cs="B Lotus" w:hint="cs"/>
          <w:noProof/>
          <w:color w:val="auto"/>
          <w:sz w:val="28"/>
          <w:szCs w:val="28"/>
          <w:rtl/>
        </w:rPr>
        <w:t>....................</w:t>
      </w:r>
      <w:r w:rsidRPr="00C62394">
        <w:rPr>
          <w:rFonts w:ascii="Times New Roman" w:eastAsia="MS Mincho" w:hAnsi="Times New Roman" w:cs="B Lotus" w:hint="cs"/>
          <w:noProof/>
          <w:color w:val="auto"/>
          <w:sz w:val="28"/>
          <w:szCs w:val="28"/>
          <w:rtl/>
        </w:rPr>
        <w:t xml:space="preserve">...................................................................................... </w:t>
      </w:r>
      <w:r w:rsidR="00B66BAE">
        <w:rPr>
          <w:rFonts w:ascii="Times New Roman" w:eastAsia="MS Mincho" w:hAnsi="Times New Roman" w:cs="B Lotus" w:hint="cs"/>
          <w:noProof/>
          <w:color w:val="auto"/>
          <w:sz w:val="28"/>
          <w:szCs w:val="28"/>
          <w:rtl/>
        </w:rPr>
        <w:t>34</w:t>
      </w:r>
    </w:p>
    <w:p w:rsidR="00C62394" w:rsidRDefault="00814AD5" w:rsidP="00814AD5">
      <w:pPr>
        <w:tabs>
          <w:tab w:val="right" w:pos="8413"/>
        </w:tabs>
        <w:bidi/>
        <w:ind w:left="-568"/>
        <w:jc w:val="lowKashida"/>
        <w:rPr>
          <w:rFonts w:ascii="Times New Roman" w:eastAsia="MS Mincho" w:hAnsi="Times New Roman" w:cs="B Lotus"/>
          <w:noProof/>
          <w:color w:val="auto"/>
          <w:sz w:val="28"/>
          <w:szCs w:val="28"/>
          <w:rtl/>
        </w:rPr>
      </w:pPr>
      <w:r w:rsidRPr="00814AD5">
        <w:rPr>
          <w:rFonts w:ascii="B Nazanin,Bold" w:hAnsi="Calibri" w:cs="B Lotus" w:hint="cs"/>
          <w:color w:val="auto"/>
          <w:sz w:val="28"/>
          <w:szCs w:val="28"/>
          <w:rtl/>
        </w:rPr>
        <w:t>2-4-</w:t>
      </w:r>
      <w:r>
        <w:rPr>
          <w:rFonts w:ascii="B Nazanin,Bold" w:hAnsi="Calibri" w:cs="B Lotus" w:hint="cs"/>
          <w:color w:val="auto"/>
          <w:sz w:val="28"/>
          <w:szCs w:val="28"/>
          <w:rtl/>
        </w:rPr>
        <w:t>5</w:t>
      </w:r>
      <w:r w:rsidRPr="00814AD5">
        <w:rPr>
          <w:rFonts w:ascii="B Nazanin,Bold" w:hAnsi="Calibri" w:cs="B Lotus" w:hint="cs"/>
          <w:color w:val="auto"/>
          <w:sz w:val="28"/>
          <w:szCs w:val="28"/>
          <w:rtl/>
        </w:rPr>
        <w:t xml:space="preserve">- </w:t>
      </w:r>
      <w:r>
        <w:rPr>
          <w:rFonts w:ascii="B Nazanin,Bold" w:hAnsi="Calibri" w:cs="B Lotus" w:hint="cs"/>
          <w:color w:val="auto"/>
          <w:sz w:val="28"/>
          <w:szCs w:val="28"/>
          <w:rtl/>
        </w:rPr>
        <w:t>مداخلات معطوف به کاهش اضطاب سلامت سالمندان</w:t>
      </w:r>
      <w:r w:rsidR="00C62394" w:rsidRPr="00C62394">
        <w:rPr>
          <w:rFonts w:ascii="Times New Roman" w:eastAsia="MS Mincho" w:hAnsi="Times New Roman" w:cs="B Lotus" w:hint="cs"/>
          <w:noProof/>
          <w:color w:val="auto"/>
          <w:sz w:val="28"/>
          <w:szCs w:val="28"/>
          <w:rtl/>
        </w:rPr>
        <w:t xml:space="preserve">............................................................... </w:t>
      </w:r>
      <w:r w:rsidR="00D67AB2">
        <w:rPr>
          <w:rFonts w:ascii="Times New Roman" w:eastAsia="MS Mincho" w:hAnsi="Times New Roman" w:cs="B Lotus" w:hint="cs"/>
          <w:noProof/>
          <w:color w:val="auto"/>
          <w:sz w:val="28"/>
          <w:szCs w:val="28"/>
          <w:rtl/>
        </w:rPr>
        <w:t>36</w:t>
      </w:r>
    </w:p>
    <w:p w:rsidR="00814AD5" w:rsidRPr="00C62394" w:rsidRDefault="00814AD5" w:rsidP="00814AD5">
      <w:pPr>
        <w:tabs>
          <w:tab w:val="right" w:pos="8413"/>
        </w:tabs>
        <w:bidi/>
        <w:ind w:left="-568"/>
        <w:jc w:val="lowKashida"/>
        <w:rPr>
          <w:rFonts w:ascii="Times New Roman" w:eastAsia="MS Mincho" w:hAnsi="Times New Roman" w:cs="B Lotus"/>
          <w:noProof/>
          <w:color w:val="auto"/>
          <w:sz w:val="28"/>
          <w:szCs w:val="28"/>
          <w:rtl/>
        </w:rPr>
      </w:pPr>
      <w:r w:rsidRPr="00814AD5">
        <w:rPr>
          <w:rFonts w:ascii="Times New Roman" w:eastAsia="MS Mincho" w:hAnsi="Times New Roman" w:cs="B Lotus" w:hint="cs"/>
          <w:noProof/>
          <w:color w:val="auto"/>
          <w:sz w:val="28"/>
          <w:szCs w:val="28"/>
          <w:rtl/>
        </w:rPr>
        <w:t>2-5-</w:t>
      </w:r>
      <w:r>
        <w:rPr>
          <w:rFonts w:ascii="Times New Roman" w:eastAsia="MS Mincho" w:hAnsi="Times New Roman" w:cs="B Lotus" w:hint="cs"/>
          <w:noProof/>
          <w:color w:val="auto"/>
          <w:sz w:val="28"/>
          <w:szCs w:val="28"/>
          <w:rtl/>
        </w:rPr>
        <w:t xml:space="preserve"> </w:t>
      </w:r>
      <w:r w:rsidRPr="00814AD5">
        <w:rPr>
          <w:rFonts w:ascii="Times New Roman" w:eastAsia="MS Mincho" w:hAnsi="Times New Roman" w:cs="B Lotus" w:hint="cs"/>
          <w:noProof/>
          <w:color w:val="auto"/>
          <w:sz w:val="28"/>
          <w:szCs w:val="28"/>
          <w:rtl/>
        </w:rPr>
        <w:t xml:space="preserve">پیشینه </w:t>
      </w:r>
      <w:r>
        <w:rPr>
          <w:rFonts w:ascii="Times New Roman" w:eastAsia="MS Mincho" w:hAnsi="Times New Roman" w:cs="B Lotus" w:hint="cs"/>
          <w:noProof/>
          <w:color w:val="auto"/>
          <w:sz w:val="28"/>
          <w:szCs w:val="28"/>
          <w:rtl/>
        </w:rPr>
        <w:t>پزوهش</w:t>
      </w:r>
      <w:r w:rsidRPr="00814AD5">
        <w:rPr>
          <w:rFonts w:ascii="Times New Roman" w:eastAsia="MS Mincho" w:hAnsi="Times New Roman" w:cs="B Lotus" w:hint="cs"/>
          <w:noProof/>
          <w:color w:val="auto"/>
          <w:sz w:val="28"/>
          <w:szCs w:val="28"/>
          <w:rtl/>
        </w:rPr>
        <w:t>..........................................................................</w:t>
      </w:r>
      <w:r>
        <w:rPr>
          <w:rFonts w:ascii="Times New Roman" w:eastAsia="MS Mincho" w:hAnsi="Times New Roman" w:cs="B Lotus" w:hint="cs"/>
          <w:noProof/>
          <w:color w:val="auto"/>
          <w:sz w:val="28"/>
          <w:szCs w:val="28"/>
          <w:rtl/>
        </w:rPr>
        <w:t>......</w:t>
      </w:r>
      <w:r w:rsidRPr="00814AD5">
        <w:rPr>
          <w:rFonts w:ascii="Times New Roman" w:eastAsia="MS Mincho" w:hAnsi="Times New Roman" w:cs="B Lotus" w:hint="cs"/>
          <w:noProof/>
          <w:color w:val="auto"/>
          <w:sz w:val="28"/>
          <w:szCs w:val="28"/>
          <w:rtl/>
        </w:rPr>
        <w:t xml:space="preserve">.................................................. </w:t>
      </w:r>
      <w:r w:rsidR="00D67AB2">
        <w:rPr>
          <w:rFonts w:ascii="Times New Roman" w:eastAsia="MS Mincho" w:hAnsi="Times New Roman" w:cs="B Lotus" w:hint="cs"/>
          <w:noProof/>
          <w:color w:val="auto"/>
          <w:sz w:val="28"/>
          <w:szCs w:val="28"/>
          <w:rtl/>
        </w:rPr>
        <w:t>39</w:t>
      </w:r>
    </w:p>
    <w:p w:rsidR="00C62394" w:rsidRPr="00C62394" w:rsidRDefault="00C62394" w:rsidP="00C62394">
      <w:pPr>
        <w:tabs>
          <w:tab w:val="right" w:pos="8413"/>
          <w:tab w:val="right" w:pos="9270"/>
        </w:tabs>
        <w:bidi/>
        <w:spacing w:line="276" w:lineRule="auto"/>
        <w:ind w:left="-568"/>
        <w:jc w:val="lowKashida"/>
        <w:rPr>
          <w:rFonts w:ascii="Times New Roman" w:eastAsia="MS Mincho" w:hAnsi="Times New Roman" w:cs="B Lotus"/>
          <w:noProof/>
          <w:color w:val="auto"/>
          <w:sz w:val="28"/>
          <w:szCs w:val="28"/>
          <w:rtl/>
        </w:rPr>
      </w:pPr>
      <w:r w:rsidRPr="00C62394">
        <w:rPr>
          <w:rFonts w:cs="B Lotus" w:hint="cs"/>
          <w:color w:val="auto"/>
          <w:sz w:val="28"/>
          <w:szCs w:val="28"/>
          <w:rtl/>
        </w:rPr>
        <w:t>2-5- 1- پیشینه داخلی</w:t>
      </w:r>
      <w:r w:rsidRPr="00C62394">
        <w:rPr>
          <w:rFonts w:ascii="Times New Roman" w:eastAsia="MS Mincho" w:hAnsi="Times New Roman" w:cs="B Lotus" w:hint="cs"/>
          <w:noProof/>
          <w:color w:val="auto"/>
          <w:sz w:val="28"/>
          <w:szCs w:val="28"/>
          <w:rtl/>
        </w:rPr>
        <w:t>........................................</w:t>
      </w:r>
      <w:r w:rsidR="00BF421B" w:rsidRPr="006D7654">
        <w:rPr>
          <w:rFonts w:ascii="Times New Roman" w:eastAsia="MS Mincho" w:hAnsi="Times New Roman" w:cs="B Lotus" w:hint="cs"/>
          <w:noProof/>
          <w:color w:val="auto"/>
          <w:sz w:val="28"/>
          <w:szCs w:val="28"/>
          <w:rtl/>
        </w:rPr>
        <w:t>..</w:t>
      </w:r>
      <w:r w:rsidRPr="00C62394">
        <w:rPr>
          <w:rFonts w:ascii="Times New Roman" w:eastAsia="MS Mincho" w:hAnsi="Times New Roman" w:cs="B Lotus" w:hint="cs"/>
          <w:noProof/>
          <w:color w:val="auto"/>
          <w:sz w:val="28"/>
          <w:szCs w:val="28"/>
          <w:rtl/>
        </w:rPr>
        <w:t xml:space="preserve">..................................................................................... </w:t>
      </w:r>
      <w:r w:rsidR="00D67AB2">
        <w:rPr>
          <w:rFonts w:ascii="Times New Roman" w:eastAsia="MS Mincho" w:hAnsi="Times New Roman" w:cs="B Lotus" w:hint="cs"/>
          <w:noProof/>
          <w:color w:val="auto"/>
          <w:sz w:val="28"/>
          <w:szCs w:val="28"/>
          <w:rtl/>
        </w:rPr>
        <w:t>39</w:t>
      </w:r>
    </w:p>
    <w:p w:rsidR="00C62394" w:rsidRPr="00C62394" w:rsidRDefault="00C62394" w:rsidP="00C62394">
      <w:pPr>
        <w:tabs>
          <w:tab w:val="right" w:pos="8413"/>
          <w:tab w:val="right" w:pos="9270"/>
        </w:tabs>
        <w:bidi/>
        <w:spacing w:line="276" w:lineRule="auto"/>
        <w:ind w:left="-568"/>
        <w:jc w:val="lowKashida"/>
        <w:rPr>
          <w:rFonts w:ascii="Times New Roman" w:eastAsia="MS Mincho" w:hAnsi="Times New Roman" w:cs="B Lotus"/>
          <w:noProof/>
          <w:color w:val="auto"/>
          <w:sz w:val="28"/>
          <w:szCs w:val="28"/>
          <w:rtl/>
        </w:rPr>
      </w:pPr>
      <w:r w:rsidRPr="00C62394">
        <w:rPr>
          <w:rFonts w:cs="B Lotus" w:hint="cs"/>
          <w:color w:val="auto"/>
          <w:sz w:val="28"/>
          <w:szCs w:val="28"/>
          <w:rtl/>
        </w:rPr>
        <w:t>2-5-2- پیشینه خارجی</w:t>
      </w:r>
      <w:r w:rsidRPr="00C62394">
        <w:rPr>
          <w:rFonts w:ascii="Times New Roman" w:eastAsia="MS Mincho" w:hAnsi="Times New Roman" w:cs="B Lotus" w:hint="cs"/>
          <w:noProof/>
          <w:color w:val="auto"/>
          <w:sz w:val="28"/>
          <w:szCs w:val="28"/>
          <w:rtl/>
        </w:rPr>
        <w:t>..........................................</w:t>
      </w:r>
      <w:r w:rsidR="00BF421B" w:rsidRPr="006D7654">
        <w:rPr>
          <w:rFonts w:ascii="Times New Roman" w:eastAsia="MS Mincho" w:hAnsi="Times New Roman" w:cs="B Lotus" w:hint="cs"/>
          <w:noProof/>
          <w:color w:val="auto"/>
          <w:sz w:val="28"/>
          <w:szCs w:val="28"/>
          <w:rtl/>
        </w:rPr>
        <w:t>..</w:t>
      </w:r>
      <w:r w:rsidRPr="00C62394">
        <w:rPr>
          <w:rFonts w:ascii="Times New Roman" w:eastAsia="MS Mincho" w:hAnsi="Times New Roman" w:cs="B Lotus" w:hint="cs"/>
          <w:noProof/>
          <w:color w:val="auto"/>
          <w:sz w:val="28"/>
          <w:szCs w:val="28"/>
          <w:rtl/>
        </w:rPr>
        <w:t xml:space="preserve">.................................................................................. </w:t>
      </w:r>
      <w:r w:rsidR="00B66BAE">
        <w:rPr>
          <w:rFonts w:ascii="Times New Roman" w:eastAsia="MS Mincho" w:hAnsi="Times New Roman" w:cs="B Lotus" w:hint="cs"/>
          <w:noProof/>
          <w:color w:val="auto"/>
          <w:sz w:val="28"/>
          <w:szCs w:val="28"/>
          <w:rtl/>
        </w:rPr>
        <w:t>42</w:t>
      </w:r>
    </w:p>
    <w:p w:rsidR="00C62394" w:rsidRPr="00C62394" w:rsidRDefault="00C62394" w:rsidP="00814AD5">
      <w:pPr>
        <w:autoSpaceDE/>
        <w:autoSpaceDN/>
        <w:bidi/>
        <w:adjustRightInd/>
        <w:spacing w:line="276" w:lineRule="auto"/>
        <w:ind w:left="-497" w:right="-1270"/>
        <w:jc w:val="center"/>
        <w:rPr>
          <w:rFonts w:ascii="Times New Roman" w:eastAsia="MS Mincho" w:hAnsi="Times New Roman" w:cs="B Lotus"/>
          <w:b/>
          <w:bCs/>
          <w:i/>
          <w:iCs/>
          <w:noProof/>
          <w:color w:val="auto"/>
          <w:sz w:val="28"/>
          <w:szCs w:val="28"/>
          <w:rtl/>
        </w:rPr>
      </w:pPr>
      <w:r w:rsidRPr="00C62394">
        <w:rPr>
          <w:rFonts w:ascii="Times New Roman" w:eastAsia="MS Mincho" w:hAnsi="Times New Roman" w:cs="B Lotus" w:hint="cs"/>
          <w:b/>
          <w:bCs/>
          <w:i/>
          <w:iCs/>
          <w:noProof/>
          <w:color w:val="auto"/>
          <w:sz w:val="28"/>
          <w:szCs w:val="28"/>
          <w:rtl/>
        </w:rPr>
        <w:t xml:space="preserve">فصل سوم: </w:t>
      </w:r>
      <w:r w:rsidRPr="00C62394">
        <w:rPr>
          <w:rFonts w:ascii="Times New Roman" w:eastAsia="MS Mincho" w:hAnsi="Times New Roman" w:cs="B Lotus" w:hint="cs"/>
          <w:b/>
          <w:bCs/>
          <w:i/>
          <w:iCs/>
          <w:noProof/>
          <w:color w:val="auto"/>
          <w:sz w:val="28"/>
          <w:szCs w:val="28"/>
          <w:rtl/>
          <w:lang w:bidi="fa-IR"/>
        </w:rPr>
        <w:t>روش پژوهش</w:t>
      </w:r>
    </w:p>
    <w:p w:rsidR="00C62394" w:rsidRPr="00C62394" w:rsidRDefault="00C62394" w:rsidP="00C62394">
      <w:pPr>
        <w:tabs>
          <w:tab w:val="left" w:pos="1071"/>
        </w:tabs>
        <w:autoSpaceDE/>
        <w:autoSpaceDN/>
        <w:bidi/>
        <w:adjustRightInd/>
        <w:spacing w:line="276" w:lineRule="auto"/>
        <w:ind w:left="-497"/>
        <w:jc w:val="lowKashida"/>
        <w:rPr>
          <w:rFonts w:ascii="Times New Roman" w:eastAsia="MS Mincho" w:hAnsi="Times New Roman" w:cs="B Lotus"/>
          <w:noProof/>
          <w:color w:val="auto"/>
          <w:sz w:val="28"/>
          <w:szCs w:val="28"/>
          <w:rtl/>
        </w:rPr>
      </w:pPr>
      <w:r w:rsidRPr="00C62394">
        <w:rPr>
          <w:rFonts w:ascii="Times New Roman" w:eastAsia="MS Mincho" w:hAnsi="Times New Roman" w:cs="B Lotus" w:hint="cs"/>
          <w:noProof/>
          <w:color w:val="auto"/>
          <w:sz w:val="28"/>
          <w:szCs w:val="28"/>
          <w:rtl/>
        </w:rPr>
        <w:t xml:space="preserve">3-1- طرح پژوهش .................................................................................................................................. </w:t>
      </w:r>
      <w:r w:rsidR="00B66BAE">
        <w:rPr>
          <w:rFonts w:ascii="Times New Roman" w:eastAsia="MS Mincho" w:hAnsi="Times New Roman" w:cs="B Lotus" w:hint="cs"/>
          <w:noProof/>
          <w:color w:val="auto"/>
          <w:sz w:val="28"/>
          <w:szCs w:val="28"/>
          <w:rtl/>
        </w:rPr>
        <w:t>48</w:t>
      </w:r>
    </w:p>
    <w:p w:rsidR="00C62394" w:rsidRPr="00C62394" w:rsidRDefault="00C62394" w:rsidP="00C62394">
      <w:pPr>
        <w:tabs>
          <w:tab w:val="left" w:pos="1071"/>
        </w:tabs>
        <w:autoSpaceDE/>
        <w:autoSpaceDN/>
        <w:bidi/>
        <w:adjustRightInd/>
        <w:spacing w:line="276" w:lineRule="auto"/>
        <w:ind w:left="-497"/>
        <w:jc w:val="lowKashida"/>
        <w:rPr>
          <w:rFonts w:ascii="Times New Roman" w:eastAsia="MS Mincho" w:hAnsi="Times New Roman" w:cs="B Lotus"/>
          <w:noProof/>
          <w:color w:val="auto"/>
          <w:sz w:val="28"/>
          <w:szCs w:val="28"/>
          <w:rtl/>
        </w:rPr>
      </w:pPr>
      <w:r w:rsidRPr="00C62394">
        <w:rPr>
          <w:rFonts w:ascii="Times New Roman" w:eastAsia="MS Mincho" w:hAnsi="Times New Roman" w:cs="B Lotus" w:hint="cs"/>
          <w:noProof/>
          <w:color w:val="auto"/>
          <w:sz w:val="28"/>
          <w:szCs w:val="28"/>
          <w:rtl/>
        </w:rPr>
        <w:t>3</w:t>
      </w:r>
      <w:r w:rsidRPr="00C62394">
        <w:rPr>
          <w:rFonts w:ascii="Times New Roman" w:eastAsia="MS Mincho" w:hAnsi="Times New Roman" w:cs="B Lotus"/>
          <w:noProof/>
          <w:color w:val="auto"/>
          <w:sz w:val="28"/>
          <w:szCs w:val="28"/>
          <w:rtl/>
        </w:rPr>
        <w:t>-</w:t>
      </w:r>
      <w:r w:rsidRPr="00C62394">
        <w:rPr>
          <w:rFonts w:ascii="Times New Roman" w:eastAsia="MS Mincho" w:hAnsi="Times New Roman" w:cs="B Lotus" w:hint="cs"/>
          <w:noProof/>
          <w:color w:val="auto"/>
          <w:sz w:val="28"/>
          <w:szCs w:val="28"/>
          <w:rtl/>
        </w:rPr>
        <w:t>2</w:t>
      </w:r>
      <w:r w:rsidRPr="00C62394">
        <w:rPr>
          <w:rFonts w:ascii="Times New Roman" w:eastAsia="MS Mincho" w:hAnsi="Times New Roman" w:cs="B Lotus"/>
          <w:noProof/>
          <w:color w:val="auto"/>
          <w:sz w:val="28"/>
          <w:szCs w:val="28"/>
          <w:rtl/>
        </w:rPr>
        <w:t xml:space="preserve">- </w:t>
      </w:r>
      <w:r w:rsidRPr="00C62394">
        <w:rPr>
          <w:rFonts w:ascii="Times New Roman" w:eastAsia="MS Mincho" w:hAnsi="Times New Roman" w:cs="B Lotus" w:hint="cs"/>
          <w:noProof/>
          <w:color w:val="auto"/>
          <w:sz w:val="28"/>
          <w:szCs w:val="28"/>
          <w:rtl/>
        </w:rPr>
        <w:t xml:space="preserve">جامعه، نمونه و روش نمونه گیری ................................................................................................. </w:t>
      </w:r>
      <w:r w:rsidR="00B66BAE">
        <w:rPr>
          <w:rFonts w:ascii="Times New Roman" w:eastAsia="MS Mincho" w:hAnsi="Times New Roman" w:cs="B Lotus" w:hint="cs"/>
          <w:noProof/>
          <w:color w:val="auto"/>
          <w:sz w:val="28"/>
          <w:szCs w:val="28"/>
          <w:rtl/>
        </w:rPr>
        <w:t>48</w:t>
      </w:r>
    </w:p>
    <w:p w:rsidR="00C62394" w:rsidRPr="00C62394" w:rsidRDefault="00C62394" w:rsidP="00C62394">
      <w:pPr>
        <w:tabs>
          <w:tab w:val="left" w:pos="1071"/>
        </w:tabs>
        <w:autoSpaceDE/>
        <w:autoSpaceDN/>
        <w:bidi/>
        <w:adjustRightInd/>
        <w:spacing w:line="276" w:lineRule="auto"/>
        <w:ind w:left="-497"/>
        <w:jc w:val="lowKashida"/>
        <w:rPr>
          <w:rFonts w:ascii="Times New Roman" w:eastAsia="MS Mincho" w:hAnsi="Times New Roman" w:cs="B Lotus"/>
          <w:noProof/>
          <w:color w:val="auto"/>
          <w:sz w:val="28"/>
          <w:szCs w:val="28"/>
          <w:rtl/>
        </w:rPr>
      </w:pPr>
      <w:r w:rsidRPr="00C62394">
        <w:rPr>
          <w:rFonts w:ascii="Times New Roman" w:eastAsia="MS Mincho" w:hAnsi="Times New Roman" w:cs="B Lotus" w:hint="cs"/>
          <w:noProof/>
          <w:color w:val="auto"/>
          <w:sz w:val="28"/>
          <w:szCs w:val="28"/>
          <w:rtl/>
        </w:rPr>
        <w:t>3-3- ابزار پژوهش ..............................</w:t>
      </w:r>
      <w:r w:rsidR="00BF421B" w:rsidRPr="006D7654">
        <w:rPr>
          <w:rFonts w:ascii="Times New Roman" w:eastAsia="MS Mincho" w:hAnsi="Times New Roman" w:cs="B Lotus" w:hint="cs"/>
          <w:noProof/>
          <w:color w:val="auto"/>
          <w:sz w:val="28"/>
          <w:szCs w:val="28"/>
          <w:rtl/>
        </w:rPr>
        <w:t>................................</w:t>
      </w:r>
      <w:r w:rsidRPr="00C62394">
        <w:rPr>
          <w:rFonts w:ascii="Times New Roman" w:eastAsia="MS Mincho" w:hAnsi="Times New Roman" w:cs="B Lotus" w:hint="cs"/>
          <w:noProof/>
          <w:color w:val="auto"/>
          <w:sz w:val="28"/>
          <w:szCs w:val="28"/>
          <w:rtl/>
        </w:rPr>
        <w:t xml:space="preserve">.................................................................... </w:t>
      </w:r>
      <w:r w:rsidR="00B66BAE">
        <w:rPr>
          <w:rFonts w:ascii="Times New Roman" w:eastAsia="MS Mincho" w:hAnsi="Times New Roman" w:cs="B Lotus" w:hint="cs"/>
          <w:noProof/>
          <w:color w:val="auto"/>
          <w:sz w:val="28"/>
          <w:szCs w:val="28"/>
          <w:rtl/>
        </w:rPr>
        <w:t>48</w:t>
      </w:r>
    </w:p>
    <w:p w:rsidR="00C62394" w:rsidRPr="00C62394" w:rsidRDefault="00C62394" w:rsidP="00C62394">
      <w:pPr>
        <w:bidi/>
        <w:spacing w:line="276" w:lineRule="auto"/>
        <w:ind w:left="-497"/>
        <w:jc w:val="lowKashida"/>
        <w:rPr>
          <w:rFonts w:ascii="Times New Roman" w:eastAsia="MS Mincho" w:hAnsi="Times New Roman" w:cs="B Lotus"/>
          <w:noProof/>
          <w:color w:val="auto"/>
          <w:sz w:val="28"/>
          <w:szCs w:val="28"/>
          <w:rtl/>
        </w:rPr>
      </w:pPr>
      <w:r w:rsidRPr="00C62394">
        <w:rPr>
          <w:rFonts w:cs="B Lotus" w:hint="cs"/>
          <w:color w:val="auto"/>
          <w:sz w:val="28"/>
          <w:szCs w:val="28"/>
          <w:rtl/>
        </w:rPr>
        <w:t xml:space="preserve">3-3-1- </w:t>
      </w:r>
      <w:r w:rsidRPr="00C62394">
        <w:rPr>
          <w:rFonts w:ascii="BMitra" w:hAnsi="Calibri" w:cs="B Lotus" w:hint="cs"/>
          <w:color w:val="auto"/>
          <w:sz w:val="28"/>
          <w:szCs w:val="28"/>
          <w:rtl/>
        </w:rPr>
        <w:t xml:space="preserve">پرسشنامه </w:t>
      </w:r>
      <w:r w:rsidR="00814AD5">
        <w:rPr>
          <w:rFonts w:ascii="B Nazanin,Bold" w:hAnsi="Calibri" w:cs="B Lotus" w:hint="cs"/>
          <w:color w:val="auto"/>
          <w:sz w:val="28"/>
          <w:szCs w:val="28"/>
          <w:rtl/>
        </w:rPr>
        <w:t>هوش معنوی کینگ......................</w:t>
      </w:r>
      <w:r w:rsidRPr="006D7654">
        <w:rPr>
          <w:rFonts w:ascii="B Nazanin,Bold" w:hAnsi="Calibri" w:cs="B Lotus" w:hint="cs"/>
          <w:color w:val="auto"/>
          <w:sz w:val="28"/>
          <w:szCs w:val="28"/>
          <w:rtl/>
        </w:rPr>
        <w:t>.</w:t>
      </w:r>
      <w:r w:rsidRPr="00C62394">
        <w:rPr>
          <w:rFonts w:ascii="BLotusBold" w:eastAsia="Times New Roman" w:hAnsi="Times New Roman" w:cs="B Lotus" w:hint="cs"/>
          <w:color w:val="auto"/>
          <w:sz w:val="28"/>
          <w:szCs w:val="28"/>
          <w:rtl/>
        </w:rPr>
        <w:t>.</w:t>
      </w:r>
      <w:r w:rsidRPr="00C62394">
        <w:rPr>
          <w:rFonts w:ascii="Times New Roman" w:eastAsia="MS Mincho" w:hAnsi="Times New Roman" w:cs="B Lotus" w:hint="cs"/>
          <w:noProof/>
          <w:color w:val="auto"/>
          <w:sz w:val="28"/>
          <w:szCs w:val="28"/>
          <w:rtl/>
        </w:rPr>
        <w:t>.................................</w:t>
      </w:r>
      <w:r w:rsidR="00BF421B" w:rsidRPr="006D7654">
        <w:rPr>
          <w:rFonts w:ascii="Times New Roman" w:eastAsia="MS Mincho" w:hAnsi="Times New Roman" w:cs="B Lotus" w:hint="cs"/>
          <w:noProof/>
          <w:color w:val="auto"/>
          <w:sz w:val="28"/>
          <w:szCs w:val="28"/>
          <w:rtl/>
        </w:rPr>
        <w:t>...........</w:t>
      </w:r>
      <w:r w:rsidRPr="00C62394">
        <w:rPr>
          <w:rFonts w:ascii="Times New Roman" w:eastAsia="MS Mincho" w:hAnsi="Times New Roman" w:cs="B Lotus" w:hint="cs"/>
          <w:noProof/>
          <w:color w:val="auto"/>
          <w:sz w:val="28"/>
          <w:szCs w:val="28"/>
          <w:rtl/>
        </w:rPr>
        <w:t xml:space="preserve">................................. </w:t>
      </w:r>
      <w:r w:rsidR="00B66BAE">
        <w:rPr>
          <w:rFonts w:ascii="Times New Roman" w:eastAsia="MS Mincho" w:hAnsi="Times New Roman" w:cs="B Lotus" w:hint="cs"/>
          <w:noProof/>
          <w:color w:val="auto"/>
          <w:sz w:val="28"/>
          <w:szCs w:val="28"/>
          <w:rtl/>
        </w:rPr>
        <w:t>48</w:t>
      </w:r>
    </w:p>
    <w:p w:rsidR="00C62394" w:rsidRPr="00C62394" w:rsidRDefault="00C62394" w:rsidP="00C62394">
      <w:pPr>
        <w:bidi/>
        <w:spacing w:line="276" w:lineRule="auto"/>
        <w:ind w:left="-497"/>
        <w:jc w:val="lowKashida"/>
        <w:rPr>
          <w:rFonts w:ascii="Times New Roman" w:eastAsia="MS Mincho" w:hAnsi="Times New Roman" w:cs="B Lotus"/>
          <w:noProof/>
          <w:color w:val="auto"/>
          <w:sz w:val="28"/>
          <w:szCs w:val="28"/>
          <w:rtl/>
        </w:rPr>
      </w:pPr>
      <w:r w:rsidRPr="00C62394">
        <w:rPr>
          <w:rFonts w:ascii="B Lotus" w:cs="B Lotus" w:hint="cs"/>
          <w:color w:val="auto"/>
          <w:sz w:val="28"/>
          <w:szCs w:val="28"/>
          <w:rtl/>
        </w:rPr>
        <w:lastRenderedPageBreak/>
        <w:t xml:space="preserve">3-3-2- </w:t>
      </w:r>
      <w:r w:rsidR="00814AD5">
        <w:rPr>
          <w:rFonts w:ascii="B Nazanin,Bold" w:hAnsi="Calibri" w:cs="B Lotus" w:hint="cs"/>
          <w:color w:val="auto"/>
          <w:sz w:val="28"/>
          <w:szCs w:val="28"/>
          <w:rtl/>
        </w:rPr>
        <w:t>پرسشنامه اضطراب مرگ</w:t>
      </w:r>
      <w:r w:rsidRPr="00C62394">
        <w:rPr>
          <w:rFonts w:ascii="Arial" w:eastAsia="Times New Roman" w:hAnsi="Arial" w:cs="B Lotus" w:hint="cs"/>
          <w:color w:val="auto"/>
          <w:sz w:val="28"/>
          <w:szCs w:val="28"/>
          <w:rtl/>
          <w:lang w:bidi="fa-IR"/>
        </w:rPr>
        <w:t>.</w:t>
      </w:r>
      <w:r w:rsidRPr="00C62394">
        <w:rPr>
          <w:rFonts w:ascii="Calibri" w:hAnsi="Calibri" w:cs="B Lotus" w:hint="cs"/>
          <w:color w:val="auto"/>
          <w:sz w:val="28"/>
          <w:szCs w:val="28"/>
          <w:rtl/>
        </w:rPr>
        <w:t>.</w:t>
      </w:r>
      <w:r w:rsidRPr="00C62394">
        <w:rPr>
          <w:rFonts w:ascii="Times New Roman" w:eastAsia="MS Mincho" w:hAnsi="Times New Roman" w:cs="B Lotus" w:hint="cs"/>
          <w:noProof/>
          <w:color w:val="auto"/>
          <w:sz w:val="28"/>
          <w:szCs w:val="28"/>
          <w:rtl/>
        </w:rPr>
        <w:t>........</w:t>
      </w:r>
      <w:r w:rsidR="00814AD5">
        <w:rPr>
          <w:rFonts w:ascii="Times New Roman" w:eastAsia="MS Mincho" w:hAnsi="Times New Roman" w:cs="B Lotus" w:hint="cs"/>
          <w:noProof/>
          <w:color w:val="auto"/>
          <w:sz w:val="28"/>
          <w:szCs w:val="28"/>
          <w:rtl/>
        </w:rPr>
        <w:t>....</w:t>
      </w:r>
      <w:r w:rsidRPr="00C62394">
        <w:rPr>
          <w:rFonts w:ascii="Times New Roman" w:eastAsia="MS Mincho" w:hAnsi="Times New Roman" w:cs="B Lotus" w:hint="cs"/>
          <w:noProof/>
          <w:color w:val="auto"/>
          <w:sz w:val="28"/>
          <w:szCs w:val="28"/>
          <w:rtl/>
        </w:rPr>
        <w:t>........................................</w:t>
      </w:r>
      <w:r w:rsidR="00BF421B" w:rsidRPr="006D7654">
        <w:rPr>
          <w:rFonts w:ascii="Times New Roman" w:eastAsia="MS Mincho" w:hAnsi="Times New Roman" w:cs="B Lotus" w:hint="cs"/>
          <w:noProof/>
          <w:color w:val="auto"/>
          <w:sz w:val="28"/>
          <w:szCs w:val="28"/>
          <w:rtl/>
        </w:rPr>
        <w:t>....</w:t>
      </w:r>
      <w:r w:rsidRPr="00C62394">
        <w:rPr>
          <w:rFonts w:ascii="Times New Roman" w:eastAsia="MS Mincho" w:hAnsi="Times New Roman" w:cs="B Lotus" w:hint="cs"/>
          <w:noProof/>
          <w:color w:val="auto"/>
          <w:sz w:val="28"/>
          <w:szCs w:val="28"/>
          <w:rtl/>
        </w:rPr>
        <w:t xml:space="preserve">................................................... </w:t>
      </w:r>
      <w:r w:rsidR="00B66BAE">
        <w:rPr>
          <w:rFonts w:ascii="Times New Roman" w:eastAsia="MS Mincho" w:hAnsi="Times New Roman" w:cs="B Lotus" w:hint="cs"/>
          <w:noProof/>
          <w:color w:val="auto"/>
          <w:sz w:val="28"/>
          <w:szCs w:val="28"/>
          <w:rtl/>
        </w:rPr>
        <w:t>49</w:t>
      </w:r>
    </w:p>
    <w:p w:rsidR="00C62394" w:rsidRPr="00C62394" w:rsidRDefault="00C62394" w:rsidP="00C62394">
      <w:pPr>
        <w:bidi/>
        <w:spacing w:line="276" w:lineRule="auto"/>
        <w:ind w:left="-497"/>
        <w:jc w:val="lowKashida"/>
        <w:rPr>
          <w:rFonts w:ascii="Times New Roman" w:eastAsia="MS Mincho" w:hAnsi="Times New Roman" w:cs="B Lotus"/>
          <w:noProof/>
          <w:color w:val="auto"/>
          <w:sz w:val="28"/>
          <w:szCs w:val="28"/>
          <w:rtl/>
        </w:rPr>
      </w:pPr>
      <w:r w:rsidRPr="00C62394">
        <w:rPr>
          <w:rFonts w:ascii="BMitra" w:hAnsi="Calibri" w:cs="B Lotus" w:hint="cs"/>
          <w:color w:val="auto"/>
          <w:sz w:val="28"/>
          <w:szCs w:val="28"/>
          <w:rtl/>
        </w:rPr>
        <w:t xml:space="preserve">3-3-3- </w:t>
      </w:r>
      <w:r w:rsidRPr="00C62394">
        <w:rPr>
          <w:rFonts w:ascii="Times New Roman" w:hAnsi="Times New Roman" w:cs="B Lotus" w:hint="cs"/>
          <w:color w:val="auto"/>
          <w:sz w:val="28"/>
          <w:szCs w:val="28"/>
          <w:rtl/>
          <w:lang w:bidi="fa-IR"/>
        </w:rPr>
        <w:t xml:space="preserve">پرسشنامه </w:t>
      </w:r>
      <w:r w:rsidR="00814AD5">
        <w:rPr>
          <w:rFonts w:ascii="B Nazanin,Bold" w:hAnsi="Calibri" w:cs="B Lotus" w:hint="cs"/>
          <w:color w:val="auto"/>
          <w:sz w:val="28"/>
          <w:szCs w:val="28"/>
          <w:rtl/>
        </w:rPr>
        <w:t>اضطراب سلامتی.........</w:t>
      </w:r>
      <w:r w:rsidRPr="00C62394">
        <w:rPr>
          <w:rFonts w:ascii="Calibri" w:hAnsi="Calibri" w:cs="B Lotus" w:hint="cs"/>
          <w:color w:val="auto"/>
          <w:sz w:val="28"/>
          <w:szCs w:val="28"/>
          <w:rtl/>
        </w:rPr>
        <w:t>.</w:t>
      </w:r>
      <w:r w:rsidRPr="00C62394">
        <w:rPr>
          <w:rFonts w:ascii="Times New Roman" w:eastAsia="MS Mincho" w:hAnsi="Times New Roman" w:cs="B Lotus" w:hint="cs"/>
          <w:noProof/>
          <w:color w:val="auto"/>
          <w:sz w:val="28"/>
          <w:szCs w:val="28"/>
          <w:rtl/>
        </w:rPr>
        <w:t>.......................................</w:t>
      </w:r>
      <w:r w:rsidR="00BF421B" w:rsidRPr="006D7654">
        <w:rPr>
          <w:rFonts w:ascii="Times New Roman" w:eastAsia="MS Mincho" w:hAnsi="Times New Roman" w:cs="B Lotus" w:hint="cs"/>
          <w:noProof/>
          <w:color w:val="auto"/>
          <w:sz w:val="28"/>
          <w:szCs w:val="28"/>
          <w:rtl/>
        </w:rPr>
        <w:t>.............</w:t>
      </w:r>
      <w:r w:rsidRPr="00C62394">
        <w:rPr>
          <w:rFonts w:ascii="Times New Roman" w:eastAsia="MS Mincho" w:hAnsi="Times New Roman" w:cs="B Lotus" w:hint="cs"/>
          <w:noProof/>
          <w:color w:val="auto"/>
          <w:sz w:val="28"/>
          <w:szCs w:val="28"/>
          <w:rtl/>
        </w:rPr>
        <w:t xml:space="preserve">........................................... </w:t>
      </w:r>
      <w:r w:rsidR="00B66BAE">
        <w:rPr>
          <w:rFonts w:ascii="Times New Roman" w:eastAsia="MS Mincho" w:hAnsi="Times New Roman" w:cs="B Lotus" w:hint="cs"/>
          <w:noProof/>
          <w:color w:val="auto"/>
          <w:sz w:val="28"/>
          <w:szCs w:val="28"/>
          <w:rtl/>
        </w:rPr>
        <w:t>49</w:t>
      </w:r>
    </w:p>
    <w:p w:rsidR="00C62394" w:rsidRPr="00C62394" w:rsidRDefault="00C62394" w:rsidP="00C62394">
      <w:pPr>
        <w:tabs>
          <w:tab w:val="left" w:pos="1071"/>
        </w:tabs>
        <w:autoSpaceDE/>
        <w:autoSpaceDN/>
        <w:bidi/>
        <w:adjustRightInd/>
        <w:spacing w:line="276" w:lineRule="auto"/>
        <w:ind w:left="-497"/>
        <w:jc w:val="lowKashida"/>
        <w:rPr>
          <w:rFonts w:ascii="Times New Roman" w:eastAsia="MS Mincho" w:hAnsi="Times New Roman" w:cs="B Lotus"/>
          <w:noProof/>
          <w:color w:val="auto"/>
          <w:sz w:val="28"/>
          <w:szCs w:val="28"/>
          <w:rtl/>
        </w:rPr>
      </w:pPr>
      <w:r w:rsidRPr="00C62394">
        <w:rPr>
          <w:rFonts w:ascii="Times New Roman" w:eastAsia="MS Mincho" w:hAnsi="Times New Roman" w:cs="B Lotus" w:hint="cs"/>
          <w:noProof/>
          <w:color w:val="auto"/>
          <w:sz w:val="28"/>
          <w:szCs w:val="28"/>
          <w:rtl/>
        </w:rPr>
        <w:t>3</w:t>
      </w:r>
      <w:r w:rsidRPr="00C62394">
        <w:rPr>
          <w:rFonts w:ascii="Times New Roman" w:eastAsia="MS Mincho" w:hAnsi="Times New Roman" w:cs="B Lotus"/>
          <w:noProof/>
          <w:color w:val="auto"/>
          <w:sz w:val="28"/>
          <w:szCs w:val="28"/>
          <w:rtl/>
        </w:rPr>
        <w:t>-</w:t>
      </w:r>
      <w:r w:rsidR="00814AD5">
        <w:rPr>
          <w:rFonts w:ascii="Times New Roman" w:eastAsia="MS Mincho" w:hAnsi="Times New Roman" w:cs="B Lotus" w:hint="cs"/>
          <w:noProof/>
          <w:color w:val="auto"/>
          <w:sz w:val="28"/>
          <w:szCs w:val="28"/>
          <w:rtl/>
        </w:rPr>
        <w:t>4</w:t>
      </w:r>
      <w:r w:rsidRPr="00C62394">
        <w:rPr>
          <w:rFonts w:ascii="Times New Roman" w:eastAsia="MS Mincho" w:hAnsi="Times New Roman" w:cs="B Lotus"/>
          <w:noProof/>
          <w:color w:val="auto"/>
          <w:sz w:val="28"/>
          <w:szCs w:val="28"/>
          <w:rtl/>
        </w:rPr>
        <w:t xml:space="preserve">- </w:t>
      </w:r>
      <w:r w:rsidRPr="00C62394">
        <w:rPr>
          <w:rFonts w:ascii="Times New Roman" w:eastAsia="MS Mincho" w:hAnsi="Times New Roman" w:cs="B Lotus" w:hint="cs"/>
          <w:noProof/>
          <w:color w:val="auto"/>
          <w:sz w:val="28"/>
          <w:szCs w:val="28"/>
          <w:rtl/>
        </w:rPr>
        <w:t>روش اجرای پژوهش</w:t>
      </w:r>
      <w:r w:rsidRPr="00C62394">
        <w:rPr>
          <w:rFonts w:ascii="Times New Roman" w:eastAsia="MS Mincho" w:hAnsi="Times New Roman" w:cs="B Lotus" w:hint="cs"/>
          <w:noProof/>
          <w:color w:val="auto"/>
          <w:sz w:val="28"/>
          <w:szCs w:val="28"/>
          <w:rtl/>
          <w:lang w:bidi="fa-IR"/>
        </w:rPr>
        <w:t xml:space="preserve"> </w:t>
      </w:r>
      <w:r w:rsidRPr="00C62394">
        <w:rPr>
          <w:rFonts w:ascii="Times New Roman" w:eastAsia="MS Mincho" w:hAnsi="Times New Roman" w:cs="B Lotus" w:hint="cs"/>
          <w:noProof/>
          <w:color w:val="auto"/>
          <w:sz w:val="28"/>
          <w:szCs w:val="28"/>
          <w:rtl/>
        </w:rPr>
        <w:t xml:space="preserve">..................................................................................................................... </w:t>
      </w:r>
      <w:r w:rsidR="00B66BAE">
        <w:rPr>
          <w:rFonts w:ascii="Times New Roman" w:eastAsia="MS Mincho" w:hAnsi="Times New Roman" w:cs="B Lotus" w:hint="cs"/>
          <w:noProof/>
          <w:color w:val="auto"/>
          <w:sz w:val="28"/>
          <w:szCs w:val="28"/>
          <w:rtl/>
        </w:rPr>
        <w:t>49</w:t>
      </w:r>
    </w:p>
    <w:p w:rsidR="00C62394" w:rsidRPr="00C62394" w:rsidRDefault="00C62394" w:rsidP="00C62394">
      <w:pPr>
        <w:tabs>
          <w:tab w:val="left" w:pos="1071"/>
        </w:tabs>
        <w:autoSpaceDE/>
        <w:autoSpaceDN/>
        <w:bidi/>
        <w:adjustRightInd/>
        <w:spacing w:line="276" w:lineRule="auto"/>
        <w:ind w:left="-497"/>
        <w:jc w:val="lowKashida"/>
        <w:rPr>
          <w:rFonts w:ascii="Times New Roman" w:eastAsia="MS Mincho" w:hAnsi="Times New Roman" w:cs="B Lotus"/>
          <w:noProof/>
          <w:color w:val="auto"/>
          <w:sz w:val="28"/>
          <w:szCs w:val="28"/>
          <w:rtl/>
        </w:rPr>
      </w:pPr>
      <w:r w:rsidRPr="00C62394">
        <w:rPr>
          <w:rFonts w:ascii="Times New Roman" w:eastAsia="MS Mincho" w:hAnsi="Times New Roman" w:cs="B Lotus" w:hint="cs"/>
          <w:noProof/>
          <w:color w:val="auto"/>
          <w:sz w:val="28"/>
          <w:szCs w:val="28"/>
          <w:rtl/>
        </w:rPr>
        <w:t>3</w:t>
      </w:r>
      <w:r w:rsidRPr="00C62394">
        <w:rPr>
          <w:rFonts w:ascii="Times New Roman" w:eastAsia="MS Mincho" w:hAnsi="Times New Roman" w:cs="B Lotus"/>
          <w:noProof/>
          <w:color w:val="auto"/>
          <w:sz w:val="28"/>
          <w:szCs w:val="28"/>
          <w:rtl/>
        </w:rPr>
        <w:t>-</w:t>
      </w:r>
      <w:r w:rsidR="00814AD5">
        <w:rPr>
          <w:rFonts w:ascii="Times New Roman" w:eastAsia="MS Mincho" w:hAnsi="Times New Roman" w:cs="B Lotus" w:hint="cs"/>
          <w:noProof/>
          <w:color w:val="auto"/>
          <w:sz w:val="28"/>
          <w:szCs w:val="28"/>
          <w:rtl/>
        </w:rPr>
        <w:t>5</w:t>
      </w:r>
      <w:r w:rsidRPr="00C62394">
        <w:rPr>
          <w:rFonts w:ascii="Times New Roman" w:eastAsia="MS Mincho" w:hAnsi="Times New Roman" w:cs="B Lotus"/>
          <w:noProof/>
          <w:color w:val="auto"/>
          <w:sz w:val="28"/>
          <w:szCs w:val="28"/>
          <w:rtl/>
        </w:rPr>
        <w:t xml:space="preserve">- </w:t>
      </w:r>
      <w:r w:rsidRPr="00C62394">
        <w:rPr>
          <w:rFonts w:ascii="Times New Roman" w:eastAsia="MS Mincho" w:hAnsi="Times New Roman" w:cs="B Lotus" w:hint="cs"/>
          <w:noProof/>
          <w:color w:val="auto"/>
          <w:sz w:val="28"/>
          <w:szCs w:val="28"/>
          <w:rtl/>
          <w:lang w:bidi="fa-IR"/>
        </w:rPr>
        <w:t xml:space="preserve">تجزیه و تحلیل داده ها </w:t>
      </w:r>
      <w:r w:rsidRPr="00C62394">
        <w:rPr>
          <w:rFonts w:ascii="Times New Roman" w:eastAsia="MS Mincho" w:hAnsi="Times New Roman" w:cs="B Lotus" w:hint="cs"/>
          <w:noProof/>
          <w:color w:val="auto"/>
          <w:sz w:val="28"/>
          <w:szCs w:val="28"/>
          <w:rtl/>
        </w:rPr>
        <w:t xml:space="preserve">................................................................................................................... </w:t>
      </w:r>
      <w:r w:rsidR="00B66BAE">
        <w:rPr>
          <w:rFonts w:ascii="Times New Roman" w:eastAsia="MS Mincho" w:hAnsi="Times New Roman" w:cs="B Lotus" w:hint="cs"/>
          <w:noProof/>
          <w:color w:val="auto"/>
          <w:sz w:val="28"/>
          <w:szCs w:val="28"/>
          <w:rtl/>
        </w:rPr>
        <w:t>50</w:t>
      </w:r>
    </w:p>
    <w:p w:rsidR="00C62394" w:rsidRPr="00C62394" w:rsidRDefault="00C62394" w:rsidP="00C62394">
      <w:pPr>
        <w:autoSpaceDE/>
        <w:autoSpaceDN/>
        <w:bidi/>
        <w:adjustRightInd/>
        <w:spacing w:line="276" w:lineRule="auto"/>
        <w:ind w:left="-497" w:right="-1270"/>
        <w:jc w:val="center"/>
        <w:rPr>
          <w:rFonts w:ascii="Times New Roman" w:eastAsia="MS Mincho" w:hAnsi="Times New Roman" w:cs="B Lotus"/>
          <w:b/>
          <w:bCs/>
          <w:i/>
          <w:iCs/>
          <w:noProof/>
          <w:color w:val="auto"/>
          <w:sz w:val="28"/>
          <w:szCs w:val="28"/>
          <w:rtl/>
        </w:rPr>
      </w:pPr>
      <w:r w:rsidRPr="00C62394">
        <w:rPr>
          <w:rFonts w:ascii="Times New Roman" w:eastAsia="MS Mincho" w:hAnsi="Times New Roman" w:cs="B Lotus" w:hint="cs"/>
          <w:b/>
          <w:bCs/>
          <w:i/>
          <w:iCs/>
          <w:noProof/>
          <w:color w:val="auto"/>
          <w:sz w:val="28"/>
          <w:szCs w:val="28"/>
          <w:rtl/>
        </w:rPr>
        <w:t>فصل چهارم: تجزیه و تحلیل داده ها</w:t>
      </w:r>
    </w:p>
    <w:p w:rsidR="00C62394" w:rsidRPr="00C62394" w:rsidRDefault="00C62394" w:rsidP="00C62394">
      <w:pPr>
        <w:tabs>
          <w:tab w:val="left" w:pos="1071"/>
        </w:tabs>
        <w:autoSpaceDE/>
        <w:autoSpaceDN/>
        <w:bidi/>
        <w:adjustRightInd/>
        <w:spacing w:line="276" w:lineRule="auto"/>
        <w:ind w:left="-497"/>
        <w:jc w:val="lowKashida"/>
        <w:rPr>
          <w:rFonts w:ascii="Times New Roman" w:eastAsia="MS Mincho" w:hAnsi="Times New Roman" w:cs="B Lotus"/>
          <w:noProof/>
          <w:color w:val="auto"/>
          <w:sz w:val="28"/>
          <w:szCs w:val="28"/>
          <w:rtl/>
        </w:rPr>
      </w:pPr>
      <w:r w:rsidRPr="00C62394">
        <w:rPr>
          <w:rFonts w:ascii="Times New Roman" w:eastAsia="MS Mincho" w:hAnsi="Times New Roman" w:cs="B Lotus" w:hint="cs"/>
          <w:noProof/>
          <w:color w:val="auto"/>
          <w:sz w:val="28"/>
          <w:szCs w:val="28"/>
          <w:rtl/>
        </w:rPr>
        <w:t>4-1- یافته های</w:t>
      </w:r>
      <w:r w:rsidRPr="00C62394">
        <w:rPr>
          <w:rFonts w:ascii="Times New Roman" w:eastAsia="MS Mincho" w:hAnsi="Times New Roman" w:cs="B Lotus"/>
          <w:noProof/>
          <w:color w:val="auto"/>
          <w:sz w:val="28"/>
          <w:szCs w:val="28"/>
          <w:rtl/>
        </w:rPr>
        <w:softHyphen/>
      </w:r>
      <w:r w:rsidRPr="00C62394">
        <w:rPr>
          <w:rFonts w:ascii="Times New Roman" w:eastAsia="MS Mincho" w:hAnsi="Times New Roman" w:cs="B Lotus" w:hint="cs"/>
          <w:noProof/>
          <w:color w:val="auto"/>
          <w:sz w:val="28"/>
          <w:szCs w:val="28"/>
          <w:rtl/>
        </w:rPr>
        <w:t xml:space="preserve"> های توصیفی .................................................................................................................. </w:t>
      </w:r>
      <w:r w:rsidR="00B66BAE">
        <w:rPr>
          <w:rFonts w:ascii="Times New Roman" w:eastAsia="MS Mincho" w:hAnsi="Times New Roman" w:cs="B Lotus" w:hint="cs"/>
          <w:noProof/>
          <w:color w:val="auto"/>
          <w:sz w:val="28"/>
          <w:szCs w:val="28"/>
          <w:rtl/>
        </w:rPr>
        <w:t>52</w:t>
      </w:r>
    </w:p>
    <w:p w:rsidR="00C62394" w:rsidRPr="00C62394" w:rsidRDefault="00C62394" w:rsidP="006D7654">
      <w:pPr>
        <w:tabs>
          <w:tab w:val="left" w:pos="1071"/>
        </w:tabs>
        <w:autoSpaceDE/>
        <w:autoSpaceDN/>
        <w:bidi/>
        <w:adjustRightInd/>
        <w:spacing w:line="276" w:lineRule="auto"/>
        <w:ind w:left="-497"/>
        <w:jc w:val="lowKashida"/>
        <w:rPr>
          <w:rFonts w:ascii="Times New Roman" w:eastAsia="MS Mincho" w:hAnsi="Times New Roman" w:cs="B Lotus" w:hint="cs"/>
          <w:noProof/>
          <w:color w:val="auto"/>
          <w:sz w:val="28"/>
          <w:szCs w:val="28"/>
          <w:rtl/>
          <w:lang w:bidi="fa-IR"/>
        </w:rPr>
      </w:pPr>
      <w:r w:rsidRPr="00C62394">
        <w:rPr>
          <w:rFonts w:ascii="Times New Roman" w:eastAsia="MS Mincho" w:hAnsi="Times New Roman" w:cs="B Lotus" w:hint="cs"/>
          <w:noProof/>
          <w:color w:val="auto"/>
          <w:sz w:val="28"/>
          <w:szCs w:val="28"/>
          <w:rtl/>
        </w:rPr>
        <w:t>4</w:t>
      </w:r>
      <w:r w:rsidRPr="00C62394">
        <w:rPr>
          <w:rFonts w:ascii="Times New Roman" w:eastAsia="MS Mincho" w:hAnsi="Times New Roman" w:cs="B Lotus"/>
          <w:noProof/>
          <w:color w:val="auto"/>
          <w:sz w:val="28"/>
          <w:szCs w:val="28"/>
          <w:rtl/>
        </w:rPr>
        <w:t>-</w:t>
      </w:r>
      <w:r w:rsidRPr="00C62394">
        <w:rPr>
          <w:rFonts w:ascii="Times New Roman" w:eastAsia="MS Mincho" w:hAnsi="Times New Roman" w:cs="B Lotus" w:hint="cs"/>
          <w:noProof/>
          <w:color w:val="auto"/>
          <w:sz w:val="28"/>
          <w:szCs w:val="28"/>
          <w:rtl/>
        </w:rPr>
        <w:t>2</w:t>
      </w:r>
      <w:r w:rsidRPr="00C62394">
        <w:rPr>
          <w:rFonts w:ascii="Times New Roman" w:eastAsia="MS Mincho" w:hAnsi="Times New Roman" w:cs="B Lotus"/>
          <w:noProof/>
          <w:color w:val="auto"/>
          <w:sz w:val="28"/>
          <w:szCs w:val="28"/>
          <w:rtl/>
        </w:rPr>
        <w:t xml:space="preserve">- </w:t>
      </w:r>
      <w:r w:rsidRPr="00C62394">
        <w:rPr>
          <w:rFonts w:ascii="Times New Roman" w:eastAsia="MS Mincho" w:hAnsi="Times New Roman" w:cs="B Lotus" w:hint="cs"/>
          <w:noProof/>
          <w:color w:val="auto"/>
          <w:sz w:val="28"/>
          <w:szCs w:val="28"/>
          <w:rtl/>
        </w:rPr>
        <w:t xml:space="preserve">یافته های استنباطی ......................................................................................................................... </w:t>
      </w:r>
      <w:r w:rsidR="00B66BAE">
        <w:rPr>
          <w:rFonts w:ascii="Times New Roman" w:eastAsia="MS Mincho" w:hAnsi="Times New Roman" w:cs="B Lotus" w:hint="cs"/>
          <w:noProof/>
          <w:color w:val="auto"/>
          <w:sz w:val="28"/>
          <w:szCs w:val="28"/>
          <w:rtl/>
          <w:lang w:bidi="fa-IR"/>
        </w:rPr>
        <w:t>54</w:t>
      </w:r>
    </w:p>
    <w:p w:rsidR="00C62394" w:rsidRPr="00C62394" w:rsidRDefault="00C62394" w:rsidP="00C62394">
      <w:pPr>
        <w:tabs>
          <w:tab w:val="left" w:pos="1071"/>
        </w:tabs>
        <w:autoSpaceDE/>
        <w:autoSpaceDN/>
        <w:bidi/>
        <w:adjustRightInd/>
        <w:spacing w:line="276" w:lineRule="auto"/>
        <w:ind w:left="-497"/>
        <w:jc w:val="lowKashida"/>
        <w:rPr>
          <w:rFonts w:ascii="Times New Roman" w:eastAsia="MS Mincho" w:hAnsi="Times New Roman" w:cs="B Lotus"/>
          <w:noProof/>
          <w:color w:val="auto"/>
          <w:sz w:val="28"/>
          <w:szCs w:val="28"/>
          <w:rtl/>
        </w:rPr>
      </w:pPr>
      <w:r w:rsidRPr="00C62394">
        <w:rPr>
          <w:rFonts w:cs="B Lotus" w:hint="cs"/>
          <w:color w:val="auto"/>
          <w:sz w:val="28"/>
          <w:szCs w:val="28"/>
          <w:rtl/>
        </w:rPr>
        <w:t>4-</w:t>
      </w:r>
      <w:r w:rsidR="005A5FF3">
        <w:rPr>
          <w:rFonts w:cs="B Lotus" w:hint="cs"/>
          <w:color w:val="auto"/>
          <w:sz w:val="28"/>
          <w:szCs w:val="28"/>
          <w:rtl/>
        </w:rPr>
        <w:t>2</w:t>
      </w:r>
      <w:r w:rsidRPr="00C62394">
        <w:rPr>
          <w:rFonts w:cs="B Lotus" w:hint="cs"/>
          <w:color w:val="auto"/>
          <w:sz w:val="28"/>
          <w:szCs w:val="28"/>
          <w:rtl/>
        </w:rPr>
        <w:t>-1- فرضیه اول پژوهش</w:t>
      </w:r>
      <w:r w:rsidRPr="00C62394">
        <w:rPr>
          <w:rFonts w:ascii="Times New Roman" w:eastAsia="MS Mincho" w:hAnsi="Times New Roman" w:cs="B Lotus" w:hint="cs"/>
          <w:noProof/>
          <w:color w:val="auto"/>
          <w:sz w:val="28"/>
          <w:szCs w:val="28"/>
          <w:rtl/>
        </w:rPr>
        <w:t xml:space="preserve">..................................................................................................................... </w:t>
      </w:r>
      <w:r w:rsidR="00B66BAE">
        <w:rPr>
          <w:rFonts w:ascii="Times New Roman" w:eastAsia="MS Mincho" w:hAnsi="Times New Roman" w:cs="B Lotus" w:hint="cs"/>
          <w:noProof/>
          <w:color w:val="auto"/>
          <w:sz w:val="28"/>
          <w:szCs w:val="28"/>
          <w:rtl/>
        </w:rPr>
        <w:t>54</w:t>
      </w:r>
    </w:p>
    <w:p w:rsidR="00C62394" w:rsidRPr="00C62394" w:rsidRDefault="00C62394" w:rsidP="00C62394">
      <w:pPr>
        <w:tabs>
          <w:tab w:val="left" w:pos="1071"/>
        </w:tabs>
        <w:autoSpaceDE/>
        <w:autoSpaceDN/>
        <w:bidi/>
        <w:adjustRightInd/>
        <w:spacing w:line="276" w:lineRule="auto"/>
        <w:ind w:left="-497"/>
        <w:jc w:val="lowKashida"/>
        <w:rPr>
          <w:rFonts w:ascii="Times New Roman" w:eastAsia="MS Mincho" w:hAnsi="Times New Roman" w:cs="B Lotus"/>
          <w:noProof/>
          <w:color w:val="auto"/>
          <w:sz w:val="28"/>
          <w:szCs w:val="28"/>
          <w:rtl/>
        </w:rPr>
      </w:pPr>
      <w:r w:rsidRPr="00C62394">
        <w:rPr>
          <w:rFonts w:cs="B Lotus" w:hint="cs"/>
          <w:color w:val="auto"/>
          <w:sz w:val="28"/>
          <w:szCs w:val="28"/>
          <w:rtl/>
        </w:rPr>
        <w:t>4-</w:t>
      </w:r>
      <w:r w:rsidR="005A5FF3">
        <w:rPr>
          <w:rFonts w:cs="B Lotus" w:hint="cs"/>
          <w:color w:val="auto"/>
          <w:sz w:val="28"/>
          <w:szCs w:val="28"/>
          <w:rtl/>
        </w:rPr>
        <w:t>2</w:t>
      </w:r>
      <w:r w:rsidRPr="00C62394">
        <w:rPr>
          <w:rFonts w:cs="B Lotus" w:hint="cs"/>
          <w:color w:val="auto"/>
          <w:sz w:val="28"/>
          <w:szCs w:val="28"/>
          <w:rtl/>
        </w:rPr>
        <w:t>-2- فرضیه دوم پژوهش</w:t>
      </w:r>
      <w:r w:rsidRPr="00C62394">
        <w:rPr>
          <w:rFonts w:ascii="Times New Roman" w:eastAsia="MS Mincho" w:hAnsi="Times New Roman" w:cs="B Lotus" w:hint="cs"/>
          <w:noProof/>
          <w:color w:val="auto"/>
          <w:sz w:val="28"/>
          <w:szCs w:val="28"/>
          <w:rtl/>
        </w:rPr>
        <w:t xml:space="preserve">..................................................................................................................... </w:t>
      </w:r>
      <w:r w:rsidR="00B66BAE">
        <w:rPr>
          <w:rFonts w:ascii="Times New Roman" w:eastAsia="MS Mincho" w:hAnsi="Times New Roman" w:cs="B Lotus" w:hint="cs"/>
          <w:noProof/>
          <w:color w:val="auto"/>
          <w:sz w:val="28"/>
          <w:szCs w:val="28"/>
          <w:rtl/>
        </w:rPr>
        <w:t>54</w:t>
      </w:r>
    </w:p>
    <w:p w:rsidR="00C62394" w:rsidRPr="00C62394" w:rsidRDefault="00C62394" w:rsidP="005A5FF3">
      <w:pPr>
        <w:tabs>
          <w:tab w:val="left" w:pos="1071"/>
        </w:tabs>
        <w:autoSpaceDE/>
        <w:autoSpaceDN/>
        <w:bidi/>
        <w:adjustRightInd/>
        <w:spacing w:line="276" w:lineRule="auto"/>
        <w:ind w:left="-497"/>
        <w:jc w:val="lowKashida"/>
        <w:rPr>
          <w:rFonts w:ascii="Times New Roman" w:eastAsia="MS Mincho" w:hAnsi="Times New Roman" w:cs="B Lotus"/>
          <w:noProof/>
          <w:color w:val="auto"/>
          <w:sz w:val="28"/>
          <w:szCs w:val="28"/>
        </w:rPr>
      </w:pPr>
      <w:r w:rsidRPr="00C62394">
        <w:rPr>
          <w:rFonts w:cs="B Lotus" w:hint="cs"/>
          <w:color w:val="auto"/>
          <w:sz w:val="28"/>
          <w:szCs w:val="28"/>
          <w:rtl/>
        </w:rPr>
        <w:t>4-</w:t>
      </w:r>
      <w:r w:rsidR="005A5FF3">
        <w:rPr>
          <w:rFonts w:cs="B Lotus" w:hint="cs"/>
          <w:color w:val="auto"/>
          <w:sz w:val="28"/>
          <w:szCs w:val="28"/>
          <w:rtl/>
        </w:rPr>
        <w:t>2</w:t>
      </w:r>
      <w:r w:rsidRPr="00C62394">
        <w:rPr>
          <w:rFonts w:cs="B Lotus" w:hint="cs"/>
          <w:color w:val="auto"/>
          <w:sz w:val="28"/>
          <w:szCs w:val="28"/>
          <w:rtl/>
        </w:rPr>
        <w:t>-3- فرضیه سوم پژوهش</w:t>
      </w:r>
      <w:r w:rsidRPr="00C62394">
        <w:rPr>
          <w:rFonts w:ascii="Times New Roman" w:eastAsia="MS Mincho" w:hAnsi="Times New Roman" w:cs="B Lotus" w:hint="cs"/>
          <w:noProof/>
          <w:color w:val="auto"/>
          <w:sz w:val="28"/>
          <w:szCs w:val="28"/>
          <w:rtl/>
        </w:rPr>
        <w:t>............................</w:t>
      </w:r>
      <w:r w:rsidR="00BF421B" w:rsidRPr="006D7654">
        <w:rPr>
          <w:rFonts w:ascii="Times New Roman" w:eastAsia="MS Mincho" w:hAnsi="Times New Roman" w:cs="B Lotus" w:hint="cs"/>
          <w:noProof/>
          <w:color w:val="auto"/>
          <w:sz w:val="28"/>
          <w:szCs w:val="28"/>
          <w:rtl/>
        </w:rPr>
        <w:t>...................</w:t>
      </w:r>
      <w:r w:rsidRPr="00C62394">
        <w:rPr>
          <w:rFonts w:ascii="Times New Roman" w:eastAsia="MS Mincho" w:hAnsi="Times New Roman" w:cs="B Lotus" w:hint="cs"/>
          <w:noProof/>
          <w:color w:val="auto"/>
          <w:sz w:val="28"/>
          <w:szCs w:val="28"/>
          <w:rtl/>
        </w:rPr>
        <w:t xml:space="preserve">..................................................................... </w:t>
      </w:r>
      <w:r w:rsidR="00B66BAE">
        <w:rPr>
          <w:rFonts w:ascii="Times New Roman" w:eastAsia="MS Mincho" w:hAnsi="Times New Roman" w:cs="B Lotus" w:hint="cs"/>
          <w:noProof/>
          <w:color w:val="auto"/>
          <w:sz w:val="28"/>
          <w:szCs w:val="28"/>
          <w:rtl/>
        </w:rPr>
        <w:t>55</w:t>
      </w:r>
    </w:p>
    <w:p w:rsidR="00C62394" w:rsidRPr="00C62394" w:rsidRDefault="00C62394" w:rsidP="00C62394">
      <w:pPr>
        <w:autoSpaceDE/>
        <w:autoSpaceDN/>
        <w:bidi/>
        <w:adjustRightInd/>
        <w:spacing w:line="276" w:lineRule="auto"/>
        <w:ind w:left="-497" w:right="-1270"/>
        <w:jc w:val="center"/>
        <w:rPr>
          <w:rFonts w:ascii="Times New Roman" w:eastAsia="MS Mincho" w:hAnsi="Times New Roman" w:cs="B Lotus"/>
          <w:b/>
          <w:bCs/>
          <w:i/>
          <w:iCs/>
          <w:noProof/>
          <w:color w:val="auto"/>
          <w:sz w:val="28"/>
          <w:szCs w:val="28"/>
          <w:rtl/>
        </w:rPr>
      </w:pPr>
      <w:r w:rsidRPr="00C62394">
        <w:rPr>
          <w:rFonts w:ascii="Times New Roman" w:eastAsia="MS Mincho" w:hAnsi="Times New Roman" w:cs="B Lotus" w:hint="cs"/>
          <w:b/>
          <w:bCs/>
          <w:i/>
          <w:iCs/>
          <w:noProof/>
          <w:color w:val="auto"/>
          <w:sz w:val="28"/>
          <w:szCs w:val="28"/>
          <w:rtl/>
        </w:rPr>
        <w:t>فصل پنجم: بحث و نتیجه گیری</w:t>
      </w:r>
    </w:p>
    <w:p w:rsidR="00C62394" w:rsidRPr="00C62394" w:rsidRDefault="00C62394" w:rsidP="00C62394">
      <w:pPr>
        <w:autoSpaceDE/>
        <w:autoSpaceDN/>
        <w:bidi/>
        <w:adjustRightInd/>
        <w:spacing w:line="276" w:lineRule="auto"/>
        <w:ind w:left="-497"/>
        <w:jc w:val="lowKashida"/>
        <w:rPr>
          <w:rFonts w:ascii="Times New Roman" w:eastAsia="MS Mincho" w:hAnsi="Times New Roman" w:cs="B Lotus"/>
          <w:noProof/>
          <w:color w:val="auto"/>
          <w:sz w:val="28"/>
          <w:szCs w:val="28"/>
          <w:rtl/>
        </w:rPr>
      </w:pPr>
      <w:r w:rsidRPr="00C62394">
        <w:rPr>
          <w:rFonts w:cs="B Lotus" w:hint="cs"/>
          <w:color w:val="auto"/>
          <w:sz w:val="28"/>
          <w:szCs w:val="28"/>
          <w:rtl/>
        </w:rPr>
        <w:t>5-</w:t>
      </w:r>
      <w:r w:rsidR="005A5FF3">
        <w:rPr>
          <w:rFonts w:cs="B Lotus" w:hint="cs"/>
          <w:color w:val="auto"/>
          <w:sz w:val="28"/>
          <w:szCs w:val="28"/>
          <w:rtl/>
        </w:rPr>
        <w:t>1</w:t>
      </w:r>
      <w:r w:rsidRPr="00C62394">
        <w:rPr>
          <w:rFonts w:cs="B Lotus" w:hint="cs"/>
          <w:color w:val="auto"/>
          <w:sz w:val="28"/>
          <w:szCs w:val="28"/>
          <w:rtl/>
        </w:rPr>
        <w:t>- بحث و نتیجه گیری</w:t>
      </w:r>
      <w:r w:rsidRPr="00C62394">
        <w:rPr>
          <w:rFonts w:ascii="Times New Roman" w:eastAsia="MS Mincho" w:hAnsi="Times New Roman" w:cs="B Lotus" w:hint="cs"/>
          <w:noProof/>
          <w:color w:val="auto"/>
          <w:sz w:val="28"/>
          <w:szCs w:val="28"/>
          <w:rtl/>
        </w:rPr>
        <w:t xml:space="preserve">......................................................................................................................... </w:t>
      </w:r>
      <w:r w:rsidR="005656C1">
        <w:rPr>
          <w:rFonts w:ascii="Times New Roman" w:eastAsia="MS Mincho" w:hAnsi="Times New Roman" w:cs="B Lotus" w:hint="cs"/>
          <w:noProof/>
          <w:color w:val="auto"/>
          <w:sz w:val="28"/>
          <w:szCs w:val="28"/>
          <w:rtl/>
        </w:rPr>
        <w:t>59</w:t>
      </w:r>
    </w:p>
    <w:p w:rsidR="00C62394" w:rsidRDefault="00C62394" w:rsidP="00C62394">
      <w:pPr>
        <w:tabs>
          <w:tab w:val="left" w:pos="1071"/>
        </w:tabs>
        <w:autoSpaceDE/>
        <w:autoSpaceDN/>
        <w:bidi/>
        <w:adjustRightInd/>
        <w:spacing w:line="276" w:lineRule="auto"/>
        <w:ind w:left="-497"/>
        <w:jc w:val="lowKashida"/>
        <w:rPr>
          <w:rFonts w:ascii="Times New Roman" w:eastAsia="MS Mincho" w:hAnsi="Times New Roman" w:cs="B Lotus"/>
          <w:noProof/>
          <w:color w:val="auto"/>
          <w:sz w:val="28"/>
          <w:szCs w:val="28"/>
          <w:rtl/>
        </w:rPr>
      </w:pPr>
      <w:r w:rsidRPr="00C62394">
        <w:rPr>
          <w:rFonts w:ascii="Times New Roman" w:eastAsia="MS Mincho" w:hAnsi="Times New Roman" w:cs="B Lotus" w:hint="cs"/>
          <w:noProof/>
          <w:color w:val="auto"/>
          <w:sz w:val="28"/>
          <w:szCs w:val="28"/>
          <w:rtl/>
        </w:rPr>
        <w:t>5</w:t>
      </w:r>
      <w:r w:rsidRPr="00C62394">
        <w:rPr>
          <w:rFonts w:ascii="Times New Roman" w:eastAsia="MS Mincho" w:hAnsi="Times New Roman" w:cs="B Lotus"/>
          <w:noProof/>
          <w:color w:val="auto"/>
          <w:sz w:val="28"/>
          <w:szCs w:val="28"/>
          <w:rtl/>
        </w:rPr>
        <w:t>-</w:t>
      </w:r>
      <w:r w:rsidR="005A5FF3">
        <w:rPr>
          <w:rFonts w:ascii="Times New Roman" w:eastAsia="MS Mincho" w:hAnsi="Times New Roman" w:cs="B Lotus" w:hint="cs"/>
          <w:noProof/>
          <w:color w:val="auto"/>
          <w:sz w:val="28"/>
          <w:szCs w:val="28"/>
          <w:rtl/>
        </w:rPr>
        <w:t>2</w:t>
      </w:r>
      <w:r w:rsidRPr="00C62394">
        <w:rPr>
          <w:rFonts w:ascii="Times New Roman" w:eastAsia="MS Mincho" w:hAnsi="Times New Roman" w:cs="B Lotus"/>
          <w:noProof/>
          <w:color w:val="auto"/>
          <w:sz w:val="28"/>
          <w:szCs w:val="28"/>
          <w:rtl/>
        </w:rPr>
        <w:t xml:space="preserve">- </w:t>
      </w:r>
      <w:r w:rsidRPr="00C62394">
        <w:rPr>
          <w:rFonts w:ascii="Times New Roman" w:eastAsia="MS Mincho" w:hAnsi="Times New Roman" w:cs="B Lotus" w:hint="cs"/>
          <w:noProof/>
          <w:color w:val="auto"/>
          <w:sz w:val="28"/>
          <w:szCs w:val="28"/>
          <w:rtl/>
        </w:rPr>
        <w:t xml:space="preserve">محدودیت های </w:t>
      </w:r>
      <w:r w:rsidR="005A5FF3">
        <w:rPr>
          <w:rFonts w:ascii="Times New Roman" w:eastAsia="MS Mincho" w:hAnsi="Times New Roman" w:cs="B Lotus" w:hint="cs"/>
          <w:noProof/>
          <w:color w:val="auto"/>
          <w:sz w:val="28"/>
          <w:szCs w:val="28"/>
          <w:rtl/>
        </w:rPr>
        <w:t>تحقیق</w:t>
      </w:r>
      <w:r w:rsidRPr="00C62394">
        <w:rPr>
          <w:rFonts w:ascii="Times New Roman" w:eastAsia="MS Mincho" w:hAnsi="Times New Roman" w:cs="B Lotus" w:hint="cs"/>
          <w:noProof/>
          <w:color w:val="auto"/>
          <w:sz w:val="28"/>
          <w:szCs w:val="28"/>
          <w:rtl/>
        </w:rPr>
        <w:t xml:space="preserve"> ....</w:t>
      </w:r>
      <w:r w:rsidR="005A5FF3">
        <w:rPr>
          <w:rFonts w:ascii="Times New Roman" w:eastAsia="MS Mincho" w:hAnsi="Times New Roman" w:cs="B Lotus" w:hint="cs"/>
          <w:noProof/>
          <w:color w:val="auto"/>
          <w:sz w:val="28"/>
          <w:szCs w:val="28"/>
          <w:rtl/>
        </w:rPr>
        <w:t>..</w:t>
      </w:r>
      <w:r w:rsidRPr="00C62394">
        <w:rPr>
          <w:rFonts w:ascii="Times New Roman" w:eastAsia="MS Mincho" w:hAnsi="Times New Roman" w:cs="B Lotus" w:hint="cs"/>
          <w:noProof/>
          <w:color w:val="auto"/>
          <w:sz w:val="28"/>
          <w:szCs w:val="28"/>
          <w:rtl/>
        </w:rPr>
        <w:t xml:space="preserve">............................................................................................................. </w:t>
      </w:r>
      <w:r w:rsidR="005656C1">
        <w:rPr>
          <w:rFonts w:ascii="Times New Roman" w:eastAsia="MS Mincho" w:hAnsi="Times New Roman" w:cs="B Lotus" w:hint="cs"/>
          <w:noProof/>
          <w:color w:val="auto"/>
          <w:sz w:val="28"/>
          <w:szCs w:val="28"/>
          <w:rtl/>
        </w:rPr>
        <w:t>62</w:t>
      </w:r>
    </w:p>
    <w:p w:rsidR="005A5FF3" w:rsidRPr="00C62394" w:rsidRDefault="005A5FF3" w:rsidP="005A5FF3">
      <w:pPr>
        <w:tabs>
          <w:tab w:val="left" w:pos="1071"/>
        </w:tabs>
        <w:autoSpaceDE/>
        <w:autoSpaceDN/>
        <w:bidi/>
        <w:adjustRightInd/>
        <w:spacing w:line="276" w:lineRule="auto"/>
        <w:ind w:left="-497"/>
        <w:jc w:val="lowKashida"/>
        <w:rPr>
          <w:rFonts w:ascii="Times New Roman" w:eastAsia="MS Mincho" w:hAnsi="Times New Roman" w:cs="B Lotus"/>
          <w:noProof/>
          <w:color w:val="auto"/>
          <w:sz w:val="28"/>
          <w:szCs w:val="28"/>
          <w:rtl/>
        </w:rPr>
      </w:pPr>
      <w:r w:rsidRPr="005A5FF3">
        <w:rPr>
          <w:rFonts w:ascii="Times New Roman" w:eastAsia="MS Mincho" w:hAnsi="Times New Roman" w:cs="B Lotus" w:hint="cs"/>
          <w:noProof/>
          <w:color w:val="auto"/>
          <w:sz w:val="28"/>
          <w:szCs w:val="28"/>
          <w:rtl/>
        </w:rPr>
        <w:t>5-3- پيشنهاد</w:t>
      </w:r>
      <w:r>
        <w:rPr>
          <w:rFonts w:ascii="Times New Roman" w:eastAsia="MS Mincho" w:hAnsi="Times New Roman" w:cs="B Lotus" w:hint="cs"/>
          <w:noProof/>
          <w:color w:val="auto"/>
          <w:sz w:val="28"/>
          <w:szCs w:val="28"/>
          <w:rtl/>
        </w:rPr>
        <w:t>ات.................</w:t>
      </w:r>
      <w:r w:rsidRPr="005A5FF3">
        <w:rPr>
          <w:rFonts w:ascii="Times New Roman" w:eastAsia="MS Mincho" w:hAnsi="Times New Roman" w:cs="B Lotus" w:hint="cs"/>
          <w:noProof/>
          <w:color w:val="auto"/>
          <w:sz w:val="28"/>
          <w:szCs w:val="28"/>
          <w:rtl/>
        </w:rPr>
        <w:t xml:space="preserve">....................................................................................................................... </w:t>
      </w:r>
      <w:r w:rsidR="005656C1">
        <w:rPr>
          <w:rFonts w:ascii="Times New Roman" w:eastAsia="MS Mincho" w:hAnsi="Times New Roman" w:cs="B Lotus" w:hint="cs"/>
          <w:noProof/>
          <w:color w:val="auto"/>
          <w:sz w:val="28"/>
          <w:szCs w:val="28"/>
          <w:rtl/>
        </w:rPr>
        <w:t>62</w:t>
      </w:r>
    </w:p>
    <w:p w:rsidR="005A5FF3" w:rsidRPr="00C62394" w:rsidRDefault="00C62394" w:rsidP="005A5FF3">
      <w:pPr>
        <w:bidi/>
        <w:spacing w:line="276" w:lineRule="auto"/>
        <w:ind w:left="-497"/>
        <w:jc w:val="lowKashida"/>
        <w:rPr>
          <w:rFonts w:ascii="Times New Roman" w:eastAsia="MS Mincho" w:hAnsi="Times New Roman" w:cs="B Lotus"/>
          <w:noProof/>
          <w:color w:val="auto"/>
          <w:sz w:val="28"/>
          <w:szCs w:val="28"/>
          <w:rtl/>
        </w:rPr>
      </w:pPr>
      <w:r w:rsidRPr="00C62394">
        <w:rPr>
          <w:rFonts w:ascii="B Nazanin,Bold" w:hAnsi="Times New Roman" w:cs="B Lotus" w:hint="cs"/>
          <w:color w:val="auto"/>
          <w:sz w:val="28"/>
          <w:szCs w:val="28"/>
          <w:rtl/>
          <w:lang w:eastAsia="en-GB"/>
        </w:rPr>
        <w:t>5-</w:t>
      </w:r>
      <w:r w:rsidR="005A5FF3">
        <w:rPr>
          <w:rFonts w:ascii="B Nazanin,Bold" w:hAnsi="Times New Roman" w:cs="B Lotus" w:hint="cs"/>
          <w:color w:val="auto"/>
          <w:sz w:val="28"/>
          <w:szCs w:val="28"/>
          <w:rtl/>
          <w:lang w:eastAsia="en-GB"/>
        </w:rPr>
        <w:t>3</w:t>
      </w:r>
      <w:r w:rsidRPr="00C62394">
        <w:rPr>
          <w:rFonts w:ascii="B Nazanin,Bold" w:hAnsi="Times New Roman" w:cs="B Lotus" w:hint="cs"/>
          <w:color w:val="auto"/>
          <w:sz w:val="28"/>
          <w:szCs w:val="28"/>
          <w:rtl/>
          <w:lang w:eastAsia="en-GB"/>
        </w:rPr>
        <w:t>-</w:t>
      </w:r>
      <w:r w:rsidR="005A5FF3">
        <w:rPr>
          <w:rFonts w:ascii="B Nazanin,Bold" w:hAnsi="Times New Roman" w:cs="B Lotus" w:hint="cs"/>
          <w:color w:val="auto"/>
          <w:sz w:val="28"/>
          <w:szCs w:val="28"/>
          <w:rtl/>
          <w:lang w:eastAsia="en-GB"/>
        </w:rPr>
        <w:t>1-</w:t>
      </w:r>
      <w:r w:rsidRPr="00C62394">
        <w:rPr>
          <w:rFonts w:ascii="B Nazanin,Bold" w:hAnsi="Times New Roman" w:cs="B Lotus" w:hint="cs"/>
          <w:color w:val="auto"/>
          <w:sz w:val="28"/>
          <w:szCs w:val="28"/>
          <w:rtl/>
          <w:lang w:eastAsia="en-GB"/>
        </w:rPr>
        <w:t xml:space="preserve"> پيشنهادهای</w:t>
      </w:r>
      <w:r w:rsidRPr="00C62394">
        <w:rPr>
          <w:rFonts w:ascii="B Nazanin,Bold" w:hAnsi="Times New Roman" w:cs="B Lotus"/>
          <w:color w:val="auto"/>
          <w:sz w:val="28"/>
          <w:szCs w:val="28"/>
          <w:lang w:eastAsia="en-GB"/>
        </w:rPr>
        <w:t xml:space="preserve"> </w:t>
      </w:r>
      <w:r w:rsidRPr="00C62394">
        <w:rPr>
          <w:rFonts w:ascii="B Nazanin,Bold" w:hAnsi="Times New Roman" w:cs="B Lotus" w:hint="cs"/>
          <w:color w:val="auto"/>
          <w:sz w:val="28"/>
          <w:szCs w:val="28"/>
          <w:rtl/>
          <w:lang w:eastAsia="en-GB"/>
        </w:rPr>
        <w:t>پژوهشي</w:t>
      </w:r>
      <w:r w:rsidRPr="00C62394">
        <w:rPr>
          <w:rFonts w:ascii="Times New Roman" w:eastAsia="MS Mincho" w:hAnsi="Times New Roman" w:cs="B Lotus" w:hint="cs"/>
          <w:noProof/>
          <w:color w:val="auto"/>
          <w:sz w:val="28"/>
          <w:szCs w:val="28"/>
          <w:rtl/>
        </w:rPr>
        <w:t xml:space="preserve">.................................................................................................................. </w:t>
      </w:r>
      <w:r w:rsidR="005656C1">
        <w:rPr>
          <w:rFonts w:ascii="Times New Roman" w:eastAsia="MS Mincho" w:hAnsi="Times New Roman" w:cs="B Lotus" w:hint="cs"/>
          <w:noProof/>
          <w:color w:val="auto"/>
          <w:sz w:val="28"/>
          <w:szCs w:val="28"/>
          <w:rtl/>
        </w:rPr>
        <w:t>62</w:t>
      </w:r>
    </w:p>
    <w:p w:rsidR="00C62394" w:rsidRPr="00C62394" w:rsidRDefault="00C62394" w:rsidP="00C62394">
      <w:pPr>
        <w:bidi/>
        <w:spacing w:line="276" w:lineRule="auto"/>
        <w:ind w:left="-497"/>
        <w:jc w:val="lowKashida"/>
        <w:rPr>
          <w:rFonts w:ascii="Times New Roman" w:eastAsia="MS Mincho" w:hAnsi="Times New Roman" w:cs="B Lotus"/>
          <w:noProof/>
          <w:color w:val="auto"/>
          <w:sz w:val="28"/>
          <w:szCs w:val="28"/>
          <w:rtl/>
        </w:rPr>
      </w:pPr>
      <w:r w:rsidRPr="00C62394">
        <w:rPr>
          <w:rFonts w:ascii="TimesNewRomanPSMT" w:hAnsi="TimesNewRomanPSMT" w:cs="B Lotus" w:hint="cs"/>
          <w:color w:val="auto"/>
          <w:sz w:val="28"/>
          <w:szCs w:val="28"/>
          <w:rtl/>
        </w:rPr>
        <w:t>5-5-</w:t>
      </w:r>
      <w:r w:rsidR="005A5FF3">
        <w:rPr>
          <w:rFonts w:ascii="TimesNewRomanPSMT" w:hAnsi="TimesNewRomanPSMT" w:cs="B Lotus" w:hint="cs"/>
          <w:color w:val="auto"/>
          <w:sz w:val="28"/>
          <w:szCs w:val="28"/>
          <w:rtl/>
        </w:rPr>
        <w:t xml:space="preserve">2- </w:t>
      </w:r>
      <w:r w:rsidRPr="00C62394">
        <w:rPr>
          <w:rFonts w:ascii="B Nazanin,Bold" w:hAnsi="Times New Roman" w:cs="B Lotus" w:hint="cs"/>
          <w:color w:val="auto"/>
          <w:sz w:val="28"/>
          <w:szCs w:val="28"/>
          <w:rtl/>
          <w:lang w:eastAsia="en-GB"/>
        </w:rPr>
        <w:t>پيشنهادهای</w:t>
      </w:r>
      <w:r w:rsidRPr="00C62394">
        <w:rPr>
          <w:rFonts w:ascii="B Nazanin,Bold" w:hAnsi="Times New Roman" w:cs="B Lotus"/>
          <w:color w:val="auto"/>
          <w:sz w:val="28"/>
          <w:szCs w:val="28"/>
          <w:lang w:eastAsia="en-GB"/>
        </w:rPr>
        <w:t xml:space="preserve"> </w:t>
      </w:r>
      <w:r w:rsidRPr="00C62394">
        <w:rPr>
          <w:rFonts w:ascii="B Nazanin,Bold" w:hAnsi="Times New Roman" w:cs="B Lotus" w:hint="cs"/>
          <w:color w:val="auto"/>
          <w:sz w:val="28"/>
          <w:szCs w:val="28"/>
          <w:rtl/>
          <w:lang w:eastAsia="en-GB"/>
        </w:rPr>
        <w:t>کاربردی</w:t>
      </w:r>
      <w:r w:rsidRPr="00C62394">
        <w:rPr>
          <w:rFonts w:ascii="Times New Roman" w:eastAsia="MS Mincho" w:hAnsi="Times New Roman" w:cs="B Lotus" w:hint="cs"/>
          <w:noProof/>
          <w:color w:val="auto"/>
          <w:sz w:val="28"/>
          <w:szCs w:val="28"/>
          <w:rtl/>
        </w:rPr>
        <w:t xml:space="preserve">................................................................................................................... </w:t>
      </w:r>
      <w:r w:rsidR="005656C1">
        <w:rPr>
          <w:rFonts w:ascii="Times New Roman" w:eastAsia="MS Mincho" w:hAnsi="Times New Roman" w:cs="B Lotus" w:hint="cs"/>
          <w:noProof/>
          <w:color w:val="auto"/>
          <w:sz w:val="28"/>
          <w:szCs w:val="28"/>
          <w:rtl/>
        </w:rPr>
        <w:t>62</w:t>
      </w:r>
    </w:p>
    <w:p w:rsidR="00C62394" w:rsidRPr="00C62394" w:rsidRDefault="00C62394" w:rsidP="00C62394">
      <w:pPr>
        <w:tabs>
          <w:tab w:val="left" w:pos="1071"/>
        </w:tabs>
        <w:autoSpaceDE/>
        <w:autoSpaceDN/>
        <w:bidi/>
        <w:adjustRightInd/>
        <w:spacing w:line="276" w:lineRule="auto"/>
        <w:ind w:left="-497"/>
        <w:jc w:val="lowKashida"/>
        <w:rPr>
          <w:rFonts w:ascii="Times New Roman" w:eastAsia="MS Mincho" w:hAnsi="Times New Roman" w:cs="B Lotus" w:hint="cs"/>
          <w:noProof/>
          <w:color w:val="auto"/>
          <w:sz w:val="28"/>
          <w:szCs w:val="28"/>
          <w:rtl/>
        </w:rPr>
      </w:pPr>
      <w:r w:rsidRPr="00C62394">
        <w:rPr>
          <w:rFonts w:ascii="Times New Roman" w:eastAsia="MS Mincho" w:hAnsi="Times New Roman" w:cs="B Lotus" w:hint="cs"/>
          <w:noProof/>
          <w:color w:val="auto"/>
          <w:sz w:val="28"/>
          <w:szCs w:val="28"/>
          <w:rtl/>
        </w:rPr>
        <w:t xml:space="preserve">منابع........................................................................................................................................................... </w:t>
      </w:r>
      <w:r w:rsidR="005656C1">
        <w:rPr>
          <w:rFonts w:ascii="Times New Roman" w:eastAsia="MS Mincho" w:hAnsi="Times New Roman" w:cs="B Lotus" w:hint="cs"/>
          <w:noProof/>
          <w:color w:val="auto"/>
          <w:sz w:val="28"/>
          <w:szCs w:val="28"/>
          <w:rtl/>
        </w:rPr>
        <w:t>63</w:t>
      </w:r>
    </w:p>
    <w:p w:rsidR="00BF421B" w:rsidRDefault="00C62394" w:rsidP="005A5FF3">
      <w:pPr>
        <w:tabs>
          <w:tab w:val="left" w:pos="1071"/>
        </w:tabs>
        <w:autoSpaceDE/>
        <w:autoSpaceDN/>
        <w:bidi/>
        <w:adjustRightInd/>
        <w:spacing w:line="276" w:lineRule="auto"/>
        <w:ind w:left="-497"/>
        <w:jc w:val="lowKashida"/>
        <w:rPr>
          <w:rFonts w:ascii="Times New Roman" w:eastAsia="MS Mincho" w:hAnsi="Times New Roman" w:cs="B Lotus" w:hint="cs"/>
          <w:noProof/>
          <w:color w:val="auto"/>
          <w:sz w:val="28"/>
          <w:szCs w:val="28"/>
          <w:rtl/>
          <w:lang w:bidi="fa-IR"/>
        </w:rPr>
      </w:pPr>
      <w:r w:rsidRPr="00C62394">
        <w:rPr>
          <w:rFonts w:ascii="Times New Roman" w:eastAsia="MS Mincho" w:hAnsi="Times New Roman" w:cs="B Lotus" w:hint="cs"/>
          <w:noProof/>
          <w:color w:val="auto"/>
          <w:sz w:val="28"/>
          <w:szCs w:val="28"/>
          <w:rtl/>
        </w:rPr>
        <w:t xml:space="preserve">چکیده انگلیسی ........................................................................................................................................ </w:t>
      </w:r>
      <w:r w:rsidR="005656C1">
        <w:rPr>
          <w:rFonts w:ascii="Times New Roman" w:eastAsia="MS Mincho" w:hAnsi="Times New Roman" w:cs="B Lotus" w:hint="cs"/>
          <w:noProof/>
          <w:color w:val="auto"/>
          <w:sz w:val="28"/>
          <w:szCs w:val="28"/>
          <w:rtl/>
          <w:lang w:bidi="fa-IR"/>
        </w:rPr>
        <w:t>73</w:t>
      </w:r>
    </w:p>
    <w:p w:rsidR="005A5FF3" w:rsidRDefault="005A5FF3" w:rsidP="005A5FF3">
      <w:pPr>
        <w:tabs>
          <w:tab w:val="left" w:pos="1071"/>
        </w:tabs>
        <w:autoSpaceDE/>
        <w:autoSpaceDN/>
        <w:bidi/>
        <w:adjustRightInd/>
        <w:spacing w:line="276" w:lineRule="auto"/>
        <w:ind w:left="-497"/>
        <w:jc w:val="lowKashida"/>
        <w:rPr>
          <w:rFonts w:ascii="Times New Roman" w:eastAsia="MS Mincho" w:hAnsi="Times New Roman" w:cs="B Lotus"/>
          <w:noProof/>
          <w:color w:val="auto"/>
          <w:sz w:val="28"/>
          <w:szCs w:val="28"/>
          <w:rtl/>
        </w:rPr>
      </w:pPr>
    </w:p>
    <w:p w:rsidR="005A5FF3" w:rsidRPr="006D7654" w:rsidRDefault="005A5FF3" w:rsidP="005A5FF3">
      <w:pPr>
        <w:tabs>
          <w:tab w:val="left" w:pos="1071"/>
        </w:tabs>
        <w:autoSpaceDE/>
        <w:autoSpaceDN/>
        <w:bidi/>
        <w:adjustRightInd/>
        <w:spacing w:line="276" w:lineRule="auto"/>
        <w:ind w:left="-497"/>
        <w:jc w:val="lowKashida"/>
        <w:rPr>
          <w:rFonts w:ascii="Times New Roman" w:eastAsia="MS Mincho" w:hAnsi="Times New Roman" w:cs="B Lotus" w:hint="cs"/>
          <w:noProof/>
          <w:color w:val="auto"/>
          <w:sz w:val="28"/>
          <w:szCs w:val="28"/>
          <w:rtl/>
        </w:rPr>
      </w:pPr>
    </w:p>
    <w:p w:rsidR="00C62394" w:rsidRPr="00C62394" w:rsidRDefault="00C62394" w:rsidP="00BF421B">
      <w:pPr>
        <w:autoSpaceDE/>
        <w:autoSpaceDN/>
        <w:bidi/>
        <w:adjustRightInd/>
        <w:ind w:left="-497"/>
        <w:jc w:val="center"/>
        <w:rPr>
          <w:rFonts w:ascii="Times New Roman" w:eastAsia="MS Mincho" w:hAnsi="Times New Roman" w:cs="B Lotus"/>
          <w:noProof/>
          <w:color w:val="auto"/>
          <w:sz w:val="28"/>
          <w:szCs w:val="28"/>
          <w:rtl/>
        </w:rPr>
      </w:pPr>
      <w:r w:rsidRPr="00C62394">
        <w:rPr>
          <w:rFonts w:ascii="Times New Roman" w:eastAsia="MS Mincho" w:hAnsi="Times New Roman" w:cs="B Lotus" w:hint="cs"/>
          <w:b/>
          <w:bCs/>
          <w:noProof/>
          <w:color w:val="auto"/>
          <w:sz w:val="28"/>
          <w:szCs w:val="28"/>
          <w:rtl/>
        </w:rPr>
        <w:t>فهرست جداول</w:t>
      </w:r>
    </w:p>
    <w:p w:rsidR="00C62394" w:rsidRPr="00C62394" w:rsidRDefault="00C62394" w:rsidP="00BF421B">
      <w:pPr>
        <w:keepNext/>
        <w:keepLines/>
        <w:autoSpaceDE/>
        <w:autoSpaceDN/>
        <w:bidi/>
        <w:adjustRightInd/>
        <w:spacing w:line="276" w:lineRule="auto"/>
        <w:ind w:left="-497"/>
        <w:jc w:val="lowKashida"/>
        <w:outlineLvl w:val="5"/>
        <w:rPr>
          <w:rFonts w:ascii="Times New Roman" w:eastAsia="MS Mincho" w:hAnsi="Times New Roman" w:cs="B Lotus"/>
          <w:noProof/>
          <w:color w:val="auto"/>
          <w:sz w:val="28"/>
          <w:szCs w:val="28"/>
          <w:rtl/>
        </w:rPr>
      </w:pPr>
      <w:r w:rsidRPr="00C62394">
        <w:rPr>
          <w:rFonts w:ascii="Cambria" w:eastAsia="Times New Roman" w:hAnsi="Cambria" w:cs="B Lotus" w:hint="cs"/>
          <w:color w:val="auto"/>
          <w:sz w:val="28"/>
          <w:szCs w:val="28"/>
          <w:rtl/>
        </w:rPr>
        <w:t>جدول 4-1- شاخص‌های توصیفی مربوط به جنسیت</w:t>
      </w:r>
      <w:r w:rsidRPr="00C62394">
        <w:rPr>
          <w:rFonts w:cs="B Lotus" w:hint="cs"/>
          <w:color w:val="auto"/>
          <w:sz w:val="28"/>
          <w:szCs w:val="28"/>
          <w:rtl/>
        </w:rPr>
        <w:t>...................</w:t>
      </w:r>
      <w:r w:rsidR="00BF421B" w:rsidRPr="006D7654">
        <w:rPr>
          <w:rFonts w:cs="B Lotus" w:hint="cs"/>
          <w:color w:val="auto"/>
          <w:sz w:val="28"/>
          <w:szCs w:val="28"/>
          <w:rtl/>
        </w:rPr>
        <w:t>.........</w:t>
      </w:r>
      <w:r w:rsidRPr="00C62394">
        <w:rPr>
          <w:rFonts w:cs="B Lotus" w:hint="cs"/>
          <w:color w:val="auto"/>
          <w:sz w:val="28"/>
          <w:szCs w:val="28"/>
          <w:rtl/>
        </w:rPr>
        <w:t>...................................................</w:t>
      </w:r>
      <w:r w:rsidR="005656C1">
        <w:rPr>
          <w:rFonts w:ascii="Times New Roman" w:eastAsia="MS Mincho" w:hAnsi="Times New Roman" w:cs="B Lotus" w:hint="cs"/>
          <w:noProof/>
          <w:color w:val="auto"/>
          <w:sz w:val="28"/>
          <w:szCs w:val="28"/>
          <w:rtl/>
        </w:rPr>
        <w:t>52</w:t>
      </w:r>
    </w:p>
    <w:p w:rsidR="00C62394" w:rsidRPr="00C62394" w:rsidRDefault="00C62394" w:rsidP="00BF421B">
      <w:pPr>
        <w:keepNext/>
        <w:keepLines/>
        <w:autoSpaceDE/>
        <w:autoSpaceDN/>
        <w:bidi/>
        <w:adjustRightInd/>
        <w:spacing w:line="276" w:lineRule="auto"/>
        <w:ind w:left="-497"/>
        <w:jc w:val="lowKashida"/>
        <w:outlineLvl w:val="5"/>
        <w:rPr>
          <w:rFonts w:ascii="Times New Roman" w:eastAsia="MS Mincho" w:hAnsi="Times New Roman" w:cs="B Lotus"/>
          <w:noProof/>
          <w:color w:val="auto"/>
          <w:sz w:val="28"/>
          <w:szCs w:val="28"/>
          <w:rtl/>
        </w:rPr>
      </w:pPr>
      <w:r w:rsidRPr="00C62394">
        <w:rPr>
          <w:rFonts w:ascii="Cambria" w:eastAsia="Times New Roman" w:hAnsi="Cambria" w:cs="B Lotus" w:hint="cs"/>
          <w:color w:val="auto"/>
          <w:sz w:val="28"/>
          <w:szCs w:val="28"/>
          <w:rtl/>
        </w:rPr>
        <w:t>جدول 4-2- شاخص‌های توصیفی مربوط به وضعیت تأهل</w:t>
      </w:r>
      <w:r w:rsidRPr="00C62394">
        <w:rPr>
          <w:rFonts w:ascii="Times New Roman" w:eastAsia="MS Mincho" w:hAnsi="Times New Roman" w:cs="B Lotus" w:hint="cs"/>
          <w:noProof/>
          <w:color w:val="auto"/>
          <w:sz w:val="28"/>
          <w:szCs w:val="28"/>
          <w:rtl/>
        </w:rPr>
        <w:t>.............................</w:t>
      </w:r>
      <w:r w:rsidR="00BF421B" w:rsidRPr="006D7654">
        <w:rPr>
          <w:rFonts w:ascii="Times New Roman" w:eastAsia="MS Mincho" w:hAnsi="Times New Roman" w:cs="B Lotus" w:hint="cs"/>
          <w:noProof/>
          <w:color w:val="auto"/>
          <w:sz w:val="28"/>
          <w:szCs w:val="28"/>
          <w:rtl/>
        </w:rPr>
        <w:t>......................</w:t>
      </w:r>
      <w:r w:rsidRPr="00C62394">
        <w:rPr>
          <w:rFonts w:ascii="Times New Roman" w:eastAsia="MS Mincho" w:hAnsi="Times New Roman" w:cs="B Lotus" w:hint="cs"/>
          <w:noProof/>
          <w:color w:val="auto"/>
          <w:sz w:val="28"/>
          <w:szCs w:val="28"/>
          <w:rtl/>
        </w:rPr>
        <w:t xml:space="preserve">................. </w:t>
      </w:r>
      <w:r w:rsidR="005656C1">
        <w:rPr>
          <w:rFonts w:ascii="Times New Roman" w:eastAsia="MS Mincho" w:hAnsi="Times New Roman" w:cs="B Lotus" w:hint="cs"/>
          <w:noProof/>
          <w:color w:val="auto"/>
          <w:sz w:val="28"/>
          <w:szCs w:val="28"/>
          <w:rtl/>
        </w:rPr>
        <w:t>52</w:t>
      </w:r>
    </w:p>
    <w:p w:rsidR="00C62394" w:rsidRPr="00C62394" w:rsidRDefault="00C62394" w:rsidP="00BF421B">
      <w:pPr>
        <w:keepNext/>
        <w:keepLines/>
        <w:autoSpaceDE/>
        <w:autoSpaceDN/>
        <w:bidi/>
        <w:adjustRightInd/>
        <w:spacing w:line="276" w:lineRule="auto"/>
        <w:ind w:left="-497"/>
        <w:jc w:val="lowKashida"/>
        <w:outlineLvl w:val="5"/>
        <w:rPr>
          <w:rFonts w:ascii="Times New Roman" w:eastAsia="MS Mincho" w:hAnsi="Times New Roman" w:cs="B Lotus"/>
          <w:noProof/>
          <w:color w:val="auto"/>
          <w:sz w:val="28"/>
          <w:szCs w:val="28"/>
          <w:rtl/>
        </w:rPr>
      </w:pPr>
      <w:r w:rsidRPr="00C62394">
        <w:rPr>
          <w:rFonts w:ascii="Cambria" w:eastAsia="Times New Roman" w:hAnsi="Cambria" w:cs="B Lotus" w:hint="cs"/>
          <w:color w:val="auto"/>
          <w:sz w:val="28"/>
          <w:szCs w:val="28"/>
          <w:rtl/>
        </w:rPr>
        <w:t>جدول 4-3- فراوانی و درصد شرکت کنندگان براساس میزان تحصیلات</w:t>
      </w:r>
      <w:r w:rsidRPr="00C62394">
        <w:rPr>
          <w:rFonts w:ascii="Times New Roman" w:eastAsia="MS Mincho" w:hAnsi="Times New Roman" w:cs="B Lotus" w:hint="cs"/>
          <w:noProof/>
          <w:color w:val="auto"/>
          <w:sz w:val="28"/>
          <w:szCs w:val="28"/>
          <w:rtl/>
        </w:rPr>
        <w:t>.....................</w:t>
      </w:r>
      <w:r w:rsidR="00BF421B" w:rsidRPr="006D7654">
        <w:rPr>
          <w:rFonts w:ascii="Times New Roman" w:eastAsia="MS Mincho" w:hAnsi="Times New Roman" w:cs="B Lotus" w:hint="cs"/>
          <w:noProof/>
          <w:color w:val="auto"/>
          <w:sz w:val="28"/>
          <w:szCs w:val="28"/>
          <w:rtl/>
        </w:rPr>
        <w:t>............</w:t>
      </w:r>
      <w:r w:rsidRPr="00C62394">
        <w:rPr>
          <w:rFonts w:ascii="Times New Roman" w:eastAsia="MS Mincho" w:hAnsi="Times New Roman" w:cs="B Lotus" w:hint="cs"/>
          <w:noProof/>
          <w:color w:val="auto"/>
          <w:sz w:val="28"/>
          <w:szCs w:val="28"/>
          <w:rtl/>
        </w:rPr>
        <w:t xml:space="preserve">............... </w:t>
      </w:r>
      <w:r w:rsidR="005656C1">
        <w:rPr>
          <w:rFonts w:ascii="Times New Roman" w:eastAsia="MS Mincho" w:hAnsi="Times New Roman" w:cs="B Lotus" w:hint="cs"/>
          <w:noProof/>
          <w:color w:val="auto"/>
          <w:sz w:val="28"/>
          <w:szCs w:val="28"/>
          <w:rtl/>
        </w:rPr>
        <w:t>53</w:t>
      </w:r>
    </w:p>
    <w:p w:rsidR="00C62394" w:rsidRPr="00C62394" w:rsidRDefault="00C62394" w:rsidP="00BF421B">
      <w:pPr>
        <w:autoSpaceDE/>
        <w:autoSpaceDN/>
        <w:bidi/>
        <w:adjustRightInd/>
        <w:spacing w:line="276" w:lineRule="auto"/>
        <w:ind w:left="-497"/>
        <w:jc w:val="lowKashida"/>
        <w:rPr>
          <w:rFonts w:ascii="Times New Roman" w:eastAsia="MS Mincho" w:hAnsi="Times New Roman" w:cs="B Lotus"/>
          <w:noProof/>
          <w:color w:val="auto"/>
          <w:sz w:val="28"/>
          <w:szCs w:val="28"/>
          <w:rtl/>
        </w:rPr>
      </w:pPr>
      <w:r w:rsidRPr="006D7654">
        <w:rPr>
          <w:rFonts w:ascii="Calibri" w:hAnsi="Calibri" w:cs="B Lotus" w:hint="cs"/>
          <w:color w:val="auto"/>
          <w:sz w:val="28"/>
          <w:szCs w:val="28"/>
          <w:rtl/>
        </w:rPr>
        <w:t>جدول 4-4- شاخص‌های توصیفی مربوط به سن شرکت کنندگان پژوهش</w:t>
      </w:r>
      <w:r w:rsidRPr="00C62394">
        <w:rPr>
          <w:rFonts w:ascii="Times New Roman" w:eastAsia="MS Mincho" w:hAnsi="Times New Roman" w:cs="B Lotus" w:hint="cs"/>
          <w:noProof/>
          <w:color w:val="auto"/>
          <w:sz w:val="28"/>
          <w:szCs w:val="28"/>
          <w:rtl/>
        </w:rPr>
        <w:t>............</w:t>
      </w:r>
      <w:r w:rsidR="00BF421B" w:rsidRPr="006D7654">
        <w:rPr>
          <w:rFonts w:ascii="Times New Roman" w:eastAsia="MS Mincho" w:hAnsi="Times New Roman" w:cs="B Lotus" w:hint="cs"/>
          <w:noProof/>
          <w:color w:val="auto"/>
          <w:sz w:val="28"/>
          <w:szCs w:val="28"/>
          <w:rtl/>
        </w:rPr>
        <w:t>...................</w:t>
      </w:r>
      <w:r w:rsidRPr="00C62394">
        <w:rPr>
          <w:rFonts w:ascii="Times New Roman" w:eastAsia="MS Mincho" w:hAnsi="Times New Roman" w:cs="B Lotus" w:hint="cs"/>
          <w:noProof/>
          <w:color w:val="auto"/>
          <w:sz w:val="28"/>
          <w:szCs w:val="28"/>
          <w:rtl/>
        </w:rPr>
        <w:t xml:space="preserve">.............. </w:t>
      </w:r>
      <w:r w:rsidR="005656C1">
        <w:rPr>
          <w:rFonts w:ascii="Times New Roman" w:eastAsia="MS Mincho" w:hAnsi="Times New Roman" w:cs="B Lotus" w:hint="cs"/>
          <w:noProof/>
          <w:color w:val="auto"/>
          <w:sz w:val="28"/>
          <w:szCs w:val="28"/>
          <w:rtl/>
        </w:rPr>
        <w:t>53</w:t>
      </w:r>
    </w:p>
    <w:p w:rsidR="00C62394" w:rsidRPr="00C62394" w:rsidRDefault="00C62394" w:rsidP="00BF421B">
      <w:pPr>
        <w:bidi/>
        <w:spacing w:line="276" w:lineRule="auto"/>
        <w:ind w:left="-497" w:hanging="28"/>
        <w:jc w:val="lowKashida"/>
        <w:outlineLvl w:val="0"/>
        <w:rPr>
          <w:rFonts w:ascii="Times New Roman" w:eastAsia="MS Mincho" w:hAnsi="Times New Roman" w:cs="B Lotus"/>
          <w:noProof/>
          <w:color w:val="auto"/>
          <w:sz w:val="28"/>
          <w:szCs w:val="28"/>
          <w:rtl/>
        </w:rPr>
      </w:pPr>
      <w:r w:rsidRPr="00C62394">
        <w:rPr>
          <w:rFonts w:cs="B Lotus" w:hint="cs"/>
          <w:color w:val="auto"/>
          <w:sz w:val="28"/>
          <w:szCs w:val="28"/>
          <w:rtl/>
        </w:rPr>
        <w:t xml:space="preserve">جدول 4-5- شاخص‌های توصیفی </w:t>
      </w:r>
      <w:r w:rsidR="005A5FF3">
        <w:rPr>
          <w:rFonts w:ascii="B Nazanin,Bold" w:hAnsi="Calibri" w:cs="B Lotus" w:hint="cs"/>
          <w:color w:val="auto"/>
          <w:sz w:val="28"/>
          <w:szCs w:val="28"/>
          <w:rtl/>
        </w:rPr>
        <w:t>متغیرهای پژوهش........................................................</w:t>
      </w:r>
      <w:r w:rsidRPr="00C62394">
        <w:rPr>
          <w:rFonts w:cs="B Lotus" w:hint="cs"/>
          <w:color w:val="auto"/>
          <w:sz w:val="28"/>
          <w:szCs w:val="28"/>
          <w:rtl/>
        </w:rPr>
        <w:t>..............</w:t>
      </w:r>
      <w:r w:rsidR="00BF421B" w:rsidRPr="006D7654">
        <w:rPr>
          <w:rFonts w:cs="B Lotus" w:hint="cs"/>
          <w:color w:val="auto"/>
          <w:sz w:val="28"/>
          <w:szCs w:val="28"/>
          <w:rtl/>
        </w:rPr>
        <w:t>...</w:t>
      </w:r>
      <w:r w:rsidRPr="00C62394">
        <w:rPr>
          <w:rFonts w:cs="B Lotus" w:hint="cs"/>
          <w:color w:val="auto"/>
          <w:sz w:val="28"/>
          <w:szCs w:val="28"/>
          <w:rtl/>
        </w:rPr>
        <w:t>.......</w:t>
      </w:r>
      <w:r w:rsidR="005656C1">
        <w:rPr>
          <w:rFonts w:ascii="Times New Roman" w:eastAsia="MS Mincho" w:hAnsi="Times New Roman" w:cs="B Lotus" w:hint="cs"/>
          <w:noProof/>
          <w:color w:val="auto"/>
          <w:sz w:val="28"/>
          <w:szCs w:val="28"/>
          <w:rtl/>
        </w:rPr>
        <w:t>53</w:t>
      </w:r>
    </w:p>
    <w:p w:rsidR="00C62394" w:rsidRPr="00C62394" w:rsidRDefault="00C62394" w:rsidP="00BF421B">
      <w:pPr>
        <w:bidi/>
        <w:spacing w:line="276" w:lineRule="auto"/>
        <w:ind w:left="-497"/>
        <w:jc w:val="lowKashida"/>
        <w:rPr>
          <w:rFonts w:ascii="Times New Roman" w:eastAsia="MS Mincho" w:hAnsi="Times New Roman" w:cs="B Lotus"/>
          <w:noProof/>
          <w:color w:val="auto"/>
          <w:sz w:val="28"/>
          <w:szCs w:val="28"/>
          <w:rtl/>
        </w:rPr>
      </w:pPr>
      <w:r w:rsidRPr="00C62394">
        <w:rPr>
          <w:rFonts w:cs="B Lotus" w:hint="cs"/>
          <w:color w:val="auto"/>
          <w:sz w:val="28"/>
          <w:szCs w:val="28"/>
          <w:rtl/>
        </w:rPr>
        <w:lastRenderedPageBreak/>
        <w:t>جدول4-</w:t>
      </w:r>
      <w:r w:rsidR="005A5FF3">
        <w:rPr>
          <w:rFonts w:cs="B Lotus" w:hint="cs"/>
          <w:color w:val="auto"/>
          <w:sz w:val="28"/>
          <w:szCs w:val="28"/>
          <w:rtl/>
        </w:rPr>
        <w:t>6</w:t>
      </w:r>
      <w:r w:rsidRPr="00C62394">
        <w:rPr>
          <w:rFonts w:cs="B Lotus" w:hint="cs"/>
          <w:color w:val="auto"/>
          <w:sz w:val="28"/>
          <w:szCs w:val="28"/>
          <w:rtl/>
        </w:rPr>
        <w:t xml:space="preserve">- ضرایب همبستگی پیرسون بین </w:t>
      </w:r>
      <w:r w:rsidRPr="00C62394">
        <w:rPr>
          <w:rFonts w:ascii="Times New Roman" w:eastAsia="Times New Roman" w:hAnsi="Times New Roman" w:cs="B Lotus" w:hint="cs"/>
          <w:color w:val="auto"/>
          <w:sz w:val="28"/>
          <w:szCs w:val="28"/>
          <w:rtl/>
        </w:rPr>
        <w:t xml:space="preserve">هوش معنوی و </w:t>
      </w:r>
      <w:r w:rsidR="005A5FF3">
        <w:rPr>
          <w:rFonts w:ascii="Times New Roman" w:eastAsia="Times New Roman" w:hAnsi="Times New Roman" w:cs="B Lotus" w:hint="cs"/>
          <w:color w:val="auto"/>
          <w:sz w:val="28"/>
          <w:szCs w:val="28"/>
          <w:rtl/>
        </w:rPr>
        <w:t>اضطراب مرگ سالمندان</w:t>
      </w:r>
      <w:r w:rsidR="00BF421B" w:rsidRPr="006D7654">
        <w:rPr>
          <w:rFonts w:cs="B Lotus" w:hint="cs"/>
          <w:color w:val="auto"/>
          <w:sz w:val="28"/>
          <w:szCs w:val="28"/>
          <w:rtl/>
        </w:rPr>
        <w:t>........</w:t>
      </w:r>
      <w:r w:rsidRPr="00C62394">
        <w:rPr>
          <w:rFonts w:ascii="Times New Roman" w:eastAsia="MS Mincho" w:hAnsi="Times New Roman" w:cs="B Lotus" w:hint="cs"/>
          <w:noProof/>
          <w:color w:val="auto"/>
          <w:sz w:val="28"/>
          <w:szCs w:val="28"/>
          <w:rtl/>
        </w:rPr>
        <w:t>...</w:t>
      </w:r>
      <w:r w:rsidR="005A5FF3">
        <w:rPr>
          <w:rFonts w:ascii="Times New Roman" w:eastAsia="MS Mincho" w:hAnsi="Times New Roman" w:cs="B Lotus" w:hint="cs"/>
          <w:noProof/>
          <w:color w:val="auto"/>
          <w:sz w:val="28"/>
          <w:szCs w:val="28"/>
          <w:rtl/>
        </w:rPr>
        <w:t>................</w:t>
      </w:r>
      <w:r w:rsidRPr="00C62394">
        <w:rPr>
          <w:rFonts w:ascii="Times New Roman" w:eastAsia="MS Mincho" w:hAnsi="Times New Roman" w:cs="B Lotus" w:hint="cs"/>
          <w:noProof/>
          <w:color w:val="auto"/>
          <w:sz w:val="28"/>
          <w:szCs w:val="28"/>
          <w:rtl/>
        </w:rPr>
        <w:t xml:space="preserve">.. </w:t>
      </w:r>
      <w:r w:rsidR="005656C1">
        <w:rPr>
          <w:rFonts w:ascii="Times New Roman" w:eastAsia="MS Mincho" w:hAnsi="Times New Roman" w:cs="B Lotus" w:hint="cs"/>
          <w:noProof/>
          <w:color w:val="auto"/>
          <w:sz w:val="28"/>
          <w:szCs w:val="28"/>
          <w:rtl/>
        </w:rPr>
        <w:t>54</w:t>
      </w:r>
    </w:p>
    <w:p w:rsidR="00C62394" w:rsidRPr="00C62394" w:rsidRDefault="00C62394" w:rsidP="00BF421B">
      <w:pPr>
        <w:bidi/>
        <w:spacing w:line="276" w:lineRule="auto"/>
        <w:ind w:left="-497"/>
        <w:jc w:val="lowKashida"/>
        <w:rPr>
          <w:rFonts w:ascii="Times New Roman" w:eastAsia="MS Mincho" w:hAnsi="Times New Roman" w:cs="B Lotus"/>
          <w:noProof/>
          <w:color w:val="auto"/>
          <w:sz w:val="28"/>
          <w:szCs w:val="28"/>
          <w:rtl/>
        </w:rPr>
      </w:pPr>
      <w:r w:rsidRPr="00C62394">
        <w:rPr>
          <w:rFonts w:cs="B Lotus" w:hint="cs"/>
          <w:color w:val="auto"/>
          <w:sz w:val="28"/>
          <w:szCs w:val="28"/>
          <w:rtl/>
        </w:rPr>
        <w:t>جدول4-</w:t>
      </w:r>
      <w:r w:rsidR="005A5FF3">
        <w:rPr>
          <w:rFonts w:cs="B Lotus" w:hint="cs"/>
          <w:color w:val="auto"/>
          <w:sz w:val="28"/>
          <w:szCs w:val="28"/>
          <w:rtl/>
        </w:rPr>
        <w:t>7</w:t>
      </w:r>
      <w:r w:rsidRPr="00C62394">
        <w:rPr>
          <w:rFonts w:cs="B Lotus" w:hint="cs"/>
          <w:color w:val="auto"/>
          <w:sz w:val="28"/>
          <w:szCs w:val="28"/>
          <w:rtl/>
        </w:rPr>
        <w:t xml:space="preserve">- ضرایب همبستگی </w:t>
      </w:r>
      <w:r w:rsidR="005A5FF3">
        <w:rPr>
          <w:rFonts w:cs="B Lotus" w:hint="cs"/>
          <w:color w:val="auto"/>
          <w:sz w:val="28"/>
          <w:szCs w:val="28"/>
          <w:rtl/>
        </w:rPr>
        <w:t>پیرسون بین اضطراب سلامتی و اضطراب مرگ سالمندان</w:t>
      </w:r>
      <w:r w:rsidRPr="00C62394">
        <w:rPr>
          <w:rFonts w:ascii="Calibri" w:hAnsi="Calibri" w:cs="B Lotus" w:hint="cs"/>
          <w:color w:val="auto"/>
          <w:sz w:val="28"/>
          <w:szCs w:val="28"/>
          <w:rtl/>
        </w:rPr>
        <w:t>....</w:t>
      </w:r>
      <w:r w:rsidR="00BF421B" w:rsidRPr="006D7654">
        <w:rPr>
          <w:rFonts w:ascii="Calibri" w:hAnsi="Calibri" w:cs="B Lotus" w:hint="cs"/>
          <w:color w:val="auto"/>
          <w:sz w:val="28"/>
          <w:szCs w:val="28"/>
          <w:rtl/>
        </w:rPr>
        <w:t>.......</w:t>
      </w:r>
      <w:r w:rsidR="005A5FF3">
        <w:rPr>
          <w:rFonts w:ascii="Calibri" w:hAnsi="Calibri" w:cs="B Lotus" w:hint="cs"/>
          <w:color w:val="auto"/>
          <w:sz w:val="28"/>
          <w:szCs w:val="28"/>
          <w:rtl/>
        </w:rPr>
        <w:t>.</w:t>
      </w:r>
      <w:r w:rsidR="00BF421B" w:rsidRPr="006D7654">
        <w:rPr>
          <w:rFonts w:ascii="Calibri" w:hAnsi="Calibri" w:cs="B Lotus" w:hint="cs"/>
          <w:color w:val="auto"/>
          <w:sz w:val="28"/>
          <w:szCs w:val="28"/>
          <w:rtl/>
        </w:rPr>
        <w:t>..........</w:t>
      </w:r>
      <w:r w:rsidRPr="00C62394">
        <w:rPr>
          <w:rFonts w:ascii="Calibri" w:hAnsi="Calibri" w:cs="B Lotus" w:hint="cs"/>
          <w:color w:val="auto"/>
          <w:sz w:val="28"/>
          <w:szCs w:val="28"/>
          <w:rtl/>
        </w:rPr>
        <w:t>..</w:t>
      </w:r>
      <w:r w:rsidR="005656C1">
        <w:rPr>
          <w:rFonts w:ascii="Times New Roman" w:eastAsia="MS Mincho" w:hAnsi="Times New Roman" w:cs="B Lotus" w:hint="cs"/>
          <w:noProof/>
          <w:color w:val="auto"/>
          <w:sz w:val="28"/>
          <w:szCs w:val="28"/>
          <w:rtl/>
        </w:rPr>
        <w:t>55</w:t>
      </w:r>
    </w:p>
    <w:p w:rsidR="00C62394" w:rsidRPr="00C62394" w:rsidRDefault="00C62394" w:rsidP="00BF421B">
      <w:pPr>
        <w:bidi/>
        <w:spacing w:line="276" w:lineRule="auto"/>
        <w:ind w:left="-497"/>
        <w:jc w:val="lowKashida"/>
        <w:rPr>
          <w:rFonts w:ascii="Times New Roman" w:eastAsia="Times New Roman" w:hAnsi="Times New Roman" w:cs="B Lotus" w:hint="cs"/>
          <w:color w:val="auto"/>
          <w:sz w:val="28"/>
          <w:szCs w:val="28"/>
          <w:rtl/>
        </w:rPr>
      </w:pPr>
      <w:r w:rsidRPr="00C62394">
        <w:rPr>
          <w:rFonts w:cs="B Lotus" w:hint="cs"/>
          <w:color w:val="auto"/>
          <w:sz w:val="28"/>
          <w:szCs w:val="28"/>
          <w:rtl/>
          <w:lang w:bidi="fa-IR"/>
        </w:rPr>
        <w:t>جدول 4-</w:t>
      </w:r>
      <w:r w:rsidR="00CC71D4">
        <w:rPr>
          <w:rFonts w:cs="B Lotus" w:hint="cs"/>
          <w:color w:val="auto"/>
          <w:sz w:val="28"/>
          <w:szCs w:val="28"/>
          <w:rtl/>
          <w:lang w:bidi="fa-IR"/>
        </w:rPr>
        <w:t>8</w:t>
      </w:r>
      <w:r w:rsidRPr="00C62394">
        <w:rPr>
          <w:rFonts w:cs="B Lotus" w:hint="cs"/>
          <w:color w:val="auto"/>
          <w:sz w:val="28"/>
          <w:szCs w:val="28"/>
          <w:rtl/>
          <w:lang w:bidi="fa-IR"/>
        </w:rPr>
        <w:t>-</w:t>
      </w:r>
      <w:r w:rsidRPr="00C62394">
        <w:rPr>
          <w:rFonts w:ascii="B Nazanin" w:hAnsi="Calibri" w:cs="B Lotus"/>
          <w:color w:val="auto"/>
          <w:sz w:val="28"/>
          <w:szCs w:val="28"/>
        </w:rPr>
        <w:t xml:space="preserve"> </w:t>
      </w:r>
      <w:r w:rsidRPr="00C62394">
        <w:rPr>
          <w:rFonts w:ascii="B Nazanin" w:hAnsi="Calibri" w:cs="B Lotus" w:hint="cs"/>
          <w:color w:val="auto"/>
          <w:sz w:val="28"/>
          <w:szCs w:val="28"/>
          <w:rtl/>
        </w:rPr>
        <w:t>خلاصه</w:t>
      </w:r>
      <w:r w:rsidRPr="00C62394">
        <w:rPr>
          <w:rFonts w:ascii="B Nazanin" w:hAnsi="Calibri" w:cs="B Lotus"/>
          <w:color w:val="auto"/>
          <w:sz w:val="28"/>
          <w:szCs w:val="28"/>
        </w:rPr>
        <w:t xml:space="preserve"> </w:t>
      </w:r>
      <w:r w:rsidRPr="00C62394">
        <w:rPr>
          <w:rFonts w:ascii="B Nazanin" w:hAnsi="Calibri" w:cs="B Lotus" w:hint="cs"/>
          <w:color w:val="auto"/>
          <w:sz w:val="28"/>
          <w:szCs w:val="28"/>
          <w:rtl/>
        </w:rPr>
        <w:t>مدل</w:t>
      </w:r>
      <w:r w:rsidRPr="00C62394">
        <w:rPr>
          <w:rFonts w:ascii="B Nazanin" w:hAnsi="Calibri" w:cs="B Lotus"/>
          <w:color w:val="auto"/>
          <w:sz w:val="28"/>
          <w:szCs w:val="28"/>
        </w:rPr>
        <w:t xml:space="preserve"> </w:t>
      </w:r>
      <w:r w:rsidRPr="00C62394">
        <w:rPr>
          <w:rFonts w:ascii="B Nazanin" w:hAnsi="Calibri" w:cs="B Lotus" w:hint="cs"/>
          <w:color w:val="auto"/>
          <w:sz w:val="28"/>
          <w:szCs w:val="28"/>
          <w:rtl/>
        </w:rPr>
        <w:t>رگرسیون</w:t>
      </w:r>
      <w:r w:rsidRPr="00C62394">
        <w:rPr>
          <w:rFonts w:ascii="B Nazanin" w:hAnsi="Calibri" w:cs="B Lotus"/>
          <w:color w:val="auto"/>
          <w:sz w:val="28"/>
          <w:szCs w:val="28"/>
        </w:rPr>
        <w:t xml:space="preserve"> </w:t>
      </w:r>
      <w:r w:rsidRPr="00C62394">
        <w:rPr>
          <w:rFonts w:ascii="B Nazanin" w:hAnsi="Calibri" w:cs="B Lotus" w:hint="cs"/>
          <w:color w:val="auto"/>
          <w:sz w:val="28"/>
          <w:szCs w:val="28"/>
          <w:rtl/>
        </w:rPr>
        <w:t>و</w:t>
      </w:r>
      <w:r w:rsidRPr="00C62394">
        <w:rPr>
          <w:rFonts w:ascii="B Nazanin" w:hAnsi="Calibri" w:cs="B Lotus"/>
          <w:color w:val="auto"/>
          <w:sz w:val="28"/>
          <w:szCs w:val="28"/>
        </w:rPr>
        <w:t xml:space="preserve"> </w:t>
      </w:r>
      <w:r w:rsidR="00CC71D4">
        <w:rPr>
          <w:rFonts w:ascii="Times New Roman" w:eastAsia="Times New Roman" w:hAnsi="Times New Roman" w:cs="B Lotus" w:hint="cs"/>
          <w:color w:val="auto"/>
          <w:sz w:val="28"/>
          <w:szCs w:val="28"/>
          <w:rtl/>
        </w:rPr>
        <w:t>مشخصه های رگرسیون اضطراب مرگ بر متغیرهای پیش بین</w:t>
      </w:r>
      <w:r w:rsidR="00BF421B" w:rsidRPr="006D7654">
        <w:rPr>
          <w:rFonts w:ascii="B Nazanin" w:hAnsi="Calibri" w:cs="B Lotus" w:hint="cs"/>
          <w:color w:val="auto"/>
          <w:sz w:val="28"/>
          <w:szCs w:val="28"/>
          <w:rtl/>
        </w:rPr>
        <w:t>.</w:t>
      </w:r>
      <w:r w:rsidR="00CC71D4">
        <w:rPr>
          <w:rFonts w:ascii="B Nazanin" w:hAnsi="Calibri" w:cs="B Lotus" w:hint="cs"/>
          <w:color w:val="auto"/>
          <w:sz w:val="28"/>
          <w:szCs w:val="28"/>
          <w:rtl/>
        </w:rPr>
        <w:t>..</w:t>
      </w:r>
      <w:r w:rsidR="00BF421B" w:rsidRPr="006D7654">
        <w:rPr>
          <w:rFonts w:ascii="B Nazanin" w:hAnsi="Calibri" w:cs="B Lotus" w:hint="cs"/>
          <w:color w:val="auto"/>
          <w:sz w:val="28"/>
          <w:szCs w:val="28"/>
          <w:rtl/>
        </w:rPr>
        <w:t>.</w:t>
      </w:r>
      <w:r w:rsidR="00BF421B" w:rsidRPr="006D7654">
        <w:rPr>
          <w:rFonts w:ascii="Times New Roman" w:eastAsia="Times New Roman" w:hAnsi="Times New Roman" w:cs="B Lotus" w:hint="cs"/>
          <w:color w:val="auto"/>
          <w:sz w:val="28"/>
          <w:szCs w:val="28"/>
          <w:rtl/>
        </w:rPr>
        <w:t xml:space="preserve"> </w:t>
      </w:r>
      <w:r w:rsidR="005656C1">
        <w:rPr>
          <w:rFonts w:ascii="Times New Roman" w:eastAsia="Times New Roman" w:hAnsi="Times New Roman" w:cs="B Lotus" w:hint="cs"/>
          <w:color w:val="auto"/>
          <w:sz w:val="28"/>
          <w:szCs w:val="28"/>
          <w:rtl/>
        </w:rPr>
        <w:t>56</w:t>
      </w:r>
    </w:p>
    <w:p w:rsidR="00C62394" w:rsidRPr="006D7654" w:rsidRDefault="00C62394" w:rsidP="00BF421B">
      <w:pPr>
        <w:bidi/>
        <w:spacing w:line="276" w:lineRule="auto"/>
        <w:ind w:left="-497" w:hanging="28"/>
        <w:jc w:val="lowKashida"/>
        <w:rPr>
          <w:rFonts w:ascii="Times New Roman" w:eastAsia="MS Mincho" w:hAnsi="Times New Roman" w:cs="B Lotus" w:hint="cs"/>
          <w:noProof/>
          <w:color w:val="auto"/>
          <w:sz w:val="28"/>
          <w:szCs w:val="28"/>
          <w:rtl/>
        </w:rPr>
      </w:pPr>
      <w:r w:rsidRPr="00C62394">
        <w:rPr>
          <w:rFonts w:ascii="B Nazanin" w:hAnsi="Calibri" w:cs="B Lotus" w:hint="cs"/>
          <w:color w:val="auto"/>
          <w:sz w:val="28"/>
          <w:szCs w:val="28"/>
          <w:rtl/>
        </w:rPr>
        <w:t>جدول 4-</w:t>
      </w:r>
      <w:r w:rsidR="00CC71D4">
        <w:rPr>
          <w:rFonts w:ascii="B Nazanin" w:hAnsi="Calibri" w:cs="B Lotus" w:hint="cs"/>
          <w:color w:val="auto"/>
          <w:sz w:val="28"/>
          <w:szCs w:val="28"/>
          <w:rtl/>
        </w:rPr>
        <w:t>9</w:t>
      </w:r>
      <w:r w:rsidRPr="00C62394">
        <w:rPr>
          <w:rFonts w:ascii="B Nazanin" w:hAnsi="Calibri" w:cs="B Lotus" w:hint="cs"/>
          <w:color w:val="auto"/>
          <w:sz w:val="28"/>
          <w:szCs w:val="28"/>
          <w:rtl/>
        </w:rPr>
        <w:t>- ضرایب</w:t>
      </w:r>
      <w:r w:rsidRPr="00C62394">
        <w:rPr>
          <w:rFonts w:ascii="B Nazanin" w:hAnsi="Calibri" w:cs="B Lotus"/>
          <w:color w:val="auto"/>
          <w:sz w:val="28"/>
          <w:szCs w:val="28"/>
        </w:rPr>
        <w:t xml:space="preserve"> </w:t>
      </w:r>
      <w:r w:rsidRPr="00C62394">
        <w:rPr>
          <w:rFonts w:ascii="B Nazanin" w:hAnsi="Calibri" w:cs="B Lotus" w:hint="cs"/>
          <w:color w:val="auto"/>
          <w:sz w:val="28"/>
          <w:szCs w:val="28"/>
          <w:rtl/>
        </w:rPr>
        <w:t>رگرسیون</w:t>
      </w:r>
      <w:r w:rsidRPr="00C62394">
        <w:rPr>
          <w:rFonts w:ascii="B Nazanin" w:hAnsi="Calibri" w:cs="B Lotus"/>
          <w:color w:val="auto"/>
          <w:sz w:val="28"/>
          <w:szCs w:val="28"/>
        </w:rPr>
        <w:t xml:space="preserve"> </w:t>
      </w:r>
      <w:r w:rsidRPr="00C62394">
        <w:rPr>
          <w:rFonts w:ascii="B Nazanin" w:hAnsi="Calibri" w:cs="B Lotus" w:hint="cs"/>
          <w:color w:val="auto"/>
          <w:sz w:val="28"/>
          <w:szCs w:val="28"/>
          <w:rtl/>
        </w:rPr>
        <w:t>گام</w:t>
      </w:r>
      <w:r w:rsidRPr="00C62394">
        <w:rPr>
          <w:rFonts w:ascii="B Nazanin" w:hAnsi="Calibri" w:cs="B Lotus"/>
          <w:color w:val="auto"/>
          <w:sz w:val="28"/>
          <w:szCs w:val="28"/>
        </w:rPr>
        <w:t xml:space="preserve"> </w:t>
      </w:r>
      <w:r w:rsidRPr="00C62394">
        <w:rPr>
          <w:rFonts w:ascii="B Nazanin" w:hAnsi="Calibri" w:cs="B Lotus" w:hint="cs"/>
          <w:color w:val="auto"/>
          <w:sz w:val="28"/>
          <w:szCs w:val="28"/>
          <w:rtl/>
        </w:rPr>
        <w:t>به</w:t>
      </w:r>
      <w:r w:rsidRPr="00C62394">
        <w:rPr>
          <w:rFonts w:ascii="B Nazanin" w:hAnsi="Calibri" w:cs="B Lotus"/>
          <w:color w:val="auto"/>
          <w:sz w:val="28"/>
          <w:szCs w:val="28"/>
        </w:rPr>
        <w:t xml:space="preserve"> </w:t>
      </w:r>
      <w:r w:rsidRPr="00C62394">
        <w:rPr>
          <w:rFonts w:ascii="B Nazanin" w:hAnsi="Calibri" w:cs="B Lotus" w:hint="cs"/>
          <w:color w:val="auto"/>
          <w:sz w:val="28"/>
          <w:szCs w:val="28"/>
          <w:rtl/>
        </w:rPr>
        <w:t>گام</w:t>
      </w:r>
      <w:r w:rsidRPr="00C62394">
        <w:rPr>
          <w:rFonts w:ascii="B Nazanin" w:hAnsi="Calibri" w:cs="B Lotus"/>
          <w:color w:val="auto"/>
          <w:sz w:val="28"/>
          <w:szCs w:val="28"/>
        </w:rPr>
        <w:t xml:space="preserve"> </w:t>
      </w:r>
      <w:r w:rsidR="00CC71D4">
        <w:rPr>
          <w:rFonts w:ascii="Times New Roman" w:eastAsia="Times New Roman" w:hAnsi="Times New Roman" w:cs="B Lotus" w:hint="cs"/>
          <w:color w:val="auto"/>
          <w:sz w:val="28"/>
          <w:szCs w:val="28"/>
          <w:rtl/>
        </w:rPr>
        <w:t>اضطراب مرگ بر روی متغیرهای پیش بین.............................</w:t>
      </w:r>
      <w:r w:rsidR="005656C1">
        <w:rPr>
          <w:rFonts w:ascii="Times New Roman" w:eastAsia="Times New Roman" w:hAnsi="Times New Roman" w:cs="B Lotus" w:hint="cs"/>
          <w:color w:val="auto"/>
          <w:sz w:val="28"/>
          <w:szCs w:val="28"/>
          <w:rtl/>
        </w:rPr>
        <w:t>57</w:t>
      </w:r>
    </w:p>
    <w:p w:rsidR="00C62394" w:rsidRPr="006D7654" w:rsidRDefault="00C62394" w:rsidP="00C62394">
      <w:pPr>
        <w:autoSpaceDE/>
        <w:autoSpaceDN/>
        <w:bidi/>
        <w:adjustRightInd/>
        <w:spacing w:line="276" w:lineRule="auto"/>
        <w:ind w:right="-1270"/>
        <w:jc w:val="center"/>
        <w:rPr>
          <w:rFonts w:ascii="Times New Roman" w:eastAsia="MS Mincho" w:hAnsi="Times New Roman" w:cs="B Lotus" w:hint="cs"/>
          <w:b/>
          <w:bCs/>
          <w:noProof/>
          <w:color w:val="auto"/>
          <w:sz w:val="28"/>
          <w:szCs w:val="28"/>
          <w:rtl/>
        </w:rPr>
      </w:pPr>
    </w:p>
    <w:p w:rsidR="004A6A7A" w:rsidRPr="006D7654" w:rsidRDefault="004A6A7A" w:rsidP="00771283">
      <w:pPr>
        <w:tabs>
          <w:tab w:val="left" w:pos="7936"/>
        </w:tabs>
        <w:spacing w:line="276" w:lineRule="auto"/>
        <w:ind w:right="-1270"/>
        <w:jc w:val="center"/>
        <w:rPr>
          <w:rFonts w:cs="B Lotus" w:hint="cs"/>
          <w:color w:val="auto"/>
          <w:rtl/>
          <w:lang w:bidi="fa-IR"/>
        </w:rPr>
      </w:pPr>
    </w:p>
    <w:p w:rsidR="004A6A7A" w:rsidRPr="006D7654" w:rsidRDefault="004A6A7A" w:rsidP="00771283">
      <w:pPr>
        <w:tabs>
          <w:tab w:val="left" w:pos="7936"/>
        </w:tabs>
        <w:spacing w:line="276" w:lineRule="auto"/>
        <w:ind w:right="-1270"/>
        <w:jc w:val="center"/>
        <w:rPr>
          <w:rFonts w:cs="B Lotus" w:hint="cs"/>
          <w:color w:val="auto"/>
          <w:rtl/>
          <w:lang w:bidi="fa-IR"/>
        </w:rPr>
      </w:pPr>
    </w:p>
    <w:p w:rsidR="004A6A7A" w:rsidRPr="006D7654" w:rsidRDefault="004A6A7A" w:rsidP="00771283">
      <w:pPr>
        <w:tabs>
          <w:tab w:val="left" w:pos="7936"/>
        </w:tabs>
        <w:spacing w:line="276" w:lineRule="auto"/>
        <w:ind w:right="-1270"/>
        <w:jc w:val="center"/>
        <w:rPr>
          <w:rFonts w:cs="B Lotus" w:hint="cs"/>
          <w:color w:val="auto"/>
          <w:rtl/>
          <w:lang w:bidi="fa-IR"/>
        </w:rPr>
      </w:pPr>
    </w:p>
    <w:p w:rsidR="004A6A7A" w:rsidRPr="006D7654" w:rsidRDefault="004A6A7A" w:rsidP="00771283">
      <w:pPr>
        <w:tabs>
          <w:tab w:val="left" w:pos="7936"/>
        </w:tabs>
        <w:spacing w:line="276" w:lineRule="auto"/>
        <w:ind w:right="-1270"/>
        <w:jc w:val="center"/>
        <w:rPr>
          <w:rFonts w:cs="B Lotus" w:hint="cs"/>
          <w:color w:val="auto"/>
          <w:rtl/>
          <w:lang w:bidi="fa-IR"/>
        </w:rPr>
      </w:pPr>
    </w:p>
    <w:p w:rsidR="00A223E2" w:rsidRPr="006D7654" w:rsidRDefault="00A223E2" w:rsidP="00771283">
      <w:pPr>
        <w:ind w:right="-1270"/>
        <w:rPr>
          <w:rFonts w:cs="B Lotus"/>
          <w:b/>
          <w:bCs/>
          <w:color w:val="auto"/>
          <w:sz w:val="32"/>
          <w:szCs w:val="32"/>
          <w:rtl/>
        </w:rPr>
        <w:sectPr w:rsidR="00A223E2" w:rsidRPr="006D7654" w:rsidSect="009D64EE">
          <w:footerReference w:type="default" r:id="rId10"/>
          <w:footnotePr>
            <w:numRestart w:val="eachPage"/>
          </w:footnotePr>
          <w:pgSz w:w="11906" w:h="16838" w:code="9"/>
          <w:pgMar w:top="1418" w:right="1985" w:bottom="1418" w:left="1418" w:header="709" w:footer="709" w:gutter="0"/>
          <w:pgNumType w:fmt="arabicAlpha" w:start="1"/>
          <w:cols w:space="708"/>
          <w:bidi/>
          <w:rtlGutter/>
          <w:docGrid w:linePitch="360"/>
        </w:sectPr>
      </w:pPr>
    </w:p>
    <w:p w:rsidR="0055372D" w:rsidRPr="006D7654" w:rsidRDefault="00C53F05" w:rsidP="00A36A48">
      <w:pPr>
        <w:bidi/>
        <w:spacing w:line="276" w:lineRule="auto"/>
        <w:ind w:left="-550"/>
        <w:jc w:val="both"/>
        <w:rPr>
          <w:rFonts w:ascii="IranNastaliq" w:hAnsi="IranNastaliq" w:cs="B Lotus"/>
          <w:color w:val="auto"/>
          <w:sz w:val="28"/>
          <w:szCs w:val="28"/>
          <w:rtl/>
        </w:rPr>
      </w:pPr>
      <w:r w:rsidRPr="006D7654">
        <w:rPr>
          <w:rFonts w:cs="B Lotus" w:hint="cs"/>
          <w:b/>
          <w:bCs/>
          <w:color w:val="auto"/>
          <w:sz w:val="28"/>
          <w:szCs w:val="28"/>
          <w:rtl/>
        </w:rPr>
        <w:lastRenderedPageBreak/>
        <w:t>چکیده</w:t>
      </w:r>
      <w:r w:rsidR="0055372D" w:rsidRPr="006D7654">
        <w:rPr>
          <w:rFonts w:ascii="Times New Roman" w:eastAsia="Times New Roman" w:hAnsi="Times New Roman" w:cs="B Lotus" w:hint="cs"/>
          <w:color w:val="auto"/>
          <w:sz w:val="28"/>
          <w:szCs w:val="28"/>
          <w:rtl/>
        </w:rPr>
        <w:t xml:space="preserve"> </w:t>
      </w:r>
    </w:p>
    <w:p w:rsidR="005444F1" w:rsidRPr="00D13C5A" w:rsidRDefault="00D13C5A" w:rsidP="00D13C5A">
      <w:pPr>
        <w:bidi/>
        <w:spacing w:line="276" w:lineRule="auto"/>
        <w:ind w:left="-540" w:firstLine="530"/>
        <w:jc w:val="lowKashida"/>
        <w:rPr>
          <w:rFonts w:ascii="Calibri" w:hAnsi="Calibri" w:cs="B Lotus"/>
          <w:color w:val="auto"/>
          <w:sz w:val="16"/>
          <w:szCs w:val="16"/>
          <w:lang w:bidi="fa-IR"/>
        </w:rPr>
      </w:pPr>
      <w:r w:rsidRPr="00D13C5A">
        <w:rPr>
          <w:rFonts w:ascii="B Lotus" w:hAnsi="Calibri" w:cs="B Lotus" w:hint="eastAsia"/>
          <w:color w:val="auto"/>
          <w:sz w:val="28"/>
          <w:szCs w:val="28"/>
          <w:rtl/>
        </w:rPr>
        <w:t>بررس</w:t>
      </w:r>
      <w:r w:rsidRPr="00D13C5A">
        <w:rPr>
          <w:rFonts w:ascii="B Lotus" w:hAnsi="Calibri" w:cs="B Lotus" w:hint="cs"/>
          <w:color w:val="auto"/>
          <w:sz w:val="28"/>
          <w:szCs w:val="28"/>
          <w:rtl/>
        </w:rPr>
        <w:t>ی</w:t>
      </w:r>
      <w:r w:rsidRPr="00D13C5A">
        <w:rPr>
          <w:rFonts w:ascii="B Lotus" w:hAnsi="Calibri" w:cs="B Lotus"/>
          <w:color w:val="auto"/>
          <w:sz w:val="28"/>
          <w:szCs w:val="28"/>
          <w:rtl/>
        </w:rPr>
        <w:t xml:space="preserve"> فرا</w:t>
      </w:r>
      <w:r w:rsidRPr="00D13C5A">
        <w:rPr>
          <w:rFonts w:ascii="B Lotus" w:hAnsi="Calibri" w:cs="B Lotus" w:hint="cs"/>
          <w:color w:val="auto"/>
          <w:sz w:val="28"/>
          <w:szCs w:val="28"/>
          <w:rtl/>
        </w:rPr>
        <w:t>ی</w:t>
      </w:r>
      <w:r w:rsidRPr="00D13C5A">
        <w:rPr>
          <w:rFonts w:ascii="B Lotus" w:hAnsi="Calibri" w:cs="B Lotus" w:hint="eastAsia"/>
          <w:color w:val="auto"/>
          <w:sz w:val="28"/>
          <w:szCs w:val="28"/>
          <w:rtl/>
        </w:rPr>
        <w:t>ندها</w:t>
      </w:r>
      <w:r w:rsidRPr="00D13C5A">
        <w:rPr>
          <w:rFonts w:ascii="B Lotus" w:hAnsi="Calibri" w:cs="B Lotus" w:hint="cs"/>
          <w:color w:val="auto"/>
          <w:sz w:val="28"/>
          <w:szCs w:val="28"/>
          <w:rtl/>
        </w:rPr>
        <w:t>ی</w:t>
      </w:r>
      <w:r w:rsidRPr="00D13C5A">
        <w:rPr>
          <w:rFonts w:ascii="B Lotus" w:hAnsi="Calibri" w:cs="B Lotus"/>
          <w:color w:val="auto"/>
          <w:sz w:val="28"/>
          <w:szCs w:val="28"/>
          <w:rtl/>
        </w:rPr>
        <w:t xml:space="preserve"> تحول</w:t>
      </w:r>
      <w:r w:rsidRPr="00D13C5A">
        <w:rPr>
          <w:rFonts w:ascii="B Lotus" w:hAnsi="Calibri" w:cs="B Lotus" w:hint="cs"/>
          <w:color w:val="auto"/>
          <w:sz w:val="28"/>
          <w:szCs w:val="28"/>
          <w:rtl/>
        </w:rPr>
        <w:t>ی</w:t>
      </w:r>
      <w:r w:rsidRPr="00D13C5A">
        <w:rPr>
          <w:rFonts w:ascii="B Lotus" w:hAnsi="Calibri" w:cs="B Lotus"/>
          <w:color w:val="auto"/>
          <w:sz w:val="28"/>
          <w:szCs w:val="28"/>
          <w:rtl/>
        </w:rPr>
        <w:t xml:space="preserve"> در گستره عمر نشان م</w:t>
      </w:r>
      <w:r w:rsidRPr="00D13C5A">
        <w:rPr>
          <w:rFonts w:ascii="B Lotus" w:hAnsi="Calibri" w:cs="B Lotus" w:hint="cs"/>
          <w:color w:val="auto"/>
          <w:sz w:val="28"/>
          <w:szCs w:val="28"/>
          <w:rtl/>
        </w:rPr>
        <w:t>ی‌</w:t>
      </w:r>
      <w:r w:rsidRPr="00D13C5A">
        <w:rPr>
          <w:rFonts w:ascii="B Lotus" w:hAnsi="Calibri" w:cs="B Lotus" w:hint="eastAsia"/>
          <w:color w:val="auto"/>
          <w:sz w:val="28"/>
          <w:szCs w:val="28"/>
          <w:rtl/>
        </w:rPr>
        <w:t>دهد</w:t>
      </w:r>
      <w:r w:rsidRPr="00D13C5A">
        <w:rPr>
          <w:rFonts w:ascii="B Lotus" w:hAnsi="Calibri" w:cs="B Lotus"/>
          <w:color w:val="auto"/>
          <w:sz w:val="28"/>
          <w:szCs w:val="28"/>
          <w:rtl/>
        </w:rPr>
        <w:t xml:space="preserve"> که با افزا</w:t>
      </w:r>
      <w:r w:rsidRPr="00D13C5A">
        <w:rPr>
          <w:rFonts w:ascii="B Lotus" w:hAnsi="Calibri" w:cs="B Lotus" w:hint="cs"/>
          <w:color w:val="auto"/>
          <w:sz w:val="28"/>
          <w:szCs w:val="28"/>
          <w:rtl/>
        </w:rPr>
        <w:t>ی</w:t>
      </w:r>
      <w:r w:rsidRPr="00D13C5A">
        <w:rPr>
          <w:rFonts w:ascii="B Lotus" w:hAnsi="Calibri" w:cs="B Lotus" w:hint="eastAsia"/>
          <w:color w:val="auto"/>
          <w:sz w:val="28"/>
          <w:szCs w:val="28"/>
          <w:rtl/>
        </w:rPr>
        <w:t>ش</w:t>
      </w:r>
      <w:r w:rsidRPr="00D13C5A">
        <w:rPr>
          <w:rFonts w:ascii="B Lotus" w:hAnsi="Calibri" w:cs="B Lotus"/>
          <w:color w:val="auto"/>
          <w:sz w:val="28"/>
          <w:szCs w:val="28"/>
          <w:rtl/>
        </w:rPr>
        <w:t xml:space="preserve"> ام</w:t>
      </w:r>
      <w:r w:rsidRPr="00D13C5A">
        <w:rPr>
          <w:rFonts w:ascii="B Lotus" w:hAnsi="Calibri" w:cs="B Lotus" w:hint="cs"/>
          <w:color w:val="auto"/>
          <w:sz w:val="28"/>
          <w:szCs w:val="28"/>
          <w:rtl/>
        </w:rPr>
        <w:t>ی</w:t>
      </w:r>
      <w:r w:rsidRPr="00D13C5A">
        <w:rPr>
          <w:rFonts w:ascii="B Lotus" w:hAnsi="Calibri" w:cs="B Lotus" w:hint="eastAsia"/>
          <w:color w:val="auto"/>
          <w:sz w:val="28"/>
          <w:szCs w:val="28"/>
          <w:rtl/>
        </w:rPr>
        <w:t>د</w:t>
      </w:r>
      <w:r w:rsidRPr="00D13C5A">
        <w:rPr>
          <w:rFonts w:ascii="B Lotus" w:hAnsi="Calibri" w:cs="B Lotus"/>
          <w:color w:val="auto"/>
          <w:sz w:val="28"/>
          <w:szCs w:val="28"/>
          <w:rtl/>
        </w:rPr>
        <w:t xml:space="preserve"> به زندگ</w:t>
      </w:r>
      <w:r w:rsidRPr="00D13C5A">
        <w:rPr>
          <w:rFonts w:ascii="B Lotus" w:hAnsi="Calibri" w:cs="B Lotus" w:hint="cs"/>
          <w:color w:val="auto"/>
          <w:sz w:val="28"/>
          <w:szCs w:val="28"/>
          <w:rtl/>
        </w:rPr>
        <w:t>ی</w:t>
      </w:r>
      <w:r w:rsidRPr="00D13C5A">
        <w:rPr>
          <w:rFonts w:ascii="B Lotus" w:hAnsi="Calibri" w:cs="B Lotus"/>
          <w:color w:val="auto"/>
          <w:sz w:val="28"/>
          <w:szCs w:val="28"/>
          <w:rtl/>
        </w:rPr>
        <w:t xml:space="preserve"> در جوامع امروز</w:t>
      </w:r>
      <w:r w:rsidRPr="00D13C5A">
        <w:rPr>
          <w:rFonts w:ascii="B Lotus" w:hAnsi="Calibri" w:cs="B Lotus" w:hint="cs"/>
          <w:color w:val="auto"/>
          <w:sz w:val="28"/>
          <w:szCs w:val="28"/>
          <w:rtl/>
        </w:rPr>
        <w:t>ی</w:t>
      </w:r>
      <w:r w:rsidRPr="00D13C5A">
        <w:rPr>
          <w:rFonts w:ascii="B Lotus" w:hAnsi="Calibri" w:cs="B Lotus" w:hint="eastAsia"/>
          <w:color w:val="auto"/>
          <w:sz w:val="28"/>
          <w:szCs w:val="28"/>
          <w:rtl/>
        </w:rPr>
        <w:t>،</w:t>
      </w:r>
      <w:r w:rsidRPr="00D13C5A">
        <w:rPr>
          <w:rFonts w:ascii="B Lotus" w:hAnsi="Calibri" w:cs="B Lotus"/>
          <w:color w:val="auto"/>
          <w:sz w:val="28"/>
          <w:szCs w:val="28"/>
          <w:rtl/>
        </w:rPr>
        <w:t xml:space="preserve"> جمع</w:t>
      </w:r>
      <w:r w:rsidRPr="00D13C5A">
        <w:rPr>
          <w:rFonts w:ascii="B Lotus" w:hAnsi="Calibri" w:cs="B Lotus" w:hint="cs"/>
          <w:color w:val="auto"/>
          <w:sz w:val="28"/>
          <w:szCs w:val="28"/>
          <w:rtl/>
        </w:rPr>
        <w:t>ی</w:t>
      </w:r>
      <w:r w:rsidRPr="00D13C5A">
        <w:rPr>
          <w:rFonts w:ascii="B Lotus" w:hAnsi="Calibri" w:cs="B Lotus" w:hint="eastAsia"/>
          <w:color w:val="auto"/>
          <w:sz w:val="28"/>
          <w:szCs w:val="28"/>
          <w:rtl/>
        </w:rPr>
        <w:t>ت</w:t>
      </w:r>
      <w:r w:rsidRPr="00D13C5A">
        <w:rPr>
          <w:rFonts w:ascii="B Lotus" w:hAnsi="Calibri" w:cs="B Lotus"/>
          <w:color w:val="auto"/>
          <w:sz w:val="28"/>
          <w:szCs w:val="28"/>
          <w:rtl/>
        </w:rPr>
        <w:t xml:space="preserve"> سالمندان رو به گسترش است و توجه به سلامت روان آنان اهم</w:t>
      </w:r>
      <w:r w:rsidRPr="00D13C5A">
        <w:rPr>
          <w:rFonts w:ascii="B Lotus" w:hAnsi="Calibri" w:cs="B Lotus" w:hint="cs"/>
          <w:color w:val="auto"/>
          <w:sz w:val="28"/>
          <w:szCs w:val="28"/>
          <w:rtl/>
        </w:rPr>
        <w:t>ی</w:t>
      </w:r>
      <w:r w:rsidRPr="00D13C5A">
        <w:rPr>
          <w:rFonts w:ascii="B Lotus" w:hAnsi="Calibri" w:cs="B Lotus" w:hint="eastAsia"/>
          <w:color w:val="auto"/>
          <w:sz w:val="28"/>
          <w:szCs w:val="28"/>
          <w:rtl/>
        </w:rPr>
        <w:t>ت</w:t>
      </w:r>
      <w:r w:rsidRPr="00D13C5A">
        <w:rPr>
          <w:rFonts w:ascii="B Lotus" w:hAnsi="Calibri" w:cs="B Lotus"/>
          <w:color w:val="auto"/>
          <w:sz w:val="28"/>
          <w:szCs w:val="28"/>
          <w:rtl/>
        </w:rPr>
        <w:t xml:space="preserve"> و</w:t>
      </w:r>
      <w:r w:rsidRPr="00D13C5A">
        <w:rPr>
          <w:rFonts w:ascii="B Lotus" w:hAnsi="Calibri" w:cs="B Lotus" w:hint="cs"/>
          <w:color w:val="auto"/>
          <w:sz w:val="28"/>
          <w:szCs w:val="28"/>
          <w:rtl/>
        </w:rPr>
        <w:t>ی</w:t>
      </w:r>
      <w:r w:rsidRPr="00D13C5A">
        <w:rPr>
          <w:rFonts w:ascii="B Lotus" w:hAnsi="Calibri" w:cs="B Lotus" w:hint="eastAsia"/>
          <w:color w:val="auto"/>
          <w:sz w:val="28"/>
          <w:szCs w:val="28"/>
          <w:rtl/>
        </w:rPr>
        <w:t>ژه‌ا</w:t>
      </w:r>
      <w:r w:rsidRPr="00D13C5A">
        <w:rPr>
          <w:rFonts w:ascii="B Lotus" w:hAnsi="Calibri" w:cs="B Lotus" w:hint="cs"/>
          <w:color w:val="auto"/>
          <w:sz w:val="28"/>
          <w:szCs w:val="28"/>
          <w:rtl/>
        </w:rPr>
        <w:t>ی</w:t>
      </w:r>
      <w:r w:rsidRPr="00D13C5A">
        <w:rPr>
          <w:rFonts w:ascii="B Lotus" w:hAnsi="Calibri" w:cs="B Lotus"/>
          <w:color w:val="auto"/>
          <w:sz w:val="28"/>
          <w:szCs w:val="28"/>
          <w:rtl/>
        </w:rPr>
        <w:t xml:space="preserve"> </w:t>
      </w:r>
      <w:r w:rsidRPr="00D13C5A">
        <w:rPr>
          <w:rFonts w:ascii="B Lotus" w:hAnsi="Calibri" w:cs="B Lotus" w:hint="cs"/>
          <w:color w:val="auto"/>
          <w:sz w:val="28"/>
          <w:szCs w:val="28"/>
          <w:rtl/>
        </w:rPr>
        <w:t>ی</w:t>
      </w:r>
      <w:r w:rsidRPr="00D13C5A">
        <w:rPr>
          <w:rFonts w:ascii="B Lotus" w:hAnsi="Calibri" w:cs="B Lotus" w:hint="eastAsia"/>
          <w:color w:val="auto"/>
          <w:sz w:val="28"/>
          <w:szCs w:val="28"/>
          <w:rtl/>
        </w:rPr>
        <w:t>افته</w:t>
      </w:r>
      <w:r w:rsidRPr="00D13C5A">
        <w:rPr>
          <w:rFonts w:ascii="B Lotus" w:hAnsi="Calibri" w:cs="B Lotus"/>
          <w:color w:val="auto"/>
          <w:sz w:val="28"/>
          <w:szCs w:val="28"/>
          <w:rtl/>
        </w:rPr>
        <w:t xml:space="preserve"> است. پژوهش حاضر با هدف بررس</w:t>
      </w:r>
      <w:r w:rsidRPr="00D13C5A">
        <w:rPr>
          <w:rFonts w:ascii="B Lotus" w:hAnsi="Calibri" w:cs="B Lotus" w:hint="cs"/>
          <w:color w:val="auto"/>
          <w:sz w:val="28"/>
          <w:szCs w:val="28"/>
          <w:rtl/>
        </w:rPr>
        <w:t>ی</w:t>
      </w:r>
      <w:r w:rsidRPr="00D13C5A">
        <w:rPr>
          <w:rFonts w:ascii="B Lotus" w:hAnsi="Calibri" w:cs="B Lotus"/>
          <w:color w:val="auto"/>
          <w:sz w:val="28"/>
          <w:szCs w:val="28"/>
          <w:rtl/>
        </w:rPr>
        <w:t xml:space="preserve"> رابطه هوش معنو</w:t>
      </w:r>
      <w:r w:rsidRPr="00D13C5A">
        <w:rPr>
          <w:rFonts w:ascii="B Lotus" w:hAnsi="Calibri" w:cs="B Lotus" w:hint="cs"/>
          <w:color w:val="auto"/>
          <w:sz w:val="28"/>
          <w:szCs w:val="28"/>
          <w:rtl/>
        </w:rPr>
        <w:t>ی</w:t>
      </w:r>
      <w:r w:rsidRPr="00D13C5A">
        <w:rPr>
          <w:rFonts w:ascii="B Lotus" w:hAnsi="Calibri" w:cs="B Lotus"/>
          <w:color w:val="auto"/>
          <w:sz w:val="28"/>
          <w:szCs w:val="28"/>
          <w:rtl/>
        </w:rPr>
        <w:t xml:space="preserve"> و اضطراب سلامت</w:t>
      </w:r>
      <w:r w:rsidRPr="00D13C5A">
        <w:rPr>
          <w:rFonts w:ascii="B Lotus" w:hAnsi="Calibri" w:cs="B Lotus" w:hint="cs"/>
          <w:color w:val="auto"/>
          <w:sz w:val="28"/>
          <w:szCs w:val="28"/>
          <w:rtl/>
        </w:rPr>
        <w:t>ی</w:t>
      </w:r>
      <w:r w:rsidRPr="00D13C5A">
        <w:rPr>
          <w:rFonts w:ascii="B Lotus" w:hAnsi="Calibri" w:cs="B Lotus"/>
          <w:color w:val="auto"/>
          <w:sz w:val="28"/>
          <w:szCs w:val="28"/>
          <w:rtl/>
        </w:rPr>
        <w:t xml:space="preserve"> با اضطراب مرگ سالمندان انجا</w:t>
      </w:r>
      <w:r w:rsidRPr="00D13C5A">
        <w:rPr>
          <w:rFonts w:ascii="B Lotus" w:hAnsi="Calibri" w:cs="B Lotus" w:hint="eastAsia"/>
          <w:color w:val="auto"/>
          <w:sz w:val="28"/>
          <w:szCs w:val="28"/>
          <w:rtl/>
        </w:rPr>
        <w:t>م</w:t>
      </w:r>
      <w:r w:rsidRPr="00D13C5A">
        <w:rPr>
          <w:rFonts w:ascii="B Lotus" w:hAnsi="Calibri" w:cs="B Lotus"/>
          <w:color w:val="auto"/>
          <w:sz w:val="28"/>
          <w:szCs w:val="28"/>
          <w:rtl/>
        </w:rPr>
        <w:t xml:space="preserve"> شد. ا</w:t>
      </w:r>
      <w:r w:rsidRPr="00D13C5A">
        <w:rPr>
          <w:rFonts w:ascii="B Lotus" w:hAnsi="Calibri" w:cs="B Lotus" w:hint="cs"/>
          <w:color w:val="auto"/>
          <w:sz w:val="28"/>
          <w:szCs w:val="28"/>
          <w:rtl/>
        </w:rPr>
        <w:t>ی</w:t>
      </w:r>
      <w:r w:rsidRPr="00D13C5A">
        <w:rPr>
          <w:rFonts w:ascii="B Lotus" w:hAnsi="Calibri" w:cs="B Lotus" w:hint="eastAsia"/>
          <w:color w:val="auto"/>
          <w:sz w:val="28"/>
          <w:szCs w:val="28"/>
          <w:rtl/>
        </w:rPr>
        <w:t>ن</w:t>
      </w:r>
      <w:r w:rsidRPr="00D13C5A">
        <w:rPr>
          <w:rFonts w:ascii="B Lotus" w:hAnsi="Calibri" w:cs="B Lotus"/>
          <w:color w:val="auto"/>
          <w:sz w:val="28"/>
          <w:szCs w:val="28"/>
          <w:rtl/>
        </w:rPr>
        <w:t xml:space="preserve"> پژوهش از نظر هدف کاربرد</w:t>
      </w:r>
      <w:r w:rsidRPr="00D13C5A">
        <w:rPr>
          <w:rFonts w:ascii="B Lotus" w:hAnsi="Calibri" w:cs="B Lotus" w:hint="cs"/>
          <w:color w:val="auto"/>
          <w:sz w:val="28"/>
          <w:szCs w:val="28"/>
          <w:rtl/>
        </w:rPr>
        <w:t>ی</w:t>
      </w:r>
      <w:r w:rsidRPr="00D13C5A">
        <w:rPr>
          <w:rFonts w:ascii="B Lotus" w:hAnsi="Calibri" w:cs="B Lotus"/>
          <w:color w:val="auto"/>
          <w:sz w:val="28"/>
          <w:szCs w:val="28"/>
          <w:rtl/>
        </w:rPr>
        <w:t xml:space="preserve"> و از نظر روش توص</w:t>
      </w:r>
      <w:r w:rsidRPr="00D13C5A">
        <w:rPr>
          <w:rFonts w:ascii="B Lotus" w:hAnsi="Calibri" w:cs="B Lotus" w:hint="cs"/>
          <w:color w:val="auto"/>
          <w:sz w:val="28"/>
          <w:szCs w:val="28"/>
          <w:rtl/>
        </w:rPr>
        <w:t>ی</w:t>
      </w:r>
      <w:r w:rsidRPr="00D13C5A">
        <w:rPr>
          <w:rFonts w:ascii="B Lotus" w:hAnsi="Calibri" w:cs="B Lotus" w:hint="eastAsia"/>
          <w:color w:val="auto"/>
          <w:sz w:val="28"/>
          <w:szCs w:val="28"/>
          <w:rtl/>
        </w:rPr>
        <w:t>ف</w:t>
      </w:r>
      <w:r w:rsidRPr="00D13C5A">
        <w:rPr>
          <w:rFonts w:ascii="B Lotus" w:hAnsi="Calibri" w:cs="B Lotus" w:hint="cs"/>
          <w:color w:val="auto"/>
          <w:sz w:val="28"/>
          <w:szCs w:val="28"/>
          <w:rtl/>
        </w:rPr>
        <w:t>ی</w:t>
      </w:r>
      <w:r w:rsidRPr="00D13C5A">
        <w:rPr>
          <w:rFonts w:ascii="B Lotus" w:hAnsi="Calibri" w:cs="B Lotus"/>
          <w:color w:val="auto"/>
          <w:sz w:val="28"/>
          <w:szCs w:val="28"/>
          <w:rtl/>
        </w:rPr>
        <w:t xml:space="preserve"> ـ همبستگ</w:t>
      </w:r>
      <w:r w:rsidRPr="00D13C5A">
        <w:rPr>
          <w:rFonts w:ascii="B Lotus" w:hAnsi="Calibri" w:cs="B Lotus" w:hint="cs"/>
          <w:color w:val="auto"/>
          <w:sz w:val="28"/>
          <w:szCs w:val="28"/>
          <w:rtl/>
        </w:rPr>
        <w:t>ی</w:t>
      </w:r>
      <w:r w:rsidRPr="00D13C5A">
        <w:rPr>
          <w:rFonts w:ascii="B Lotus" w:hAnsi="Calibri" w:cs="B Lotus"/>
          <w:color w:val="auto"/>
          <w:sz w:val="28"/>
          <w:szCs w:val="28"/>
          <w:rtl/>
        </w:rPr>
        <w:t xml:space="preserve"> بود. جامعه آمار</w:t>
      </w:r>
      <w:r w:rsidRPr="00D13C5A">
        <w:rPr>
          <w:rFonts w:ascii="B Lotus" w:hAnsi="Calibri" w:cs="B Lotus" w:hint="cs"/>
          <w:color w:val="auto"/>
          <w:sz w:val="28"/>
          <w:szCs w:val="28"/>
          <w:rtl/>
        </w:rPr>
        <w:t>ی</w:t>
      </w:r>
      <w:r w:rsidRPr="00D13C5A">
        <w:rPr>
          <w:rFonts w:ascii="B Lotus" w:hAnsi="Calibri" w:cs="B Lotus"/>
          <w:color w:val="auto"/>
          <w:sz w:val="28"/>
          <w:szCs w:val="28"/>
          <w:rtl/>
        </w:rPr>
        <w:t xml:space="preserve"> پژوهش شامل کل</w:t>
      </w:r>
      <w:r w:rsidRPr="00D13C5A">
        <w:rPr>
          <w:rFonts w:ascii="B Lotus" w:hAnsi="Calibri" w:cs="B Lotus" w:hint="cs"/>
          <w:color w:val="auto"/>
          <w:sz w:val="28"/>
          <w:szCs w:val="28"/>
          <w:rtl/>
        </w:rPr>
        <w:t>ی</w:t>
      </w:r>
      <w:r w:rsidRPr="00D13C5A">
        <w:rPr>
          <w:rFonts w:ascii="B Lotus" w:hAnsi="Calibri" w:cs="B Lotus" w:hint="eastAsia"/>
          <w:color w:val="auto"/>
          <w:sz w:val="28"/>
          <w:szCs w:val="28"/>
          <w:rtl/>
        </w:rPr>
        <w:t>ه</w:t>
      </w:r>
      <w:r w:rsidRPr="00D13C5A">
        <w:rPr>
          <w:rFonts w:ascii="B Lotus" w:hAnsi="Calibri" w:cs="B Lotus"/>
          <w:color w:val="auto"/>
          <w:sz w:val="28"/>
          <w:szCs w:val="28"/>
          <w:rtl/>
        </w:rPr>
        <w:t xml:space="preserve"> سالمندان </w:t>
      </w:r>
      <w:r w:rsidRPr="00D13C5A">
        <w:rPr>
          <w:rFonts w:ascii="B Lotus" w:hAnsi="Calibri" w:cs="B Lotus" w:hint="cs"/>
          <w:color w:val="auto"/>
          <w:sz w:val="28"/>
          <w:szCs w:val="28"/>
          <w:rtl/>
        </w:rPr>
        <w:t>بالای</w:t>
      </w:r>
      <w:r w:rsidRPr="00D13C5A">
        <w:rPr>
          <w:rFonts w:ascii="B Lotus" w:hAnsi="Calibri" w:cs="B Lotus"/>
          <w:color w:val="auto"/>
          <w:sz w:val="28"/>
          <w:szCs w:val="28"/>
          <w:rtl/>
          <w:lang w:bidi="fa-IR"/>
        </w:rPr>
        <w:t>۶۰</w:t>
      </w:r>
      <w:r w:rsidRPr="00D13C5A">
        <w:rPr>
          <w:rFonts w:ascii="B Lotus" w:hAnsi="Calibri" w:cs="B Lotus"/>
          <w:color w:val="auto"/>
          <w:sz w:val="28"/>
          <w:szCs w:val="28"/>
          <w:rtl/>
        </w:rPr>
        <w:t xml:space="preserve"> سال</w:t>
      </w:r>
      <w:r w:rsidRPr="00D13C5A">
        <w:rPr>
          <w:rFonts w:ascii="B Lotus" w:hAnsi="Calibri" w:cs="B Lotus" w:hint="cs"/>
          <w:color w:val="auto"/>
          <w:sz w:val="28"/>
          <w:szCs w:val="28"/>
          <w:rtl/>
        </w:rPr>
        <w:t>،</w:t>
      </w:r>
      <w:r w:rsidRPr="00D13C5A">
        <w:rPr>
          <w:rFonts w:ascii="B Lotus" w:hAnsi="Calibri" w:cs="B Lotus"/>
          <w:color w:val="auto"/>
          <w:sz w:val="28"/>
          <w:szCs w:val="28"/>
          <w:rtl/>
        </w:rPr>
        <w:t xml:space="preserve"> ساکن خانه سالمندان فرشتگان شهر تهران در سال </w:t>
      </w:r>
      <w:r w:rsidRPr="00D13C5A">
        <w:rPr>
          <w:rFonts w:ascii="B Lotus" w:hAnsi="Calibri" w:cs="B Lotus"/>
          <w:color w:val="auto"/>
          <w:sz w:val="28"/>
          <w:szCs w:val="28"/>
          <w:rtl/>
          <w:lang w:bidi="fa-IR"/>
        </w:rPr>
        <w:t>۱۴۰۴</w:t>
      </w:r>
      <w:r w:rsidRPr="00D13C5A">
        <w:rPr>
          <w:rFonts w:ascii="B Lotus" w:hAnsi="Calibri" w:cs="B Lotus"/>
          <w:color w:val="auto"/>
          <w:sz w:val="28"/>
          <w:szCs w:val="28"/>
          <w:rtl/>
        </w:rPr>
        <w:t xml:space="preserve"> بود. بر اساس جدول کرجس</w:t>
      </w:r>
      <w:r w:rsidRPr="00D13C5A">
        <w:rPr>
          <w:rFonts w:ascii="B Lotus" w:hAnsi="Calibri" w:cs="B Lotus" w:hint="cs"/>
          <w:color w:val="auto"/>
          <w:sz w:val="28"/>
          <w:szCs w:val="28"/>
          <w:rtl/>
        </w:rPr>
        <w:t>ی</w:t>
      </w:r>
      <w:r w:rsidRPr="00D13C5A">
        <w:rPr>
          <w:rFonts w:ascii="B Lotus" w:hAnsi="Calibri" w:cs="B Lotus"/>
          <w:color w:val="auto"/>
          <w:sz w:val="28"/>
          <w:szCs w:val="28"/>
          <w:rtl/>
        </w:rPr>
        <w:t xml:space="preserve"> و مورگان (</w:t>
      </w:r>
      <w:r w:rsidRPr="00D13C5A">
        <w:rPr>
          <w:rFonts w:ascii="B Lotus" w:hAnsi="Calibri" w:cs="B Lotus"/>
          <w:color w:val="auto"/>
          <w:sz w:val="28"/>
          <w:szCs w:val="28"/>
          <w:rtl/>
          <w:lang w:bidi="fa-IR"/>
        </w:rPr>
        <w:t xml:space="preserve">۱۹۷۰) </w:t>
      </w:r>
      <w:r w:rsidRPr="00D13C5A">
        <w:rPr>
          <w:rFonts w:ascii="B Lotus" w:hAnsi="Calibri" w:cs="B Lotus"/>
          <w:color w:val="auto"/>
          <w:sz w:val="28"/>
          <w:szCs w:val="28"/>
          <w:rtl/>
        </w:rPr>
        <w:t>و با توجه به حجم جامعه آمار</w:t>
      </w:r>
      <w:r w:rsidRPr="00D13C5A">
        <w:rPr>
          <w:rFonts w:ascii="B Lotus" w:hAnsi="Calibri" w:cs="B Lotus" w:hint="cs"/>
          <w:color w:val="auto"/>
          <w:sz w:val="28"/>
          <w:szCs w:val="28"/>
          <w:rtl/>
        </w:rPr>
        <w:t>ی</w:t>
      </w:r>
      <w:r w:rsidRPr="00D13C5A">
        <w:rPr>
          <w:rFonts w:ascii="B Lotus" w:hAnsi="Calibri" w:cs="B Lotus" w:hint="eastAsia"/>
          <w:color w:val="auto"/>
          <w:sz w:val="28"/>
          <w:szCs w:val="28"/>
          <w:rtl/>
        </w:rPr>
        <w:t>،</w:t>
      </w:r>
      <w:r w:rsidRPr="00D13C5A">
        <w:rPr>
          <w:rFonts w:ascii="B Lotus" w:hAnsi="Calibri" w:cs="B Lotus"/>
          <w:color w:val="auto"/>
          <w:sz w:val="28"/>
          <w:szCs w:val="28"/>
          <w:rtl/>
        </w:rPr>
        <w:t xml:space="preserve"> </w:t>
      </w:r>
      <w:r w:rsidRPr="00D13C5A">
        <w:rPr>
          <w:rFonts w:ascii="B Lotus" w:hAnsi="Calibri" w:cs="B Lotus"/>
          <w:color w:val="auto"/>
          <w:sz w:val="28"/>
          <w:szCs w:val="28"/>
          <w:rtl/>
          <w:lang w:bidi="fa-IR"/>
        </w:rPr>
        <w:t>۸۰</w:t>
      </w:r>
      <w:r w:rsidRPr="00D13C5A">
        <w:rPr>
          <w:rFonts w:ascii="B Lotus" w:hAnsi="Calibri" w:cs="B Lotus"/>
          <w:color w:val="auto"/>
          <w:sz w:val="28"/>
          <w:szCs w:val="28"/>
          <w:rtl/>
        </w:rPr>
        <w:t xml:space="preserve"> نفر به روش </w:t>
      </w:r>
      <w:r w:rsidRPr="00D13C5A">
        <w:rPr>
          <w:rFonts w:ascii="B Lotus" w:hAnsi="Calibri" w:cs="B Lotus" w:hint="eastAsia"/>
          <w:color w:val="auto"/>
          <w:sz w:val="28"/>
          <w:szCs w:val="28"/>
          <w:rtl/>
        </w:rPr>
        <w:t>نمونه‌گ</w:t>
      </w:r>
      <w:r w:rsidRPr="00D13C5A">
        <w:rPr>
          <w:rFonts w:ascii="B Lotus" w:hAnsi="Calibri" w:cs="B Lotus" w:hint="cs"/>
          <w:color w:val="auto"/>
          <w:sz w:val="28"/>
          <w:szCs w:val="28"/>
          <w:rtl/>
        </w:rPr>
        <w:t>ی</w:t>
      </w:r>
      <w:r w:rsidRPr="00D13C5A">
        <w:rPr>
          <w:rFonts w:ascii="B Lotus" w:hAnsi="Calibri" w:cs="B Lotus" w:hint="eastAsia"/>
          <w:color w:val="auto"/>
          <w:sz w:val="28"/>
          <w:szCs w:val="28"/>
          <w:rtl/>
        </w:rPr>
        <w:t>ر</w:t>
      </w:r>
      <w:r w:rsidRPr="00D13C5A">
        <w:rPr>
          <w:rFonts w:ascii="B Lotus" w:hAnsi="Calibri" w:cs="B Lotus" w:hint="cs"/>
          <w:color w:val="auto"/>
          <w:sz w:val="28"/>
          <w:szCs w:val="28"/>
          <w:rtl/>
        </w:rPr>
        <w:t>ی</w:t>
      </w:r>
      <w:r w:rsidRPr="00D13C5A">
        <w:rPr>
          <w:rFonts w:ascii="B Lotus" w:hAnsi="Calibri" w:cs="B Lotus"/>
          <w:color w:val="auto"/>
          <w:sz w:val="28"/>
          <w:szCs w:val="28"/>
          <w:rtl/>
        </w:rPr>
        <w:t xml:space="preserve"> تصادف</w:t>
      </w:r>
      <w:r w:rsidRPr="00D13C5A">
        <w:rPr>
          <w:rFonts w:ascii="B Lotus" w:hAnsi="Calibri" w:cs="B Lotus" w:hint="cs"/>
          <w:color w:val="auto"/>
          <w:sz w:val="28"/>
          <w:szCs w:val="28"/>
          <w:rtl/>
        </w:rPr>
        <w:t>ی</w:t>
      </w:r>
      <w:r w:rsidRPr="00D13C5A">
        <w:rPr>
          <w:rFonts w:ascii="B Lotus" w:hAnsi="Calibri" w:cs="B Lotus"/>
          <w:color w:val="auto"/>
          <w:sz w:val="28"/>
          <w:szCs w:val="28"/>
          <w:rtl/>
        </w:rPr>
        <w:t xml:space="preserve"> ساده انتخاب شدند. ابزارها</w:t>
      </w:r>
      <w:r w:rsidRPr="00D13C5A">
        <w:rPr>
          <w:rFonts w:ascii="B Lotus" w:hAnsi="Calibri" w:cs="B Lotus" w:hint="cs"/>
          <w:color w:val="auto"/>
          <w:sz w:val="28"/>
          <w:szCs w:val="28"/>
          <w:rtl/>
        </w:rPr>
        <w:t>ی</w:t>
      </w:r>
      <w:r w:rsidRPr="00D13C5A">
        <w:rPr>
          <w:rFonts w:ascii="B Lotus" w:hAnsi="Calibri" w:cs="B Lotus"/>
          <w:color w:val="auto"/>
          <w:sz w:val="28"/>
          <w:szCs w:val="28"/>
          <w:rtl/>
        </w:rPr>
        <w:t xml:space="preserve"> گردآور</w:t>
      </w:r>
      <w:r w:rsidRPr="00D13C5A">
        <w:rPr>
          <w:rFonts w:ascii="B Lotus" w:hAnsi="Calibri" w:cs="B Lotus" w:hint="cs"/>
          <w:color w:val="auto"/>
          <w:sz w:val="28"/>
          <w:szCs w:val="28"/>
          <w:rtl/>
        </w:rPr>
        <w:t>ی</w:t>
      </w:r>
      <w:r w:rsidRPr="00D13C5A">
        <w:rPr>
          <w:rFonts w:ascii="B Lotus" w:hAnsi="Calibri" w:cs="B Lotus"/>
          <w:color w:val="auto"/>
          <w:sz w:val="28"/>
          <w:szCs w:val="28"/>
          <w:rtl/>
        </w:rPr>
        <w:t xml:space="preserve"> داده‌ها شامل پرسشنامه هوش معنو</w:t>
      </w:r>
      <w:r w:rsidRPr="00D13C5A">
        <w:rPr>
          <w:rFonts w:ascii="B Lotus" w:hAnsi="Calibri" w:cs="B Lotus" w:hint="cs"/>
          <w:color w:val="auto"/>
          <w:sz w:val="28"/>
          <w:szCs w:val="28"/>
          <w:rtl/>
        </w:rPr>
        <w:t>ی</w:t>
      </w:r>
      <w:r w:rsidRPr="00D13C5A">
        <w:rPr>
          <w:rFonts w:ascii="B Lotus" w:hAnsi="Calibri" w:cs="B Lotus"/>
          <w:color w:val="auto"/>
          <w:sz w:val="28"/>
          <w:szCs w:val="28"/>
          <w:rtl/>
        </w:rPr>
        <w:t xml:space="preserve"> ک</w:t>
      </w:r>
      <w:r w:rsidRPr="00D13C5A">
        <w:rPr>
          <w:rFonts w:ascii="B Lotus" w:hAnsi="Calibri" w:cs="B Lotus" w:hint="cs"/>
          <w:color w:val="auto"/>
          <w:sz w:val="28"/>
          <w:szCs w:val="28"/>
          <w:rtl/>
        </w:rPr>
        <w:t>ی</w:t>
      </w:r>
      <w:r w:rsidRPr="00D13C5A">
        <w:rPr>
          <w:rFonts w:ascii="B Lotus" w:hAnsi="Calibri" w:cs="B Lotus" w:hint="eastAsia"/>
          <w:color w:val="auto"/>
          <w:sz w:val="28"/>
          <w:szCs w:val="28"/>
          <w:rtl/>
        </w:rPr>
        <w:t>نگ</w:t>
      </w:r>
      <w:r w:rsidRPr="00D13C5A">
        <w:rPr>
          <w:rFonts w:ascii="B Lotus" w:hAnsi="Calibri" w:cs="B Lotus"/>
          <w:color w:val="auto"/>
          <w:sz w:val="28"/>
          <w:szCs w:val="28"/>
          <w:rtl/>
        </w:rPr>
        <w:t xml:space="preserve"> (</w:t>
      </w:r>
      <w:r w:rsidRPr="00D13C5A">
        <w:rPr>
          <w:rFonts w:ascii="B Lotus" w:hAnsi="Calibri" w:cs="B Lotus"/>
          <w:color w:val="auto"/>
          <w:sz w:val="28"/>
          <w:szCs w:val="28"/>
          <w:rtl/>
          <w:lang w:bidi="fa-IR"/>
        </w:rPr>
        <w:t>۲۰۰۰)</w:t>
      </w:r>
      <w:r w:rsidRPr="00D13C5A">
        <w:rPr>
          <w:rFonts w:ascii="B Lotus" w:hAnsi="Calibri" w:cs="B Lotus"/>
          <w:color w:val="auto"/>
          <w:sz w:val="28"/>
          <w:szCs w:val="28"/>
          <w:rtl/>
        </w:rPr>
        <w:t>، پرسشنامه اضطراب سلامت</w:t>
      </w:r>
      <w:r w:rsidRPr="00D13C5A">
        <w:rPr>
          <w:rFonts w:ascii="B Lotus" w:hAnsi="Calibri" w:cs="B Lotus" w:hint="cs"/>
          <w:color w:val="auto"/>
          <w:sz w:val="28"/>
          <w:szCs w:val="28"/>
          <w:rtl/>
        </w:rPr>
        <w:t>ی</w:t>
      </w:r>
      <w:r w:rsidRPr="00D13C5A">
        <w:rPr>
          <w:rFonts w:ascii="B Lotus" w:hAnsi="Calibri" w:cs="B Lotus"/>
          <w:color w:val="auto"/>
          <w:sz w:val="28"/>
          <w:szCs w:val="28"/>
          <w:rtl/>
        </w:rPr>
        <w:t xml:space="preserve"> سالکوسک</w:t>
      </w:r>
      <w:r w:rsidRPr="00D13C5A">
        <w:rPr>
          <w:rFonts w:ascii="B Lotus" w:hAnsi="Calibri" w:cs="B Lotus" w:hint="cs"/>
          <w:color w:val="auto"/>
          <w:sz w:val="28"/>
          <w:szCs w:val="28"/>
          <w:rtl/>
        </w:rPr>
        <w:t>ی</w:t>
      </w:r>
      <w:r w:rsidRPr="00D13C5A">
        <w:rPr>
          <w:rFonts w:ascii="B Lotus" w:hAnsi="Calibri" w:cs="B Lotus" w:hint="eastAsia"/>
          <w:color w:val="auto"/>
          <w:sz w:val="28"/>
          <w:szCs w:val="28"/>
          <w:rtl/>
        </w:rPr>
        <w:t>س</w:t>
      </w:r>
      <w:r w:rsidRPr="00D13C5A">
        <w:rPr>
          <w:rFonts w:ascii="B Lotus" w:hAnsi="Calibri" w:cs="B Lotus"/>
          <w:color w:val="auto"/>
          <w:sz w:val="28"/>
          <w:szCs w:val="28"/>
          <w:rtl/>
        </w:rPr>
        <w:t xml:space="preserve"> و وارو</w:t>
      </w:r>
      <w:r w:rsidRPr="00D13C5A">
        <w:rPr>
          <w:rFonts w:ascii="B Lotus" w:hAnsi="Calibri" w:cs="B Lotus" w:hint="cs"/>
          <w:color w:val="auto"/>
          <w:sz w:val="28"/>
          <w:szCs w:val="28"/>
          <w:rtl/>
        </w:rPr>
        <w:t>ی</w:t>
      </w:r>
      <w:r w:rsidRPr="00D13C5A">
        <w:rPr>
          <w:rFonts w:ascii="B Lotus" w:hAnsi="Calibri" w:cs="B Lotus" w:hint="eastAsia"/>
          <w:color w:val="auto"/>
          <w:sz w:val="28"/>
          <w:szCs w:val="28"/>
          <w:rtl/>
        </w:rPr>
        <w:t>ک</w:t>
      </w:r>
      <w:r w:rsidRPr="00D13C5A">
        <w:rPr>
          <w:rFonts w:ascii="B Lotus" w:hAnsi="Calibri" w:cs="B Lotus"/>
          <w:color w:val="auto"/>
          <w:sz w:val="28"/>
          <w:szCs w:val="28"/>
          <w:rtl/>
        </w:rPr>
        <w:t xml:space="preserve"> (</w:t>
      </w:r>
      <w:r w:rsidRPr="00D13C5A">
        <w:rPr>
          <w:rFonts w:ascii="B Lotus" w:hAnsi="Calibri" w:cs="B Lotus"/>
          <w:color w:val="auto"/>
          <w:sz w:val="28"/>
          <w:szCs w:val="28"/>
          <w:rtl/>
          <w:lang w:bidi="fa-IR"/>
        </w:rPr>
        <w:t xml:space="preserve">۲۰۰۲) </w:t>
      </w:r>
      <w:r w:rsidRPr="00D13C5A">
        <w:rPr>
          <w:rFonts w:ascii="B Lotus" w:hAnsi="Calibri" w:cs="B Lotus"/>
          <w:color w:val="auto"/>
          <w:sz w:val="28"/>
          <w:szCs w:val="28"/>
          <w:rtl/>
        </w:rPr>
        <w:t>و پرسشنامه اضطراب مرگ تمپلر (</w:t>
      </w:r>
      <w:r w:rsidRPr="00D13C5A">
        <w:rPr>
          <w:rFonts w:ascii="B Lotus" w:hAnsi="Calibri" w:cs="B Lotus"/>
          <w:color w:val="auto"/>
          <w:sz w:val="28"/>
          <w:szCs w:val="28"/>
          <w:rtl/>
          <w:lang w:bidi="fa-IR"/>
        </w:rPr>
        <w:t xml:space="preserve">۱۹۷۰) </w:t>
      </w:r>
      <w:r w:rsidRPr="00D13C5A">
        <w:rPr>
          <w:rFonts w:ascii="B Lotus" w:hAnsi="Calibri" w:cs="B Lotus"/>
          <w:color w:val="auto"/>
          <w:sz w:val="28"/>
          <w:szCs w:val="28"/>
          <w:rtl/>
        </w:rPr>
        <w:t>بود. داده‌ها با استفاده از ضر</w:t>
      </w:r>
      <w:r w:rsidRPr="00D13C5A">
        <w:rPr>
          <w:rFonts w:ascii="B Lotus" w:hAnsi="Calibri" w:cs="B Lotus" w:hint="cs"/>
          <w:color w:val="auto"/>
          <w:sz w:val="28"/>
          <w:szCs w:val="28"/>
          <w:rtl/>
        </w:rPr>
        <w:t>ی</w:t>
      </w:r>
      <w:r w:rsidRPr="00D13C5A">
        <w:rPr>
          <w:rFonts w:ascii="B Lotus" w:hAnsi="Calibri" w:cs="B Lotus" w:hint="eastAsia"/>
          <w:color w:val="auto"/>
          <w:sz w:val="28"/>
          <w:szCs w:val="28"/>
          <w:rtl/>
        </w:rPr>
        <w:t>ب</w:t>
      </w:r>
      <w:r w:rsidRPr="00D13C5A">
        <w:rPr>
          <w:rFonts w:ascii="B Lotus" w:hAnsi="Calibri" w:cs="B Lotus"/>
          <w:color w:val="auto"/>
          <w:sz w:val="28"/>
          <w:szCs w:val="28"/>
          <w:rtl/>
        </w:rPr>
        <w:t xml:space="preserve"> همبستگ</w:t>
      </w:r>
      <w:r w:rsidRPr="00D13C5A">
        <w:rPr>
          <w:rFonts w:ascii="B Lotus" w:hAnsi="Calibri" w:cs="B Lotus" w:hint="cs"/>
          <w:color w:val="auto"/>
          <w:sz w:val="28"/>
          <w:szCs w:val="28"/>
          <w:rtl/>
        </w:rPr>
        <w:t>ی</w:t>
      </w:r>
      <w:r w:rsidRPr="00D13C5A">
        <w:rPr>
          <w:rFonts w:ascii="B Lotus" w:hAnsi="Calibri" w:cs="B Lotus"/>
          <w:color w:val="auto"/>
          <w:sz w:val="28"/>
          <w:szCs w:val="28"/>
          <w:rtl/>
        </w:rPr>
        <w:t xml:space="preserve"> پ</w:t>
      </w:r>
      <w:r w:rsidRPr="00D13C5A">
        <w:rPr>
          <w:rFonts w:ascii="B Lotus" w:hAnsi="Calibri" w:cs="B Lotus" w:hint="cs"/>
          <w:color w:val="auto"/>
          <w:sz w:val="28"/>
          <w:szCs w:val="28"/>
          <w:rtl/>
        </w:rPr>
        <w:t>ی</w:t>
      </w:r>
      <w:r w:rsidRPr="00D13C5A">
        <w:rPr>
          <w:rFonts w:ascii="B Lotus" w:hAnsi="Calibri" w:cs="B Lotus" w:hint="eastAsia"/>
          <w:color w:val="auto"/>
          <w:sz w:val="28"/>
          <w:szCs w:val="28"/>
          <w:rtl/>
        </w:rPr>
        <w:t>رسون</w:t>
      </w:r>
      <w:r w:rsidRPr="00D13C5A">
        <w:rPr>
          <w:rFonts w:ascii="B Lotus" w:hAnsi="Calibri" w:cs="B Lotus"/>
          <w:color w:val="auto"/>
          <w:sz w:val="28"/>
          <w:szCs w:val="28"/>
          <w:rtl/>
        </w:rPr>
        <w:t xml:space="preserve"> و رگرس</w:t>
      </w:r>
      <w:r w:rsidRPr="00D13C5A">
        <w:rPr>
          <w:rFonts w:ascii="B Lotus" w:hAnsi="Calibri" w:cs="B Lotus" w:hint="cs"/>
          <w:color w:val="auto"/>
          <w:sz w:val="28"/>
          <w:szCs w:val="28"/>
          <w:rtl/>
        </w:rPr>
        <w:t>ی</w:t>
      </w:r>
      <w:r w:rsidRPr="00D13C5A">
        <w:rPr>
          <w:rFonts w:ascii="B Lotus" w:hAnsi="Calibri" w:cs="B Lotus" w:hint="eastAsia"/>
          <w:color w:val="auto"/>
          <w:sz w:val="28"/>
          <w:szCs w:val="28"/>
          <w:rtl/>
        </w:rPr>
        <w:t>ون</w:t>
      </w:r>
      <w:r w:rsidRPr="00D13C5A">
        <w:rPr>
          <w:rFonts w:ascii="B Lotus" w:hAnsi="Calibri" w:cs="B Lotus"/>
          <w:color w:val="auto"/>
          <w:sz w:val="28"/>
          <w:szCs w:val="28"/>
          <w:rtl/>
        </w:rPr>
        <w:t xml:space="preserve"> گام به گام تحل</w:t>
      </w:r>
      <w:r w:rsidRPr="00D13C5A">
        <w:rPr>
          <w:rFonts w:ascii="B Lotus" w:hAnsi="Calibri" w:cs="B Lotus" w:hint="cs"/>
          <w:color w:val="auto"/>
          <w:sz w:val="28"/>
          <w:szCs w:val="28"/>
          <w:rtl/>
        </w:rPr>
        <w:t>ی</w:t>
      </w:r>
      <w:r w:rsidRPr="00D13C5A">
        <w:rPr>
          <w:rFonts w:ascii="B Lotus" w:hAnsi="Calibri" w:cs="B Lotus" w:hint="eastAsia"/>
          <w:color w:val="auto"/>
          <w:sz w:val="28"/>
          <w:szCs w:val="28"/>
          <w:rtl/>
        </w:rPr>
        <w:t>ل</w:t>
      </w:r>
      <w:r w:rsidRPr="00D13C5A">
        <w:rPr>
          <w:rFonts w:ascii="B Lotus" w:hAnsi="Calibri" w:cs="B Lotus"/>
          <w:color w:val="auto"/>
          <w:sz w:val="28"/>
          <w:szCs w:val="28"/>
          <w:rtl/>
        </w:rPr>
        <w:t xml:space="preserve"> </w:t>
      </w:r>
      <w:r w:rsidRPr="00D13C5A">
        <w:rPr>
          <w:rFonts w:ascii="B Lotus" w:hAnsi="Calibri" w:cs="B Lotus" w:hint="eastAsia"/>
          <w:color w:val="auto"/>
          <w:sz w:val="28"/>
          <w:szCs w:val="28"/>
          <w:rtl/>
        </w:rPr>
        <w:t>شدند</w:t>
      </w:r>
      <w:r w:rsidRPr="00D13C5A">
        <w:rPr>
          <w:rFonts w:ascii="B Lotus" w:hAnsi="Calibri" w:cs="B Lotus"/>
          <w:color w:val="auto"/>
          <w:sz w:val="28"/>
          <w:szCs w:val="28"/>
          <w:rtl/>
        </w:rPr>
        <w:t>. نتا</w:t>
      </w:r>
      <w:r w:rsidRPr="00D13C5A">
        <w:rPr>
          <w:rFonts w:ascii="B Lotus" w:hAnsi="Calibri" w:cs="B Lotus" w:hint="cs"/>
          <w:color w:val="auto"/>
          <w:sz w:val="28"/>
          <w:szCs w:val="28"/>
          <w:rtl/>
        </w:rPr>
        <w:t>ی</w:t>
      </w:r>
      <w:r w:rsidRPr="00D13C5A">
        <w:rPr>
          <w:rFonts w:ascii="B Lotus" w:hAnsi="Calibri" w:cs="B Lotus" w:hint="eastAsia"/>
          <w:color w:val="auto"/>
          <w:sz w:val="28"/>
          <w:szCs w:val="28"/>
          <w:rtl/>
        </w:rPr>
        <w:t>ج</w:t>
      </w:r>
      <w:r w:rsidRPr="00D13C5A">
        <w:rPr>
          <w:rFonts w:ascii="B Lotus" w:hAnsi="Calibri" w:cs="B Lotus"/>
          <w:color w:val="auto"/>
          <w:sz w:val="28"/>
          <w:szCs w:val="28"/>
          <w:rtl/>
        </w:rPr>
        <w:t xml:space="preserve"> نشان داد ب</w:t>
      </w:r>
      <w:r w:rsidRPr="00D13C5A">
        <w:rPr>
          <w:rFonts w:ascii="B Lotus" w:hAnsi="Calibri" w:cs="B Lotus" w:hint="cs"/>
          <w:color w:val="auto"/>
          <w:sz w:val="28"/>
          <w:szCs w:val="28"/>
          <w:rtl/>
        </w:rPr>
        <w:t>ی</w:t>
      </w:r>
      <w:r w:rsidRPr="00D13C5A">
        <w:rPr>
          <w:rFonts w:ascii="B Lotus" w:hAnsi="Calibri" w:cs="B Lotus" w:hint="eastAsia"/>
          <w:color w:val="auto"/>
          <w:sz w:val="28"/>
          <w:szCs w:val="28"/>
          <w:rtl/>
        </w:rPr>
        <w:t>ن</w:t>
      </w:r>
      <w:r w:rsidRPr="00D13C5A">
        <w:rPr>
          <w:rFonts w:ascii="B Lotus" w:hAnsi="Calibri" w:cs="B Lotus"/>
          <w:color w:val="auto"/>
          <w:sz w:val="28"/>
          <w:szCs w:val="28"/>
          <w:rtl/>
        </w:rPr>
        <w:t xml:space="preserve"> هوش معنو</w:t>
      </w:r>
      <w:r w:rsidRPr="00D13C5A">
        <w:rPr>
          <w:rFonts w:ascii="B Lotus" w:hAnsi="Calibri" w:cs="B Lotus" w:hint="cs"/>
          <w:color w:val="auto"/>
          <w:sz w:val="28"/>
          <w:szCs w:val="28"/>
          <w:rtl/>
        </w:rPr>
        <w:t>ی</w:t>
      </w:r>
      <w:r w:rsidRPr="00D13C5A">
        <w:rPr>
          <w:rFonts w:ascii="B Lotus" w:hAnsi="Calibri" w:cs="B Lotus"/>
          <w:color w:val="auto"/>
          <w:sz w:val="28"/>
          <w:szCs w:val="28"/>
          <w:rtl/>
        </w:rPr>
        <w:t xml:space="preserve"> و اضطراب مرگ سالمندان رابطه منف</w:t>
      </w:r>
      <w:r w:rsidRPr="00D13C5A">
        <w:rPr>
          <w:rFonts w:ascii="B Lotus" w:hAnsi="Calibri" w:cs="B Lotus" w:hint="cs"/>
          <w:color w:val="auto"/>
          <w:sz w:val="28"/>
          <w:szCs w:val="28"/>
          <w:rtl/>
        </w:rPr>
        <w:t>ی</w:t>
      </w:r>
      <w:r w:rsidRPr="00D13C5A">
        <w:rPr>
          <w:rFonts w:ascii="B Lotus" w:hAnsi="Calibri" w:cs="B Lotus"/>
          <w:color w:val="auto"/>
          <w:sz w:val="28"/>
          <w:szCs w:val="28"/>
          <w:rtl/>
        </w:rPr>
        <w:t xml:space="preserve"> و معنادار وجود دارد (</w:t>
      </w:r>
      <w:r w:rsidRPr="00D13C5A">
        <w:rPr>
          <w:rFonts w:ascii="B Lotus" w:hAnsi="Calibri" w:cs="B Lotus"/>
          <w:color w:val="auto"/>
          <w:sz w:val="28"/>
          <w:szCs w:val="28"/>
        </w:rPr>
        <w:t>r=-0.46, p&lt;0.01</w:t>
      </w:r>
      <w:r w:rsidRPr="00D13C5A">
        <w:rPr>
          <w:rFonts w:ascii="B Lotus" w:hAnsi="Calibri" w:cs="B Lotus"/>
          <w:color w:val="auto"/>
          <w:sz w:val="28"/>
          <w:szCs w:val="28"/>
          <w:rtl/>
        </w:rPr>
        <w:t>) و ب</w:t>
      </w:r>
      <w:r w:rsidRPr="00D13C5A">
        <w:rPr>
          <w:rFonts w:ascii="B Lotus" w:hAnsi="Calibri" w:cs="B Lotus" w:hint="cs"/>
          <w:color w:val="auto"/>
          <w:sz w:val="28"/>
          <w:szCs w:val="28"/>
          <w:rtl/>
        </w:rPr>
        <w:t>ی</w:t>
      </w:r>
      <w:r w:rsidRPr="00D13C5A">
        <w:rPr>
          <w:rFonts w:ascii="B Lotus" w:hAnsi="Calibri" w:cs="B Lotus" w:hint="eastAsia"/>
          <w:color w:val="auto"/>
          <w:sz w:val="28"/>
          <w:szCs w:val="28"/>
          <w:rtl/>
        </w:rPr>
        <w:t>ن</w:t>
      </w:r>
      <w:r w:rsidRPr="00D13C5A">
        <w:rPr>
          <w:rFonts w:ascii="B Lotus" w:hAnsi="Calibri" w:cs="B Lotus"/>
          <w:color w:val="auto"/>
          <w:sz w:val="28"/>
          <w:szCs w:val="28"/>
          <w:rtl/>
        </w:rPr>
        <w:t xml:space="preserve"> اضطراب سلامت</w:t>
      </w:r>
      <w:r w:rsidRPr="00D13C5A">
        <w:rPr>
          <w:rFonts w:ascii="B Lotus" w:hAnsi="Calibri" w:cs="B Lotus" w:hint="cs"/>
          <w:color w:val="auto"/>
          <w:sz w:val="28"/>
          <w:szCs w:val="28"/>
          <w:rtl/>
        </w:rPr>
        <w:t>ی</w:t>
      </w:r>
      <w:r w:rsidRPr="00D13C5A">
        <w:rPr>
          <w:rFonts w:ascii="B Lotus" w:hAnsi="Calibri" w:cs="B Lotus"/>
          <w:color w:val="auto"/>
          <w:sz w:val="28"/>
          <w:szCs w:val="28"/>
          <w:rtl/>
        </w:rPr>
        <w:t xml:space="preserve"> و اضطراب مرگ رابطه مثبت و معنادار مشاهده شد (</w:t>
      </w:r>
      <w:r w:rsidRPr="00D13C5A">
        <w:rPr>
          <w:rFonts w:ascii="B Lotus" w:hAnsi="Calibri" w:cs="B Lotus"/>
          <w:color w:val="auto"/>
          <w:sz w:val="28"/>
          <w:szCs w:val="28"/>
        </w:rPr>
        <w:t>r=0.58, p&lt;0.01</w:t>
      </w:r>
      <w:r w:rsidRPr="00D13C5A">
        <w:rPr>
          <w:rFonts w:ascii="B Lotus" w:hAnsi="Calibri" w:cs="B Lotus"/>
          <w:color w:val="auto"/>
          <w:sz w:val="28"/>
          <w:szCs w:val="28"/>
          <w:rtl/>
        </w:rPr>
        <w:t>). همچن</w:t>
      </w:r>
      <w:r w:rsidRPr="00D13C5A">
        <w:rPr>
          <w:rFonts w:ascii="B Lotus" w:hAnsi="Calibri" w:cs="B Lotus" w:hint="cs"/>
          <w:color w:val="auto"/>
          <w:sz w:val="28"/>
          <w:szCs w:val="28"/>
          <w:rtl/>
        </w:rPr>
        <w:t>ی</w:t>
      </w:r>
      <w:r w:rsidRPr="00D13C5A">
        <w:rPr>
          <w:rFonts w:ascii="B Lotus" w:hAnsi="Calibri" w:cs="B Lotus" w:hint="eastAsia"/>
          <w:color w:val="auto"/>
          <w:sz w:val="28"/>
          <w:szCs w:val="28"/>
          <w:rtl/>
        </w:rPr>
        <w:t>ن</w:t>
      </w:r>
      <w:r w:rsidRPr="00D13C5A">
        <w:rPr>
          <w:rFonts w:ascii="B Lotus" w:hAnsi="Calibri" w:cs="B Lotus"/>
          <w:color w:val="auto"/>
          <w:sz w:val="28"/>
          <w:szCs w:val="28"/>
          <w:rtl/>
        </w:rPr>
        <w:t xml:space="preserve"> نتا</w:t>
      </w:r>
      <w:r w:rsidRPr="00D13C5A">
        <w:rPr>
          <w:rFonts w:ascii="B Lotus" w:hAnsi="Calibri" w:cs="B Lotus" w:hint="cs"/>
          <w:color w:val="auto"/>
          <w:sz w:val="28"/>
          <w:szCs w:val="28"/>
          <w:rtl/>
        </w:rPr>
        <w:t>ی</w:t>
      </w:r>
      <w:r w:rsidRPr="00D13C5A">
        <w:rPr>
          <w:rFonts w:ascii="B Lotus" w:hAnsi="Calibri" w:cs="B Lotus" w:hint="eastAsia"/>
          <w:color w:val="auto"/>
          <w:sz w:val="28"/>
          <w:szCs w:val="28"/>
          <w:rtl/>
        </w:rPr>
        <w:t>ج</w:t>
      </w:r>
      <w:r w:rsidRPr="00D13C5A">
        <w:rPr>
          <w:rFonts w:ascii="B Lotus" w:hAnsi="Calibri" w:cs="B Lotus"/>
          <w:color w:val="auto"/>
          <w:sz w:val="28"/>
          <w:szCs w:val="28"/>
          <w:rtl/>
        </w:rPr>
        <w:t xml:space="preserve"> رگرس</w:t>
      </w:r>
      <w:r w:rsidRPr="00D13C5A">
        <w:rPr>
          <w:rFonts w:ascii="B Lotus" w:hAnsi="Calibri" w:cs="B Lotus" w:hint="cs"/>
          <w:color w:val="auto"/>
          <w:sz w:val="28"/>
          <w:szCs w:val="28"/>
          <w:rtl/>
        </w:rPr>
        <w:t>ی</w:t>
      </w:r>
      <w:r w:rsidRPr="00D13C5A">
        <w:rPr>
          <w:rFonts w:ascii="B Lotus" w:hAnsi="Calibri" w:cs="B Lotus" w:hint="eastAsia"/>
          <w:color w:val="auto"/>
          <w:sz w:val="28"/>
          <w:szCs w:val="28"/>
          <w:rtl/>
        </w:rPr>
        <w:t>ون</w:t>
      </w:r>
      <w:r w:rsidRPr="00D13C5A">
        <w:rPr>
          <w:rFonts w:ascii="B Lotus" w:hAnsi="Calibri" w:cs="B Lotus"/>
          <w:color w:val="auto"/>
          <w:sz w:val="28"/>
          <w:szCs w:val="28"/>
          <w:rtl/>
        </w:rPr>
        <w:t xml:space="preserve"> گام به گام نشان داد که متغ</w:t>
      </w:r>
      <w:r w:rsidRPr="00D13C5A">
        <w:rPr>
          <w:rFonts w:ascii="B Lotus" w:hAnsi="Calibri" w:cs="B Lotus" w:hint="cs"/>
          <w:color w:val="auto"/>
          <w:sz w:val="28"/>
          <w:szCs w:val="28"/>
          <w:rtl/>
        </w:rPr>
        <w:t>ی</w:t>
      </w:r>
      <w:r w:rsidRPr="00D13C5A">
        <w:rPr>
          <w:rFonts w:ascii="B Lotus" w:hAnsi="Calibri" w:cs="B Lotus" w:hint="eastAsia"/>
          <w:color w:val="auto"/>
          <w:sz w:val="28"/>
          <w:szCs w:val="28"/>
          <w:rtl/>
        </w:rPr>
        <w:t>رها</w:t>
      </w:r>
      <w:r w:rsidRPr="00D13C5A">
        <w:rPr>
          <w:rFonts w:ascii="B Lotus" w:hAnsi="Calibri" w:cs="B Lotus" w:hint="cs"/>
          <w:color w:val="auto"/>
          <w:sz w:val="28"/>
          <w:szCs w:val="28"/>
          <w:rtl/>
        </w:rPr>
        <w:t>ی</w:t>
      </w:r>
      <w:r w:rsidRPr="00D13C5A">
        <w:rPr>
          <w:rFonts w:ascii="B Lotus" w:hAnsi="Calibri" w:cs="B Lotus"/>
          <w:color w:val="auto"/>
          <w:sz w:val="28"/>
          <w:szCs w:val="28"/>
          <w:rtl/>
        </w:rPr>
        <w:t xml:space="preserve"> اضطراب سلامت</w:t>
      </w:r>
      <w:r w:rsidRPr="00D13C5A">
        <w:rPr>
          <w:rFonts w:ascii="B Lotus" w:hAnsi="Calibri" w:cs="B Lotus" w:hint="cs"/>
          <w:color w:val="auto"/>
          <w:sz w:val="28"/>
          <w:szCs w:val="28"/>
          <w:rtl/>
        </w:rPr>
        <w:t>ی</w:t>
      </w:r>
      <w:r w:rsidRPr="00D13C5A">
        <w:rPr>
          <w:rFonts w:ascii="B Lotus" w:hAnsi="Calibri" w:cs="B Lotus" w:hint="eastAsia"/>
          <w:color w:val="auto"/>
          <w:sz w:val="28"/>
          <w:szCs w:val="28"/>
          <w:rtl/>
        </w:rPr>
        <w:t>،</w:t>
      </w:r>
      <w:r w:rsidRPr="00D13C5A">
        <w:rPr>
          <w:rFonts w:ascii="B Lotus" w:hAnsi="Calibri" w:cs="B Lotus"/>
          <w:color w:val="auto"/>
          <w:sz w:val="28"/>
          <w:szCs w:val="28"/>
          <w:rtl/>
        </w:rPr>
        <w:t xml:space="preserve"> </w:t>
      </w:r>
      <w:r w:rsidRPr="00D13C5A">
        <w:rPr>
          <w:rFonts w:ascii="B Lotus" w:hAnsi="Calibri" w:cs="B Lotus" w:hint="eastAsia"/>
          <w:color w:val="auto"/>
          <w:sz w:val="28"/>
          <w:szCs w:val="28"/>
          <w:rtl/>
        </w:rPr>
        <w:t>هوش</w:t>
      </w:r>
      <w:r w:rsidRPr="00D13C5A">
        <w:rPr>
          <w:rFonts w:ascii="B Lotus" w:hAnsi="Calibri" w:cs="B Lotus"/>
          <w:color w:val="auto"/>
          <w:sz w:val="28"/>
          <w:szCs w:val="28"/>
          <w:rtl/>
        </w:rPr>
        <w:t xml:space="preserve"> معنو</w:t>
      </w:r>
      <w:r w:rsidRPr="00D13C5A">
        <w:rPr>
          <w:rFonts w:ascii="B Lotus" w:hAnsi="Calibri" w:cs="B Lotus" w:hint="cs"/>
          <w:color w:val="auto"/>
          <w:sz w:val="28"/>
          <w:szCs w:val="28"/>
          <w:rtl/>
        </w:rPr>
        <w:t>ی</w:t>
      </w:r>
      <w:r w:rsidRPr="00D13C5A">
        <w:rPr>
          <w:rFonts w:ascii="B Lotus" w:hAnsi="Calibri" w:cs="B Lotus" w:hint="eastAsia"/>
          <w:color w:val="auto"/>
          <w:sz w:val="28"/>
          <w:szCs w:val="28"/>
          <w:rtl/>
        </w:rPr>
        <w:t>،</w:t>
      </w:r>
      <w:r w:rsidRPr="00D13C5A">
        <w:rPr>
          <w:rFonts w:ascii="B Lotus" w:hAnsi="Calibri" w:cs="B Lotus"/>
          <w:color w:val="auto"/>
          <w:sz w:val="28"/>
          <w:szCs w:val="28"/>
          <w:rtl/>
        </w:rPr>
        <w:t xml:space="preserve"> ا</w:t>
      </w:r>
      <w:r w:rsidRPr="00D13C5A">
        <w:rPr>
          <w:rFonts w:ascii="B Lotus" w:hAnsi="Calibri" w:cs="B Lotus" w:hint="cs"/>
          <w:color w:val="auto"/>
          <w:sz w:val="28"/>
          <w:szCs w:val="28"/>
          <w:rtl/>
        </w:rPr>
        <w:t>ی</w:t>
      </w:r>
      <w:r w:rsidRPr="00D13C5A">
        <w:rPr>
          <w:rFonts w:ascii="B Lotus" w:hAnsi="Calibri" w:cs="B Lotus" w:hint="eastAsia"/>
          <w:color w:val="auto"/>
          <w:sz w:val="28"/>
          <w:szCs w:val="28"/>
          <w:rtl/>
        </w:rPr>
        <w:t>جاد</w:t>
      </w:r>
      <w:r w:rsidRPr="00D13C5A">
        <w:rPr>
          <w:rFonts w:ascii="B Lotus" w:hAnsi="Calibri" w:cs="B Lotus"/>
          <w:color w:val="auto"/>
          <w:sz w:val="28"/>
          <w:szCs w:val="28"/>
          <w:rtl/>
        </w:rPr>
        <w:t xml:space="preserve"> معنا</w:t>
      </w:r>
      <w:r w:rsidRPr="00D13C5A">
        <w:rPr>
          <w:rFonts w:ascii="B Lotus" w:hAnsi="Calibri" w:cs="B Lotus" w:hint="cs"/>
          <w:color w:val="auto"/>
          <w:sz w:val="28"/>
          <w:szCs w:val="28"/>
          <w:rtl/>
        </w:rPr>
        <w:t>ی</w:t>
      </w:r>
      <w:r w:rsidRPr="00D13C5A">
        <w:rPr>
          <w:rFonts w:ascii="B Lotus" w:hAnsi="Calibri" w:cs="B Lotus"/>
          <w:color w:val="auto"/>
          <w:sz w:val="28"/>
          <w:szCs w:val="28"/>
          <w:rtl/>
        </w:rPr>
        <w:t xml:space="preserve"> شخص</w:t>
      </w:r>
      <w:r w:rsidRPr="00D13C5A">
        <w:rPr>
          <w:rFonts w:ascii="B Lotus" w:hAnsi="Calibri" w:cs="B Lotus" w:hint="cs"/>
          <w:color w:val="auto"/>
          <w:sz w:val="28"/>
          <w:szCs w:val="28"/>
          <w:rtl/>
        </w:rPr>
        <w:t>ی</w:t>
      </w:r>
      <w:r w:rsidRPr="00D13C5A">
        <w:rPr>
          <w:rFonts w:ascii="B Lotus" w:hAnsi="Calibri" w:cs="B Lotus"/>
          <w:color w:val="auto"/>
          <w:sz w:val="28"/>
          <w:szCs w:val="28"/>
          <w:rtl/>
        </w:rPr>
        <w:t xml:space="preserve"> و تفکر وجود</w:t>
      </w:r>
      <w:r w:rsidRPr="00D13C5A">
        <w:rPr>
          <w:rFonts w:ascii="B Lotus" w:hAnsi="Calibri" w:cs="B Lotus" w:hint="cs"/>
          <w:color w:val="auto"/>
          <w:sz w:val="28"/>
          <w:szCs w:val="28"/>
          <w:rtl/>
        </w:rPr>
        <w:t>ی</w:t>
      </w:r>
      <w:r w:rsidRPr="00D13C5A">
        <w:rPr>
          <w:rFonts w:ascii="B Lotus" w:hAnsi="Calibri" w:cs="B Lotus"/>
          <w:color w:val="auto"/>
          <w:sz w:val="28"/>
          <w:szCs w:val="28"/>
          <w:rtl/>
        </w:rPr>
        <w:t xml:space="preserve"> انتقاد</w:t>
      </w:r>
      <w:r w:rsidRPr="00D13C5A">
        <w:rPr>
          <w:rFonts w:ascii="B Lotus" w:hAnsi="Calibri" w:cs="B Lotus" w:hint="cs"/>
          <w:color w:val="auto"/>
          <w:sz w:val="28"/>
          <w:szCs w:val="28"/>
          <w:rtl/>
        </w:rPr>
        <w:t>ی</w:t>
      </w:r>
      <w:r w:rsidRPr="00D13C5A">
        <w:rPr>
          <w:rFonts w:ascii="B Lotus" w:hAnsi="Calibri" w:cs="B Lotus"/>
          <w:color w:val="auto"/>
          <w:sz w:val="28"/>
          <w:szCs w:val="28"/>
          <w:rtl/>
        </w:rPr>
        <w:t xml:space="preserve"> در مجموع 54 درصد از وار</w:t>
      </w:r>
      <w:r w:rsidRPr="00D13C5A">
        <w:rPr>
          <w:rFonts w:ascii="B Lotus" w:hAnsi="Calibri" w:cs="B Lotus" w:hint="cs"/>
          <w:color w:val="auto"/>
          <w:sz w:val="28"/>
          <w:szCs w:val="28"/>
          <w:rtl/>
        </w:rPr>
        <w:t>ی</w:t>
      </w:r>
      <w:r w:rsidRPr="00D13C5A">
        <w:rPr>
          <w:rFonts w:ascii="B Lotus" w:hAnsi="Calibri" w:cs="B Lotus" w:hint="eastAsia"/>
          <w:color w:val="auto"/>
          <w:sz w:val="28"/>
          <w:szCs w:val="28"/>
          <w:rtl/>
        </w:rPr>
        <w:t>انس</w:t>
      </w:r>
      <w:r w:rsidRPr="00D13C5A">
        <w:rPr>
          <w:rFonts w:ascii="B Lotus" w:hAnsi="Calibri" w:cs="B Lotus"/>
          <w:color w:val="auto"/>
          <w:sz w:val="28"/>
          <w:szCs w:val="28"/>
          <w:rtl/>
        </w:rPr>
        <w:t xml:space="preserve"> اضطراب مرگ سالمندان را تب</w:t>
      </w:r>
      <w:r w:rsidRPr="00D13C5A">
        <w:rPr>
          <w:rFonts w:ascii="B Lotus" w:hAnsi="Calibri" w:cs="B Lotus" w:hint="cs"/>
          <w:color w:val="auto"/>
          <w:sz w:val="28"/>
          <w:szCs w:val="28"/>
          <w:rtl/>
        </w:rPr>
        <w:t>یی</w:t>
      </w:r>
      <w:r w:rsidRPr="00D13C5A">
        <w:rPr>
          <w:rFonts w:ascii="B Lotus" w:hAnsi="Calibri" w:cs="B Lotus" w:hint="eastAsia"/>
          <w:color w:val="auto"/>
          <w:sz w:val="28"/>
          <w:szCs w:val="28"/>
          <w:rtl/>
        </w:rPr>
        <w:t>ن</w:t>
      </w:r>
      <w:r w:rsidRPr="00D13C5A">
        <w:rPr>
          <w:rFonts w:ascii="B Lotus" w:hAnsi="Calibri" w:cs="B Lotus"/>
          <w:color w:val="auto"/>
          <w:sz w:val="28"/>
          <w:szCs w:val="28"/>
          <w:rtl/>
        </w:rPr>
        <w:t xml:space="preserve"> م</w:t>
      </w:r>
      <w:r w:rsidRPr="00D13C5A">
        <w:rPr>
          <w:rFonts w:ascii="B Lotus" w:hAnsi="Calibri" w:cs="B Lotus" w:hint="cs"/>
          <w:color w:val="auto"/>
          <w:sz w:val="28"/>
          <w:szCs w:val="28"/>
          <w:rtl/>
        </w:rPr>
        <w:t>ی‌</w:t>
      </w:r>
      <w:r w:rsidRPr="00D13C5A">
        <w:rPr>
          <w:rFonts w:ascii="B Lotus" w:hAnsi="Calibri" w:cs="B Lotus" w:hint="eastAsia"/>
          <w:color w:val="auto"/>
          <w:sz w:val="28"/>
          <w:szCs w:val="28"/>
          <w:rtl/>
        </w:rPr>
        <w:t>کنند</w:t>
      </w:r>
      <w:r w:rsidRPr="00D13C5A">
        <w:rPr>
          <w:rFonts w:ascii="B Lotus" w:hAnsi="Calibri" w:cs="B Lotus"/>
          <w:color w:val="auto"/>
          <w:sz w:val="28"/>
          <w:szCs w:val="28"/>
          <w:rtl/>
        </w:rPr>
        <w:t xml:space="preserve"> (</w:t>
      </w:r>
      <w:r w:rsidRPr="00D13C5A">
        <w:rPr>
          <w:rFonts w:ascii="B Lotus" w:hAnsi="Calibri" w:cs="B Lotus"/>
          <w:color w:val="auto"/>
          <w:sz w:val="28"/>
          <w:szCs w:val="28"/>
        </w:rPr>
        <w:t>R</w:t>
      </w:r>
      <w:r w:rsidRPr="00D13C5A">
        <w:rPr>
          <w:rFonts w:ascii="B Lotus" w:hAnsi="Calibri" w:cs="B Lotus"/>
          <w:color w:val="auto"/>
          <w:sz w:val="28"/>
          <w:szCs w:val="28"/>
        </w:rPr>
        <w:t>²</w:t>
      </w:r>
      <w:r w:rsidRPr="00D13C5A">
        <w:rPr>
          <w:rFonts w:ascii="B Lotus" w:hAnsi="Calibri" w:cs="B Lotus"/>
          <w:color w:val="auto"/>
          <w:sz w:val="28"/>
          <w:szCs w:val="28"/>
        </w:rPr>
        <w:t>=0.54, p&lt;0.001</w:t>
      </w:r>
      <w:r w:rsidRPr="00D13C5A">
        <w:rPr>
          <w:rFonts w:ascii="B Lotus" w:hAnsi="Calibri" w:cs="B Lotus"/>
          <w:color w:val="auto"/>
          <w:sz w:val="28"/>
          <w:szCs w:val="28"/>
          <w:rtl/>
        </w:rPr>
        <w:t>). به طور کل</w:t>
      </w:r>
      <w:r w:rsidRPr="00D13C5A">
        <w:rPr>
          <w:rFonts w:ascii="B Lotus" w:hAnsi="Calibri" w:cs="B Lotus" w:hint="cs"/>
          <w:color w:val="auto"/>
          <w:sz w:val="28"/>
          <w:szCs w:val="28"/>
          <w:rtl/>
        </w:rPr>
        <w:t>ی</w:t>
      </w:r>
      <w:r w:rsidRPr="00D13C5A">
        <w:rPr>
          <w:rFonts w:ascii="B Lotus" w:hAnsi="Calibri" w:cs="B Lotus" w:hint="eastAsia"/>
          <w:color w:val="auto"/>
          <w:sz w:val="28"/>
          <w:szCs w:val="28"/>
          <w:rtl/>
        </w:rPr>
        <w:t>،</w:t>
      </w:r>
      <w:r w:rsidRPr="00D13C5A">
        <w:rPr>
          <w:rFonts w:ascii="B Lotus" w:hAnsi="Calibri" w:cs="B Lotus"/>
          <w:color w:val="auto"/>
          <w:sz w:val="28"/>
          <w:szCs w:val="28"/>
          <w:rtl/>
        </w:rPr>
        <w:t xml:space="preserve"> افزا</w:t>
      </w:r>
      <w:r w:rsidRPr="00D13C5A">
        <w:rPr>
          <w:rFonts w:ascii="B Lotus" w:hAnsi="Calibri" w:cs="B Lotus" w:hint="cs"/>
          <w:color w:val="auto"/>
          <w:sz w:val="28"/>
          <w:szCs w:val="28"/>
          <w:rtl/>
        </w:rPr>
        <w:t>ی</w:t>
      </w:r>
      <w:r w:rsidRPr="00D13C5A">
        <w:rPr>
          <w:rFonts w:ascii="B Lotus" w:hAnsi="Calibri" w:cs="B Lotus" w:hint="eastAsia"/>
          <w:color w:val="auto"/>
          <w:sz w:val="28"/>
          <w:szCs w:val="28"/>
          <w:rtl/>
        </w:rPr>
        <w:t>ش</w:t>
      </w:r>
      <w:r w:rsidRPr="00D13C5A">
        <w:rPr>
          <w:rFonts w:ascii="B Lotus" w:hAnsi="Calibri" w:cs="B Lotus"/>
          <w:color w:val="auto"/>
          <w:sz w:val="28"/>
          <w:szCs w:val="28"/>
          <w:rtl/>
        </w:rPr>
        <w:t xml:space="preserve"> هوش معنو</w:t>
      </w:r>
      <w:r w:rsidRPr="00D13C5A">
        <w:rPr>
          <w:rFonts w:ascii="B Lotus" w:hAnsi="Calibri" w:cs="B Lotus" w:hint="cs"/>
          <w:color w:val="auto"/>
          <w:sz w:val="28"/>
          <w:szCs w:val="28"/>
          <w:rtl/>
        </w:rPr>
        <w:t>ی</w:t>
      </w:r>
      <w:r w:rsidRPr="00D13C5A">
        <w:rPr>
          <w:rFonts w:ascii="B Lotus" w:hAnsi="Calibri" w:cs="B Lotus"/>
          <w:color w:val="auto"/>
          <w:sz w:val="28"/>
          <w:szCs w:val="28"/>
          <w:rtl/>
        </w:rPr>
        <w:t xml:space="preserve"> با کاهش اضطراب مرگ و افزا</w:t>
      </w:r>
      <w:r w:rsidRPr="00D13C5A">
        <w:rPr>
          <w:rFonts w:ascii="B Lotus" w:hAnsi="Calibri" w:cs="B Lotus" w:hint="cs"/>
          <w:color w:val="auto"/>
          <w:sz w:val="28"/>
          <w:szCs w:val="28"/>
          <w:rtl/>
        </w:rPr>
        <w:t>ی</w:t>
      </w:r>
      <w:r w:rsidRPr="00D13C5A">
        <w:rPr>
          <w:rFonts w:ascii="B Lotus" w:hAnsi="Calibri" w:cs="B Lotus" w:hint="eastAsia"/>
          <w:color w:val="auto"/>
          <w:sz w:val="28"/>
          <w:szCs w:val="28"/>
          <w:rtl/>
        </w:rPr>
        <w:t>ش</w:t>
      </w:r>
      <w:r w:rsidRPr="00D13C5A">
        <w:rPr>
          <w:rFonts w:ascii="B Lotus" w:hAnsi="Calibri" w:cs="B Lotus"/>
          <w:color w:val="auto"/>
          <w:sz w:val="28"/>
          <w:szCs w:val="28"/>
          <w:rtl/>
        </w:rPr>
        <w:t xml:space="preserve"> اضطراب سلامت</w:t>
      </w:r>
      <w:r w:rsidRPr="00D13C5A">
        <w:rPr>
          <w:rFonts w:ascii="B Lotus" w:hAnsi="Calibri" w:cs="B Lotus" w:hint="cs"/>
          <w:color w:val="auto"/>
          <w:sz w:val="28"/>
          <w:szCs w:val="28"/>
          <w:rtl/>
        </w:rPr>
        <w:t>ی</w:t>
      </w:r>
      <w:r w:rsidRPr="00D13C5A">
        <w:rPr>
          <w:rFonts w:ascii="B Lotus" w:hAnsi="Calibri" w:cs="B Lotus"/>
          <w:color w:val="auto"/>
          <w:sz w:val="28"/>
          <w:szCs w:val="28"/>
          <w:rtl/>
        </w:rPr>
        <w:t xml:space="preserve"> با افزا</w:t>
      </w:r>
      <w:r w:rsidRPr="00D13C5A">
        <w:rPr>
          <w:rFonts w:ascii="B Lotus" w:hAnsi="Calibri" w:cs="B Lotus" w:hint="cs"/>
          <w:color w:val="auto"/>
          <w:sz w:val="28"/>
          <w:szCs w:val="28"/>
          <w:rtl/>
        </w:rPr>
        <w:t>ی</w:t>
      </w:r>
      <w:r w:rsidRPr="00D13C5A">
        <w:rPr>
          <w:rFonts w:ascii="B Lotus" w:hAnsi="Calibri" w:cs="B Lotus" w:hint="eastAsia"/>
          <w:color w:val="auto"/>
          <w:sz w:val="28"/>
          <w:szCs w:val="28"/>
          <w:rtl/>
        </w:rPr>
        <w:t>ش</w:t>
      </w:r>
      <w:r w:rsidRPr="00D13C5A">
        <w:rPr>
          <w:rFonts w:ascii="B Lotus" w:hAnsi="Calibri" w:cs="B Lotus"/>
          <w:color w:val="auto"/>
          <w:sz w:val="28"/>
          <w:szCs w:val="28"/>
          <w:rtl/>
        </w:rPr>
        <w:t xml:space="preserve"> اضطراب مرگ همراه است. </w:t>
      </w:r>
      <w:r w:rsidRPr="00D13C5A">
        <w:rPr>
          <w:rFonts w:ascii="B Lotus" w:hAnsi="Calibri" w:cs="B Lotus" w:hint="cs"/>
          <w:color w:val="auto"/>
          <w:sz w:val="28"/>
          <w:szCs w:val="28"/>
          <w:rtl/>
        </w:rPr>
        <w:t>ی</w:t>
      </w:r>
      <w:r w:rsidRPr="00D13C5A">
        <w:rPr>
          <w:rFonts w:ascii="B Lotus" w:hAnsi="Calibri" w:cs="B Lotus" w:hint="eastAsia"/>
          <w:color w:val="auto"/>
          <w:sz w:val="28"/>
          <w:szCs w:val="28"/>
          <w:rtl/>
        </w:rPr>
        <w:t>افته‌ها</w:t>
      </w:r>
      <w:r w:rsidRPr="00D13C5A">
        <w:rPr>
          <w:rFonts w:ascii="B Lotus" w:hAnsi="Calibri" w:cs="B Lotus" w:hint="cs"/>
          <w:color w:val="auto"/>
          <w:sz w:val="28"/>
          <w:szCs w:val="28"/>
          <w:rtl/>
        </w:rPr>
        <w:t>ی</w:t>
      </w:r>
      <w:r w:rsidRPr="00D13C5A">
        <w:rPr>
          <w:rFonts w:ascii="B Lotus" w:hAnsi="Calibri" w:cs="B Lotus"/>
          <w:color w:val="auto"/>
          <w:sz w:val="28"/>
          <w:szCs w:val="28"/>
          <w:rtl/>
        </w:rPr>
        <w:t xml:space="preserve"> ا</w:t>
      </w:r>
      <w:r w:rsidRPr="00D13C5A">
        <w:rPr>
          <w:rFonts w:ascii="B Lotus" w:hAnsi="Calibri" w:cs="B Lotus" w:hint="cs"/>
          <w:color w:val="auto"/>
          <w:sz w:val="28"/>
          <w:szCs w:val="28"/>
          <w:rtl/>
        </w:rPr>
        <w:t>ی</w:t>
      </w:r>
      <w:r w:rsidRPr="00D13C5A">
        <w:rPr>
          <w:rFonts w:ascii="B Lotus" w:hAnsi="Calibri" w:cs="B Lotus" w:hint="eastAsia"/>
          <w:color w:val="auto"/>
          <w:sz w:val="28"/>
          <w:szCs w:val="28"/>
          <w:rtl/>
        </w:rPr>
        <w:t>ن</w:t>
      </w:r>
      <w:r w:rsidRPr="00D13C5A">
        <w:rPr>
          <w:rFonts w:ascii="B Lotus" w:hAnsi="Calibri" w:cs="B Lotus"/>
          <w:color w:val="auto"/>
          <w:sz w:val="28"/>
          <w:szCs w:val="28"/>
          <w:rtl/>
        </w:rPr>
        <w:t xml:space="preserve"> پژوهش بر اهم</w:t>
      </w:r>
      <w:r w:rsidRPr="00D13C5A">
        <w:rPr>
          <w:rFonts w:ascii="B Lotus" w:hAnsi="Calibri" w:cs="B Lotus" w:hint="cs"/>
          <w:color w:val="auto"/>
          <w:sz w:val="28"/>
          <w:szCs w:val="28"/>
          <w:rtl/>
        </w:rPr>
        <w:t>ی</w:t>
      </w:r>
      <w:r w:rsidRPr="00D13C5A">
        <w:rPr>
          <w:rFonts w:ascii="B Lotus" w:hAnsi="Calibri" w:cs="B Lotus" w:hint="eastAsia"/>
          <w:color w:val="auto"/>
          <w:sz w:val="28"/>
          <w:szCs w:val="28"/>
          <w:rtl/>
        </w:rPr>
        <w:t>ت</w:t>
      </w:r>
      <w:r w:rsidRPr="00D13C5A">
        <w:rPr>
          <w:rFonts w:ascii="B Lotus" w:hAnsi="Calibri" w:cs="B Lotus"/>
          <w:color w:val="auto"/>
          <w:sz w:val="28"/>
          <w:szCs w:val="28"/>
          <w:rtl/>
        </w:rPr>
        <w:t xml:space="preserve"> عوامل روان‌شناخت</w:t>
      </w:r>
      <w:r w:rsidRPr="00D13C5A">
        <w:rPr>
          <w:rFonts w:ascii="B Lotus" w:hAnsi="Calibri" w:cs="B Lotus" w:hint="cs"/>
          <w:color w:val="auto"/>
          <w:sz w:val="28"/>
          <w:szCs w:val="28"/>
          <w:rtl/>
        </w:rPr>
        <w:t>ی</w:t>
      </w:r>
      <w:r w:rsidRPr="00D13C5A">
        <w:rPr>
          <w:rFonts w:ascii="B Lotus" w:hAnsi="Calibri" w:cs="B Lotus"/>
          <w:color w:val="auto"/>
          <w:sz w:val="28"/>
          <w:szCs w:val="28"/>
          <w:rtl/>
        </w:rPr>
        <w:t xml:space="preserve"> و معنو</w:t>
      </w:r>
      <w:r w:rsidRPr="00D13C5A">
        <w:rPr>
          <w:rFonts w:ascii="B Lotus" w:hAnsi="Calibri" w:cs="B Lotus" w:hint="cs"/>
          <w:color w:val="auto"/>
          <w:sz w:val="28"/>
          <w:szCs w:val="28"/>
          <w:rtl/>
        </w:rPr>
        <w:t>ی</w:t>
      </w:r>
      <w:r w:rsidRPr="00D13C5A">
        <w:rPr>
          <w:rFonts w:ascii="B Lotus" w:hAnsi="Calibri" w:cs="B Lotus"/>
          <w:color w:val="auto"/>
          <w:sz w:val="28"/>
          <w:szCs w:val="28"/>
          <w:rtl/>
        </w:rPr>
        <w:t xml:space="preserve"> در تب</w:t>
      </w:r>
      <w:r w:rsidRPr="00D13C5A">
        <w:rPr>
          <w:rFonts w:ascii="B Lotus" w:hAnsi="Calibri" w:cs="B Lotus" w:hint="cs"/>
          <w:color w:val="auto"/>
          <w:sz w:val="28"/>
          <w:szCs w:val="28"/>
          <w:rtl/>
        </w:rPr>
        <w:t>یی</w:t>
      </w:r>
      <w:r w:rsidRPr="00D13C5A">
        <w:rPr>
          <w:rFonts w:ascii="B Lotus" w:hAnsi="Calibri" w:cs="B Lotus" w:hint="eastAsia"/>
          <w:color w:val="auto"/>
          <w:sz w:val="28"/>
          <w:szCs w:val="28"/>
          <w:rtl/>
        </w:rPr>
        <w:t>ن</w:t>
      </w:r>
      <w:r w:rsidRPr="00D13C5A">
        <w:rPr>
          <w:rFonts w:ascii="B Lotus" w:hAnsi="Calibri" w:cs="B Lotus"/>
          <w:color w:val="auto"/>
          <w:sz w:val="28"/>
          <w:szCs w:val="28"/>
          <w:rtl/>
        </w:rPr>
        <w:t xml:space="preserve"> اضطراب مرگ سالمندان و ضرورت توجه به آن‌ها در برنامه‌ها</w:t>
      </w:r>
      <w:r w:rsidRPr="00D13C5A">
        <w:rPr>
          <w:rFonts w:ascii="B Lotus" w:hAnsi="Calibri" w:cs="B Lotus" w:hint="cs"/>
          <w:color w:val="auto"/>
          <w:sz w:val="28"/>
          <w:szCs w:val="28"/>
          <w:rtl/>
        </w:rPr>
        <w:t>ی</w:t>
      </w:r>
      <w:r w:rsidRPr="00D13C5A">
        <w:rPr>
          <w:rFonts w:ascii="B Lotus" w:hAnsi="Calibri" w:cs="B Lotus"/>
          <w:color w:val="auto"/>
          <w:sz w:val="28"/>
          <w:szCs w:val="28"/>
          <w:rtl/>
        </w:rPr>
        <w:t xml:space="preserve"> ارتقا</w:t>
      </w:r>
      <w:r w:rsidRPr="00D13C5A">
        <w:rPr>
          <w:rFonts w:ascii="B Lotus" w:hAnsi="Calibri" w:cs="B Lotus" w:hint="cs"/>
          <w:color w:val="auto"/>
          <w:sz w:val="28"/>
          <w:szCs w:val="28"/>
          <w:rtl/>
        </w:rPr>
        <w:t>ی</w:t>
      </w:r>
      <w:r w:rsidRPr="00D13C5A">
        <w:rPr>
          <w:rFonts w:ascii="B Lotus" w:hAnsi="Calibri" w:cs="B Lotus"/>
          <w:color w:val="auto"/>
          <w:sz w:val="28"/>
          <w:szCs w:val="28"/>
          <w:rtl/>
        </w:rPr>
        <w:t xml:space="preserve"> سلامت روان سالمندان تأک</w:t>
      </w:r>
      <w:r w:rsidRPr="00D13C5A">
        <w:rPr>
          <w:rFonts w:ascii="B Lotus" w:hAnsi="Calibri" w:cs="B Lotus" w:hint="cs"/>
          <w:color w:val="auto"/>
          <w:sz w:val="28"/>
          <w:szCs w:val="28"/>
          <w:rtl/>
        </w:rPr>
        <w:t>ی</w:t>
      </w:r>
      <w:r w:rsidRPr="00D13C5A">
        <w:rPr>
          <w:rFonts w:ascii="B Lotus" w:hAnsi="Calibri" w:cs="B Lotus" w:hint="eastAsia"/>
          <w:color w:val="auto"/>
          <w:sz w:val="28"/>
          <w:szCs w:val="28"/>
          <w:rtl/>
        </w:rPr>
        <w:t>د</w:t>
      </w:r>
      <w:r w:rsidRPr="00D13C5A">
        <w:rPr>
          <w:rFonts w:ascii="B Lotus" w:hAnsi="Calibri" w:cs="B Lotus"/>
          <w:color w:val="auto"/>
          <w:sz w:val="28"/>
          <w:szCs w:val="28"/>
          <w:rtl/>
        </w:rPr>
        <w:t xml:space="preserve"> دارد.</w:t>
      </w:r>
    </w:p>
    <w:p w:rsidR="005444F1" w:rsidRPr="006D7654" w:rsidRDefault="005444F1" w:rsidP="005444F1">
      <w:pPr>
        <w:bidi/>
        <w:ind w:left="-550" w:right="-1270"/>
        <w:jc w:val="lowKashida"/>
        <w:rPr>
          <w:rFonts w:ascii="Times New Roman" w:eastAsia="Times New Roman" w:hAnsi="Times New Roman" w:cs="B Lotus"/>
          <w:color w:val="auto"/>
          <w:sz w:val="28"/>
          <w:szCs w:val="28"/>
        </w:rPr>
      </w:pPr>
      <w:r w:rsidRPr="006D7654">
        <w:rPr>
          <w:rFonts w:cs="B Lotus" w:hint="cs"/>
          <w:b/>
          <w:bCs/>
          <w:color w:val="auto"/>
          <w:sz w:val="28"/>
          <w:szCs w:val="28"/>
          <w:rtl/>
        </w:rPr>
        <w:t>کلیدواژه ها:</w:t>
      </w:r>
      <w:r w:rsidRPr="006D7654">
        <w:rPr>
          <w:rFonts w:cs="B Lotus" w:hint="eastAsia"/>
          <w:color w:val="auto"/>
          <w:sz w:val="28"/>
          <w:szCs w:val="28"/>
          <w:rtl/>
          <w:lang w:bidi="fa-IR"/>
        </w:rPr>
        <w:t xml:space="preserve"> </w:t>
      </w:r>
      <w:r w:rsidRPr="006D7654">
        <w:rPr>
          <w:rFonts w:ascii="Times New Roman" w:eastAsia="Times New Roman" w:hAnsi="Times New Roman" w:cs="B Lotus" w:hint="cs"/>
          <w:color w:val="auto"/>
          <w:sz w:val="28"/>
          <w:szCs w:val="28"/>
          <w:rtl/>
          <w:lang w:bidi="fa-IR"/>
        </w:rPr>
        <w:t xml:space="preserve">هوش معنوی، </w:t>
      </w:r>
      <w:r w:rsidR="0033647B">
        <w:rPr>
          <w:rFonts w:ascii="Times New Roman" w:eastAsia="Times New Roman" w:hAnsi="Times New Roman" w:cs="B Lotus" w:hint="cs"/>
          <w:color w:val="auto"/>
          <w:sz w:val="28"/>
          <w:szCs w:val="28"/>
          <w:rtl/>
          <w:lang w:bidi="fa-IR"/>
        </w:rPr>
        <w:t>اضطراب سلامتی</w:t>
      </w:r>
      <w:r w:rsidRPr="006D7654">
        <w:rPr>
          <w:rFonts w:ascii="Times New Roman" w:eastAsia="Times New Roman" w:hAnsi="Times New Roman" w:cs="B Lotus" w:hint="cs"/>
          <w:color w:val="auto"/>
          <w:sz w:val="28"/>
          <w:szCs w:val="28"/>
          <w:rtl/>
          <w:lang w:bidi="fa-IR"/>
        </w:rPr>
        <w:t xml:space="preserve">، </w:t>
      </w:r>
      <w:r w:rsidR="0033647B">
        <w:rPr>
          <w:rFonts w:ascii="Times New Roman" w:eastAsia="Times New Roman" w:hAnsi="Times New Roman" w:cs="B Lotus" w:hint="cs"/>
          <w:color w:val="auto"/>
          <w:sz w:val="28"/>
          <w:szCs w:val="28"/>
          <w:rtl/>
          <w:lang w:bidi="fa-IR"/>
        </w:rPr>
        <w:t>اضطراب مرگ</w:t>
      </w:r>
      <w:r w:rsidRPr="006D7654">
        <w:rPr>
          <w:rFonts w:ascii="Times New Roman" w:eastAsia="Times New Roman" w:hAnsi="Times New Roman" w:cs="B Lotus" w:hint="cs"/>
          <w:color w:val="auto"/>
          <w:sz w:val="28"/>
          <w:szCs w:val="28"/>
          <w:rtl/>
          <w:lang w:bidi="fa-IR"/>
        </w:rPr>
        <w:t>،</w:t>
      </w:r>
      <w:r w:rsidR="0033647B">
        <w:rPr>
          <w:rFonts w:ascii="Times New Roman" w:eastAsia="Times New Roman" w:hAnsi="Times New Roman" w:cs="B Lotus" w:hint="cs"/>
          <w:color w:val="auto"/>
          <w:sz w:val="28"/>
          <w:szCs w:val="28"/>
          <w:rtl/>
          <w:lang w:bidi="fa-IR"/>
        </w:rPr>
        <w:t xml:space="preserve"> </w:t>
      </w:r>
      <w:r w:rsidRPr="006D7654">
        <w:rPr>
          <w:rFonts w:ascii="Times New Roman" w:eastAsia="Times New Roman" w:hAnsi="Times New Roman" w:cs="B Lotus" w:hint="cs"/>
          <w:color w:val="auto"/>
          <w:sz w:val="28"/>
          <w:szCs w:val="28"/>
          <w:rtl/>
          <w:lang w:bidi="fa-IR"/>
        </w:rPr>
        <w:t>سالمندان.</w:t>
      </w:r>
    </w:p>
    <w:p w:rsidR="0055372D" w:rsidRPr="006D7654" w:rsidRDefault="0055372D" w:rsidP="00A36A48">
      <w:pPr>
        <w:bidi/>
        <w:spacing w:line="276" w:lineRule="auto"/>
        <w:ind w:left="-550"/>
        <w:jc w:val="both"/>
        <w:rPr>
          <w:rFonts w:ascii="Calibri" w:hAnsi="Calibri" w:cs="B Lotus"/>
          <w:color w:val="auto"/>
          <w:sz w:val="28"/>
          <w:szCs w:val="28"/>
        </w:rPr>
      </w:pPr>
    </w:p>
    <w:p w:rsidR="00002CB8" w:rsidRPr="006D7654" w:rsidRDefault="00002CB8" w:rsidP="00002CB8">
      <w:pPr>
        <w:jc w:val="lowKashida"/>
        <w:rPr>
          <w:rFonts w:ascii="TimesNewRomanPSMT" w:hAnsi="TimesNewRomanPSMT" w:cs="TimesNewRomanPSMT"/>
          <w:color w:val="auto"/>
          <w:sz w:val="16"/>
          <w:szCs w:val="16"/>
        </w:rPr>
      </w:pPr>
    </w:p>
    <w:p w:rsidR="00577E57" w:rsidRPr="006D7654" w:rsidRDefault="00577E57" w:rsidP="00096FB3">
      <w:pPr>
        <w:bidi/>
        <w:spacing w:line="276" w:lineRule="auto"/>
        <w:ind w:left="-550"/>
        <w:jc w:val="lowKashida"/>
        <w:rPr>
          <w:rFonts w:cs="B Lotus" w:hint="cs"/>
          <w:color w:val="auto"/>
          <w:sz w:val="28"/>
          <w:szCs w:val="28"/>
          <w:rtl/>
          <w:lang w:bidi="fa-IR"/>
        </w:rPr>
      </w:pPr>
    </w:p>
    <w:p w:rsidR="00AA4B86" w:rsidRPr="006D7654" w:rsidRDefault="00AA4B86" w:rsidP="00AA4B86">
      <w:pPr>
        <w:bidi/>
        <w:spacing w:line="276" w:lineRule="auto"/>
        <w:ind w:left="-550"/>
        <w:jc w:val="lowKashida"/>
        <w:rPr>
          <w:rFonts w:cs="B Lotus"/>
          <w:color w:val="auto"/>
          <w:sz w:val="28"/>
          <w:szCs w:val="28"/>
        </w:rPr>
      </w:pPr>
    </w:p>
    <w:p w:rsidR="00AA4B86" w:rsidRPr="006D7654" w:rsidRDefault="00AA4B86" w:rsidP="00AA4B86">
      <w:pPr>
        <w:bidi/>
        <w:spacing w:line="276" w:lineRule="auto"/>
        <w:ind w:left="-550"/>
        <w:jc w:val="lowKashida"/>
        <w:rPr>
          <w:rFonts w:cs="B Lotus"/>
          <w:color w:val="auto"/>
          <w:sz w:val="28"/>
          <w:szCs w:val="28"/>
        </w:rPr>
      </w:pPr>
    </w:p>
    <w:p w:rsidR="00AA4B86" w:rsidRPr="006D7654" w:rsidRDefault="00AA4B86" w:rsidP="00AA4B86">
      <w:pPr>
        <w:bidi/>
        <w:spacing w:line="276" w:lineRule="auto"/>
        <w:ind w:left="-550"/>
        <w:jc w:val="lowKashida"/>
        <w:rPr>
          <w:rFonts w:cs="B Lotus"/>
          <w:color w:val="auto"/>
          <w:sz w:val="28"/>
          <w:szCs w:val="28"/>
        </w:rPr>
      </w:pPr>
    </w:p>
    <w:p w:rsidR="00AA4B86" w:rsidRPr="006D7654" w:rsidRDefault="00AA4B86" w:rsidP="00AA4B86">
      <w:pPr>
        <w:bidi/>
        <w:spacing w:line="276" w:lineRule="auto"/>
        <w:ind w:left="-550"/>
        <w:jc w:val="lowKashida"/>
        <w:rPr>
          <w:rFonts w:cs="B Lotus"/>
          <w:color w:val="auto"/>
          <w:sz w:val="28"/>
          <w:szCs w:val="28"/>
        </w:rPr>
      </w:pPr>
    </w:p>
    <w:p w:rsidR="00AA4B86" w:rsidRPr="006D7654" w:rsidRDefault="00AA4B86" w:rsidP="00AA4B86">
      <w:pPr>
        <w:bidi/>
        <w:spacing w:line="276" w:lineRule="auto"/>
        <w:ind w:left="-550"/>
        <w:jc w:val="lowKashida"/>
        <w:rPr>
          <w:rFonts w:cs="B Lotus"/>
          <w:color w:val="auto"/>
          <w:sz w:val="28"/>
          <w:szCs w:val="28"/>
        </w:rPr>
      </w:pPr>
    </w:p>
    <w:p w:rsidR="00AA4B86" w:rsidRPr="006D7654" w:rsidRDefault="00AA4B86" w:rsidP="00AA4B86">
      <w:pPr>
        <w:bidi/>
        <w:spacing w:line="276" w:lineRule="auto"/>
        <w:ind w:left="-550"/>
        <w:jc w:val="lowKashida"/>
        <w:rPr>
          <w:rFonts w:cs="B Lotus"/>
          <w:color w:val="auto"/>
          <w:sz w:val="28"/>
          <w:szCs w:val="28"/>
        </w:rPr>
      </w:pPr>
    </w:p>
    <w:p w:rsidR="00AA4B86" w:rsidRPr="006D7654" w:rsidRDefault="00AA4B86" w:rsidP="00AA4B86">
      <w:pPr>
        <w:bidi/>
        <w:spacing w:line="276" w:lineRule="auto"/>
        <w:ind w:left="-550"/>
        <w:jc w:val="lowKashida"/>
        <w:rPr>
          <w:rFonts w:ascii="BNazanin+Regular" w:hAnsi="Calibri" w:cs="B Lotus"/>
          <w:color w:val="auto"/>
          <w:sz w:val="28"/>
          <w:szCs w:val="28"/>
        </w:rPr>
      </w:pPr>
    </w:p>
    <w:p w:rsidR="00AA4B86" w:rsidRPr="006D7654" w:rsidRDefault="00AA4B86" w:rsidP="00AA4B86">
      <w:pPr>
        <w:bidi/>
        <w:spacing w:line="276" w:lineRule="auto"/>
        <w:ind w:right="-1270"/>
        <w:jc w:val="lowKashida"/>
        <w:rPr>
          <w:rFonts w:ascii="BNazanin+Regular" w:hAnsi="Calibri" w:cs="B Lotus"/>
          <w:color w:val="auto"/>
          <w:sz w:val="28"/>
          <w:szCs w:val="28"/>
        </w:rPr>
      </w:pPr>
    </w:p>
    <w:p w:rsidR="00C53F05" w:rsidRPr="006D7654" w:rsidRDefault="00C53F05" w:rsidP="00771283">
      <w:pPr>
        <w:bidi/>
        <w:ind w:right="-1270"/>
        <w:jc w:val="lowKashida"/>
        <w:rPr>
          <w:rFonts w:cs="B Lotus" w:hint="cs"/>
          <w:color w:val="auto"/>
          <w:sz w:val="28"/>
          <w:szCs w:val="28"/>
          <w:rtl/>
          <w:lang w:bidi="fa-IR"/>
        </w:rPr>
      </w:pPr>
    </w:p>
    <w:p w:rsidR="00C53F05" w:rsidRPr="006D7654" w:rsidRDefault="00C53F05" w:rsidP="00771283">
      <w:pPr>
        <w:bidi/>
        <w:ind w:right="-1270"/>
        <w:jc w:val="lowKashida"/>
        <w:rPr>
          <w:rFonts w:cs="B Lotus" w:hint="cs"/>
          <w:color w:val="auto"/>
          <w:sz w:val="28"/>
          <w:szCs w:val="28"/>
          <w:rtl/>
          <w:lang w:bidi="fa-IR"/>
        </w:rPr>
      </w:pPr>
    </w:p>
    <w:p w:rsidR="00C53F05" w:rsidRPr="006D7654" w:rsidRDefault="00C53F05" w:rsidP="00771283">
      <w:pPr>
        <w:bidi/>
        <w:ind w:right="-1270"/>
        <w:jc w:val="lowKashida"/>
        <w:rPr>
          <w:rFonts w:cs="B Lotus" w:hint="cs"/>
          <w:color w:val="auto"/>
          <w:sz w:val="28"/>
          <w:szCs w:val="28"/>
          <w:rtl/>
          <w:lang w:bidi="fa-IR"/>
        </w:rPr>
      </w:pPr>
    </w:p>
    <w:p w:rsidR="00C53F05" w:rsidRPr="006D7654" w:rsidRDefault="00C53F05" w:rsidP="00A40BD5">
      <w:pPr>
        <w:bidi/>
        <w:ind w:right="-1270"/>
        <w:rPr>
          <w:rFonts w:cs="B Lotus" w:hint="cs"/>
          <w:b/>
          <w:bCs/>
          <w:color w:val="auto"/>
          <w:sz w:val="96"/>
          <w:szCs w:val="96"/>
          <w:rtl/>
        </w:rPr>
      </w:pPr>
    </w:p>
    <w:p w:rsidR="00C53F05" w:rsidRPr="006D7654" w:rsidRDefault="00C53F05" w:rsidP="00771283">
      <w:pPr>
        <w:ind w:right="-1270"/>
        <w:jc w:val="center"/>
        <w:rPr>
          <w:rFonts w:cs="B Lotus"/>
          <w:b/>
          <w:bCs/>
          <w:color w:val="auto"/>
          <w:sz w:val="96"/>
          <w:szCs w:val="96"/>
          <w:rtl/>
        </w:rPr>
      </w:pPr>
    </w:p>
    <w:p w:rsidR="00E75271" w:rsidRPr="006D7654" w:rsidRDefault="00393CAE" w:rsidP="00771283">
      <w:pPr>
        <w:ind w:right="-1270"/>
        <w:jc w:val="center"/>
        <w:rPr>
          <w:rFonts w:cs="B Titr" w:hint="cs"/>
          <w:b/>
          <w:bCs/>
          <w:color w:val="auto"/>
          <w:sz w:val="72"/>
          <w:szCs w:val="72"/>
          <w:rtl/>
        </w:rPr>
      </w:pPr>
      <w:r w:rsidRPr="006D7654">
        <w:rPr>
          <w:rFonts w:cs="B Titr" w:hint="cs"/>
          <w:b/>
          <w:bCs/>
          <w:color w:val="auto"/>
          <w:sz w:val="72"/>
          <w:szCs w:val="72"/>
          <w:rtl/>
        </w:rPr>
        <w:t>فصل اول</w:t>
      </w:r>
      <w:r w:rsidR="00AF2AD7" w:rsidRPr="006D7654">
        <w:rPr>
          <w:rFonts w:cs="B Titr" w:hint="cs"/>
          <w:b/>
          <w:bCs/>
          <w:color w:val="auto"/>
          <w:sz w:val="72"/>
          <w:szCs w:val="72"/>
          <w:rtl/>
        </w:rPr>
        <w:t>:</w:t>
      </w:r>
    </w:p>
    <w:p w:rsidR="00B674C1" w:rsidRPr="006D7654" w:rsidRDefault="00393CAE" w:rsidP="00771283">
      <w:pPr>
        <w:ind w:right="-1270"/>
        <w:jc w:val="center"/>
        <w:rPr>
          <w:rFonts w:cs="B Titr"/>
          <w:b/>
          <w:bCs/>
          <w:color w:val="auto"/>
          <w:sz w:val="72"/>
          <w:szCs w:val="72"/>
          <w:rtl/>
        </w:rPr>
      </w:pPr>
      <w:r w:rsidRPr="006D7654">
        <w:rPr>
          <w:rFonts w:cs="B Titr" w:hint="cs"/>
          <w:b/>
          <w:bCs/>
          <w:color w:val="auto"/>
          <w:sz w:val="72"/>
          <w:szCs w:val="72"/>
          <w:rtl/>
        </w:rPr>
        <w:t>کلیات پژوهش</w:t>
      </w:r>
    </w:p>
    <w:p w:rsidR="00CF0C9A" w:rsidRPr="006D7654" w:rsidRDefault="00CF0C9A" w:rsidP="00771283">
      <w:pPr>
        <w:ind w:right="-1270"/>
        <w:rPr>
          <w:rFonts w:cs="B Lotus"/>
          <w:b/>
          <w:bCs/>
          <w:color w:val="auto"/>
          <w:sz w:val="144"/>
          <w:szCs w:val="144"/>
          <w:rtl/>
        </w:rPr>
      </w:pPr>
    </w:p>
    <w:p w:rsidR="00C230D4" w:rsidRPr="006D7654" w:rsidRDefault="00C230D4" w:rsidP="00771283">
      <w:pPr>
        <w:ind w:right="-1270"/>
        <w:rPr>
          <w:rFonts w:cs="B Lotus"/>
          <w:b/>
          <w:bCs/>
          <w:color w:val="auto"/>
          <w:sz w:val="28"/>
          <w:szCs w:val="28"/>
          <w:rtl/>
        </w:rPr>
      </w:pPr>
    </w:p>
    <w:p w:rsidR="00C230D4" w:rsidRPr="006D7654" w:rsidRDefault="00C230D4" w:rsidP="00771283">
      <w:pPr>
        <w:ind w:right="-1270"/>
        <w:rPr>
          <w:rFonts w:cs="B Lotus" w:hint="cs"/>
          <w:b/>
          <w:bCs/>
          <w:color w:val="auto"/>
          <w:sz w:val="28"/>
          <w:szCs w:val="28"/>
          <w:rtl/>
        </w:rPr>
      </w:pPr>
    </w:p>
    <w:p w:rsidR="00B97289" w:rsidRPr="006D7654" w:rsidRDefault="00AA1243" w:rsidP="00771283">
      <w:pPr>
        <w:ind w:right="-1270"/>
        <w:rPr>
          <w:rFonts w:cs="B Lotus" w:hint="cs"/>
          <w:b/>
          <w:bCs/>
          <w:color w:val="auto"/>
          <w:sz w:val="28"/>
          <w:szCs w:val="28"/>
          <w:rtl/>
        </w:rPr>
      </w:pPr>
      <w:r w:rsidRPr="006D7654">
        <w:rPr>
          <w:rFonts w:cs="B Lotus" w:hint="cs"/>
          <w:b/>
          <w:bCs/>
          <w:noProof/>
          <w:color w:val="auto"/>
          <w:sz w:val="28"/>
          <w:szCs w:val="28"/>
          <w:rtl/>
        </w:rPr>
        <mc:AlternateContent>
          <mc:Choice Requires="wps">
            <w:drawing>
              <wp:anchor distT="0" distB="0" distL="114300" distR="114300" simplePos="0" relativeHeight="251658240" behindDoc="0" locked="0" layoutInCell="1" allowOverlap="1">
                <wp:simplePos x="0" y="0"/>
                <wp:positionH relativeFrom="column">
                  <wp:posOffset>2482215</wp:posOffset>
                </wp:positionH>
                <wp:positionV relativeFrom="paragraph">
                  <wp:posOffset>1764665</wp:posOffset>
                </wp:positionV>
                <wp:extent cx="981075" cy="563880"/>
                <wp:effectExtent l="0" t="1270" r="3810" b="0"/>
                <wp:wrapNone/>
                <wp:docPr id="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1075" cy="5638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F56E7" w:rsidRDefault="00CF56E7" w:rsidP="00A85BD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 o:spid="_x0000_s1027" type="#_x0000_t202" style="position:absolute;margin-left:195.45pt;margin-top:138.95pt;width:77.25pt;height:44.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" stroked="f">
                <v:textbox>
                  <w:txbxContent>
                    <w:p w:rsidR="00CF56E7" w:rsidRDefault="00CF56E7" w:rsidP="00A85BDF"/>
                  </w:txbxContent>
                </v:textbox>
              </v:shape>
            </w:pict>
          </mc:Fallback>
        </mc:AlternateContent>
      </w:r>
    </w:p>
    <w:p w:rsidR="00B97289" w:rsidRPr="006D7654" w:rsidRDefault="00B97289" w:rsidP="00771283">
      <w:pPr>
        <w:ind w:right="-1270"/>
        <w:rPr>
          <w:rFonts w:cs="B Lotus" w:hint="cs"/>
          <w:b/>
          <w:bCs/>
          <w:color w:val="auto"/>
          <w:sz w:val="28"/>
          <w:szCs w:val="28"/>
          <w:rtl/>
        </w:rPr>
      </w:pPr>
    </w:p>
    <w:p w:rsidR="00B97289" w:rsidRPr="006D7654" w:rsidRDefault="00B97289" w:rsidP="00771283">
      <w:pPr>
        <w:ind w:right="-1270"/>
        <w:rPr>
          <w:rFonts w:cs="B Lotus"/>
          <w:b/>
          <w:bCs/>
          <w:color w:val="auto"/>
          <w:sz w:val="28"/>
          <w:szCs w:val="28"/>
        </w:rPr>
      </w:pPr>
    </w:p>
    <w:p w:rsidR="00771283" w:rsidRDefault="00771283" w:rsidP="00771283">
      <w:pPr>
        <w:ind w:right="-1270"/>
        <w:rPr>
          <w:rFonts w:cs="B Lotus"/>
          <w:b/>
          <w:bCs/>
          <w:color w:val="auto"/>
          <w:sz w:val="28"/>
          <w:szCs w:val="28"/>
          <w:rtl/>
        </w:rPr>
      </w:pPr>
    </w:p>
    <w:p w:rsidR="00E86491" w:rsidRDefault="00E86491" w:rsidP="00771283">
      <w:pPr>
        <w:ind w:right="-1270"/>
        <w:rPr>
          <w:rFonts w:cs="B Lotus"/>
          <w:b/>
          <w:bCs/>
          <w:color w:val="auto"/>
          <w:sz w:val="28"/>
          <w:szCs w:val="28"/>
          <w:rtl/>
        </w:rPr>
      </w:pPr>
    </w:p>
    <w:p w:rsidR="00034D53" w:rsidRDefault="00034D53" w:rsidP="00771283">
      <w:pPr>
        <w:ind w:right="-1270"/>
        <w:rPr>
          <w:rFonts w:cs="B Lotus"/>
          <w:b/>
          <w:bCs/>
          <w:color w:val="auto"/>
          <w:sz w:val="28"/>
          <w:szCs w:val="28"/>
          <w:rtl/>
        </w:rPr>
      </w:pPr>
    </w:p>
    <w:p w:rsidR="00A40BD5" w:rsidRDefault="00A40BD5" w:rsidP="00771283">
      <w:pPr>
        <w:ind w:right="-1270"/>
        <w:rPr>
          <w:rFonts w:cs="B Lotus"/>
          <w:b/>
          <w:bCs/>
          <w:color w:val="auto"/>
          <w:sz w:val="28"/>
          <w:szCs w:val="28"/>
          <w:rtl/>
        </w:rPr>
      </w:pPr>
    </w:p>
    <w:p w:rsidR="00A40BD5" w:rsidRDefault="00A40BD5" w:rsidP="00771283">
      <w:pPr>
        <w:ind w:right="-1270"/>
        <w:rPr>
          <w:rFonts w:cs="B Lotus"/>
          <w:b/>
          <w:bCs/>
          <w:color w:val="auto"/>
          <w:sz w:val="28"/>
          <w:szCs w:val="28"/>
        </w:rPr>
      </w:pPr>
    </w:p>
    <w:p w:rsidR="000F2DA7" w:rsidRDefault="000F2DA7" w:rsidP="00771283">
      <w:pPr>
        <w:ind w:right="-1270"/>
        <w:rPr>
          <w:rFonts w:cs="B Lotus"/>
          <w:b/>
          <w:bCs/>
          <w:color w:val="auto"/>
          <w:sz w:val="28"/>
          <w:szCs w:val="28"/>
        </w:rPr>
      </w:pPr>
    </w:p>
    <w:p w:rsidR="000F2DA7" w:rsidRPr="006D7654" w:rsidRDefault="000F2DA7" w:rsidP="00771283">
      <w:pPr>
        <w:ind w:right="-1270"/>
        <w:rPr>
          <w:rFonts w:cs="B Lotus"/>
          <w:b/>
          <w:bCs/>
          <w:color w:val="auto"/>
          <w:sz w:val="28"/>
          <w:szCs w:val="28"/>
        </w:rPr>
      </w:pPr>
    </w:p>
    <w:p w:rsidR="00E82B07" w:rsidRPr="006D7654" w:rsidRDefault="00E82B07" w:rsidP="0093182D">
      <w:pPr>
        <w:bidi/>
        <w:spacing w:line="276" w:lineRule="auto"/>
        <w:ind w:left="-550" w:firstLine="540"/>
        <w:jc w:val="lowKashida"/>
        <w:rPr>
          <w:rFonts w:cs="B Lotus"/>
          <w:b/>
          <w:bCs/>
          <w:color w:val="auto"/>
          <w:sz w:val="28"/>
          <w:szCs w:val="28"/>
          <w:rtl/>
        </w:rPr>
      </w:pPr>
      <w:r w:rsidRPr="006D7654">
        <w:rPr>
          <w:rFonts w:cs="B Lotus" w:hint="cs"/>
          <w:b/>
          <w:bCs/>
          <w:color w:val="auto"/>
          <w:sz w:val="32"/>
          <w:szCs w:val="32"/>
          <w:rtl/>
        </w:rPr>
        <w:t>1</w:t>
      </w:r>
      <w:r w:rsidRPr="006D7654">
        <w:rPr>
          <w:rFonts w:cs="B Lotus" w:hint="cs"/>
          <w:b/>
          <w:bCs/>
          <w:color w:val="auto"/>
          <w:sz w:val="28"/>
          <w:szCs w:val="28"/>
          <w:rtl/>
        </w:rPr>
        <w:t>-1- مقدمه</w:t>
      </w:r>
    </w:p>
    <w:p w:rsidR="006B4D09" w:rsidRPr="009E40D7" w:rsidRDefault="006B4D09" w:rsidP="006B4D09">
      <w:pPr>
        <w:bidi/>
        <w:spacing w:line="276" w:lineRule="auto"/>
        <w:ind w:left="-568" w:firstLine="540"/>
        <w:jc w:val="both"/>
        <w:rPr>
          <w:rFonts w:cs="B Lotus"/>
          <w:color w:val="auto"/>
          <w:sz w:val="28"/>
          <w:szCs w:val="28"/>
        </w:rPr>
      </w:pPr>
      <w:r w:rsidRPr="009E40D7">
        <w:rPr>
          <w:rFonts w:cs="B Lotus"/>
          <w:color w:val="auto"/>
          <w:sz w:val="28"/>
          <w:szCs w:val="28"/>
          <w:rtl/>
        </w:rPr>
        <w:t xml:space="preserve">جمعیت سالمندان جهان در دهه‌های اخیر با سرعت قابل توجهی در حال افزایش است و سالمندی جمعیت به یکی از مهم‌ترین تغییرات جمعیتی در سطح جهان تبدیل شده است. بر اساس برآوردهای سازمان ملل متحد، تعداد افراد </w:t>
      </w:r>
      <w:r w:rsidRPr="009E40D7">
        <w:rPr>
          <w:rFonts w:cs="B Lotus"/>
          <w:color w:val="auto"/>
          <w:sz w:val="28"/>
          <w:szCs w:val="28"/>
          <w:rtl/>
          <w:lang w:bidi="fa-IR"/>
        </w:rPr>
        <w:t>۶۵</w:t>
      </w:r>
      <w:r w:rsidRPr="009E40D7">
        <w:rPr>
          <w:rFonts w:cs="B Lotus"/>
          <w:color w:val="auto"/>
          <w:sz w:val="28"/>
          <w:szCs w:val="28"/>
          <w:rtl/>
        </w:rPr>
        <w:t xml:space="preserve"> ساله و بالاتر در جهان در دهه‌های آینده به‌طور چشمگیری افزایش خواهد یافت و سهم این گروه از جمعیت جهان نیز روندی صعودی خواهد داشت. این روند عمدتاً ناشی از کاهش باروری و افزایش امید به زندگی است و در کشورهای با درآمد کم و متوسط نیز با سرعت بیشتری در حال وقوع است (سازمان ملل متحد</w:t>
      </w:r>
      <w:r w:rsidR="00495FB0">
        <w:rPr>
          <w:rStyle w:val="FootnoteReference"/>
          <w:rFonts w:cs="B Lotus"/>
          <w:color w:val="auto"/>
          <w:sz w:val="28"/>
          <w:szCs w:val="28"/>
          <w:rtl/>
        </w:rPr>
        <w:footnoteReference w:id="1"/>
      </w:r>
      <w:r w:rsidRPr="009E40D7">
        <w:rPr>
          <w:rFonts w:cs="B Lotus"/>
          <w:color w:val="auto"/>
          <w:sz w:val="28"/>
          <w:szCs w:val="28"/>
          <w:rtl/>
        </w:rPr>
        <w:t xml:space="preserve">، </w:t>
      </w:r>
      <w:r w:rsidRPr="009E40D7">
        <w:rPr>
          <w:rFonts w:cs="B Lotus"/>
          <w:color w:val="auto"/>
          <w:sz w:val="28"/>
          <w:szCs w:val="28"/>
          <w:rtl/>
          <w:lang w:bidi="fa-IR"/>
        </w:rPr>
        <w:t xml:space="preserve">۲۰۲۴). </w:t>
      </w:r>
      <w:r w:rsidRPr="009E40D7">
        <w:rPr>
          <w:rFonts w:cs="B Lotus"/>
          <w:color w:val="auto"/>
          <w:sz w:val="28"/>
          <w:szCs w:val="28"/>
          <w:rtl/>
        </w:rPr>
        <w:t xml:space="preserve">ایران نیز از این روند جمعیتی مستثنا نیست و با توجه به کاهش باروری و افزایش امید به زندگی، در مسیر سالمندی سریع جمعیت قرار دارد. بر اساس اطلاعات صندوق جمعیت سازمان ملل متحد، انتظار می‌رود سهم افراد </w:t>
      </w:r>
      <w:r w:rsidRPr="009E40D7">
        <w:rPr>
          <w:rFonts w:cs="B Lotus"/>
          <w:color w:val="auto"/>
          <w:sz w:val="28"/>
          <w:szCs w:val="28"/>
          <w:rtl/>
          <w:lang w:bidi="fa-IR"/>
        </w:rPr>
        <w:t>۶۰</w:t>
      </w:r>
      <w:r w:rsidRPr="009E40D7">
        <w:rPr>
          <w:rFonts w:cs="B Lotus"/>
          <w:color w:val="auto"/>
          <w:sz w:val="28"/>
          <w:szCs w:val="28"/>
          <w:rtl/>
        </w:rPr>
        <w:t xml:space="preserve"> ساله و بالاتر در جمعیت ایران طی دهه‌های آینده به‌طور قابل توجهی افزایش یابد و تا سال </w:t>
      </w:r>
      <w:r w:rsidRPr="009E40D7">
        <w:rPr>
          <w:rFonts w:cs="B Lotus"/>
          <w:color w:val="auto"/>
          <w:sz w:val="28"/>
          <w:szCs w:val="28"/>
          <w:rtl/>
          <w:lang w:bidi="fa-IR"/>
        </w:rPr>
        <w:t>۲۰۵۰</w:t>
      </w:r>
      <w:r w:rsidRPr="009E40D7">
        <w:rPr>
          <w:rFonts w:cs="B Lotus"/>
          <w:color w:val="auto"/>
          <w:sz w:val="28"/>
          <w:szCs w:val="28"/>
          <w:rtl/>
        </w:rPr>
        <w:t xml:space="preserve"> حدود </w:t>
      </w:r>
      <w:r w:rsidRPr="009E40D7">
        <w:rPr>
          <w:rFonts w:cs="B Lotus"/>
          <w:color w:val="auto"/>
          <w:sz w:val="28"/>
          <w:szCs w:val="28"/>
          <w:rtl/>
          <w:lang w:bidi="fa-IR"/>
        </w:rPr>
        <w:t>۲۷</w:t>
      </w:r>
      <w:r w:rsidRPr="009E40D7">
        <w:rPr>
          <w:rFonts w:ascii="Times New Roman" w:hAnsi="Times New Roman" w:cs="Times New Roman" w:hint="cs"/>
          <w:color w:val="auto"/>
          <w:sz w:val="28"/>
          <w:szCs w:val="28"/>
          <w:rtl/>
        </w:rPr>
        <w:t>٫</w:t>
      </w:r>
      <w:r w:rsidRPr="009E40D7">
        <w:rPr>
          <w:rFonts w:cs="B Lotus"/>
          <w:color w:val="auto"/>
          <w:sz w:val="28"/>
          <w:szCs w:val="28"/>
          <w:rtl/>
          <w:lang w:bidi="fa-IR"/>
        </w:rPr>
        <w:t>۹</w:t>
      </w:r>
      <w:r w:rsidR="00495FB0">
        <w:rPr>
          <w:rFonts w:cs="B Lotus"/>
          <w:color w:val="auto"/>
          <w:sz w:val="28"/>
          <w:szCs w:val="28"/>
        </w:rPr>
        <w:t xml:space="preserve"> </w:t>
      </w:r>
      <w:r w:rsidRPr="009E40D7">
        <w:rPr>
          <w:rFonts w:cs="B Lotus"/>
          <w:color w:val="auto"/>
          <w:sz w:val="28"/>
          <w:szCs w:val="28"/>
          <w:rtl/>
        </w:rPr>
        <w:t>درصد جمعیت کشور را تشکیل دهد(صندوق جمعیت سازمان ملل متحد</w:t>
      </w:r>
      <w:r w:rsidR="00E724D2">
        <w:rPr>
          <w:rStyle w:val="FootnoteReference"/>
          <w:rFonts w:cs="B Lotus"/>
          <w:color w:val="auto"/>
          <w:sz w:val="28"/>
          <w:szCs w:val="28"/>
          <w:rtl/>
        </w:rPr>
        <w:footnoteReference w:id="2"/>
      </w:r>
      <w:r w:rsidRPr="009E40D7">
        <w:rPr>
          <w:rFonts w:cs="B Lotus"/>
          <w:color w:val="auto"/>
          <w:sz w:val="28"/>
          <w:szCs w:val="28"/>
          <w:rtl/>
        </w:rPr>
        <w:t xml:space="preserve">، </w:t>
      </w:r>
      <w:r w:rsidRPr="009E40D7">
        <w:rPr>
          <w:rFonts w:cs="B Lotus"/>
          <w:color w:val="auto"/>
          <w:sz w:val="28"/>
          <w:szCs w:val="28"/>
          <w:rtl/>
          <w:lang w:bidi="fa-IR"/>
        </w:rPr>
        <w:t>۲۰۲۶).</w:t>
      </w:r>
      <w:r w:rsidR="009E40D7">
        <w:rPr>
          <w:rFonts w:cs="B Lotus" w:hint="cs"/>
          <w:color w:val="auto"/>
          <w:sz w:val="28"/>
          <w:szCs w:val="28"/>
          <w:rtl/>
          <w:lang w:bidi="fa-IR"/>
        </w:rPr>
        <w:t xml:space="preserve"> </w:t>
      </w:r>
      <w:r w:rsidRPr="009E40D7">
        <w:rPr>
          <w:rFonts w:cs="B Lotus"/>
          <w:color w:val="auto"/>
          <w:sz w:val="28"/>
          <w:szCs w:val="28"/>
          <w:rtl/>
        </w:rPr>
        <w:t>بنابراین، شتاب سالمندی جمعیت در ایران ضرورت توجه بیشتر به نیازهای جسمی، روانی و اجتماعی سالمندان و برنامه‌ریزی برای ارائه خدمات متناسب با این تغییر جمعیتی را بیش از پیش آشکار می‌سازد</w:t>
      </w:r>
      <w:r w:rsidRPr="009E40D7">
        <w:rPr>
          <w:rFonts w:cs="B Lotus"/>
          <w:color w:val="auto"/>
          <w:sz w:val="28"/>
          <w:szCs w:val="28"/>
        </w:rPr>
        <w:t>.</w:t>
      </w:r>
    </w:p>
    <w:p w:rsidR="006B4D09" w:rsidRDefault="006B4D09" w:rsidP="006B4D09">
      <w:pPr>
        <w:bidi/>
        <w:spacing w:line="276" w:lineRule="auto"/>
        <w:ind w:left="-568" w:firstLine="540"/>
        <w:jc w:val="lowKashida"/>
        <w:rPr>
          <w:rFonts w:cs="B Lotus"/>
          <w:color w:val="auto"/>
          <w:sz w:val="28"/>
          <w:szCs w:val="28"/>
        </w:rPr>
      </w:pPr>
      <w:r w:rsidRPr="006B4D09">
        <w:rPr>
          <w:rFonts w:cs="B Lotus"/>
          <w:color w:val="auto"/>
          <w:sz w:val="28"/>
          <w:szCs w:val="28"/>
          <w:rtl/>
        </w:rPr>
        <w:t xml:space="preserve">سالخوردگی جمعیت هم‌زمان با تغییرات گسترده اجتماعی، اقتصادی و خانوادگی در سراسر جهان در حال وقوع است. افزایش امید به زندگی، کاهش باروری، شهرنشینی، مهاجرت و تغییر الگوهای خانواده، شیوه زندگی و ترتیبات سکونت سالمندان را نیز تحت تأثیر قرار داده است. در بسیاری از جوامع، الگوهای زندگی سالمندان از زندگی در خانواده‌های گسترده و چندنسلی به سمت شکل‌های مستقل‌تر زندگی، از جمله زندگی به‌تنهایی یا زندگی با همسر، در حال تغییر است. این تغییرات می‌توانند پیامدهایی برای میزان حمایت خانوادگی، تعاملات اجتماعی و دسترسی سالمندان به مراقبت و حمایت داشته باشند. بر اساس گزارش سازمان ملل متحد، تغییرات جمعیتی و اجتماعی و افزایش تعداد سالمندان، ضرورت توجه به ترتیبات زندگی، حمایت اجتماعی و نیازهای مراقبتی این گروه را بیش از پیش افزایش داده است. همچنین، </w:t>
      </w:r>
      <w:r w:rsidRPr="006B4D09">
        <w:rPr>
          <w:rFonts w:cs="B Lotus"/>
          <w:color w:val="auto"/>
          <w:sz w:val="28"/>
          <w:szCs w:val="28"/>
          <w:rtl/>
        </w:rPr>
        <w:lastRenderedPageBreak/>
        <w:t xml:space="preserve">شواهد سازمان ملل نشان می‌دهد که زنان سالمند تقریباً دو برابر مردان سالمند احتمال دارد به‌تنهایی زندگی کنند که بخش مهمی از آن با بالاتر بودن میزان بیوگی در میان زنان مرتبط است (سازمان ملل متحد، </w:t>
      </w:r>
      <w:r w:rsidRPr="006B4D09">
        <w:rPr>
          <w:rFonts w:cs="B Lotus"/>
          <w:color w:val="auto"/>
          <w:sz w:val="28"/>
          <w:szCs w:val="28"/>
          <w:rtl/>
          <w:lang w:bidi="fa-IR"/>
        </w:rPr>
        <w:t>۲۰۲۳)</w:t>
      </w:r>
      <w:r>
        <w:rPr>
          <w:rFonts w:cs="B Lotus" w:hint="cs"/>
          <w:color w:val="auto"/>
          <w:sz w:val="28"/>
          <w:szCs w:val="28"/>
          <w:rtl/>
        </w:rPr>
        <w:t>.</w:t>
      </w:r>
    </w:p>
    <w:p w:rsidR="006B4D09" w:rsidRDefault="006B4D09" w:rsidP="006B4D09">
      <w:pPr>
        <w:bidi/>
        <w:spacing w:line="276" w:lineRule="auto"/>
        <w:ind w:left="-568" w:firstLine="540"/>
        <w:jc w:val="lowKashida"/>
        <w:rPr>
          <w:rFonts w:cs="B Lotus"/>
          <w:color w:val="auto"/>
          <w:sz w:val="28"/>
          <w:szCs w:val="28"/>
          <w:rtl/>
        </w:rPr>
      </w:pPr>
      <w:r w:rsidRPr="006B4D09">
        <w:rPr>
          <w:rFonts w:cs="B Lotus"/>
          <w:color w:val="auto"/>
          <w:sz w:val="28"/>
          <w:szCs w:val="28"/>
          <w:rtl/>
        </w:rPr>
        <w:t>سالخوردگی جمعیت یکی از مهم‌ترین تحولات جمعیتی در جهان معاصر و از چالش‌های اساسی نظام‌های سلامت و رفاه اجتماعی به شمار می‌رود. افزایش طول عمر و کاهش باروری موجب افزایش تعداد و سهم سالمندان در جمعیت شده است و این تغییر جمعیتی با پیامدهای جسمی، روانی و اجتماعی متعددی همراه است. سالمندان در این دوره ممکن است با افزایش بیماری‌های مزمن، کاهش توانایی‌های جسمی و عملکردی، محدودیت در فعالیت‌های روزمره و تغییر در روابط و حمایت‌های اجتماعی مواجه شوند؛ عواملی که می‌توانند استقلال فردی و کیفیت زندگی آنان را تحت تأثیر قرار دهند (جودارزی</w:t>
      </w:r>
      <w:r w:rsidR="00495FB0">
        <w:rPr>
          <w:rStyle w:val="FootnoteReference"/>
          <w:rFonts w:cs="B Lotus"/>
          <w:color w:val="auto"/>
          <w:sz w:val="28"/>
          <w:szCs w:val="28"/>
          <w:rtl/>
        </w:rPr>
        <w:footnoteReference w:id="3"/>
      </w:r>
      <w:r w:rsidRPr="006B4D09">
        <w:rPr>
          <w:rFonts w:cs="B Lotus"/>
          <w:color w:val="auto"/>
          <w:sz w:val="28"/>
          <w:szCs w:val="28"/>
          <w:rtl/>
        </w:rPr>
        <w:t xml:space="preserve"> و همکاران، </w:t>
      </w:r>
      <w:r w:rsidRPr="006B4D09">
        <w:rPr>
          <w:rFonts w:cs="B Lotus"/>
          <w:color w:val="auto"/>
          <w:sz w:val="28"/>
          <w:szCs w:val="28"/>
          <w:rtl/>
          <w:lang w:bidi="fa-IR"/>
        </w:rPr>
        <w:t>۲۰۲۴</w:t>
      </w:r>
      <w:r w:rsidRPr="006B4D09">
        <w:rPr>
          <w:rFonts w:cs="B Lotus"/>
          <w:color w:val="auto"/>
          <w:sz w:val="28"/>
          <w:szCs w:val="28"/>
          <w:rtl/>
        </w:rPr>
        <w:t>؛ میری</w:t>
      </w:r>
      <w:r w:rsidR="00E20DCB">
        <w:rPr>
          <w:rStyle w:val="FootnoteReference"/>
          <w:rFonts w:cs="B Lotus"/>
          <w:color w:val="auto"/>
          <w:sz w:val="28"/>
          <w:szCs w:val="28"/>
          <w:rtl/>
        </w:rPr>
        <w:footnoteReference w:id="4"/>
      </w:r>
      <w:r w:rsidRPr="006B4D09">
        <w:rPr>
          <w:rFonts w:cs="B Lotus"/>
          <w:color w:val="auto"/>
          <w:sz w:val="28"/>
          <w:szCs w:val="28"/>
          <w:rtl/>
        </w:rPr>
        <w:t xml:space="preserve"> و همکاران، </w:t>
      </w:r>
      <w:r w:rsidRPr="006B4D09">
        <w:rPr>
          <w:rFonts w:cs="B Lotus"/>
          <w:color w:val="auto"/>
          <w:sz w:val="28"/>
          <w:szCs w:val="28"/>
          <w:rtl/>
          <w:lang w:bidi="fa-IR"/>
        </w:rPr>
        <w:t>۲۰۲۴)</w:t>
      </w:r>
      <w:r>
        <w:rPr>
          <w:rFonts w:cs="B Lotus" w:hint="cs"/>
          <w:color w:val="auto"/>
          <w:sz w:val="28"/>
          <w:szCs w:val="28"/>
          <w:rtl/>
        </w:rPr>
        <w:t xml:space="preserve">. </w:t>
      </w:r>
      <w:r w:rsidRPr="006B4D09">
        <w:rPr>
          <w:rFonts w:cs="B Lotus"/>
          <w:color w:val="auto"/>
          <w:sz w:val="28"/>
          <w:szCs w:val="28"/>
          <w:rtl/>
        </w:rPr>
        <w:t>در ایران نیز پژوهش‌های جدید نشان می‌دهند که وضعیت سلامت، بیماری‌های مزمن، شرایط اجتماعی ـ اقتصادی و عوامل روانی ـ اجتماعی با نحوه تجربه سالمندی و حفظ استقلال عملکردی ارتباط دارند. برای نمونه، جودارزی و همکاران (</w:t>
      </w:r>
      <w:r w:rsidRPr="006B4D09">
        <w:rPr>
          <w:rFonts w:cs="B Lotus"/>
          <w:color w:val="auto"/>
          <w:sz w:val="28"/>
          <w:szCs w:val="28"/>
          <w:rtl/>
          <w:lang w:bidi="fa-IR"/>
        </w:rPr>
        <w:t xml:space="preserve">۲۰۲۴) </w:t>
      </w:r>
      <w:r w:rsidRPr="006B4D09">
        <w:rPr>
          <w:rFonts w:cs="B Lotus"/>
          <w:color w:val="auto"/>
          <w:sz w:val="28"/>
          <w:szCs w:val="28"/>
          <w:rtl/>
        </w:rPr>
        <w:t>در یک مرور نظام‌مند و فراتحلیل، بر نقش عوامل روانی ـ اجتماعی در حفظ استقلال عملکردی سالمندان تأکید کرده‌اند. همچنین، پژوهش‌های انجام‌شده در میان سالمندان ایرانی نشان داده‌اند که افزایش سن، بیماری‌های مزمن، وضعیت اقتصادی و میزان حمایت اجتماعی می‌توانند با وضعیت عملکردی و کیفیت زندگی سالمندان ارتباط داشته باشند (جافری‌کولایی</w:t>
      </w:r>
      <w:r w:rsidR="00995C07">
        <w:rPr>
          <w:rStyle w:val="FootnoteReference"/>
          <w:rFonts w:cs="B Lotus"/>
          <w:color w:val="auto"/>
          <w:sz w:val="28"/>
          <w:szCs w:val="28"/>
          <w:rtl/>
        </w:rPr>
        <w:footnoteReference w:id="5"/>
      </w:r>
      <w:r w:rsidRPr="006B4D09">
        <w:rPr>
          <w:rFonts w:cs="B Lotus"/>
          <w:color w:val="auto"/>
          <w:sz w:val="28"/>
          <w:szCs w:val="28"/>
          <w:rtl/>
        </w:rPr>
        <w:t xml:space="preserve"> و همکاران، </w:t>
      </w:r>
      <w:r w:rsidRPr="006B4D09">
        <w:rPr>
          <w:rFonts w:cs="B Lotus"/>
          <w:color w:val="auto"/>
          <w:sz w:val="28"/>
          <w:szCs w:val="28"/>
          <w:rtl/>
          <w:lang w:bidi="fa-IR"/>
        </w:rPr>
        <w:t>۲۰۲۴</w:t>
      </w:r>
      <w:r w:rsidRPr="006B4D09">
        <w:rPr>
          <w:rFonts w:cs="B Lotus"/>
          <w:color w:val="auto"/>
          <w:sz w:val="28"/>
          <w:szCs w:val="28"/>
          <w:rtl/>
        </w:rPr>
        <w:t xml:space="preserve">؛ محمدزاده و همکاران، </w:t>
      </w:r>
      <w:r w:rsidRPr="006B4D09">
        <w:rPr>
          <w:rFonts w:cs="B Lotus"/>
          <w:color w:val="auto"/>
          <w:sz w:val="28"/>
          <w:szCs w:val="28"/>
          <w:rtl/>
          <w:lang w:bidi="fa-IR"/>
        </w:rPr>
        <w:t>۲۰۲۴)</w:t>
      </w:r>
      <w:r>
        <w:rPr>
          <w:rFonts w:cs="B Lotus" w:hint="cs"/>
          <w:color w:val="auto"/>
          <w:sz w:val="28"/>
          <w:szCs w:val="28"/>
          <w:rtl/>
        </w:rPr>
        <w:t xml:space="preserve">. </w:t>
      </w:r>
      <w:r w:rsidRPr="006B4D09">
        <w:rPr>
          <w:rFonts w:cs="B Lotus"/>
          <w:color w:val="auto"/>
          <w:sz w:val="28"/>
          <w:szCs w:val="28"/>
          <w:rtl/>
        </w:rPr>
        <w:t>بنابراین، توجه به نیازهای جسمی، روانی و اجتماعی سالمندان و فراهم کردن شرایط مناسب برای حفظ استقلال، حمایت اجتماعی و مشارکت آنان، از ضرورت‌های مهم در برنامه‌ریزی برای سالمندی سالم در ایران محسوب می‌شود</w:t>
      </w:r>
      <w:r>
        <w:rPr>
          <w:rFonts w:cs="B Lotus" w:hint="cs"/>
          <w:color w:val="auto"/>
          <w:sz w:val="28"/>
          <w:szCs w:val="28"/>
          <w:rtl/>
        </w:rPr>
        <w:t>.</w:t>
      </w:r>
    </w:p>
    <w:p w:rsidR="009E40D7" w:rsidRPr="006B4D09" w:rsidRDefault="006B4D09" w:rsidP="00995C07">
      <w:pPr>
        <w:bidi/>
        <w:spacing w:line="276" w:lineRule="auto"/>
        <w:ind w:left="-550" w:firstLine="540"/>
        <w:jc w:val="lowKashida"/>
        <w:rPr>
          <w:rFonts w:cs="B Lotus"/>
          <w:color w:val="auto"/>
          <w:sz w:val="28"/>
          <w:szCs w:val="28"/>
        </w:rPr>
      </w:pPr>
      <w:r w:rsidRPr="006B4D09">
        <w:rPr>
          <w:rFonts w:cs="B Lotus"/>
          <w:color w:val="auto"/>
          <w:sz w:val="28"/>
          <w:szCs w:val="28"/>
          <w:rtl/>
        </w:rPr>
        <w:t>سالمندی فرایندی طبیعی و چندبعدی است که با تغییرات تدریجی در ابعاد جسمی، روانی، شناختی و اجتماعی زندگی همراه می‌باشد. امروزه مفهوم سالمندی موفق صرفاً به طول عمر یا فقدان بیماری محدود نمی‌شود، بلکه ابعادی همچون حفظ سلامت و عملکرد جسمی و شناختی، استقلال، مشارکت اجتماعی و برخورداری از بهزیستی روان‌شناختی را نیز دربرمی‌گیرد (لیو</w:t>
      </w:r>
      <w:r w:rsidR="00995C07">
        <w:rPr>
          <w:rStyle w:val="FootnoteReference"/>
          <w:rFonts w:cs="B Lotus"/>
          <w:color w:val="auto"/>
          <w:sz w:val="28"/>
          <w:szCs w:val="28"/>
          <w:rtl/>
        </w:rPr>
        <w:footnoteReference w:id="6"/>
      </w:r>
      <w:r w:rsidRPr="006B4D09">
        <w:rPr>
          <w:rFonts w:cs="B Lotus"/>
          <w:color w:val="auto"/>
          <w:sz w:val="28"/>
          <w:szCs w:val="28"/>
          <w:rtl/>
        </w:rPr>
        <w:t xml:space="preserve"> و همکاران، </w:t>
      </w:r>
      <w:r w:rsidRPr="006B4D09">
        <w:rPr>
          <w:rFonts w:cs="B Lotus"/>
          <w:color w:val="auto"/>
          <w:sz w:val="28"/>
          <w:szCs w:val="28"/>
          <w:rtl/>
          <w:lang w:bidi="fa-IR"/>
        </w:rPr>
        <w:t xml:space="preserve">۲۰۲۵). </w:t>
      </w:r>
      <w:r w:rsidRPr="006B4D09">
        <w:rPr>
          <w:rFonts w:cs="B Lotus"/>
          <w:color w:val="auto"/>
          <w:sz w:val="28"/>
          <w:szCs w:val="28"/>
          <w:rtl/>
        </w:rPr>
        <w:t xml:space="preserve">شواهد پژوهشی نشان می‌دهد که کیفیت تجربه سالمندی تحت تأثیر عوامل قابل تعدیلی همچون وضعیت سلامت ادراک‌شده، شرایط اقتصادی و عوامل اجتماعی قرار دارد؛ به‌گونه‌ای که در مطالعه‌ای بر سالمندان ایرانی، سلامت </w:t>
      </w:r>
      <w:r w:rsidRPr="006B4D09">
        <w:rPr>
          <w:rFonts w:cs="B Lotus"/>
          <w:color w:val="auto"/>
          <w:sz w:val="28"/>
          <w:szCs w:val="28"/>
          <w:rtl/>
        </w:rPr>
        <w:lastRenderedPageBreak/>
        <w:t xml:space="preserve">ادراک‌شده، کفایت درآمد و جایگاه اجتماعی ادراک‌شده از مهم‌ترین عوامل مرتبط با سالمندی موفق بودند (محمدزاده و همکاران، </w:t>
      </w:r>
      <w:r w:rsidRPr="006B4D09">
        <w:rPr>
          <w:rFonts w:cs="B Lotus"/>
          <w:color w:val="auto"/>
          <w:sz w:val="28"/>
          <w:szCs w:val="28"/>
          <w:rtl/>
          <w:lang w:bidi="fa-IR"/>
        </w:rPr>
        <w:t>۲۰۲۴)</w:t>
      </w:r>
      <w:r w:rsidRPr="006B4D09">
        <w:rPr>
          <w:rFonts w:cs="B Lotus" w:hint="cs"/>
          <w:color w:val="auto"/>
          <w:sz w:val="28"/>
          <w:szCs w:val="28"/>
          <w:rtl/>
        </w:rPr>
        <w:t xml:space="preserve">. </w:t>
      </w:r>
      <w:r w:rsidRPr="006B4D09">
        <w:rPr>
          <w:rFonts w:cs="B Lotus"/>
          <w:color w:val="auto"/>
          <w:sz w:val="28"/>
          <w:szCs w:val="28"/>
          <w:rtl/>
        </w:rPr>
        <w:t>ازاین‌رو، سالمندی را نمی‌توان صرفاً فرایندی زیستی دانست، بلکه نحوه سازگاری فرد با تغییرات این دوره و برخورداری از منابع جسمی، روانی و اجتماعی در تعیین کیفیت زندگی و بهزیستی وی اهمیت دارد. با توجه به اهمیت سلامت روان در این دوره و افزایش نگرانی‌های مرتبط با مسائل وجودی و سلامت، در پژوهش حاضر نقش هوش معنوی و اضطراب سلامت در ارتباط با اضطراب مرگ در سالمندان مورد بررسی قرار گرفته است</w:t>
      </w:r>
      <w:r w:rsidRPr="006B4D09">
        <w:rPr>
          <w:rFonts w:cs="B Lotus" w:hint="cs"/>
          <w:color w:val="auto"/>
          <w:sz w:val="28"/>
          <w:szCs w:val="28"/>
          <w:rtl/>
        </w:rPr>
        <w:t>.</w:t>
      </w:r>
    </w:p>
    <w:p w:rsidR="007903FE" w:rsidRPr="006D7654" w:rsidRDefault="007903FE" w:rsidP="006B4D09">
      <w:pPr>
        <w:bidi/>
        <w:spacing w:line="276" w:lineRule="auto"/>
        <w:ind w:left="-550" w:firstLine="540"/>
        <w:jc w:val="lowKashida"/>
        <w:rPr>
          <w:rFonts w:cs="B Lotus"/>
          <w:color w:val="auto"/>
          <w:sz w:val="28"/>
          <w:szCs w:val="28"/>
          <w:rtl/>
        </w:rPr>
      </w:pPr>
      <w:r w:rsidRPr="006D7654">
        <w:rPr>
          <w:rFonts w:cs="B Lotus" w:hint="cs"/>
          <w:b/>
          <w:bCs/>
          <w:color w:val="auto"/>
          <w:sz w:val="28"/>
          <w:szCs w:val="28"/>
          <w:rtl/>
        </w:rPr>
        <w:t>1-2- بیان مسأله</w:t>
      </w:r>
    </w:p>
    <w:p w:rsidR="009E40D7" w:rsidRPr="009E40D7" w:rsidRDefault="009E40D7" w:rsidP="009E40D7">
      <w:pPr>
        <w:autoSpaceDE/>
        <w:autoSpaceDN/>
        <w:bidi/>
        <w:adjustRightInd/>
        <w:spacing w:line="276" w:lineRule="auto"/>
        <w:ind w:left="-568" w:firstLine="540"/>
        <w:jc w:val="both"/>
        <w:rPr>
          <w:rFonts w:ascii="Times New Roman" w:eastAsia="Times New Roman" w:hAnsi="Times New Roman" w:cs="B Lotus"/>
          <w:b/>
          <w:color w:val="auto"/>
          <w:sz w:val="28"/>
          <w:szCs w:val="28"/>
        </w:rPr>
      </w:pPr>
      <w:r w:rsidRPr="009E40D7">
        <w:rPr>
          <w:rFonts w:ascii="Times New Roman" w:eastAsia="Times New Roman" w:hAnsi="Times New Roman" w:cs="B Lotus"/>
          <w:b/>
          <w:color w:val="auto"/>
          <w:sz w:val="28"/>
          <w:szCs w:val="28"/>
          <w:rtl/>
        </w:rPr>
        <w:t xml:space="preserve">سالمندی جمعیت یکی از مهم‌ترین تحولات جمعیتی قرن حاضر و از چالش‌های اساسی نظام‌های سلامت و رفاه اجتماعی در جوامع مختلف به شمار می‌رود. افزایش امید به زندگی و کاهش باروری موجب شده است که ساختار سنی جمعیت جهان به‌تدریج به سمت سنین بالاتر تغییر کند. بر اساس گزارش سازمان جهانی بهداشت، در سال </w:t>
      </w:r>
      <w:r w:rsidRPr="009E40D7">
        <w:rPr>
          <w:rFonts w:ascii="Times New Roman" w:eastAsia="Times New Roman" w:hAnsi="Times New Roman" w:cs="B Lotus"/>
          <w:b/>
          <w:color w:val="auto"/>
          <w:sz w:val="28"/>
          <w:szCs w:val="28"/>
          <w:rtl/>
          <w:lang w:bidi="fa-IR"/>
        </w:rPr>
        <w:t>۲۰۲۳</w:t>
      </w:r>
      <w:r w:rsidRPr="009E40D7">
        <w:rPr>
          <w:rFonts w:ascii="Times New Roman" w:eastAsia="Times New Roman" w:hAnsi="Times New Roman" w:cs="B Lotus"/>
          <w:b/>
          <w:color w:val="auto"/>
          <w:sz w:val="28"/>
          <w:szCs w:val="28"/>
          <w:rtl/>
        </w:rPr>
        <w:t xml:space="preserve"> حدود </w:t>
      </w:r>
      <w:r w:rsidRPr="009E40D7">
        <w:rPr>
          <w:rFonts w:ascii="Times New Roman" w:eastAsia="Times New Roman" w:hAnsi="Times New Roman" w:cs="B Lotus"/>
          <w:b/>
          <w:color w:val="auto"/>
          <w:sz w:val="28"/>
          <w:szCs w:val="28"/>
          <w:rtl/>
          <w:lang w:bidi="fa-IR"/>
        </w:rPr>
        <w:t>۱</w:t>
      </w:r>
      <w:r w:rsidRPr="009E40D7">
        <w:rPr>
          <w:rFonts w:ascii="Times New Roman" w:eastAsia="Times New Roman" w:hAnsi="Times New Roman" w:cs="Times New Roman" w:hint="cs"/>
          <w:b/>
          <w:color w:val="auto"/>
          <w:sz w:val="28"/>
          <w:szCs w:val="28"/>
          <w:rtl/>
        </w:rPr>
        <w:t>٫</w:t>
      </w:r>
      <w:r w:rsidRPr="009E40D7">
        <w:rPr>
          <w:rFonts w:ascii="Times New Roman" w:eastAsia="Times New Roman" w:hAnsi="Times New Roman" w:cs="B Lotus"/>
          <w:b/>
          <w:color w:val="auto"/>
          <w:sz w:val="28"/>
          <w:szCs w:val="28"/>
          <w:rtl/>
          <w:lang w:bidi="fa-IR"/>
        </w:rPr>
        <w:t>۱</w:t>
      </w:r>
      <w:r w:rsidRPr="009E40D7">
        <w:rPr>
          <w:rFonts w:ascii="Times New Roman" w:eastAsia="Times New Roman" w:hAnsi="Times New Roman" w:cs="B Lotus"/>
          <w:b/>
          <w:color w:val="auto"/>
          <w:sz w:val="28"/>
          <w:szCs w:val="28"/>
          <w:rtl/>
        </w:rPr>
        <w:t xml:space="preserve"> میلیارد نفر از جمعیت جهان را افراد </w:t>
      </w:r>
      <w:r w:rsidRPr="009E40D7">
        <w:rPr>
          <w:rFonts w:ascii="Times New Roman" w:eastAsia="Times New Roman" w:hAnsi="Times New Roman" w:cs="B Lotus"/>
          <w:b/>
          <w:color w:val="auto"/>
          <w:sz w:val="28"/>
          <w:szCs w:val="28"/>
          <w:rtl/>
          <w:lang w:bidi="fa-IR"/>
        </w:rPr>
        <w:t>۶۰</w:t>
      </w:r>
      <w:r w:rsidRPr="009E40D7">
        <w:rPr>
          <w:rFonts w:ascii="Times New Roman" w:eastAsia="Times New Roman" w:hAnsi="Times New Roman" w:cs="B Lotus"/>
          <w:b/>
          <w:color w:val="auto"/>
          <w:sz w:val="28"/>
          <w:szCs w:val="28"/>
          <w:rtl/>
        </w:rPr>
        <w:t xml:space="preserve"> ساله و بالاتر تشکیل می‌دادند و پیش‌بینی می‌شود این تعداد تا سال </w:t>
      </w:r>
      <w:r w:rsidRPr="009E40D7">
        <w:rPr>
          <w:rFonts w:ascii="Times New Roman" w:eastAsia="Times New Roman" w:hAnsi="Times New Roman" w:cs="B Lotus"/>
          <w:b/>
          <w:color w:val="auto"/>
          <w:sz w:val="28"/>
          <w:szCs w:val="28"/>
          <w:rtl/>
          <w:lang w:bidi="fa-IR"/>
        </w:rPr>
        <w:t>۲۰۳۰</w:t>
      </w:r>
      <w:r w:rsidRPr="009E40D7">
        <w:rPr>
          <w:rFonts w:ascii="Times New Roman" w:eastAsia="Times New Roman" w:hAnsi="Times New Roman" w:cs="B Lotus"/>
          <w:b/>
          <w:color w:val="auto"/>
          <w:sz w:val="28"/>
          <w:szCs w:val="28"/>
          <w:rtl/>
        </w:rPr>
        <w:t xml:space="preserve"> به </w:t>
      </w:r>
      <w:r w:rsidRPr="009E40D7">
        <w:rPr>
          <w:rFonts w:ascii="Times New Roman" w:eastAsia="Times New Roman" w:hAnsi="Times New Roman" w:cs="B Lotus"/>
          <w:b/>
          <w:color w:val="auto"/>
          <w:sz w:val="28"/>
          <w:szCs w:val="28"/>
          <w:rtl/>
          <w:lang w:bidi="fa-IR"/>
        </w:rPr>
        <w:t>۱</w:t>
      </w:r>
      <w:r w:rsidRPr="009E40D7">
        <w:rPr>
          <w:rFonts w:ascii="Times New Roman" w:eastAsia="Times New Roman" w:hAnsi="Times New Roman" w:cs="Times New Roman" w:hint="cs"/>
          <w:b/>
          <w:color w:val="auto"/>
          <w:sz w:val="28"/>
          <w:szCs w:val="28"/>
          <w:rtl/>
        </w:rPr>
        <w:t>٫</w:t>
      </w:r>
      <w:r w:rsidRPr="009E40D7">
        <w:rPr>
          <w:rFonts w:ascii="Times New Roman" w:eastAsia="Times New Roman" w:hAnsi="Times New Roman" w:cs="B Lotus"/>
          <w:b/>
          <w:color w:val="auto"/>
          <w:sz w:val="28"/>
          <w:szCs w:val="28"/>
          <w:rtl/>
          <w:lang w:bidi="fa-IR"/>
        </w:rPr>
        <w:t>۴</w:t>
      </w:r>
      <w:r w:rsidRPr="009E40D7">
        <w:rPr>
          <w:rFonts w:ascii="Times New Roman" w:eastAsia="Times New Roman" w:hAnsi="Times New Roman" w:cs="B Lotus"/>
          <w:b/>
          <w:color w:val="auto"/>
          <w:sz w:val="28"/>
          <w:szCs w:val="28"/>
          <w:rtl/>
        </w:rPr>
        <w:t xml:space="preserve"> میلیارد نفر و تا سال </w:t>
      </w:r>
      <w:r w:rsidRPr="009E40D7">
        <w:rPr>
          <w:rFonts w:ascii="Times New Roman" w:eastAsia="Times New Roman" w:hAnsi="Times New Roman" w:cs="B Lotus"/>
          <w:b/>
          <w:color w:val="auto"/>
          <w:sz w:val="28"/>
          <w:szCs w:val="28"/>
          <w:rtl/>
          <w:lang w:bidi="fa-IR"/>
        </w:rPr>
        <w:t>۲۰۵۰</w:t>
      </w:r>
      <w:r w:rsidRPr="009E40D7">
        <w:rPr>
          <w:rFonts w:ascii="Times New Roman" w:eastAsia="Times New Roman" w:hAnsi="Times New Roman" w:cs="B Lotus"/>
          <w:b/>
          <w:color w:val="auto"/>
          <w:sz w:val="28"/>
          <w:szCs w:val="28"/>
          <w:rtl/>
        </w:rPr>
        <w:t xml:space="preserve"> به حدود </w:t>
      </w:r>
      <w:r w:rsidRPr="009E40D7">
        <w:rPr>
          <w:rFonts w:ascii="Times New Roman" w:eastAsia="Times New Roman" w:hAnsi="Times New Roman" w:cs="B Lotus"/>
          <w:b/>
          <w:color w:val="auto"/>
          <w:sz w:val="28"/>
          <w:szCs w:val="28"/>
          <w:rtl/>
          <w:lang w:bidi="fa-IR"/>
        </w:rPr>
        <w:t>۲</w:t>
      </w:r>
      <w:r w:rsidRPr="009E40D7">
        <w:rPr>
          <w:rFonts w:ascii="Times New Roman" w:eastAsia="Times New Roman" w:hAnsi="Times New Roman" w:cs="Times New Roman" w:hint="cs"/>
          <w:b/>
          <w:color w:val="auto"/>
          <w:sz w:val="28"/>
          <w:szCs w:val="28"/>
          <w:rtl/>
        </w:rPr>
        <w:t>٫</w:t>
      </w:r>
      <w:r w:rsidRPr="009E40D7">
        <w:rPr>
          <w:rFonts w:ascii="Times New Roman" w:eastAsia="Times New Roman" w:hAnsi="Times New Roman" w:cs="B Lotus"/>
          <w:b/>
          <w:color w:val="auto"/>
          <w:sz w:val="28"/>
          <w:szCs w:val="28"/>
          <w:rtl/>
          <w:lang w:bidi="fa-IR"/>
        </w:rPr>
        <w:t>۱</w:t>
      </w:r>
      <w:r w:rsidRPr="009E40D7">
        <w:rPr>
          <w:rFonts w:ascii="Times New Roman" w:eastAsia="Times New Roman" w:hAnsi="Times New Roman" w:cs="B Lotus"/>
          <w:b/>
          <w:color w:val="auto"/>
          <w:sz w:val="28"/>
          <w:szCs w:val="28"/>
          <w:rtl/>
        </w:rPr>
        <w:t xml:space="preserve"> میلیارد نفر افزایش یابد. همچنین، انتظار می‌رود تا سال </w:t>
      </w:r>
      <w:r w:rsidRPr="009E40D7">
        <w:rPr>
          <w:rFonts w:ascii="Times New Roman" w:eastAsia="Times New Roman" w:hAnsi="Times New Roman" w:cs="B Lotus"/>
          <w:b/>
          <w:color w:val="auto"/>
          <w:sz w:val="28"/>
          <w:szCs w:val="28"/>
          <w:rtl/>
          <w:lang w:bidi="fa-IR"/>
        </w:rPr>
        <w:t>۲۰۵۰</w:t>
      </w:r>
      <w:r w:rsidRPr="009E40D7">
        <w:rPr>
          <w:rFonts w:ascii="Times New Roman" w:eastAsia="Times New Roman" w:hAnsi="Times New Roman" w:cs="B Lotus"/>
          <w:b/>
          <w:color w:val="auto"/>
          <w:sz w:val="28"/>
          <w:szCs w:val="28"/>
          <w:rtl/>
        </w:rPr>
        <w:t xml:space="preserve"> حدود </w:t>
      </w:r>
      <w:r w:rsidRPr="009E40D7">
        <w:rPr>
          <w:rFonts w:ascii="Times New Roman" w:eastAsia="Times New Roman" w:hAnsi="Times New Roman" w:cs="B Lotus"/>
          <w:b/>
          <w:color w:val="auto"/>
          <w:sz w:val="28"/>
          <w:szCs w:val="28"/>
          <w:rtl/>
          <w:lang w:bidi="fa-IR"/>
        </w:rPr>
        <w:t>۸۰</w:t>
      </w:r>
      <w:r w:rsidRPr="009E40D7">
        <w:rPr>
          <w:rFonts w:ascii="Times New Roman" w:eastAsia="Times New Roman" w:hAnsi="Times New Roman" w:cs="B Lotus"/>
          <w:b/>
          <w:color w:val="auto"/>
          <w:sz w:val="28"/>
          <w:szCs w:val="28"/>
          <w:rtl/>
        </w:rPr>
        <w:t xml:space="preserve"> درصد افراد سالمند جهان در کشورهای با درآمد کم و متوسط زندگی کنند. این روند نشان‌دهنده تغییر چشمگیر ساختار جمعیتی جهان و ضرورت برنامه‌ریزی نظام‌های بهداشتی و اجتماعی برای پاسخگویی به نیازهای جمعیت سالمند است (سازمان جهانی بهداشت</w:t>
      </w:r>
      <w:r w:rsidR="00E20DCB">
        <w:rPr>
          <w:rStyle w:val="FootnoteReference"/>
          <w:rFonts w:ascii="Times New Roman" w:eastAsia="Times New Roman" w:hAnsi="Times New Roman" w:cs="B Lotus"/>
          <w:b/>
          <w:color w:val="auto"/>
          <w:sz w:val="28"/>
          <w:szCs w:val="28"/>
          <w:rtl/>
        </w:rPr>
        <w:footnoteReference w:id="7"/>
      </w:r>
      <w:r w:rsidRPr="009E40D7">
        <w:rPr>
          <w:rFonts w:ascii="Times New Roman" w:eastAsia="Times New Roman" w:hAnsi="Times New Roman" w:cs="B Lotus"/>
          <w:b/>
          <w:color w:val="auto"/>
          <w:sz w:val="28"/>
          <w:szCs w:val="28"/>
          <w:rtl/>
        </w:rPr>
        <w:t xml:space="preserve">، </w:t>
      </w:r>
      <w:r w:rsidRPr="009E40D7">
        <w:rPr>
          <w:rFonts w:ascii="Times New Roman" w:eastAsia="Times New Roman" w:hAnsi="Times New Roman" w:cs="B Lotus"/>
          <w:b/>
          <w:color w:val="auto"/>
          <w:sz w:val="28"/>
          <w:szCs w:val="28"/>
          <w:rtl/>
          <w:lang w:bidi="fa-IR"/>
        </w:rPr>
        <w:t>۲۰۲۵)</w:t>
      </w:r>
      <w:r>
        <w:rPr>
          <w:rFonts w:ascii="Times New Roman" w:eastAsia="Times New Roman" w:hAnsi="Times New Roman" w:cs="B Lotus" w:hint="cs"/>
          <w:b/>
          <w:color w:val="auto"/>
          <w:sz w:val="28"/>
          <w:szCs w:val="28"/>
          <w:rtl/>
        </w:rPr>
        <w:t xml:space="preserve">. </w:t>
      </w:r>
      <w:r w:rsidRPr="009E40D7">
        <w:rPr>
          <w:rFonts w:ascii="Times New Roman" w:eastAsia="Times New Roman" w:hAnsi="Times New Roman" w:cs="B Lotus"/>
          <w:b/>
          <w:color w:val="auto"/>
          <w:sz w:val="28"/>
          <w:szCs w:val="28"/>
          <w:rtl/>
        </w:rPr>
        <w:t xml:space="preserve">افزایش تعداد سالمندان صرفاً یک تغییر در ساختار سنی جمعیت نیست، بلکه پیامدهای گسترده‌ای برای سلامت جسمی، روانی و اجتماعی افراد و همچنین خانواده‌ها و نظام‌های مراقبتی به همراه دارد. سالمندی با تغییرات متعددی از جمله بازنشستگی، تغییر نقش‌های اجتماعی، کاهش تعاملات اجتماعی، فقدان همسر یا دوستان و افزایش احتمال ابتلا به بیماری‌های مزمن و محدودیت‌های عملکردی همراه است. ازاین‌رو، افزایش طول عمر به‌تنهایی به معنای برخورداری از سال‌های بیشتر همراه با سلامت و رفاه نیست و لازم است کیفیت زندگی و سلامت افراد در سال‌های سالمندی نیز مورد توجه قرار گیرد (سازمان جهانی بهداشت، </w:t>
      </w:r>
      <w:r w:rsidRPr="009E40D7">
        <w:rPr>
          <w:rFonts w:ascii="Times New Roman" w:eastAsia="Times New Roman" w:hAnsi="Times New Roman" w:cs="B Lotus"/>
          <w:b/>
          <w:color w:val="auto"/>
          <w:sz w:val="28"/>
          <w:szCs w:val="28"/>
          <w:rtl/>
          <w:lang w:bidi="fa-IR"/>
        </w:rPr>
        <w:t>۲۰۲۵)</w:t>
      </w:r>
      <w:r w:rsidR="00995C07">
        <w:rPr>
          <w:rFonts w:ascii="Times New Roman" w:eastAsia="Times New Roman" w:hAnsi="Times New Roman" w:cs="B Lotus" w:hint="cs"/>
          <w:b/>
          <w:color w:val="auto"/>
          <w:sz w:val="28"/>
          <w:szCs w:val="28"/>
          <w:rtl/>
        </w:rPr>
        <w:t xml:space="preserve">. </w:t>
      </w:r>
      <w:r w:rsidRPr="009E40D7">
        <w:rPr>
          <w:rFonts w:ascii="Times New Roman" w:eastAsia="Times New Roman" w:hAnsi="Times New Roman" w:cs="B Lotus"/>
          <w:b/>
          <w:color w:val="auto"/>
          <w:sz w:val="28"/>
          <w:szCs w:val="28"/>
          <w:rtl/>
        </w:rPr>
        <w:t xml:space="preserve">سلامت روان بخش مهمی از سلامت و کیفیت زندگی سالمندان محسوب می‌شود. بر اساس گزارش سازمان جهانی بهداشت، در سال </w:t>
      </w:r>
      <w:r w:rsidRPr="009E40D7">
        <w:rPr>
          <w:rFonts w:ascii="Times New Roman" w:eastAsia="Times New Roman" w:hAnsi="Times New Roman" w:cs="B Lotus"/>
          <w:b/>
          <w:color w:val="auto"/>
          <w:sz w:val="28"/>
          <w:szCs w:val="28"/>
          <w:rtl/>
          <w:lang w:bidi="fa-IR"/>
        </w:rPr>
        <w:t>۲۰۲۳</w:t>
      </w:r>
      <w:r w:rsidRPr="009E40D7">
        <w:rPr>
          <w:rFonts w:ascii="Times New Roman" w:eastAsia="Times New Roman" w:hAnsi="Times New Roman" w:cs="B Lotus"/>
          <w:b/>
          <w:color w:val="auto"/>
          <w:sz w:val="28"/>
          <w:szCs w:val="28"/>
          <w:rtl/>
        </w:rPr>
        <w:t xml:space="preserve"> حدود </w:t>
      </w:r>
      <w:r w:rsidRPr="009E40D7">
        <w:rPr>
          <w:rFonts w:ascii="Times New Roman" w:eastAsia="Times New Roman" w:hAnsi="Times New Roman" w:cs="B Lotus"/>
          <w:b/>
          <w:color w:val="auto"/>
          <w:sz w:val="28"/>
          <w:szCs w:val="28"/>
          <w:rtl/>
          <w:lang w:bidi="fa-IR"/>
        </w:rPr>
        <w:t>۱</w:t>
      </w:r>
      <w:r w:rsidRPr="009E40D7">
        <w:rPr>
          <w:rFonts w:ascii="Times New Roman" w:eastAsia="Times New Roman" w:hAnsi="Times New Roman" w:cs="Times New Roman" w:hint="cs"/>
          <w:b/>
          <w:color w:val="auto"/>
          <w:sz w:val="28"/>
          <w:szCs w:val="28"/>
          <w:rtl/>
        </w:rPr>
        <w:t>٫</w:t>
      </w:r>
      <w:r w:rsidRPr="009E40D7">
        <w:rPr>
          <w:rFonts w:ascii="Times New Roman" w:eastAsia="Times New Roman" w:hAnsi="Times New Roman" w:cs="B Lotus"/>
          <w:b/>
          <w:color w:val="auto"/>
          <w:sz w:val="28"/>
          <w:szCs w:val="28"/>
          <w:rtl/>
          <w:lang w:bidi="fa-IR"/>
        </w:rPr>
        <w:t>۱</w:t>
      </w:r>
      <w:r w:rsidRPr="009E40D7">
        <w:rPr>
          <w:rFonts w:ascii="Times New Roman" w:eastAsia="Times New Roman" w:hAnsi="Times New Roman" w:cs="B Lotus"/>
          <w:b/>
          <w:color w:val="auto"/>
          <w:sz w:val="28"/>
          <w:szCs w:val="28"/>
          <w:rtl/>
        </w:rPr>
        <w:t xml:space="preserve"> میلیارد نفر در جهان </w:t>
      </w:r>
      <w:r w:rsidRPr="009E40D7">
        <w:rPr>
          <w:rFonts w:ascii="Times New Roman" w:eastAsia="Times New Roman" w:hAnsi="Times New Roman" w:cs="B Lotus"/>
          <w:b/>
          <w:color w:val="auto"/>
          <w:sz w:val="28"/>
          <w:szCs w:val="28"/>
          <w:rtl/>
          <w:lang w:bidi="fa-IR"/>
        </w:rPr>
        <w:t>۶۰</w:t>
      </w:r>
      <w:r w:rsidRPr="009E40D7">
        <w:rPr>
          <w:rFonts w:ascii="Times New Roman" w:eastAsia="Times New Roman" w:hAnsi="Times New Roman" w:cs="B Lotus"/>
          <w:b/>
          <w:color w:val="auto"/>
          <w:sz w:val="28"/>
          <w:szCs w:val="28"/>
          <w:rtl/>
        </w:rPr>
        <w:t xml:space="preserve"> ساله و بالاتر بودند و پیش‌بینی می‌شود این تعداد تا سال </w:t>
      </w:r>
      <w:r w:rsidRPr="009E40D7">
        <w:rPr>
          <w:rFonts w:ascii="Times New Roman" w:eastAsia="Times New Roman" w:hAnsi="Times New Roman" w:cs="B Lotus"/>
          <w:b/>
          <w:color w:val="auto"/>
          <w:sz w:val="28"/>
          <w:szCs w:val="28"/>
          <w:rtl/>
          <w:lang w:bidi="fa-IR"/>
        </w:rPr>
        <w:t>۲۰۵۰</w:t>
      </w:r>
      <w:r w:rsidRPr="009E40D7">
        <w:rPr>
          <w:rFonts w:ascii="Times New Roman" w:eastAsia="Times New Roman" w:hAnsi="Times New Roman" w:cs="B Lotus"/>
          <w:b/>
          <w:color w:val="auto"/>
          <w:sz w:val="28"/>
          <w:szCs w:val="28"/>
          <w:rtl/>
        </w:rPr>
        <w:t xml:space="preserve"> تقریباً دو برابر شده و به </w:t>
      </w:r>
      <w:r w:rsidRPr="009E40D7">
        <w:rPr>
          <w:rFonts w:ascii="Times New Roman" w:eastAsia="Times New Roman" w:hAnsi="Times New Roman" w:cs="B Lotus"/>
          <w:b/>
          <w:color w:val="auto"/>
          <w:sz w:val="28"/>
          <w:szCs w:val="28"/>
          <w:rtl/>
          <w:lang w:bidi="fa-IR"/>
        </w:rPr>
        <w:t>۲</w:t>
      </w:r>
      <w:r w:rsidRPr="009E40D7">
        <w:rPr>
          <w:rFonts w:ascii="Times New Roman" w:eastAsia="Times New Roman" w:hAnsi="Times New Roman" w:cs="Times New Roman" w:hint="cs"/>
          <w:b/>
          <w:color w:val="auto"/>
          <w:sz w:val="28"/>
          <w:szCs w:val="28"/>
          <w:rtl/>
        </w:rPr>
        <w:t>٫</w:t>
      </w:r>
      <w:r w:rsidRPr="009E40D7">
        <w:rPr>
          <w:rFonts w:ascii="Times New Roman" w:eastAsia="Times New Roman" w:hAnsi="Times New Roman" w:cs="B Lotus"/>
          <w:b/>
          <w:color w:val="auto"/>
          <w:sz w:val="28"/>
          <w:szCs w:val="28"/>
          <w:rtl/>
          <w:lang w:bidi="fa-IR"/>
        </w:rPr>
        <w:t>۱</w:t>
      </w:r>
      <w:r w:rsidRPr="009E40D7">
        <w:rPr>
          <w:rFonts w:ascii="Times New Roman" w:eastAsia="Times New Roman" w:hAnsi="Times New Roman" w:cs="B Lotus"/>
          <w:b/>
          <w:color w:val="auto"/>
          <w:sz w:val="28"/>
          <w:szCs w:val="28"/>
          <w:rtl/>
        </w:rPr>
        <w:t xml:space="preserve"> میلیارد نفر برسد. همچنین، حدود </w:t>
      </w:r>
      <w:r w:rsidRPr="009E40D7">
        <w:rPr>
          <w:rFonts w:ascii="Times New Roman" w:eastAsia="Times New Roman" w:hAnsi="Times New Roman" w:cs="B Lotus"/>
          <w:b/>
          <w:color w:val="auto"/>
          <w:sz w:val="28"/>
          <w:szCs w:val="28"/>
          <w:rtl/>
          <w:lang w:bidi="fa-IR"/>
        </w:rPr>
        <w:t>۱۴</w:t>
      </w:r>
      <w:r w:rsidRPr="009E40D7">
        <w:rPr>
          <w:rFonts w:ascii="Times New Roman" w:eastAsia="Times New Roman" w:hAnsi="Times New Roman" w:cs="B Lotus"/>
          <w:b/>
          <w:color w:val="auto"/>
          <w:sz w:val="28"/>
          <w:szCs w:val="28"/>
          <w:rtl/>
        </w:rPr>
        <w:t xml:space="preserve"> درصد از افراد </w:t>
      </w:r>
      <w:r w:rsidRPr="009E40D7">
        <w:rPr>
          <w:rFonts w:ascii="Times New Roman" w:eastAsia="Times New Roman" w:hAnsi="Times New Roman" w:cs="B Lotus"/>
          <w:b/>
          <w:color w:val="auto"/>
          <w:sz w:val="28"/>
          <w:szCs w:val="28"/>
          <w:rtl/>
          <w:lang w:bidi="fa-IR"/>
        </w:rPr>
        <w:t>۷۰</w:t>
      </w:r>
      <w:r w:rsidRPr="009E40D7">
        <w:rPr>
          <w:rFonts w:ascii="Times New Roman" w:eastAsia="Times New Roman" w:hAnsi="Times New Roman" w:cs="B Lotus"/>
          <w:b/>
          <w:color w:val="auto"/>
          <w:sz w:val="28"/>
          <w:szCs w:val="28"/>
          <w:rtl/>
        </w:rPr>
        <w:t xml:space="preserve"> ساله و بالاتر با یک اختلال </w:t>
      </w:r>
      <w:r w:rsidRPr="009E40D7">
        <w:rPr>
          <w:rFonts w:ascii="Times New Roman" w:eastAsia="Times New Roman" w:hAnsi="Times New Roman" w:cs="B Lotus"/>
          <w:b/>
          <w:color w:val="auto"/>
          <w:sz w:val="28"/>
          <w:szCs w:val="28"/>
          <w:rtl/>
        </w:rPr>
        <w:lastRenderedPageBreak/>
        <w:t xml:space="preserve">روانی زندگی می‌کنند. تنهایی و انزوای اجتماعی نیز از عوامل مهم خطر برای مشکلات سلامت روان در دوران سالمندی محسوب می‌شوند. بنابراین، توجه به نیازهای روانی و اجتماعی سالمندان، فراهم کردن حمایت اجتماعی و ایجاد فرصت برای مشارکت آنان در فعالیت‌های خانوادگی و اجتماعی از اهمیت ویژه‌ای برخوردار است (سازمان جهانی بهداشت، </w:t>
      </w:r>
      <w:r w:rsidRPr="009E40D7">
        <w:rPr>
          <w:rFonts w:ascii="Times New Roman" w:eastAsia="Times New Roman" w:hAnsi="Times New Roman" w:cs="B Lotus"/>
          <w:b/>
          <w:color w:val="auto"/>
          <w:sz w:val="28"/>
          <w:szCs w:val="28"/>
          <w:rtl/>
          <w:lang w:bidi="fa-IR"/>
        </w:rPr>
        <w:t>۲۰۲۵)</w:t>
      </w:r>
      <w:r>
        <w:rPr>
          <w:rFonts w:ascii="Times New Roman" w:eastAsia="Times New Roman" w:hAnsi="Times New Roman" w:cs="B Lotus" w:hint="cs"/>
          <w:b/>
          <w:color w:val="auto"/>
          <w:sz w:val="28"/>
          <w:szCs w:val="28"/>
          <w:rtl/>
        </w:rPr>
        <w:t>.</w:t>
      </w:r>
    </w:p>
    <w:p w:rsidR="009E40D7" w:rsidRPr="009E40D7" w:rsidRDefault="009E40D7" w:rsidP="009E40D7">
      <w:pPr>
        <w:autoSpaceDE/>
        <w:autoSpaceDN/>
        <w:bidi/>
        <w:adjustRightInd/>
        <w:spacing w:line="276" w:lineRule="auto"/>
        <w:ind w:left="-568" w:firstLine="540"/>
        <w:jc w:val="both"/>
        <w:rPr>
          <w:rFonts w:ascii="Times New Roman" w:eastAsia="Times New Roman" w:hAnsi="Times New Roman" w:cs="B Lotus"/>
          <w:b/>
          <w:color w:val="auto"/>
          <w:sz w:val="28"/>
          <w:szCs w:val="28"/>
        </w:rPr>
      </w:pPr>
      <w:r w:rsidRPr="009E40D7">
        <w:rPr>
          <w:rFonts w:ascii="Times New Roman" w:eastAsia="Times New Roman" w:hAnsi="Times New Roman" w:cs="B Lotus"/>
          <w:b/>
          <w:color w:val="auto"/>
          <w:sz w:val="28"/>
          <w:szCs w:val="28"/>
          <w:rtl/>
        </w:rPr>
        <w:t xml:space="preserve">در همین راستا، سازمان جهانی بهداشت بر ضرورت ایجاد محیط‌های مناسب و دوستدار سالمند، ارائه مراقبت‌های یکپارچه و فردمحور و فراهم کردن دسترسی سالمندان نیازمند به خدمات مراقبت طولانی‌مدت تأکید کرده است. همچنین، «دهه سالمندی سالم سازمان ملل متحد </w:t>
      </w:r>
      <w:r w:rsidRPr="009E40D7">
        <w:rPr>
          <w:rFonts w:ascii="Times New Roman" w:eastAsia="Times New Roman" w:hAnsi="Times New Roman" w:cs="B Lotus"/>
          <w:b/>
          <w:color w:val="auto"/>
          <w:sz w:val="28"/>
          <w:szCs w:val="28"/>
          <w:rtl/>
          <w:lang w:bidi="fa-IR"/>
        </w:rPr>
        <w:t>۲۰۲۱</w:t>
      </w:r>
      <w:r w:rsidRPr="009E40D7">
        <w:rPr>
          <w:rFonts w:ascii="Times New Roman" w:eastAsia="Times New Roman" w:hAnsi="Times New Roman" w:cs="Times New Roman" w:hint="cs"/>
          <w:b/>
          <w:color w:val="auto"/>
          <w:sz w:val="28"/>
          <w:szCs w:val="28"/>
          <w:rtl/>
          <w:lang w:bidi="fa-IR"/>
        </w:rPr>
        <w:t>–</w:t>
      </w:r>
      <w:r w:rsidRPr="009E40D7">
        <w:rPr>
          <w:rFonts w:ascii="Times New Roman" w:eastAsia="Times New Roman" w:hAnsi="Times New Roman" w:cs="B Lotus" w:hint="cs"/>
          <w:b/>
          <w:color w:val="auto"/>
          <w:sz w:val="28"/>
          <w:szCs w:val="28"/>
          <w:rtl/>
          <w:lang w:bidi="fa-IR"/>
        </w:rPr>
        <w:t>۲۰۳۰»</w:t>
      </w:r>
      <w:r w:rsidRPr="009E40D7">
        <w:rPr>
          <w:rFonts w:ascii="Times New Roman" w:eastAsia="Times New Roman" w:hAnsi="Times New Roman" w:cs="B Lotus"/>
          <w:b/>
          <w:color w:val="auto"/>
          <w:sz w:val="28"/>
          <w:szCs w:val="28"/>
          <w:rtl/>
          <w:lang w:bidi="fa-IR"/>
        </w:rPr>
        <w:t xml:space="preserve"> </w:t>
      </w:r>
      <w:r w:rsidRPr="009E40D7">
        <w:rPr>
          <w:rFonts w:ascii="Times New Roman" w:eastAsia="Times New Roman" w:hAnsi="Times New Roman" w:cs="B Lotus"/>
          <w:b/>
          <w:color w:val="auto"/>
          <w:sz w:val="28"/>
          <w:szCs w:val="28"/>
          <w:rtl/>
        </w:rPr>
        <w:t xml:space="preserve">با هدف بهبود زندگی سالمندان، خانواده‌های آنان و جوامعی که در آن زندگی می‌کنند، بر افزایش توانمندی افراد سالمند و ایجاد شرایطی برای حفظ استقلال و مشارکت آنان در جامعه تأکید دارد (سازمان جهانی بهداشت، </w:t>
      </w:r>
      <w:r w:rsidRPr="009E40D7">
        <w:rPr>
          <w:rFonts w:ascii="Times New Roman" w:eastAsia="Times New Roman" w:hAnsi="Times New Roman" w:cs="B Lotus"/>
          <w:b/>
          <w:color w:val="auto"/>
          <w:sz w:val="28"/>
          <w:szCs w:val="28"/>
          <w:rtl/>
          <w:lang w:bidi="fa-IR"/>
        </w:rPr>
        <w:t>۲۰۲۵)</w:t>
      </w:r>
      <w:r>
        <w:rPr>
          <w:rFonts w:ascii="Times New Roman" w:eastAsia="Times New Roman" w:hAnsi="Times New Roman" w:cs="B Lotus" w:hint="cs"/>
          <w:b/>
          <w:color w:val="auto"/>
          <w:sz w:val="28"/>
          <w:szCs w:val="28"/>
          <w:rtl/>
        </w:rPr>
        <w:t>.</w:t>
      </w:r>
    </w:p>
    <w:p w:rsidR="009E40D7" w:rsidRPr="009E40D7" w:rsidRDefault="009E40D7" w:rsidP="009E40D7">
      <w:pPr>
        <w:autoSpaceDE/>
        <w:autoSpaceDN/>
        <w:bidi/>
        <w:adjustRightInd/>
        <w:spacing w:line="276" w:lineRule="auto"/>
        <w:ind w:left="-568" w:firstLine="540"/>
        <w:jc w:val="both"/>
        <w:rPr>
          <w:rFonts w:ascii="Times New Roman" w:eastAsia="Times New Roman" w:hAnsi="Times New Roman" w:cs="B Lotus"/>
          <w:b/>
          <w:color w:val="auto"/>
          <w:sz w:val="28"/>
          <w:szCs w:val="28"/>
        </w:rPr>
      </w:pPr>
      <w:r w:rsidRPr="009E40D7">
        <w:rPr>
          <w:rFonts w:ascii="Times New Roman" w:eastAsia="Times New Roman" w:hAnsi="Times New Roman" w:cs="B Lotus"/>
          <w:b/>
          <w:color w:val="auto"/>
          <w:sz w:val="28"/>
          <w:szCs w:val="28"/>
          <w:rtl/>
        </w:rPr>
        <w:t xml:space="preserve">ایران نیز از روند جهانی سالمندی جمعیت مستثنا نیست و با سرعت قابل توجهی در حال تجربه تغییرات جمعیتی مرتبط با سالمندی است. بر اساس اطلاعات صندوق جمعیت سازمان ملل متحد، ایران یکی از کشورهایی است که با سرعت بالایی در حال سالمند شدن است. کاهش باروری و افزایش امید به زندگی از عوامل اصلی این تحول جمعیتی در کشور به شمار می‌روند. بر اساس اطلاعات منتشرشده توسط صندوق جمعیت سازمان ملل متحد، نرخ باروری در ایران در سال </w:t>
      </w:r>
      <w:r w:rsidRPr="009E40D7">
        <w:rPr>
          <w:rFonts w:ascii="Times New Roman" w:eastAsia="Times New Roman" w:hAnsi="Times New Roman" w:cs="B Lotus"/>
          <w:b/>
          <w:color w:val="auto"/>
          <w:sz w:val="28"/>
          <w:szCs w:val="28"/>
          <w:rtl/>
          <w:lang w:bidi="fa-IR"/>
        </w:rPr>
        <w:t>۲۰۲۲</w:t>
      </w:r>
      <w:r w:rsidRPr="009E40D7">
        <w:rPr>
          <w:rFonts w:ascii="Times New Roman" w:eastAsia="Times New Roman" w:hAnsi="Times New Roman" w:cs="B Lotus"/>
          <w:b/>
          <w:color w:val="auto"/>
          <w:sz w:val="28"/>
          <w:szCs w:val="28"/>
          <w:rtl/>
        </w:rPr>
        <w:t xml:space="preserve"> حدود </w:t>
      </w:r>
      <w:r w:rsidRPr="009E40D7">
        <w:rPr>
          <w:rFonts w:ascii="Times New Roman" w:eastAsia="Times New Roman" w:hAnsi="Times New Roman" w:cs="B Lotus"/>
          <w:b/>
          <w:color w:val="auto"/>
          <w:sz w:val="28"/>
          <w:szCs w:val="28"/>
          <w:rtl/>
          <w:lang w:bidi="fa-IR"/>
        </w:rPr>
        <w:t>۱</w:t>
      </w:r>
      <w:r w:rsidRPr="009E40D7">
        <w:rPr>
          <w:rFonts w:ascii="Times New Roman" w:eastAsia="Times New Roman" w:hAnsi="Times New Roman" w:cs="Times New Roman" w:hint="cs"/>
          <w:b/>
          <w:color w:val="auto"/>
          <w:sz w:val="28"/>
          <w:szCs w:val="28"/>
          <w:rtl/>
        </w:rPr>
        <w:t>٫</w:t>
      </w:r>
      <w:r w:rsidRPr="009E40D7">
        <w:rPr>
          <w:rFonts w:ascii="Times New Roman" w:eastAsia="Times New Roman" w:hAnsi="Times New Roman" w:cs="B Lotus"/>
          <w:b/>
          <w:color w:val="auto"/>
          <w:sz w:val="28"/>
          <w:szCs w:val="28"/>
          <w:rtl/>
          <w:lang w:bidi="fa-IR"/>
        </w:rPr>
        <w:t>۶</w:t>
      </w:r>
      <w:r w:rsidRPr="009E40D7">
        <w:rPr>
          <w:rFonts w:ascii="Times New Roman" w:eastAsia="Times New Roman" w:hAnsi="Times New Roman" w:cs="B Lotus"/>
          <w:b/>
          <w:color w:val="auto"/>
          <w:sz w:val="28"/>
          <w:szCs w:val="28"/>
          <w:rtl/>
        </w:rPr>
        <w:t xml:space="preserve"> فرزند به ازای هر زن بوده است و پیش‌بینی می‌شود تا سال </w:t>
      </w:r>
      <w:r w:rsidRPr="009E40D7">
        <w:rPr>
          <w:rFonts w:ascii="Times New Roman" w:eastAsia="Times New Roman" w:hAnsi="Times New Roman" w:cs="B Lotus"/>
          <w:b/>
          <w:color w:val="auto"/>
          <w:sz w:val="28"/>
          <w:szCs w:val="28"/>
          <w:rtl/>
          <w:lang w:bidi="fa-IR"/>
        </w:rPr>
        <w:t>۲۰۵۰</w:t>
      </w:r>
      <w:r w:rsidRPr="009E40D7">
        <w:rPr>
          <w:rFonts w:ascii="Times New Roman" w:eastAsia="Times New Roman" w:hAnsi="Times New Roman" w:cs="B Lotus"/>
          <w:b/>
          <w:color w:val="auto"/>
          <w:sz w:val="28"/>
          <w:szCs w:val="28"/>
          <w:rtl/>
        </w:rPr>
        <w:t xml:space="preserve">، حدود </w:t>
      </w:r>
      <w:r w:rsidRPr="009E40D7">
        <w:rPr>
          <w:rFonts w:ascii="Times New Roman" w:eastAsia="Times New Roman" w:hAnsi="Times New Roman" w:cs="B Lotus"/>
          <w:b/>
          <w:color w:val="auto"/>
          <w:sz w:val="28"/>
          <w:szCs w:val="28"/>
          <w:rtl/>
          <w:lang w:bidi="fa-IR"/>
        </w:rPr>
        <w:t>۲۷</w:t>
      </w:r>
      <w:r w:rsidRPr="009E40D7">
        <w:rPr>
          <w:rFonts w:ascii="Times New Roman" w:eastAsia="Times New Roman" w:hAnsi="Times New Roman" w:cs="Times New Roman" w:hint="cs"/>
          <w:b/>
          <w:color w:val="auto"/>
          <w:sz w:val="28"/>
          <w:szCs w:val="28"/>
          <w:rtl/>
        </w:rPr>
        <w:t>٫</w:t>
      </w:r>
      <w:r w:rsidRPr="009E40D7">
        <w:rPr>
          <w:rFonts w:ascii="Times New Roman" w:eastAsia="Times New Roman" w:hAnsi="Times New Roman" w:cs="B Lotus"/>
          <w:b/>
          <w:color w:val="auto"/>
          <w:sz w:val="28"/>
          <w:szCs w:val="28"/>
          <w:rtl/>
          <w:lang w:bidi="fa-IR"/>
        </w:rPr>
        <w:t>۹</w:t>
      </w:r>
      <w:r w:rsidRPr="009E40D7">
        <w:rPr>
          <w:rFonts w:ascii="Times New Roman" w:eastAsia="Times New Roman" w:hAnsi="Times New Roman" w:cs="B Lotus"/>
          <w:b/>
          <w:color w:val="auto"/>
          <w:sz w:val="28"/>
          <w:szCs w:val="28"/>
          <w:rtl/>
        </w:rPr>
        <w:t xml:space="preserve"> درصد جمعیت ایران را افراد </w:t>
      </w:r>
      <w:r w:rsidRPr="009E40D7">
        <w:rPr>
          <w:rFonts w:ascii="Times New Roman" w:eastAsia="Times New Roman" w:hAnsi="Times New Roman" w:cs="B Lotus"/>
          <w:b/>
          <w:color w:val="auto"/>
          <w:sz w:val="28"/>
          <w:szCs w:val="28"/>
          <w:rtl/>
          <w:lang w:bidi="fa-IR"/>
        </w:rPr>
        <w:t>۶۰</w:t>
      </w:r>
      <w:r w:rsidRPr="009E40D7">
        <w:rPr>
          <w:rFonts w:ascii="Times New Roman" w:eastAsia="Times New Roman" w:hAnsi="Times New Roman" w:cs="B Lotus"/>
          <w:b/>
          <w:color w:val="auto"/>
          <w:sz w:val="28"/>
          <w:szCs w:val="28"/>
          <w:rtl/>
        </w:rPr>
        <w:t xml:space="preserve"> ساله و بالاتر تشکیل دهند. همچنین، پیش‌بینی شده است که حدود </w:t>
      </w:r>
      <w:r w:rsidRPr="009E40D7">
        <w:rPr>
          <w:rFonts w:ascii="Times New Roman" w:eastAsia="Times New Roman" w:hAnsi="Times New Roman" w:cs="B Lotus"/>
          <w:b/>
          <w:color w:val="auto"/>
          <w:sz w:val="28"/>
          <w:szCs w:val="28"/>
          <w:rtl/>
          <w:lang w:bidi="fa-IR"/>
        </w:rPr>
        <w:t>۵۲</w:t>
      </w:r>
      <w:r w:rsidRPr="009E40D7">
        <w:rPr>
          <w:rFonts w:ascii="Times New Roman" w:eastAsia="Times New Roman" w:hAnsi="Times New Roman" w:cs="B Lotus"/>
          <w:b/>
          <w:color w:val="auto"/>
          <w:sz w:val="28"/>
          <w:szCs w:val="28"/>
          <w:rtl/>
        </w:rPr>
        <w:t xml:space="preserve"> درصد از جمعیت سالمند ایران در آن زمان را زنان تشکیل دهند</w:t>
      </w:r>
      <w:r>
        <w:rPr>
          <w:rFonts w:ascii="Times New Roman" w:eastAsia="Times New Roman" w:hAnsi="Times New Roman" w:cs="B Lotus" w:hint="cs"/>
          <w:b/>
          <w:color w:val="auto"/>
          <w:sz w:val="28"/>
          <w:szCs w:val="28"/>
          <w:rtl/>
        </w:rPr>
        <w:t>.</w:t>
      </w:r>
      <w:r w:rsidRPr="009E40D7">
        <w:rPr>
          <w:rFonts w:ascii="Times New Roman" w:eastAsia="Times New Roman" w:hAnsi="Times New Roman" w:cs="B Lotus"/>
          <w:b/>
          <w:color w:val="auto"/>
          <w:sz w:val="28"/>
          <w:szCs w:val="28"/>
          <w:rtl/>
        </w:rPr>
        <w:t xml:space="preserve"> روند شتابان سالمندی در ایران ضرورت توجه به نیازهای جسمی، روانی و اجتماعی این گروه را بیش از پیش آشکار می‌سازد. افزایش جمعیت سالمندان می‌تواند نیاز به خدمات سلامت، مراقبت‌های طولانی‌مدت، حمایت‌های اجتماعی و خدمات مرتبط با سلامت روان را افزایش دهد. ازاین‌رو، شناسایی نیازهای روانی سالمندان، تقویت حمایت‌های اجتماعی، کاهش تنهایی و انزوای اجتماعی، فراهم کردن زمینه مشارکت آنان در جامعه و حفظ استقلال و کرامت انسانی آنان از جمله ضرورت‌های مهم در برنامه‌ریزی نظام سلامت و رفاه اجتماعی کشور محسوب می‌شود. در این میان، توجه به سلامت روان سالمندان و عوامل مؤثر بر آن می‌تواند نقش مهمی در ارتقای کیفیت زندگی و دستیابی به سالمندی سالم و فعال داشته باشد</w:t>
      </w:r>
      <w:r w:rsidRPr="009E40D7">
        <w:rPr>
          <w:rFonts w:ascii="Times New Roman" w:eastAsia="Times New Roman" w:hAnsi="Times New Roman" w:cs="B Lotus"/>
          <w:b/>
          <w:color w:val="auto"/>
          <w:sz w:val="28"/>
          <w:szCs w:val="28"/>
        </w:rPr>
        <w:t>.</w:t>
      </w:r>
      <w:r w:rsidRPr="009E40D7">
        <w:rPr>
          <w:rFonts w:ascii="Times New Roman" w:eastAsia="Times New Roman" w:hAnsi="Times New Roman" w:cs="B Lotus"/>
          <w:b/>
          <w:color w:val="auto"/>
          <w:sz w:val="28"/>
          <w:szCs w:val="28"/>
          <w:rtl/>
        </w:rPr>
        <w:t xml:space="preserve"> (صندوق جمعیت سازمان ملل متحد، </w:t>
      </w:r>
      <w:r w:rsidRPr="009E40D7">
        <w:rPr>
          <w:rFonts w:ascii="Times New Roman" w:eastAsia="Times New Roman" w:hAnsi="Times New Roman" w:cs="B Lotus"/>
          <w:b/>
          <w:color w:val="auto"/>
          <w:sz w:val="28"/>
          <w:szCs w:val="28"/>
          <w:rtl/>
          <w:lang w:bidi="fa-IR"/>
        </w:rPr>
        <w:t>۲۰۲۶)</w:t>
      </w:r>
      <w:r>
        <w:rPr>
          <w:rFonts w:ascii="Times New Roman" w:eastAsia="Times New Roman" w:hAnsi="Times New Roman" w:cs="B Lotus" w:hint="cs"/>
          <w:b/>
          <w:color w:val="auto"/>
          <w:sz w:val="28"/>
          <w:szCs w:val="28"/>
          <w:rtl/>
        </w:rPr>
        <w:t>.</w:t>
      </w:r>
    </w:p>
    <w:p w:rsidR="00C65F95" w:rsidRPr="00C65F95" w:rsidRDefault="00C65F95" w:rsidP="00C65F95">
      <w:pPr>
        <w:autoSpaceDE/>
        <w:autoSpaceDN/>
        <w:bidi/>
        <w:adjustRightInd/>
        <w:spacing w:line="276" w:lineRule="auto"/>
        <w:ind w:left="-568" w:firstLine="540"/>
        <w:jc w:val="both"/>
        <w:rPr>
          <w:rFonts w:ascii="Times New Roman" w:eastAsia="Times New Roman" w:hAnsi="Times New Roman" w:cs="B Lotus"/>
          <w:b/>
          <w:color w:val="auto"/>
          <w:sz w:val="28"/>
          <w:szCs w:val="28"/>
        </w:rPr>
      </w:pPr>
      <w:bookmarkStart w:id="5" w:name="_Hlk200063167"/>
      <w:r w:rsidRPr="00C65F95">
        <w:rPr>
          <w:rFonts w:ascii="Times New Roman" w:eastAsia="Times New Roman" w:hAnsi="Times New Roman" w:cs="B Lotus"/>
          <w:b/>
          <w:color w:val="auto"/>
          <w:sz w:val="28"/>
          <w:szCs w:val="28"/>
          <w:rtl/>
        </w:rPr>
        <w:lastRenderedPageBreak/>
        <w:t xml:space="preserve">اقدامات پیشگیرانه در سالمندان با هدف حفظ سلامت، پیشگیری یا به تأخیر انداختن کاهش ظرفیت‌های جسمی و روانی، حفظ استقلال و توانایی عملکردی و ارتقای کیفیت زندگی انجام می‌شوند. در رویکردهای جدید سازمان جهانی بهداشت، پیشگیری در سالمندی به‌عنوان بخشی از یک فرایند پیوسته مراقبت در نظر گرفته می‌شود که از ارتقای سلامت و پیشگیری آغاز شده و غربالگری، تشخیص و مدیریت بیماری‌ها، توانبخشی و مراقبت‌های طولانی‌مدت را نیز دربرمی‌گیرد (سازمان جهانی بهداشت، </w:t>
      </w:r>
      <w:r w:rsidRPr="00C65F95">
        <w:rPr>
          <w:rFonts w:ascii="Times New Roman" w:eastAsia="Times New Roman" w:hAnsi="Times New Roman" w:cs="B Lotus"/>
          <w:b/>
          <w:color w:val="auto"/>
          <w:sz w:val="28"/>
          <w:szCs w:val="28"/>
          <w:rtl/>
          <w:lang w:bidi="fa-IR"/>
        </w:rPr>
        <w:t>۲۰۲۵)</w:t>
      </w:r>
      <w:r w:rsidRPr="00C65F95">
        <w:rPr>
          <w:rFonts w:ascii="Times New Roman" w:eastAsia="Times New Roman" w:hAnsi="Times New Roman" w:cs="B Lotus"/>
          <w:b/>
          <w:color w:val="auto"/>
          <w:sz w:val="28"/>
          <w:szCs w:val="28"/>
        </w:rPr>
        <w:t>.</w:t>
      </w:r>
    </w:p>
    <w:p w:rsidR="00C65F95" w:rsidRPr="00C65F95" w:rsidRDefault="00C65F95" w:rsidP="00C65F95">
      <w:pPr>
        <w:autoSpaceDE/>
        <w:autoSpaceDN/>
        <w:bidi/>
        <w:adjustRightInd/>
        <w:spacing w:line="276" w:lineRule="auto"/>
        <w:ind w:left="-568" w:firstLine="540"/>
        <w:jc w:val="both"/>
        <w:rPr>
          <w:rFonts w:ascii="Times New Roman" w:eastAsia="Times New Roman" w:hAnsi="Times New Roman" w:cs="B Lotus"/>
          <w:b/>
          <w:color w:val="auto"/>
          <w:sz w:val="28"/>
          <w:szCs w:val="28"/>
        </w:rPr>
      </w:pPr>
      <w:r w:rsidRPr="00C65F95">
        <w:rPr>
          <w:rFonts w:ascii="Times New Roman" w:eastAsia="Times New Roman" w:hAnsi="Times New Roman" w:cs="B Lotus"/>
          <w:b/>
          <w:bCs/>
          <w:color w:val="auto"/>
          <w:sz w:val="28"/>
          <w:szCs w:val="28"/>
          <w:rtl/>
        </w:rPr>
        <w:t>پیشگیری اولیه</w:t>
      </w:r>
      <w:r w:rsidRPr="00C65F95">
        <w:rPr>
          <w:rFonts w:ascii="Times New Roman" w:eastAsia="Times New Roman" w:hAnsi="Times New Roman" w:cs="B Lotus"/>
          <w:b/>
          <w:color w:val="auto"/>
          <w:sz w:val="28"/>
          <w:szCs w:val="28"/>
          <w:rtl/>
        </w:rPr>
        <w:t xml:space="preserve"> شامل اقداماتی است که پیش از ایجاد بیماری یا ناتوانی با هدف کاهش عوامل خطر و حفظ ظرفیت‌های جسمی و روانی سالمندان انجام می‌شود. ارتقای فعالیت بدنی، تغذیه مناسب، ترک مصرف دخانیات، کاهش مصرف الکل، واکسیناسیون و ایجاد محیط‌های ایمن و دوستدار سالمند از جمله اقدامات مهم در این سطح محسوب می‌شوند. سازمان جهانی بهداشت بر این باور است که مراقبت‌های اولیه سلامت باید خدمات جامعی از جمله ارتقای سلامت، واکسیناسیون، غربالگری و پیشگیری از بیماری‌های غیرواگیر و بیماری‌های مرتبط با سالمندی را در دسترس افراد سالمند قرار دهد (سازمان جهانی بهداشت، </w:t>
      </w:r>
      <w:r w:rsidRPr="00C65F95">
        <w:rPr>
          <w:rFonts w:ascii="Times New Roman" w:eastAsia="Times New Roman" w:hAnsi="Times New Roman" w:cs="B Lotus"/>
          <w:b/>
          <w:color w:val="auto"/>
          <w:sz w:val="28"/>
          <w:szCs w:val="28"/>
          <w:rtl/>
          <w:lang w:bidi="fa-IR"/>
        </w:rPr>
        <w:t>۲۰۲۵)</w:t>
      </w:r>
      <w:r>
        <w:rPr>
          <w:rFonts w:ascii="Times New Roman" w:eastAsia="Times New Roman" w:hAnsi="Times New Roman" w:cs="B Lotus" w:hint="cs"/>
          <w:b/>
          <w:color w:val="auto"/>
          <w:sz w:val="28"/>
          <w:szCs w:val="28"/>
          <w:rtl/>
        </w:rPr>
        <w:t>.</w:t>
      </w:r>
    </w:p>
    <w:p w:rsidR="00C65F95" w:rsidRPr="00C65F95" w:rsidRDefault="00C65F95" w:rsidP="00C65F95">
      <w:pPr>
        <w:autoSpaceDE/>
        <w:autoSpaceDN/>
        <w:bidi/>
        <w:adjustRightInd/>
        <w:spacing w:line="276" w:lineRule="auto"/>
        <w:ind w:left="-568" w:firstLine="540"/>
        <w:jc w:val="both"/>
        <w:rPr>
          <w:rFonts w:ascii="Times New Roman" w:eastAsia="Times New Roman" w:hAnsi="Times New Roman" w:cs="B Lotus"/>
          <w:b/>
          <w:color w:val="auto"/>
          <w:sz w:val="28"/>
          <w:szCs w:val="28"/>
        </w:rPr>
      </w:pPr>
      <w:r w:rsidRPr="00C65F95">
        <w:rPr>
          <w:rFonts w:ascii="Times New Roman" w:eastAsia="Times New Roman" w:hAnsi="Times New Roman" w:cs="B Lotus"/>
          <w:b/>
          <w:bCs/>
          <w:color w:val="auto"/>
          <w:sz w:val="28"/>
          <w:szCs w:val="28"/>
          <w:rtl/>
        </w:rPr>
        <w:t>پیشگیری ثانویه</w:t>
      </w:r>
      <w:r w:rsidRPr="00C65F95">
        <w:rPr>
          <w:rFonts w:ascii="Times New Roman" w:eastAsia="Times New Roman" w:hAnsi="Times New Roman" w:cs="B Lotus"/>
          <w:b/>
          <w:color w:val="auto"/>
          <w:sz w:val="28"/>
          <w:szCs w:val="28"/>
          <w:rtl/>
        </w:rPr>
        <w:t xml:space="preserve"> بر شناسایی زودهنگام کاهش ظرفیت‌های جسمی و روانی، عوامل خطر و بیماری‌ها و انجام مداخلات به‌موقع تمرکز دارد. در این سطح، ارزیابی منظم وضعیت سالمند، شناسایی مشکلاتی مانند کاهش تحرک، اختلالات شناختی، مشکلات تغذیه‌ای، اختلالات بینایی و شنوایی، علائم افسردگی و خطر سقوط می‌تواند امکان مداخله زودهنگام و جلوگیری از تشدید مشکلات را فراهم کند. رویکرد «مراقبت یکپارچه برای سالمندان</w:t>
      </w:r>
      <w:r>
        <w:rPr>
          <w:rFonts w:ascii="Times New Roman" w:eastAsia="Times New Roman" w:hAnsi="Times New Roman" w:cs="B Lotus" w:hint="cs"/>
          <w:b/>
          <w:color w:val="auto"/>
          <w:sz w:val="28"/>
          <w:szCs w:val="28"/>
          <w:rtl/>
        </w:rPr>
        <w:t>»</w:t>
      </w:r>
      <w:r w:rsidRPr="00C65F95">
        <w:rPr>
          <w:rFonts w:ascii="Times New Roman" w:eastAsia="Times New Roman" w:hAnsi="Times New Roman" w:cs="B Lotus"/>
          <w:b/>
          <w:color w:val="auto"/>
          <w:sz w:val="28"/>
          <w:szCs w:val="28"/>
        </w:rPr>
        <w:t xml:space="preserve"> </w:t>
      </w:r>
      <w:r w:rsidRPr="00C65F95">
        <w:rPr>
          <w:rFonts w:ascii="Times New Roman" w:eastAsia="Times New Roman" w:hAnsi="Times New Roman" w:cs="B Lotus"/>
          <w:bCs/>
          <w:color w:val="auto"/>
          <w:sz w:val="28"/>
          <w:szCs w:val="28"/>
        </w:rPr>
        <w:t>(ICOPE)</w:t>
      </w:r>
      <w:r w:rsidRPr="00C65F95">
        <w:rPr>
          <w:rFonts w:ascii="Times New Roman" w:eastAsia="Times New Roman" w:hAnsi="Times New Roman" w:cs="B Lotus"/>
          <w:b/>
          <w:color w:val="auto"/>
          <w:sz w:val="28"/>
          <w:szCs w:val="28"/>
        </w:rPr>
        <w:t xml:space="preserve"> </w:t>
      </w:r>
      <w:r w:rsidRPr="00C65F95">
        <w:rPr>
          <w:rFonts w:ascii="Times New Roman" w:eastAsia="Times New Roman" w:hAnsi="Times New Roman" w:cs="B Lotus"/>
          <w:b/>
          <w:color w:val="auto"/>
          <w:sz w:val="28"/>
          <w:szCs w:val="28"/>
          <w:rtl/>
        </w:rPr>
        <w:t xml:space="preserve">سازمان جهانی بهداشت بر ارزیابی فردمحور برای شناسایی کاهش ظرفیت ذاتی، نیازهای مراقبتی و حمایتی و تدوین برنامه مراقبتی متناسب با شرایط هر سالمند تأکید دارد (سازمان جهانی بهداشت، </w:t>
      </w:r>
      <w:r w:rsidRPr="00C65F95">
        <w:rPr>
          <w:rFonts w:ascii="Times New Roman" w:eastAsia="Times New Roman" w:hAnsi="Times New Roman" w:cs="B Lotus"/>
          <w:b/>
          <w:color w:val="auto"/>
          <w:sz w:val="28"/>
          <w:szCs w:val="28"/>
          <w:rtl/>
          <w:lang w:bidi="fa-IR"/>
        </w:rPr>
        <w:t>۲۰۲۵)</w:t>
      </w:r>
      <w:r>
        <w:rPr>
          <w:rFonts w:ascii="Times New Roman" w:eastAsia="Times New Roman" w:hAnsi="Times New Roman" w:cs="B Lotus" w:hint="cs"/>
          <w:b/>
          <w:color w:val="auto"/>
          <w:sz w:val="28"/>
          <w:szCs w:val="28"/>
          <w:rtl/>
        </w:rPr>
        <w:t>.</w:t>
      </w:r>
    </w:p>
    <w:p w:rsidR="00C65F95" w:rsidRPr="00C65F95" w:rsidRDefault="00C65F95" w:rsidP="00C65F95">
      <w:pPr>
        <w:autoSpaceDE/>
        <w:autoSpaceDN/>
        <w:bidi/>
        <w:adjustRightInd/>
        <w:spacing w:line="276" w:lineRule="auto"/>
        <w:ind w:left="-568" w:firstLine="540"/>
        <w:jc w:val="both"/>
        <w:rPr>
          <w:rFonts w:ascii="Times New Roman" w:eastAsia="Times New Roman" w:hAnsi="Times New Roman" w:cs="B Lotus"/>
          <w:b/>
          <w:color w:val="auto"/>
          <w:sz w:val="28"/>
          <w:szCs w:val="28"/>
        </w:rPr>
      </w:pPr>
      <w:r w:rsidRPr="00C65F95">
        <w:rPr>
          <w:rFonts w:ascii="Times New Roman" w:eastAsia="Times New Roman" w:hAnsi="Times New Roman" w:cs="B Lotus"/>
          <w:b/>
          <w:bCs/>
          <w:color w:val="auto"/>
          <w:sz w:val="28"/>
          <w:szCs w:val="28"/>
          <w:rtl/>
        </w:rPr>
        <w:t>پیشگیری ثالثیه</w:t>
      </w:r>
      <w:r w:rsidRPr="00C65F95">
        <w:rPr>
          <w:rFonts w:ascii="Times New Roman" w:eastAsia="Times New Roman" w:hAnsi="Times New Roman" w:cs="B Lotus"/>
          <w:b/>
          <w:color w:val="auto"/>
          <w:sz w:val="28"/>
          <w:szCs w:val="28"/>
          <w:rtl/>
        </w:rPr>
        <w:t xml:space="preserve"> در سالمندانی اهمیت بیشتری دارد که به بیماری‌های مزمن، محدودیت عملکردی یا کاهش ظرفیت‌های جسمی و روانی مبتلا شده‌اند. هدف اصلی در این سطح، جلوگیری از تشدید بیماری و ناتوانی، حفظ بیشترین میزان استقلال و توانایی عملکردی و ارتقای کیفیت زندگی سالمند است. مدیریت بیماری‌های مزمن، اصلاح عوامل خطر، بازبینی و مدیریت داروها، مداخلات توانبخشی، حمایت روانی و اجتماعی و ارائه مراقبت‌های طولانی‌مدت متناسب با نیازهای فرد از جمله اقداماتی هستند که می‌توانند در این زمینه مورد استفاده قرار گیرند. سازمان جهانی بهداشت تأکید می‌کند که مراقبت از سالمندان باید </w:t>
      </w:r>
      <w:r w:rsidRPr="00C65F95">
        <w:rPr>
          <w:rFonts w:ascii="Times New Roman" w:eastAsia="Times New Roman" w:hAnsi="Times New Roman" w:cs="B Lotus"/>
          <w:b/>
          <w:color w:val="auto"/>
          <w:sz w:val="28"/>
          <w:szCs w:val="28"/>
          <w:rtl/>
        </w:rPr>
        <w:lastRenderedPageBreak/>
        <w:t>فردمحور، یکپارچه و مبتنی بر نیازها و ترجیحات آنان باشد و در صورت نیاز، خدمات سلامت و مراقبت اجتماعی و مراقبت‌های طولانی‌مدت را در یک</w:t>
      </w:r>
      <w:r w:rsidRPr="00C65F95">
        <w:rPr>
          <w:rFonts w:ascii="Times New Roman" w:eastAsia="Times New Roman" w:hAnsi="Times New Roman" w:cs="B Lotus"/>
          <w:b/>
          <w:color w:val="auto"/>
          <w:sz w:val="28"/>
          <w:szCs w:val="28"/>
        </w:rPr>
        <w:t xml:space="preserve"> </w:t>
      </w:r>
      <w:r>
        <w:rPr>
          <w:rFonts w:ascii="Times New Roman" w:eastAsia="Times New Roman" w:hAnsi="Times New Roman" w:cs="B Lotus" w:hint="cs"/>
          <w:b/>
          <w:color w:val="auto"/>
          <w:sz w:val="28"/>
          <w:szCs w:val="28"/>
          <w:rtl/>
        </w:rPr>
        <w:t>پیوستار</w:t>
      </w:r>
      <w:r w:rsidRPr="00C65F95">
        <w:rPr>
          <w:rFonts w:ascii="Times New Roman" w:eastAsia="Times New Roman" w:hAnsi="Times New Roman" w:cs="B Lotus"/>
          <w:b/>
          <w:color w:val="auto"/>
          <w:sz w:val="28"/>
          <w:szCs w:val="28"/>
        </w:rPr>
        <w:t xml:space="preserve"> </w:t>
      </w:r>
      <w:r w:rsidRPr="00C65F95">
        <w:rPr>
          <w:rFonts w:ascii="Times New Roman" w:eastAsia="Times New Roman" w:hAnsi="Times New Roman" w:cs="B Lotus"/>
          <w:b/>
          <w:color w:val="auto"/>
          <w:sz w:val="28"/>
          <w:szCs w:val="28"/>
          <w:rtl/>
        </w:rPr>
        <w:t xml:space="preserve">مراقبتی به یکدیگر متصل کند (سازمان جهانی بهداشت، </w:t>
      </w:r>
      <w:r w:rsidRPr="00C65F95">
        <w:rPr>
          <w:rFonts w:ascii="Times New Roman" w:eastAsia="Times New Roman" w:hAnsi="Times New Roman" w:cs="B Lotus"/>
          <w:b/>
          <w:color w:val="auto"/>
          <w:sz w:val="28"/>
          <w:szCs w:val="28"/>
          <w:rtl/>
          <w:lang w:bidi="fa-IR"/>
        </w:rPr>
        <w:t>۲۰۲۴</w:t>
      </w:r>
      <w:r w:rsidRPr="00C65F95">
        <w:rPr>
          <w:rFonts w:ascii="Times New Roman" w:eastAsia="Times New Roman" w:hAnsi="Times New Roman" w:cs="B Lotus"/>
          <w:b/>
          <w:color w:val="auto"/>
          <w:sz w:val="28"/>
          <w:szCs w:val="28"/>
          <w:rtl/>
        </w:rPr>
        <w:t xml:space="preserve">؛ سازمان جهانی بهداشت، </w:t>
      </w:r>
      <w:r w:rsidRPr="00C65F95">
        <w:rPr>
          <w:rFonts w:ascii="Times New Roman" w:eastAsia="Times New Roman" w:hAnsi="Times New Roman" w:cs="B Lotus"/>
          <w:b/>
          <w:color w:val="auto"/>
          <w:sz w:val="28"/>
          <w:szCs w:val="28"/>
          <w:rtl/>
          <w:lang w:bidi="fa-IR"/>
        </w:rPr>
        <w:t>۲۰۲۵)</w:t>
      </w:r>
      <w:r w:rsidRPr="00C65F95">
        <w:rPr>
          <w:rFonts w:ascii="Times New Roman" w:eastAsia="Times New Roman" w:hAnsi="Times New Roman" w:cs="B Lotus"/>
          <w:b/>
          <w:color w:val="auto"/>
          <w:sz w:val="28"/>
          <w:szCs w:val="28"/>
        </w:rPr>
        <w:t>.</w:t>
      </w:r>
    </w:p>
    <w:p w:rsidR="00C65F95" w:rsidRPr="00C65F95" w:rsidRDefault="00C65F95" w:rsidP="00C65F95">
      <w:pPr>
        <w:autoSpaceDE/>
        <w:autoSpaceDN/>
        <w:bidi/>
        <w:adjustRightInd/>
        <w:spacing w:line="276" w:lineRule="auto"/>
        <w:ind w:left="-568" w:firstLine="540"/>
        <w:jc w:val="both"/>
        <w:rPr>
          <w:rFonts w:ascii="Times New Roman" w:eastAsia="Times New Roman" w:hAnsi="Times New Roman" w:cs="B Lotus"/>
          <w:b/>
          <w:color w:val="auto"/>
          <w:sz w:val="28"/>
          <w:szCs w:val="28"/>
        </w:rPr>
      </w:pPr>
      <w:r w:rsidRPr="00C65F95">
        <w:rPr>
          <w:rFonts w:ascii="Times New Roman" w:eastAsia="Times New Roman" w:hAnsi="Times New Roman" w:cs="B Lotus"/>
          <w:b/>
          <w:color w:val="auto"/>
          <w:sz w:val="28"/>
          <w:szCs w:val="28"/>
          <w:rtl/>
        </w:rPr>
        <w:t xml:space="preserve">در مجموع، رویکرد نوین به پیشگیری در سالمندان صرفاً بر پیشگیری از بیماری متمرکز نیست، بلکه هدف اساسی آن حفظ و ارتقای «ظرفیت ذاتی» و «توانایی عملکردی» سالمندان و کمک به آنان برای داشتن زندگی سالم، مستقل و باکیفیت است. بر همین اساس، سازمان جهانی بهداشت بر حرکت نظام‌های سلامت از رویکرد بیماری‌محور به سمت مراقبت پیشگیرانه، فردمحور و یکپارچه تأکید دارد؛ رویکردی که خدمات ارتقای سلامت، پیشگیری، درمان، توانبخشی و مراقبت طولانی‌مدت را دربرمی‌گیرد (سازمان جهانی بهداشت، </w:t>
      </w:r>
      <w:r w:rsidRPr="00C65F95">
        <w:rPr>
          <w:rFonts w:ascii="Times New Roman" w:eastAsia="Times New Roman" w:hAnsi="Times New Roman" w:cs="B Lotus"/>
          <w:b/>
          <w:color w:val="auto"/>
          <w:sz w:val="28"/>
          <w:szCs w:val="28"/>
          <w:rtl/>
          <w:lang w:bidi="fa-IR"/>
        </w:rPr>
        <w:t>۲۰۲۵)</w:t>
      </w:r>
      <w:r w:rsidRPr="00C65F95">
        <w:rPr>
          <w:rFonts w:ascii="Times New Roman" w:eastAsia="Times New Roman" w:hAnsi="Times New Roman" w:cs="B Lotus"/>
          <w:b/>
          <w:color w:val="auto"/>
          <w:sz w:val="28"/>
          <w:szCs w:val="28"/>
        </w:rPr>
        <w:t>.</w:t>
      </w:r>
    </w:p>
    <w:bookmarkEnd w:id="5"/>
    <w:p w:rsidR="00CE418D" w:rsidRPr="00CE418D" w:rsidRDefault="00CE418D" w:rsidP="00CE418D">
      <w:pPr>
        <w:autoSpaceDE/>
        <w:autoSpaceDN/>
        <w:bidi/>
        <w:adjustRightInd/>
        <w:spacing w:line="276" w:lineRule="auto"/>
        <w:ind w:left="-568" w:firstLine="540"/>
        <w:jc w:val="both"/>
        <w:rPr>
          <w:rFonts w:ascii="Times New Roman" w:eastAsia="Times New Roman" w:hAnsi="Times New Roman" w:cs="B Lotus"/>
          <w:color w:val="auto"/>
          <w:sz w:val="28"/>
          <w:szCs w:val="28"/>
        </w:rPr>
      </w:pPr>
      <w:r w:rsidRPr="00CE418D">
        <w:rPr>
          <w:rFonts w:ascii="Times New Roman" w:eastAsia="Times New Roman" w:hAnsi="Times New Roman" w:cs="B Lotus"/>
          <w:color w:val="auto"/>
          <w:sz w:val="28"/>
          <w:szCs w:val="28"/>
          <w:rtl/>
        </w:rPr>
        <w:t>یکی از متغیرهای مرتبط با اضطراب مرگ در سالمندان، هوش معنوی است. هوش معنوی به ظرفیت فرد برای درک معنا و هدف زندگی، استفاده از منابع معنوی در مواجهه با مسائل و چالش‌های زندگی و ایجاد نگرشی عمیق‌تر نسبت به وجود و تجربه‌های انسانی اشاره دارد. این نوع هوش می‌تواند به فرد کمک کند تا در مواجهه با رویدادهای دشوار زندگی، از جمله بیماری، فقدان و آگاهی از مرگ، معنا و انسجام بیشتری در تجربیات خود ایجاد کند</w:t>
      </w:r>
      <w:r>
        <w:rPr>
          <w:rFonts w:ascii="Times New Roman" w:eastAsia="Times New Roman" w:hAnsi="Times New Roman" w:cs="B Lotus" w:hint="cs"/>
          <w:color w:val="auto"/>
          <w:sz w:val="28"/>
          <w:szCs w:val="28"/>
          <w:rtl/>
        </w:rPr>
        <w:t>.</w:t>
      </w:r>
      <w:r w:rsidRPr="00CE418D">
        <w:rPr>
          <w:rFonts w:ascii="Times New Roman" w:eastAsia="Times New Roman" w:hAnsi="Times New Roman" w:cs="B Lotus"/>
          <w:color w:val="auto"/>
          <w:sz w:val="28"/>
          <w:szCs w:val="28"/>
          <w:rtl/>
        </w:rPr>
        <w:t xml:space="preserve">دوران سالمندی با تغییرات و چالش‌های مختلفی از جمله کاهش توانایی‌های جسمی، تغییر نقش‌های اجتماعی، تجربه فقدان نزدیکان و افزایش آگاهی از محدودیت زمان زندگی همراه است. این شرایط می‌تواند زمینه‌ساز افزایش نگرانی و اضطراب مرتبط با مرگ شود. در چنین شرایطی، برخورداری از منابع معنوی و توانایی یافتن معنا و هدف در زندگی می‌تواند به سالمندان در سازگاری با چالش‌های این دوره و مواجهه مناسب‌تر با مسئله مرگ کمک کند. همچنین، جست‌وجوی معنا در زندگی و برخورداری از تاب‌آوری می‌تواند در نحوه مواجهه سالمندان با اضطراب مرگ نقش داشته باشد (یوسفی افراشته، فرتاش و ابوترابی، </w:t>
      </w:r>
      <w:r w:rsidRPr="00CE418D">
        <w:rPr>
          <w:rFonts w:ascii="Times New Roman" w:eastAsia="Times New Roman" w:hAnsi="Times New Roman" w:cs="B Lotus"/>
          <w:color w:val="auto"/>
          <w:sz w:val="28"/>
          <w:szCs w:val="28"/>
          <w:rtl/>
          <w:lang w:bidi="fa-IR"/>
        </w:rPr>
        <w:t>۲۰۲۵)</w:t>
      </w:r>
      <w:r w:rsidRPr="00CE418D">
        <w:rPr>
          <w:rFonts w:ascii="Times New Roman" w:eastAsia="Times New Roman" w:hAnsi="Times New Roman" w:cs="B Lotus"/>
          <w:color w:val="auto"/>
          <w:sz w:val="28"/>
          <w:szCs w:val="28"/>
        </w:rPr>
        <w:t>.</w:t>
      </w:r>
    </w:p>
    <w:p w:rsidR="00CE418D" w:rsidRPr="00CE418D" w:rsidRDefault="00CE418D" w:rsidP="00CE418D">
      <w:pPr>
        <w:autoSpaceDE/>
        <w:autoSpaceDN/>
        <w:bidi/>
        <w:adjustRightInd/>
        <w:spacing w:line="276" w:lineRule="auto"/>
        <w:ind w:left="-568" w:firstLine="540"/>
        <w:jc w:val="both"/>
        <w:rPr>
          <w:rFonts w:ascii="Times New Roman" w:eastAsia="Times New Roman" w:hAnsi="Times New Roman" w:cs="B Lotus"/>
          <w:color w:val="auto"/>
          <w:sz w:val="28"/>
          <w:szCs w:val="28"/>
        </w:rPr>
      </w:pPr>
      <w:r w:rsidRPr="00CE418D">
        <w:rPr>
          <w:rFonts w:ascii="Times New Roman" w:eastAsia="Times New Roman" w:hAnsi="Times New Roman" w:cs="B Lotus"/>
          <w:color w:val="auto"/>
          <w:sz w:val="28"/>
          <w:szCs w:val="28"/>
          <w:rtl/>
        </w:rPr>
        <w:t xml:space="preserve">در پژوهشی که توسط یوسفی افراشته، فرتاش و ابوترابی در سال </w:t>
      </w:r>
      <w:r w:rsidRPr="00CE418D">
        <w:rPr>
          <w:rFonts w:ascii="Times New Roman" w:eastAsia="Times New Roman" w:hAnsi="Times New Roman" w:cs="B Lotus"/>
          <w:color w:val="auto"/>
          <w:sz w:val="28"/>
          <w:szCs w:val="28"/>
          <w:rtl/>
          <w:lang w:bidi="fa-IR"/>
        </w:rPr>
        <w:t>۲۰۲۵</w:t>
      </w:r>
      <w:r w:rsidRPr="00CE418D">
        <w:rPr>
          <w:rFonts w:ascii="Times New Roman" w:eastAsia="Times New Roman" w:hAnsi="Times New Roman" w:cs="B Lotus"/>
          <w:color w:val="auto"/>
          <w:sz w:val="28"/>
          <w:szCs w:val="28"/>
          <w:rtl/>
        </w:rPr>
        <w:t xml:space="preserve"> انجام شد، رابطه بین هوش معنوی و اضطراب مرگ با نقش میانجی جست‌وجوی معنا در زندگی و تاب‌آوری در سالمندان ایرانی بررسی شد. این پژوهش به روش توصیفی ـ همبستگی بر روی </w:t>
      </w:r>
      <w:r w:rsidRPr="00CE418D">
        <w:rPr>
          <w:rFonts w:ascii="Times New Roman" w:eastAsia="Times New Roman" w:hAnsi="Times New Roman" w:cs="B Lotus"/>
          <w:color w:val="auto"/>
          <w:sz w:val="28"/>
          <w:szCs w:val="28"/>
          <w:rtl/>
          <w:lang w:bidi="fa-IR"/>
        </w:rPr>
        <w:t>۳۴۸</w:t>
      </w:r>
      <w:r w:rsidRPr="00CE418D">
        <w:rPr>
          <w:rFonts w:ascii="Times New Roman" w:eastAsia="Times New Roman" w:hAnsi="Times New Roman" w:cs="B Lotus"/>
          <w:color w:val="auto"/>
          <w:sz w:val="28"/>
          <w:szCs w:val="28"/>
          <w:rtl/>
        </w:rPr>
        <w:t xml:space="preserve"> فرد سالمند بالای </w:t>
      </w:r>
      <w:r w:rsidRPr="00CE418D">
        <w:rPr>
          <w:rFonts w:ascii="Times New Roman" w:eastAsia="Times New Roman" w:hAnsi="Times New Roman" w:cs="B Lotus"/>
          <w:color w:val="auto"/>
          <w:sz w:val="28"/>
          <w:szCs w:val="28"/>
          <w:rtl/>
          <w:lang w:bidi="fa-IR"/>
        </w:rPr>
        <w:t>۶۰</w:t>
      </w:r>
      <w:r w:rsidRPr="00CE418D">
        <w:rPr>
          <w:rFonts w:ascii="Times New Roman" w:eastAsia="Times New Roman" w:hAnsi="Times New Roman" w:cs="B Lotus"/>
          <w:color w:val="auto"/>
          <w:sz w:val="28"/>
          <w:szCs w:val="28"/>
          <w:rtl/>
        </w:rPr>
        <w:t xml:space="preserve"> سال در شهر زنجان انجام گرفت. یافته‌های پژوهش نشان داد که بین هوش معنوی و اضطراب مرگ رابطه منفی و معناداری وجود دارد؛ به این معنا که با افزایش هوش معنوی، میزان اضطراب مرگ کاهش می‌یابد. همچنین، جست‌وجوی معنا در زندگی و تاب‌آوری در رابطه میان هوش معنوی و اضطراب مرگ نقش میانجی </w:t>
      </w:r>
      <w:r w:rsidRPr="00CE418D">
        <w:rPr>
          <w:rFonts w:ascii="Times New Roman" w:eastAsia="Times New Roman" w:hAnsi="Times New Roman" w:cs="B Lotus"/>
          <w:color w:val="auto"/>
          <w:sz w:val="28"/>
          <w:szCs w:val="28"/>
          <w:rtl/>
        </w:rPr>
        <w:lastRenderedPageBreak/>
        <w:t xml:space="preserve">داشتند. این یافته‌ها نشان می‌دهد که برخورداری از منابع معنوی، یافتن معنا در زندگی و توانایی سازگاری با شرایط دشوار می‌تواند در کاهش اضطراب مرگ سالمندان نقش داشته باشد (یوسفی افراشته و همکاران، </w:t>
      </w:r>
      <w:r w:rsidRPr="00CE418D">
        <w:rPr>
          <w:rFonts w:ascii="Times New Roman" w:eastAsia="Times New Roman" w:hAnsi="Times New Roman" w:cs="B Lotus"/>
          <w:color w:val="auto"/>
          <w:sz w:val="28"/>
          <w:szCs w:val="28"/>
          <w:rtl/>
          <w:lang w:bidi="fa-IR"/>
        </w:rPr>
        <w:t>۲۰۲۵)</w:t>
      </w:r>
      <w:r w:rsidRPr="00CE418D">
        <w:rPr>
          <w:rFonts w:ascii="Times New Roman" w:eastAsia="Times New Roman" w:hAnsi="Times New Roman" w:cs="B Lotus"/>
          <w:color w:val="auto"/>
          <w:sz w:val="28"/>
          <w:szCs w:val="28"/>
        </w:rPr>
        <w:t>.</w:t>
      </w:r>
      <w:r>
        <w:rPr>
          <w:rFonts w:ascii="Times New Roman" w:eastAsia="Times New Roman" w:hAnsi="Times New Roman" w:cs="B Lotus" w:hint="cs"/>
          <w:color w:val="auto"/>
          <w:sz w:val="28"/>
          <w:szCs w:val="28"/>
          <w:rtl/>
        </w:rPr>
        <w:t xml:space="preserve"> </w:t>
      </w:r>
      <w:r w:rsidRPr="00CE418D">
        <w:rPr>
          <w:rFonts w:ascii="Times New Roman" w:eastAsia="Times New Roman" w:hAnsi="Times New Roman" w:cs="B Lotus"/>
          <w:color w:val="auto"/>
          <w:sz w:val="28"/>
          <w:szCs w:val="28"/>
          <w:rtl/>
        </w:rPr>
        <w:t xml:space="preserve">بر این اساس، هوش معنوی می‌تواند به‌عنوان یکی از عوامل روان‌شناختی مهم در نحوه مواجهه سالمندان با مسئله مرگ مورد توجه قرار گیرد. توانایی یافتن معنا و هدف در زندگی، برخورداری از نگرش معنوی و استفاده از منابع درونی برای مواجهه با چالش‌های زندگی ممکن است به سالمندان کمک کند تا نگرش سازگارانه‌تری نسبت به مرگ داشته باشند و اضطراب ناشی از آن را کاهش دهند. بنابراین، بررسی هوش معنوی و ارتباط آن با اضطراب مرگ می‌تواند در شناخت عوامل مؤثر بر سلامت روان سالمندان و طراحی مداخلات روان‌شناختی و معنوی متناسب با نیازهای این گروه اهمیت داشته باشد (یوسفی افراشته و همکاران، </w:t>
      </w:r>
      <w:r w:rsidRPr="00CE418D">
        <w:rPr>
          <w:rFonts w:ascii="Times New Roman" w:eastAsia="Times New Roman" w:hAnsi="Times New Roman" w:cs="B Lotus"/>
          <w:color w:val="auto"/>
          <w:sz w:val="28"/>
          <w:szCs w:val="28"/>
          <w:rtl/>
          <w:lang w:bidi="fa-IR"/>
        </w:rPr>
        <w:t>۲۰۲۵)</w:t>
      </w:r>
      <w:r w:rsidRPr="00CE418D">
        <w:rPr>
          <w:rFonts w:ascii="Times New Roman" w:eastAsia="Times New Roman" w:hAnsi="Times New Roman" w:cs="B Lotus"/>
          <w:color w:val="auto"/>
          <w:sz w:val="28"/>
          <w:szCs w:val="28"/>
        </w:rPr>
        <w:t>.</w:t>
      </w:r>
    </w:p>
    <w:p w:rsidR="00CE418D" w:rsidRPr="00CE418D" w:rsidRDefault="00CE418D" w:rsidP="00CE418D">
      <w:pPr>
        <w:autoSpaceDE/>
        <w:autoSpaceDN/>
        <w:bidi/>
        <w:adjustRightInd/>
        <w:spacing w:line="276" w:lineRule="auto"/>
        <w:ind w:left="-568" w:firstLine="540"/>
        <w:jc w:val="both"/>
        <w:rPr>
          <w:rFonts w:ascii="Times New Roman" w:eastAsia="Times New Roman" w:hAnsi="Times New Roman" w:cs="B Lotus"/>
          <w:color w:val="auto"/>
          <w:sz w:val="28"/>
          <w:szCs w:val="28"/>
        </w:rPr>
      </w:pPr>
      <w:r w:rsidRPr="00CE418D">
        <w:rPr>
          <w:rFonts w:ascii="Times New Roman" w:eastAsia="Times New Roman" w:hAnsi="Times New Roman" w:cs="B Lotus"/>
          <w:color w:val="auto"/>
          <w:sz w:val="28"/>
          <w:szCs w:val="28"/>
          <w:rtl/>
        </w:rPr>
        <w:t>دیگر متغیری که در پژوهش حاضر در ارتباط با اضطراب مرگ در سالمندان مورد بررسی قرار گرفت، اضطراب سلامت می‌باشد. دوران سالمندی با تغییرات جسمی، روانی و اجتماعی و افزایش احتمال ابتلا به بیماری‌های مزمن همراه است و این شرایط می‌تواند توجه و نگرانی افراد نسبت به وضعیت سلامت خود را افزایش دهد. اضطراب سلامت به نگرانی مداوم و بیش از حد درباره ابتلا به بیماری یا احتمال ابتلا به یک بیماری جدی اشاره دارد؛ به‌گونه‌ای که فرد ممکن است احساسات و نشانه‌های جسمانی معمول را به‌عنوان نشانه‌ای از بیماری جدی تفسیر کند و درگیر جست‌وجوی مکرر اطمینان یا دریافت خدمات پزشکی شود. در شکل شدید، این وضعیت می‌تواند به صورت اختلال اضطراب بیماری بروز کند که مشخصه اصلی آن اشتغال ذهنی و نگرانی قابل توجه درباره ابتلا به بیماری جدی است، حتی در شرایطی که شواهد پزشکی کافی برای وجود چنین بیماری‌ای وجود نداشته باشد (کیکاس</w:t>
      </w:r>
      <w:r w:rsidR="00995C07">
        <w:rPr>
          <w:rStyle w:val="FootnoteReference"/>
          <w:rFonts w:ascii="Times New Roman" w:eastAsia="Times New Roman" w:hAnsi="Times New Roman" w:cs="B Lotus"/>
          <w:color w:val="auto"/>
          <w:sz w:val="28"/>
          <w:szCs w:val="28"/>
          <w:rtl/>
        </w:rPr>
        <w:footnoteReference w:id="8"/>
      </w:r>
      <w:r w:rsidRPr="00CE418D">
        <w:rPr>
          <w:rFonts w:ascii="Times New Roman" w:eastAsia="Times New Roman" w:hAnsi="Times New Roman" w:cs="B Lotus"/>
          <w:color w:val="auto"/>
          <w:sz w:val="28"/>
          <w:szCs w:val="28"/>
          <w:rtl/>
        </w:rPr>
        <w:t xml:space="preserve"> و همکاران، </w:t>
      </w:r>
      <w:r w:rsidRPr="00CE418D">
        <w:rPr>
          <w:rFonts w:ascii="Times New Roman" w:eastAsia="Times New Roman" w:hAnsi="Times New Roman" w:cs="B Lotus"/>
          <w:color w:val="auto"/>
          <w:sz w:val="28"/>
          <w:szCs w:val="28"/>
          <w:rtl/>
          <w:lang w:bidi="fa-IR"/>
        </w:rPr>
        <w:t>۲۰۲۴)</w:t>
      </w:r>
      <w:r w:rsidRPr="00CE418D">
        <w:rPr>
          <w:rFonts w:ascii="Times New Roman" w:eastAsia="Times New Roman" w:hAnsi="Times New Roman" w:cs="B Lotus"/>
          <w:color w:val="auto"/>
          <w:sz w:val="28"/>
          <w:szCs w:val="28"/>
        </w:rPr>
        <w:t>.</w:t>
      </w:r>
    </w:p>
    <w:p w:rsidR="00495FB0" w:rsidRPr="00495FB0" w:rsidRDefault="00495FB0" w:rsidP="00495FB0">
      <w:pPr>
        <w:autoSpaceDE/>
        <w:autoSpaceDN/>
        <w:bidi/>
        <w:adjustRightInd/>
        <w:spacing w:line="276" w:lineRule="auto"/>
        <w:ind w:left="-568" w:firstLine="540"/>
        <w:jc w:val="both"/>
        <w:rPr>
          <w:rFonts w:ascii="Times New Roman" w:eastAsia="Times New Roman" w:hAnsi="Times New Roman" w:cs="B Lotus"/>
          <w:color w:val="auto"/>
          <w:sz w:val="28"/>
          <w:szCs w:val="28"/>
          <w:lang w:bidi="fa-IR"/>
        </w:rPr>
      </w:pPr>
      <w:r w:rsidRPr="00495FB0">
        <w:rPr>
          <w:rFonts w:ascii="Times New Roman" w:eastAsia="Times New Roman" w:hAnsi="Times New Roman" w:cs="B Lotus"/>
          <w:color w:val="auto"/>
          <w:sz w:val="28"/>
          <w:szCs w:val="28"/>
          <w:rtl/>
        </w:rPr>
        <w:t xml:space="preserve">اضطراب سلامت در سالمندان از اهمیت ویژه‌ای برخوردار است؛ زیرا افزایش سن معمولاً با افزایش بیماری‌های جسمی، چندبیماری، محدودیت‌های عملکردی و تغییرات روانی ـ اجتماعی همراه است و این عوامل می‌توانند نگرانی‌های مرتبط با سلامت و علائم اضطرابی را تشدید کنند. شواهد حاصل از یک مرور نظام‌مند و فراتحلیل نشان داده است که بیماری‌های جسمی و چندبیماری، حمایت اجتماعی پایین و انزوای اجتماعی از جمله عوامل مرتبط با افزایش علائم اضطرابی در سالمندان هستند (شفیعی و همکاران، </w:t>
      </w:r>
      <w:r w:rsidRPr="00495FB0">
        <w:rPr>
          <w:rFonts w:ascii="Times New Roman" w:eastAsia="Times New Roman" w:hAnsi="Times New Roman" w:cs="B Lotus"/>
          <w:color w:val="auto"/>
          <w:sz w:val="28"/>
          <w:szCs w:val="28"/>
          <w:rtl/>
          <w:lang w:bidi="fa-IR"/>
        </w:rPr>
        <w:t xml:space="preserve">۲۰۲۵). </w:t>
      </w:r>
      <w:r w:rsidRPr="00495FB0">
        <w:rPr>
          <w:rFonts w:ascii="Times New Roman" w:eastAsia="Times New Roman" w:hAnsi="Times New Roman" w:cs="B Lotus"/>
          <w:color w:val="auto"/>
          <w:sz w:val="28"/>
          <w:szCs w:val="28"/>
          <w:rtl/>
        </w:rPr>
        <w:t xml:space="preserve">همچنین، انزوای اجتماعی و کاهش روابط و حمایت‌های اجتماعی در دوران سالمندی، که می‌تواند در پی عواملی مانند زندگی تنها یا فقدان همسر رخ دهد، با پیامدهای نامطلوب روانی و سلامت مرتبط است </w:t>
      </w:r>
      <w:r w:rsidRPr="00495FB0">
        <w:rPr>
          <w:rFonts w:ascii="Times New Roman" w:eastAsia="Times New Roman" w:hAnsi="Times New Roman" w:cs="B Lotus"/>
          <w:color w:val="auto"/>
          <w:sz w:val="28"/>
          <w:szCs w:val="28"/>
          <w:rtl/>
        </w:rPr>
        <w:lastRenderedPageBreak/>
        <w:t>(وانگ</w:t>
      </w:r>
      <w:r w:rsidR="00A40BD5">
        <w:rPr>
          <w:rStyle w:val="FootnoteReference"/>
          <w:rFonts w:ascii="Times New Roman" w:eastAsia="Times New Roman" w:hAnsi="Times New Roman" w:cs="B Lotus"/>
          <w:color w:val="auto"/>
          <w:sz w:val="28"/>
          <w:szCs w:val="28"/>
          <w:rtl/>
        </w:rPr>
        <w:footnoteReference w:id="9"/>
      </w:r>
      <w:r w:rsidRPr="00495FB0">
        <w:rPr>
          <w:rFonts w:ascii="Times New Roman" w:eastAsia="Times New Roman" w:hAnsi="Times New Roman" w:cs="B Lotus"/>
          <w:color w:val="auto"/>
          <w:sz w:val="28"/>
          <w:szCs w:val="28"/>
          <w:rtl/>
        </w:rPr>
        <w:t xml:space="preserve"> و همکاران، </w:t>
      </w:r>
      <w:r w:rsidRPr="00495FB0">
        <w:rPr>
          <w:rFonts w:ascii="Times New Roman" w:eastAsia="Times New Roman" w:hAnsi="Times New Roman" w:cs="B Lotus"/>
          <w:color w:val="auto"/>
          <w:sz w:val="28"/>
          <w:szCs w:val="28"/>
          <w:rtl/>
          <w:lang w:bidi="fa-IR"/>
        </w:rPr>
        <w:t xml:space="preserve">۲۰۲۴). </w:t>
      </w:r>
      <w:r w:rsidRPr="00495FB0">
        <w:rPr>
          <w:rFonts w:ascii="Times New Roman" w:eastAsia="Times New Roman" w:hAnsi="Times New Roman" w:cs="B Lotus"/>
          <w:color w:val="auto"/>
          <w:sz w:val="28"/>
          <w:szCs w:val="28"/>
          <w:rtl/>
        </w:rPr>
        <w:t>از سوی دیگر، اضطراب و اختلالات اضطرابی در سالمندان ممکن است کمتر شناسایی شوند و در نتیجه، نیاز به ارزیابی دقیق‌تر وضعیت روانی این گروه و توجه به عوامل جسمی و اجتماعی مرتبط با اضطراب وجود دارد (اتچیسون</w:t>
      </w:r>
      <w:r w:rsidR="00A40BD5">
        <w:rPr>
          <w:rStyle w:val="FootnoteReference"/>
          <w:rFonts w:ascii="Times New Roman" w:eastAsia="Times New Roman" w:hAnsi="Times New Roman" w:cs="B Lotus"/>
          <w:color w:val="auto"/>
          <w:sz w:val="28"/>
          <w:szCs w:val="28"/>
          <w:rtl/>
        </w:rPr>
        <w:footnoteReference w:id="10"/>
      </w:r>
      <w:r w:rsidRPr="00495FB0">
        <w:rPr>
          <w:rFonts w:ascii="Times New Roman" w:eastAsia="Times New Roman" w:hAnsi="Times New Roman" w:cs="B Lotus"/>
          <w:color w:val="auto"/>
          <w:sz w:val="28"/>
          <w:szCs w:val="28"/>
          <w:rtl/>
        </w:rPr>
        <w:t xml:space="preserve"> و همکاران، </w:t>
      </w:r>
      <w:r w:rsidRPr="00495FB0">
        <w:rPr>
          <w:rFonts w:ascii="Times New Roman" w:eastAsia="Times New Roman" w:hAnsi="Times New Roman" w:cs="B Lotus"/>
          <w:color w:val="auto"/>
          <w:sz w:val="28"/>
          <w:szCs w:val="28"/>
          <w:rtl/>
          <w:lang w:bidi="fa-IR"/>
        </w:rPr>
        <w:t xml:space="preserve">۲۰۲۴). </w:t>
      </w:r>
      <w:r w:rsidRPr="00495FB0">
        <w:rPr>
          <w:rFonts w:ascii="Times New Roman" w:eastAsia="Times New Roman" w:hAnsi="Times New Roman" w:cs="B Lotus"/>
          <w:color w:val="auto"/>
          <w:sz w:val="28"/>
          <w:szCs w:val="28"/>
          <w:rtl/>
        </w:rPr>
        <w:t>بنابراین، با توجه به هم‌زمانی تغییرات جسمی و روانی و اهمیت حمایت اجتماعی در دوران سالمندی، بررسی اضطراب سلامت در این گروه می‌تواند در شناخت بهتر عوامل مؤثر بر سلامت روان و کیفیت زندگی آنان و نیز در طراحی برنامه‌های مناسب پیشگیری و مداخله اهمیت داشته باشد</w:t>
      </w:r>
      <w:r w:rsidRPr="00495FB0">
        <w:rPr>
          <w:rFonts w:ascii="Times New Roman" w:eastAsia="Times New Roman" w:hAnsi="Times New Roman" w:cs="B Lotus"/>
          <w:color w:val="auto"/>
          <w:sz w:val="28"/>
          <w:szCs w:val="28"/>
          <w:lang w:bidi="fa-IR"/>
        </w:rPr>
        <w:t>.</w:t>
      </w:r>
    </w:p>
    <w:p w:rsidR="00495FB0" w:rsidRPr="00495FB0" w:rsidRDefault="00495FB0" w:rsidP="00495FB0">
      <w:pPr>
        <w:autoSpaceDE/>
        <w:autoSpaceDN/>
        <w:bidi/>
        <w:adjustRightInd/>
        <w:spacing w:line="276" w:lineRule="auto"/>
        <w:ind w:left="-568" w:firstLine="540"/>
        <w:jc w:val="both"/>
        <w:rPr>
          <w:rFonts w:ascii="Times New Roman" w:eastAsia="Times New Roman" w:hAnsi="Times New Roman" w:cs="B Lotus"/>
          <w:color w:val="auto"/>
          <w:sz w:val="28"/>
          <w:szCs w:val="28"/>
          <w:lang w:bidi="fa-IR"/>
        </w:rPr>
      </w:pPr>
      <w:r w:rsidRPr="00495FB0">
        <w:rPr>
          <w:rFonts w:ascii="Times New Roman" w:eastAsia="Times New Roman" w:hAnsi="Times New Roman" w:cs="B Lotus"/>
          <w:color w:val="auto"/>
          <w:sz w:val="28"/>
          <w:szCs w:val="28"/>
          <w:rtl/>
        </w:rPr>
        <w:t xml:space="preserve">بر این اساس، شناسایی عوامل مرتبط با اضطراب سلامت در سالمندان می‌تواند در طراحی برنامه‌های پیشگیرانه و مداخلات مناسب برای ارتقای سلامت روان این گروه اهمیت داشته باشد. در کنار اضطراب سلامت، اضطراب مرگ نیز از جمله مسائل مهم روان‌شناختی در دوران سالمندی است. اضطراب مرگ به نگرانی، ترس یا اشتغال ذهنی فرد نسبت به مرگ و فرایند مردن اشاره دارد و شدت آن می‌تواند تحت تأثیر عوامل جسمی، روان‌شناختی، اجتماعی و معنوی قرار گیرد. افزایش آگاهی از محدودیت زمان زندگی، تجربه بیماری‌های مزمن، کاهش توانایی‌های جسمانی، از دست دادن افراد نزدیک و تغییرات اجتماعی دوران سالمندی می‌تواند زمینه توجه بیشتر به مسئله مرگ را فراهم کند. یافته‌های پژوهشی جدید نشان می‌دهد که اضطراب مرگ در سالمندان با متغیرهایی مانند معنا و هدف زندگی، تاب‌آوری و هوش معنوی ارتباط دارد. در مطالعه‌ای که بر روی </w:t>
      </w:r>
      <w:r w:rsidRPr="00495FB0">
        <w:rPr>
          <w:rFonts w:ascii="Times New Roman" w:eastAsia="Times New Roman" w:hAnsi="Times New Roman" w:cs="B Lotus"/>
          <w:color w:val="auto"/>
          <w:sz w:val="28"/>
          <w:szCs w:val="28"/>
          <w:rtl/>
          <w:lang w:bidi="fa-IR"/>
        </w:rPr>
        <w:t>۳۴۸</w:t>
      </w:r>
      <w:r w:rsidRPr="00495FB0">
        <w:rPr>
          <w:rFonts w:ascii="Times New Roman" w:eastAsia="Times New Roman" w:hAnsi="Times New Roman" w:cs="B Lotus"/>
          <w:color w:val="auto"/>
          <w:sz w:val="28"/>
          <w:szCs w:val="28"/>
          <w:rtl/>
        </w:rPr>
        <w:t xml:space="preserve"> سالمند ایرانی انجام شد، بین هوش معنوی و اضطراب مرگ رابطه منفی و معناداری مشاهده شد؛ به‌گونه‌ای که سالمندان دارای هوش معنوی بالاتر، اضطراب مرگ پایین‌تری داشتند. همچنین، معنا در زندگی و تاب‌آوری در رابطه میان هوش معنوی و اضطراب مرگ نقش میانجی داشتند (یوسفی افراشته، فرتاش و ابوترابی، </w:t>
      </w:r>
      <w:r w:rsidRPr="00495FB0">
        <w:rPr>
          <w:rFonts w:ascii="Times New Roman" w:eastAsia="Times New Roman" w:hAnsi="Times New Roman" w:cs="B Lotus"/>
          <w:color w:val="auto"/>
          <w:sz w:val="28"/>
          <w:szCs w:val="28"/>
          <w:rtl/>
          <w:lang w:bidi="fa-IR"/>
        </w:rPr>
        <w:t xml:space="preserve">۲۰۲۵). </w:t>
      </w:r>
      <w:r w:rsidRPr="00495FB0">
        <w:rPr>
          <w:rFonts w:ascii="Times New Roman" w:eastAsia="Times New Roman" w:hAnsi="Times New Roman" w:cs="B Lotus"/>
          <w:color w:val="auto"/>
          <w:sz w:val="28"/>
          <w:szCs w:val="28"/>
          <w:rtl/>
        </w:rPr>
        <w:t>ازاین‌رو، بررسی اضطراب مرگ در سالمندان و شناسایی عوامل روان‌شناختی مرتبط با آن می‌تواند در شناخت بهتر نیازهای این گروه و طراحی مداخلات مؤثر برای ارتقای سلامت روان و کیفیت زندگی آنان اهمیت داشته باشد</w:t>
      </w:r>
      <w:r w:rsidRPr="00495FB0">
        <w:rPr>
          <w:rFonts w:ascii="Times New Roman" w:eastAsia="Times New Roman" w:hAnsi="Times New Roman" w:cs="B Lotus"/>
          <w:color w:val="auto"/>
          <w:sz w:val="28"/>
          <w:szCs w:val="28"/>
          <w:lang w:bidi="fa-IR"/>
        </w:rPr>
        <w:t>.</w:t>
      </w:r>
    </w:p>
    <w:p w:rsidR="007903FE" w:rsidRPr="0093182D" w:rsidRDefault="00E86491" w:rsidP="0093182D">
      <w:pPr>
        <w:autoSpaceDE/>
        <w:autoSpaceDN/>
        <w:bidi/>
        <w:adjustRightInd/>
        <w:spacing w:line="276" w:lineRule="auto"/>
        <w:ind w:left="-568" w:firstLine="540"/>
        <w:jc w:val="both"/>
        <w:rPr>
          <w:rFonts w:ascii="Times New Roman" w:eastAsia="Times New Roman" w:hAnsi="Times New Roman" w:cs="B Lotus"/>
          <w:color w:val="auto"/>
          <w:sz w:val="28"/>
          <w:szCs w:val="28"/>
        </w:rPr>
      </w:pPr>
      <w:r w:rsidRPr="00E86491">
        <w:rPr>
          <w:rFonts w:ascii="Times New Roman" w:eastAsia="Times New Roman" w:hAnsi="Times New Roman" w:cs="B Lotus" w:hint="cs"/>
          <w:color w:val="auto"/>
          <w:sz w:val="28"/>
          <w:szCs w:val="28"/>
          <w:rtl/>
        </w:rPr>
        <w:t>با</w:t>
      </w:r>
      <w:r w:rsidRPr="00E86491">
        <w:rPr>
          <w:rFonts w:ascii="Times New Roman" w:eastAsia="Times New Roman" w:hAnsi="Times New Roman" w:cs="B Lotus"/>
          <w:color w:val="auto"/>
          <w:sz w:val="28"/>
          <w:szCs w:val="28"/>
          <w:rtl/>
        </w:rPr>
        <w:t xml:space="preserve"> توجه به مطالب ارائه شده پژوهش حاضر در پ</w:t>
      </w:r>
      <w:r w:rsidRPr="00E86491">
        <w:rPr>
          <w:rFonts w:ascii="Times New Roman" w:eastAsia="Times New Roman" w:hAnsi="Times New Roman" w:cs="B Lotus" w:hint="cs"/>
          <w:color w:val="auto"/>
          <w:sz w:val="28"/>
          <w:szCs w:val="28"/>
          <w:rtl/>
        </w:rPr>
        <w:t>ی</w:t>
      </w:r>
      <w:r w:rsidRPr="00E86491">
        <w:rPr>
          <w:rFonts w:ascii="Times New Roman" w:eastAsia="Times New Roman" w:hAnsi="Times New Roman" w:cs="B Lotus"/>
          <w:color w:val="auto"/>
          <w:sz w:val="28"/>
          <w:szCs w:val="28"/>
          <w:rtl/>
        </w:rPr>
        <w:t xml:space="preserve"> ا</w:t>
      </w:r>
      <w:r w:rsidRPr="00E86491">
        <w:rPr>
          <w:rFonts w:ascii="Times New Roman" w:eastAsia="Times New Roman" w:hAnsi="Times New Roman" w:cs="B Lotus" w:hint="cs"/>
          <w:color w:val="auto"/>
          <w:sz w:val="28"/>
          <w:szCs w:val="28"/>
          <w:rtl/>
        </w:rPr>
        <w:t>ی</w:t>
      </w:r>
      <w:r w:rsidRPr="00E86491">
        <w:rPr>
          <w:rFonts w:ascii="Times New Roman" w:eastAsia="Times New Roman" w:hAnsi="Times New Roman" w:cs="B Lotus" w:hint="eastAsia"/>
          <w:color w:val="auto"/>
          <w:sz w:val="28"/>
          <w:szCs w:val="28"/>
          <w:rtl/>
        </w:rPr>
        <w:t>ن</w:t>
      </w:r>
      <w:r w:rsidRPr="00E86491">
        <w:rPr>
          <w:rFonts w:ascii="Times New Roman" w:eastAsia="Times New Roman" w:hAnsi="Times New Roman" w:cs="B Lotus"/>
          <w:color w:val="auto"/>
          <w:sz w:val="28"/>
          <w:szCs w:val="28"/>
          <w:rtl/>
        </w:rPr>
        <w:t xml:space="preserve"> سوال است که آ</w:t>
      </w:r>
      <w:r w:rsidRPr="00E86491">
        <w:rPr>
          <w:rFonts w:ascii="Times New Roman" w:eastAsia="Times New Roman" w:hAnsi="Times New Roman" w:cs="B Lotus" w:hint="cs"/>
          <w:color w:val="auto"/>
          <w:sz w:val="28"/>
          <w:szCs w:val="28"/>
          <w:rtl/>
        </w:rPr>
        <w:t>ی</w:t>
      </w:r>
      <w:r w:rsidRPr="00E86491">
        <w:rPr>
          <w:rFonts w:ascii="Times New Roman" w:eastAsia="Times New Roman" w:hAnsi="Times New Roman" w:cs="B Lotus" w:hint="eastAsia"/>
          <w:color w:val="auto"/>
          <w:sz w:val="28"/>
          <w:szCs w:val="28"/>
          <w:rtl/>
        </w:rPr>
        <w:t>ا</w:t>
      </w:r>
      <w:r w:rsidRPr="00E86491">
        <w:rPr>
          <w:rFonts w:ascii="Times New Roman" w:eastAsia="Times New Roman" w:hAnsi="Times New Roman" w:cs="B Lotus"/>
          <w:color w:val="auto"/>
          <w:sz w:val="28"/>
          <w:szCs w:val="28"/>
          <w:rtl/>
        </w:rPr>
        <w:t xml:space="preserve"> ارتباط</w:t>
      </w:r>
      <w:r w:rsidRPr="00E86491">
        <w:rPr>
          <w:rFonts w:ascii="Times New Roman" w:eastAsia="Times New Roman" w:hAnsi="Times New Roman" w:cs="B Lotus" w:hint="cs"/>
          <w:color w:val="auto"/>
          <w:sz w:val="28"/>
          <w:szCs w:val="28"/>
          <w:rtl/>
        </w:rPr>
        <w:t>ی</w:t>
      </w:r>
      <w:r w:rsidRPr="00E86491">
        <w:rPr>
          <w:rFonts w:ascii="Times New Roman" w:eastAsia="Times New Roman" w:hAnsi="Times New Roman" w:cs="B Lotus"/>
          <w:color w:val="auto"/>
          <w:sz w:val="28"/>
          <w:szCs w:val="28"/>
          <w:rtl/>
        </w:rPr>
        <w:t xml:space="preserve"> ب</w:t>
      </w:r>
      <w:r w:rsidRPr="00E86491">
        <w:rPr>
          <w:rFonts w:ascii="Times New Roman" w:eastAsia="Times New Roman" w:hAnsi="Times New Roman" w:cs="B Lotus" w:hint="cs"/>
          <w:color w:val="auto"/>
          <w:sz w:val="28"/>
          <w:szCs w:val="28"/>
          <w:rtl/>
        </w:rPr>
        <w:t>ی</w:t>
      </w:r>
      <w:r w:rsidRPr="00E86491">
        <w:rPr>
          <w:rFonts w:ascii="Times New Roman" w:eastAsia="Times New Roman" w:hAnsi="Times New Roman" w:cs="B Lotus" w:hint="eastAsia"/>
          <w:color w:val="auto"/>
          <w:sz w:val="28"/>
          <w:szCs w:val="28"/>
          <w:rtl/>
        </w:rPr>
        <w:t>ن</w:t>
      </w:r>
      <w:r w:rsidRPr="00E86491">
        <w:rPr>
          <w:rFonts w:ascii="Times New Roman" w:eastAsia="Times New Roman" w:hAnsi="Times New Roman" w:cs="B Lotus"/>
          <w:color w:val="auto"/>
          <w:sz w:val="28"/>
          <w:szCs w:val="28"/>
          <w:rtl/>
        </w:rPr>
        <w:t xml:space="preserve"> هوش معنو</w:t>
      </w:r>
      <w:r w:rsidRPr="00E86491">
        <w:rPr>
          <w:rFonts w:ascii="Times New Roman" w:eastAsia="Times New Roman" w:hAnsi="Times New Roman" w:cs="B Lotus" w:hint="cs"/>
          <w:color w:val="auto"/>
          <w:sz w:val="28"/>
          <w:szCs w:val="28"/>
          <w:rtl/>
        </w:rPr>
        <w:t>ی</w:t>
      </w:r>
      <w:r w:rsidRPr="00E86491">
        <w:rPr>
          <w:rFonts w:ascii="Times New Roman" w:eastAsia="Times New Roman" w:hAnsi="Times New Roman" w:cs="B Lotus" w:hint="eastAsia"/>
          <w:color w:val="auto"/>
          <w:sz w:val="28"/>
          <w:szCs w:val="28"/>
          <w:rtl/>
        </w:rPr>
        <w:t>،</w:t>
      </w:r>
      <w:r w:rsidRPr="00E86491">
        <w:rPr>
          <w:rFonts w:ascii="Times New Roman" w:eastAsia="Times New Roman" w:hAnsi="Times New Roman" w:cs="B Lotus"/>
          <w:color w:val="auto"/>
          <w:sz w:val="28"/>
          <w:szCs w:val="28"/>
          <w:rtl/>
        </w:rPr>
        <w:t xml:space="preserve"> </w:t>
      </w:r>
      <w:r w:rsidRPr="00E86491">
        <w:rPr>
          <w:rFonts w:ascii="Times New Roman" w:eastAsia="Times New Roman" w:hAnsi="Times New Roman" w:cs="B Lotus" w:hint="cs"/>
          <w:color w:val="auto"/>
          <w:sz w:val="28"/>
          <w:szCs w:val="28"/>
          <w:rtl/>
        </w:rPr>
        <w:t xml:space="preserve">اضطراب سلامتی با اضطراب مرگ در سالمندان </w:t>
      </w:r>
      <w:r w:rsidRPr="00E86491">
        <w:rPr>
          <w:rFonts w:ascii="Times New Roman" w:eastAsia="Times New Roman" w:hAnsi="Times New Roman" w:cs="B Lotus"/>
          <w:color w:val="auto"/>
          <w:sz w:val="28"/>
          <w:szCs w:val="28"/>
          <w:rtl/>
        </w:rPr>
        <w:t>وجود دارد؟</w:t>
      </w:r>
    </w:p>
    <w:p w:rsidR="007903FE" w:rsidRPr="006D7654" w:rsidRDefault="007903FE" w:rsidP="0093182D">
      <w:pPr>
        <w:bidi/>
        <w:spacing w:line="276" w:lineRule="auto"/>
        <w:ind w:left="-550" w:firstLine="540"/>
        <w:jc w:val="lowKashida"/>
        <w:rPr>
          <w:rFonts w:cs="B Lotus"/>
          <w:b/>
          <w:bCs/>
          <w:color w:val="auto"/>
          <w:sz w:val="28"/>
          <w:szCs w:val="28"/>
          <w:rtl/>
        </w:rPr>
      </w:pPr>
      <w:r w:rsidRPr="006D7654">
        <w:rPr>
          <w:rFonts w:cs="B Lotus" w:hint="cs"/>
          <w:b/>
          <w:bCs/>
          <w:color w:val="auto"/>
          <w:sz w:val="28"/>
          <w:szCs w:val="28"/>
          <w:rtl/>
        </w:rPr>
        <w:t>1-3- اهمیت و ضرورت پژوهش</w:t>
      </w:r>
    </w:p>
    <w:p w:rsidR="0031368F" w:rsidRPr="0031368F" w:rsidRDefault="0031368F" w:rsidP="0093182D">
      <w:pPr>
        <w:bidi/>
        <w:spacing w:line="276" w:lineRule="auto"/>
        <w:ind w:left="-550" w:firstLine="540"/>
        <w:jc w:val="lowKashida"/>
        <w:rPr>
          <w:rFonts w:ascii="Times New Roman" w:eastAsia="Times New Roman" w:hAnsi="Times New Roman" w:cs="B Lotus"/>
          <w:b/>
          <w:color w:val="auto"/>
          <w:sz w:val="28"/>
          <w:szCs w:val="28"/>
          <w:rtl/>
        </w:rPr>
      </w:pPr>
      <w:r w:rsidRPr="0031368F">
        <w:rPr>
          <w:rFonts w:ascii="Times New Roman" w:eastAsia="Times New Roman" w:hAnsi="Times New Roman" w:cs="B Lotus"/>
          <w:b/>
          <w:color w:val="auto"/>
          <w:sz w:val="28"/>
          <w:szCs w:val="28"/>
          <w:rtl/>
        </w:rPr>
        <w:lastRenderedPageBreak/>
        <w:t>امروزه موضوع سالمند</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و پ</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ر</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جمع</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ت</w:t>
      </w:r>
      <w:r w:rsidRPr="0031368F">
        <w:rPr>
          <w:rFonts w:ascii="Times New Roman" w:eastAsia="Times New Roman" w:hAnsi="Times New Roman" w:cs="B Lotus"/>
          <w:b/>
          <w:color w:val="auto"/>
          <w:sz w:val="28"/>
          <w:szCs w:val="28"/>
          <w:rtl/>
        </w:rPr>
        <w:t xml:space="preserve"> </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ک</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از مسائل بس</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ار</w:t>
      </w:r>
      <w:r w:rsidRPr="0031368F">
        <w:rPr>
          <w:rFonts w:ascii="Times New Roman" w:eastAsia="Times New Roman" w:hAnsi="Times New Roman" w:cs="B Lotus"/>
          <w:b/>
          <w:color w:val="auto"/>
          <w:sz w:val="28"/>
          <w:szCs w:val="28"/>
          <w:rtl/>
        </w:rPr>
        <w:t xml:space="preserve"> مهم</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است که در اکثر کشورها مورد توجه قرار</w:t>
      </w:r>
      <w:r w:rsidRPr="0031368F">
        <w:rPr>
          <w:rFonts w:ascii="Times New Roman" w:eastAsia="Times New Roman" w:hAnsi="Times New Roman" w:cs="B Lotus" w:hint="cs"/>
          <w:b/>
          <w:color w:val="auto"/>
          <w:sz w:val="28"/>
          <w:szCs w:val="28"/>
          <w:rtl/>
        </w:rPr>
        <w:t xml:space="preserve"> </w:t>
      </w:r>
      <w:r w:rsidRPr="0031368F">
        <w:rPr>
          <w:rFonts w:ascii="Times New Roman" w:eastAsia="Times New Roman" w:hAnsi="Times New Roman" w:cs="B Lotus"/>
          <w:b/>
          <w:color w:val="auto"/>
          <w:sz w:val="28"/>
          <w:szCs w:val="28"/>
          <w:rtl/>
        </w:rPr>
        <w:t>م</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گ</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رد</w:t>
      </w:r>
      <w:r w:rsidRPr="0031368F">
        <w:rPr>
          <w:rFonts w:ascii="Times New Roman" w:eastAsia="Times New Roman" w:hAnsi="Times New Roman" w:cs="B Lotus"/>
          <w:b/>
          <w:color w:val="auto"/>
          <w:sz w:val="28"/>
          <w:szCs w:val="28"/>
          <w:rtl/>
        </w:rPr>
        <w:t>. پ</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ر</w:t>
      </w:r>
      <w:r w:rsidRPr="0031368F">
        <w:rPr>
          <w:rFonts w:ascii="Times New Roman" w:eastAsia="Times New Roman" w:hAnsi="Times New Roman" w:cs="B Lotus"/>
          <w:b/>
          <w:color w:val="auto"/>
          <w:sz w:val="28"/>
          <w:szCs w:val="28"/>
          <w:rtl/>
        </w:rPr>
        <w:t xml:space="preserve"> شدن جمع</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ت</w:t>
      </w:r>
      <w:r w:rsidRPr="0031368F">
        <w:rPr>
          <w:rFonts w:ascii="Times New Roman" w:eastAsia="Times New Roman" w:hAnsi="Times New Roman" w:cs="B Lotus"/>
          <w:b/>
          <w:color w:val="auto"/>
          <w:sz w:val="28"/>
          <w:szCs w:val="28"/>
          <w:rtl/>
        </w:rPr>
        <w:t xml:space="preserve"> به و</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ژه</w:t>
      </w:r>
      <w:r w:rsidRPr="0031368F">
        <w:rPr>
          <w:rFonts w:ascii="Times New Roman" w:eastAsia="Times New Roman" w:hAnsi="Times New Roman" w:cs="B Lotus"/>
          <w:b/>
          <w:color w:val="auto"/>
          <w:sz w:val="28"/>
          <w:szCs w:val="28"/>
          <w:rtl/>
        </w:rPr>
        <w:t xml:space="preserve"> جمع</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ت</w:t>
      </w:r>
      <w:r w:rsidRPr="0031368F">
        <w:rPr>
          <w:rFonts w:ascii="Times New Roman" w:eastAsia="Times New Roman" w:hAnsi="Times New Roman" w:cs="B Lotus"/>
          <w:b/>
          <w:color w:val="auto"/>
          <w:sz w:val="28"/>
          <w:szCs w:val="28"/>
          <w:rtl/>
        </w:rPr>
        <w:t xml:space="preserve"> کهنسالان برا</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کشورها</w:t>
      </w:r>
      <w:r w:rsidRPr="0031368F">
        <w:rPr>
          <w:rFonts w:ascii="Times New Roman" w:eastAsia="Times New Roman" w:hAnsi="Times New Roman" w:cs="B Lotus" w:hint="cs"/>
          <w:b/>
          <w:color w:val="auto"/>
          <w:sz w:val="28"/>
          <w:szCs w:val="28"/>
          <w:rtl/>
        </w:rPr>
        <w:t>یی</w:t>
      </w:r>
      <w:r w:rsidRPr="0031368F">
        <w:rPr>
          <w:rFonts w:ascii="Times New Roman" w:eastAsia="Times New Roman" w:hAnsi="Times New Roman" w:cs="B Lotus"/>
          <w:b/>
          <w:color w:val="auto"/>
          <w:sz w:val="28"/>
          <w:szCs w:val="28"/>
          <w:rtl/>
        </w:rPr>
        <w:t xml:space="preserve"> که به دنبال فراهم آوردن امن</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ت</w:t>
      </w:r>
      <w:r w:rsidRPr="0031368F">
        <w:rPr>
          <w:rFonts w:ascii="Times New Roman" w:eastAsia="Times New Roman" w:hAnsi="Times New Roman" w:cs="B Lotus"/>
          <w:b/>
          <w:color w:val="auto"/>
          <w:sz w:val="28"/>
          <w:szCs w:val="28"/>
          <w:rtl/>
        </w:rPr>
        <w:t xml:space="preserve"> و رفاه برا</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تعداد رو به رشد افراد سالمند خود هستند، چالش</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واقع</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محسوب م</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شود</w:t>
      </w:r>
      <w:r w:rsidRPr="0031368F">
        <w:rPr>
          <w:rFonts w:ascii="Times New Roman" w:eastAsia="Times New Roman" w:hAnsi="Times New Roman" w:cs="B Lotus"/>
          <w:b/>
          <w:color w:val="auto"/>
          <w:sz w:val="28"/>
          <w:szCs w:val="28"/>
          <w:rtl/>
        </w:rPr>
        <w:t>. مسأله سالمند</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جمع</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ت</w:t>
      </w:r>
      <w:r w:rsidRPr="0031368F">
        <w:rPr>
          <w:rFonts w:ascii="Times New Roman" w:eastAsia="Times New Roman" w:hAnsi="Times New Roman" w:cs="B Lotus"/>
          <w:b/>
          <w:color w:val="auto"/>
          <w:sz w:val="28"/>
          <w:szCs w:val="28"/>
          <w:rtl/>
        </w:rPr>
        <w:t xml:space="preserve"> جهان که به دلا</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ل</w:t>
      </w:r>
      <w:r w:rsidRPr="0031368F">
        <w:rPr>
          <w:rFonts w:ascii="Times New Roman" w:eastAsia="Times New Roman" w:hAnsi="Times New Roman" w:cs="B Lotus"/>
          <w:b/>
          <w:color w:val="auto"/>
          <w:sz w:val="28"/>
          <w:szCs w:val="28"/>
          <w:rtl/>
        </w:rPr>
        <w:t xml:space="preserve"> مهم</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از جمله کاهش مرگ و م</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ر</w:t>
      </w:r>
      <w:r w:rsidRPr="0031368F">
        <w:rPr>
          <w:rFonts w:ascii="Times New Roman" w:eastAsia="Times New Roman" w:hAnsi="Times New Roman" w:cs="B Lotus"/>
          <w:b/>
          <w:color w:val="auto"/>
          <w:sz w:val="28"/>
          <w:szCs w:val="28"/>
          <w:rtl/>
        </w:rPr>
        <w:t xml:space="preserve"> ناش</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از پ</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شرفت</w:t>
      </w:r>
      <w:r w:rsidRPr="0031368F">
        <w:rPr>
          <w:rFonts w:ascii="Times New Roman" w:eastAsia="Times New Roman" w:hAnsi="Times New Roman" w:cs="B Lotus"/>
          <w:b/>
          <w:color w:val="auto"/>
          <w:sz w:val="28"/>
          <w:szCs w:val="28"/>
          <w:rtl/>
        </w:rPr>
        <w:t xml:space="preserve"> علوم پزشک</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w:t>
      </w:r>
      <w:r w:rsidRPr="0031368F">
        <w:rPr>
          <w:rFonts w:ascii="Times New Roman" w:eastAsia="Times New Roman" w:hAnsi="Times New Roman" w:cs="B Lotus"/>
          <w:b/>
          <w:color w:val="auto"/>
          <w:sz w:val="28"/>
          <w:szCs w:val="28"/>
          <w:rtl/>
        </w:rPr>
        <w:t xml:space="preserve"> بهداشت، آموزش و پرورش در نت</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جه</w:t>
      </w:r>
      <w:r w:rsidRPr="0031368F">
        <w:rPr>
          <w:rFonts w:ascii="Times New Roman" w:eastAsia="Times New Roman" w:hAnsi="Times New Roman" w:cs="B Lotus"/>
          <w:b/>
          <w:color w:val="auto"/>
          <w:sz w:val="28"/>
          <w:szCs w:val="28"/>
          <w:rtl/>
        </w:rPr>
        <w:t xml:space="preserve"> افزا</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ش</w:t>
      </w:r>
      <w:r w:rsidRPr="0031368F">
        <w:rPr>
          <w:rFonts w:ascii="Times New Roman" w:eastAsia="Times New Roman" w:hAnsi="Times New Roman" w:cs="B Lotus"/>
          <w:b/>
          <w:color w:val="auto"/>
          <w:sz w:val="28"/>
          <w:szCs w:val="28"/>
          <w:rtl/>
        </w:rPr>
        <w:t xml:space="preserve"> نرخ ام</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د</w:t>
      </w:r>
      <w:r w:rsidRPr="0031368F">
        <w:rPr>
          <w:rFonts w:ascii="Times New Roman" w:eastAsia="Times New Roman" w:hAnsi="Times New Roman" w:cs="B Lotus"/>
          <w:b/>
          <w:color w:val="auto"/>
          <w:sz w:val="28"/>
          <w:szCs w:val="28"/>
          <w:rtl/>
        </w:rPr>
        <w:t xml:space="preserve"> به زندگ</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و طول عمر در سطح جهان</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مطرح شده پد</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ده</w:t>
      </w:r>
      <w:r w:rsidRPr="0031368F">
        <w:rPr>
          <w:rFonts w:ascii="Times New Roman" w:eastAsia="Times New Roman" w:hAnsi="Times New Roman" w:cs="B Lotus"/>
          <w:b/>
          <w:color w:val="auto"/>
          <w:sz w:val="28"/>
          <w:szCs w:val="28"/>
          <w:rtl/>
        </w:rPr>
        <w:t xml:space="preserve"> نسبتاً نو</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ن</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است. از آنجا که ا</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ن</w:t>
      </w:r>
      <w:r w:rsidRPr="0031368F">
        <w:rPr>
          <w:rFonts w:ascii="Times New Roman" w:eastAsia="Times New Roman" w:hAnsi="Times New Roman" w:cs="B Lotus"/>
          <w:b/>
          <w:color w:val="auto"/>
          <w:sz w:val="28"/>
          <w:szCs w:val="28"/>
          <w:rtl/>
        </w:rPr>
        <w:t xml:space="preserve"> پد</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ده</w:t>
      </w:r>
      <w:r w:rsidRPr="0031368F">
        <w:rPr>
          <w:rFonts w:ascii="Times New Roman" w:eastAsia="Times New Roman" w:hAnsi="Times New Roman" w:cs="B Lotus"/>
          <w:b/>
          <w:color w:val="auto"/>
          <w:sz w:val="28"/>
          <w:szCs w:val="28"/>
          <w:rtl/>
        </w:rPr>
        <w:t xml:space="preserve"> در کل</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ه</w:t>
      </w:r>
      <w:r w:rsidRPr="0031368F">
        <w:rPr>
          <w:rFonts w:ascii="Times New Roman" w:eastAsia="Times New Roman" w:hAnsi="Times New Roman" w:cs="B Lotus"/>
          <w:b/>
          <w:color w:val="auto"/>
          <w:sz w:val="28"/>
          <w:szCs w:val="28"/>
          <w:rtl/>
        </w:rPr>
        <w:t xml:space="preserve"> جنبه ها</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زندگ</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ج</w:t>
      </w:r>
      <w:r w:rsidRPr="0031368F">
        <w:rPr>
          <w:rFonts w:ascii="Times New Roman" w:eastAsia="Times New Roman" w:hAnsi="Times New Roman" w:cs="B Lotus" w:hint="eastAsia"/>
          <w:b/>
          <w:color w:val="auto"/>
          <w:sz w:val="28"/>
          <w:szCs w:val="28"/>
          <w:rtl/>
        </w:rPr>
        <w:t>وامع</w:t>
      </w:r>
      <w:r w:rsidRPr="0031368F">
        <w:rPr>
          <w:rFonts w:ascii="Times New Roman" w:eastAsia="Times New Roman" w:hAnsi="Times New Roman" w:cs="B Lotus"/>
          <w:b/>
          <w:color w:val="auto"/>
          <w:sz w:val="28"/>
          <w:szCs w:val="28"/>
          <w:rtl/>
        </w:rPr>
        <w:t xml:space="preserve"> بشر</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w:t>
      </w:r>
      <w:r w:rsidRPr="0031368F">
        <w:rPr>
          <w:rFonts w:ascii="Times New Roman" w:eastAsia="Times New Roman" w:hAnsi="Times New Roman" w:cs="B Lotus"/>
          <w:b/>
          <w:color w:val="auto"/>
          <w:sz w:val="28"/>
          <w:szCs w:val="28"/>
          <w:rtl/>
        </w:rPr>
        <w:t xml:space="preserve"> از جمله در ط</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ف</w:t>
      </w:r>
      <w:r w:rsidRPr="0031368F">
        <w:rPr>
          <w:rFonts w:ascii="Times New Roman" w:eastAsia="Times New Roman" w:hAnsi="Times New Roman" w:cs="B Lotus"/>
          <w:b/>
          <w:color w:val="auto"/>
          <w:sz w:val="28"/>
          <w:szCs w:val="28"/>
          <w:rtl/>
        </w:rPr>
        <w:t xml:space="preserve"> گسترده ا</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از ساختارها</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سنت</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ارزش‌ها و هنجارها و ا</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جاد</w:t>
      </w:r>
      <w:r w:rsidRPr="0031368F">
        <w:rPr>
          <w:rFonts w:ascii="Times New Roman" w:eastAsia="Times New Roman" w:hAnsi="Times New Roman" w:cs="B Lotus"/>
          <w:b/>
          <w:color w:val="auto"/>
          <w:sz w:val="28"/>
          <w:szCs w:val="28"/>
          <w:rtl/>
        </w:rPr>
        <w:t xml:space="preserve"> سازمان‌ها</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اجتماع</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تحولات قابل ملاحظه ا</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به وجود م</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آورد</w:t>
      </w:r>
      <w:r w:rsidRPr="0031368F">
        <w:rPr>
          <w:rFonts w:ascii="Times New Roman" w:eastAsia="Times New Roman" w:hAnsi="Times New Roman" w:cs="B Lotus"/>
          <w:b/>
          <w:color w:val="auto"/>
          <w:sz w:val="28"/>
          <w:szCs w:val="28"/>
          <w:rtl/>
        </w:rPr>
        <w:t xml:space="preserve"> لذا مقابله با چالش‌ها</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فرارو ا</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ن</w:t>
      </w:r>
      <w:r w:rsidRPr="0031368F">
        <w:rPr>
          <w:rFonts w:ascii="Times New Roman" w:eastAsia="Times New Roman" w:hAnsi="Times New Roman" w:cs="B Lotus"/>
          <w:b/>
          <w:color w:val="auto"/>
          <w:sz w:val="28"/>
          <w:szCs w:val="28"/>
          <w:rtl/>
        </w:rPr>
        <w:t xml:space="preserve"> پد</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ده</w:t>
      </w:r>
      <w:r w:rsidRPr="0031368F">
        <w:rPr>
          <w:rFonts w:ascii="Times New Roman" w:eastAsia="Times New Roman" w:hAnsi="Times New Roman" w:cs="B Lotus"/>
          <w:b/>
          <w:color w:val="auto"/>
          <w:sz w:val="28"/>
          <w:szCs w:val="28"/>
          <w:rtl/>
        </w:rPr>
        <w:t xml:space="preserve"> و استفاده از تداب</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ر</w:t>
      </w:r>
      <w:r w:rsidRPr="0031368F">
        <w:rPr>
          <w:rFonts w:ascii="Times New Roman" w:eastAsia="Times New Roman" w:hAnsi="Times New Roman" w:cs="B Lotus"/>
          <w:b/>
          <w:color w:val="auto"/>
          <w:sz w:val="28"/>
          <w:szCs w:val="28"/>
          <w:rtl/>
        </w:rPr>
        <w:t xml:space="preserve"> مناسب در جمع</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ت،</w:t>
      </w:r>
      <w:r w:rsidRPr="0031368F">
        <w:rPr>
          <w:rFonts w:ascii="Times New Roman" w:eastAsia="Times New Roman" w:hAnsi="Times New Roman" w:cs="B Lotus"/>
          <w:b/>
          <w:color w:val="auto"/>
          <w:sz w:val="28"/>
          <w:szCs w:val="28"/>
          <w:rtl/>
        </w:rPr>
        <w:t xml:space="preserve"> ارتقاء وضع</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ت</w:t>
      </w:r>
      <w:r w:rsidRPr="0031368F">
        <w:rPr>
          <w:rFonts w:ascii="Times New Roman" w:eastAsia="Times New Roman" w:hAnsi="Times New Roman" w:cs="B Lotus"/>
          <w:b/>
          <w:color w:val="auto"/>
          <w:sz w:val="28"/>
          <w:szCs w:val="28"/>
          <w:rtl/>
        </w:rPr>
        <w:t xml:space="preserve"> جسم</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w:t>
      </w:r>
      <w:r w:rsidRPr="0031368F">
        <w:rPr>
          <w:rFonts w:ascii="Times New Roman" w:eastAsia="Times New Roman" w:hAnsi="Times New Roman" w:cs="B Lotus"/>
          <w:b/>
          <w:color w:val="auto"/>
          <w:sz w:val="28"/>
          <w:szCs w:val="28"/>
          <w:rtl/>
        </w:rPr>
        <w:t xml:space="preserve"> روح</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و اجتماع</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سالمندان ا</w:t>
      </w:r>
      <w:r w:rsidRPr="0031368F">
        <w:rPr>
          <w:rFonts w:ascii="Times New Roman" w:eastAsia="Times New Roman" w:hAnsi="Times New Roman" w:cs="B Lotus" w:hint="eastAsia"/>
          <w:b/>
          <w:color w:val="auto"/>
          <w:sz w:val="28"/>
          <w:szCs w:val="28"/>
          <w:rtl/>
        </w:rPr>
        <w:t>ز</w:t>
      </w:r>
      <w:r w:rsidRPr="0031368F">
        <w:rPr>
          <w:rFonts w:ascii="Times New Roman" w:eastAsia="Times New Roman" w:hAnsi="Times New Roman" w:cs="B Lotus"/>
          <w:b/>
          <w:color w:val="auto"/>
          <w:sz w:val="28"/>
          <w:szCs w:val="28"/>
          <w:rtl/>
        </w:rPr>
        <w:t xml:space="preserve"> اهم</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ت</w:t>
      </w:r>
      <w:r w:rsidRPr="0031368F">
        <w:rPr>
          <w:rFonts w:ascii="Times New Roman" w:eastAsia="Times New Roman" w:hAnsi="Times New Roman" w:cs="B Lotus"/>
          <w:b/>
          <w:color w:val="auto"/>
          <w:sz w:val="28"/>
          <w:szCs w:val="28"/>
          <w:rtl/>
        </w:rPr>
        <w:t xml:space="preserve"> والا</w:t>
      </w:r>
      <w:r w:rsidRPr="0031368F">
        <w:rPr>
          <w:rFonts w:ascii="Times New Roman" w:eastAsia="Times New Roman" w:hAnsi="Times New Roman" w:cs="B Lotus" w:hint="cs"/>
          <w:b/>
          <w:color w:val="auto"/>
          <w:sz w:val="28"/>
          <w:szCs w:val="28"/>
          <w:rtl/>
        </w:rPr>
        <w:t>یی</w:t>
      </w:r>
      <w:r w:rsidRPr="0031368F">
        <w:rPr>
          <w:rFonts w:ascii="Times New Roman" w:eastAsia="Times New Roman" w:hAnsi="Times New Roman" w:cs="B Lotus"/>
          <w:b/>
          <w:color w:val="auto"/>
          <w:sz w:val="28"/>
          <w:szCs w:val="28"/>
          <w:rtl/>
        </w:rPr>
        <w:t xml:space="preserve"> برخوردار بوده و در دستور کار جامعه ب</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ن</w:t>
      </w:r>
      <w:r w:rsidRPr="0031368F">
        <w:rPr>
          <w:rFonts w:ascii="Times New Roman" w:eastAsia="Times New Roman" w:hAnsi="Times New Roman" w:cs="B Lotus"/>
          <w:b/>
          <w:color w:val="auto"/>
          <w:sz w:val="28"/>
          <w:szCs w:val="28"/>
          <w:rtl/>
        </w:rPr>
        <w:t xml:space="preserve"> الملل</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قرار گرفته است. تداوم ح</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ات</w:t>
      </w:r>
      <w:r w:rsidRPr="0031368F">
        <w:rPr>
          <w:rFonts w:ascii="Times New Roman" w:eastAsia="Times New Roman" w:hAnsi="Times New Roman" w:cs="B Lotus"/>
          <w:b/>
          <w:color w:val="auto"/>
          <w:sz w:val="28"/>
          <w:szCs w:val="28"/>
          <w:rtl/>
        </w:rPr>
        <w:t xml:space="preserve"> ماد</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و معنو</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ک</w:t>
      </w:r>
      <w:r w:rsidRPr="0031368F">
        <w:rPr>
          <w:rFonts w:ascii="Times New Roman" w:eastAsia="Times New Roman" w:hAnsi="Times New Roman" w:cs="B Lotus"/>
          <w:b/>
          <w:color w:val="auto"/>
          <w:sz w:val="28"/>
          <w:szCs w:val="28"/>
          <w:rtl/>
        </w:rPr>
        <w:t xml:space="preserve"> جامعه مستلزم اتخاذ نگرش</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اجتماع</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و مسئولانه به ضرورت برقرار</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نظام جامع رفاه اجتماع</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به صورت فراگ</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ر</w:t>
      </w:r>
      <w:r w:rsidRPr="0031368F">
        <w:rPr>
          <w:rFonts w:ascii="Times New Roman" w:eastAsia="Times New Roman" w:hAnsi="Times New Roman" w:cs="B Lotus"/>
          <w:b/>
          <w:color w:val="auto"/>
          <w:sz w:val="28"/>
          <w:szCs w:val="28"/>
          <w:rtl/>
        </w:rPr>
        <w:t xml:space="preserve"> است؛ نظام</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که شا</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د</w:t>
      </w:r>
      <w:r w:rsidRPr="0031368F">
        <w:rPr>
          <w:rFonts w:ascii="Times New Roman" w:eastAsia="Times New Roman" w:hAnsi="Times New Roman" w:cs="B Lotus"/>
          <w:b/>
          <w:color w:val="auto"/>
          <w:sz w:val="28"/>
          <w:szCs w:val="28"/>
          <w:rtl/>
        </w:rPr>
        <w:t xml:space="preserve"> بتوان آن را مهم تر</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ن</w:t>
      </w:r>
      <w:r w:rsidRPr="0031368F">
        <w:rPr>
          <w:rFonts w:ascii="Times New Roman" w:eastAsia="Times New Roman" w:hAnsi="Times New Roman" w:cs="B Lotus"/>
          <w:b/>
          <w:color w:val="auto"/>
          <w:sz w:val="28"/>
          <w:szCs w:val="28"/>
          <w:rtl/>
        </w:rPr>
        <w:t xml:space="preserve"> سازوکار برقرا</w:t>
      </w:r>
      <w:r w:rsidRPr="0031368F">
        <w:rPr>
          <w:rFonts w:ascii="Times New Roman" w:eastAsia="Times New Roman" w:hAnsi="Times New Roman" w:cs="B Lotus" w:hint="eastAsia"/>
          <w:b/>
          <w:color w:val="auto"/>
          <w:sz w:val="28"/>
          <w:szCs w:val="28"/>
          <w:rtl/>
        </w:rPr>
        <w:t>ر</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عدالت اجتماع</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دانست. واقع</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ت</w:t>
      </w:r>
      <w:r w:rsidRPr="0031368F">
        <w:rPr>
          <w:rFonts w:ascii="Times New Roman" w:eastAsia="Times New Roman" w:hAnsi="Times New Roman" w:cs="B Lotus"/>
          <w:b/>
          <w:color w:val="auto"/>
          <w:sz w:val="28"/>
          <w:szCs w:val="28"/>
          <w:rtl/>
        </w:rPr>
        <w:t xml:space="preserve"> امر ا</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ن</w:t>
      </w:r>
      <w:r w:rsidRPr="0031368F">
        <w:rPr>
          <w:rFonts w:ascii="Times New Roman" w:eastAsia="Times New Roman" w:hAnsi="Times New Roman" w:cs="B Lotus"/>
          <w:b/>
          <w:color w:val="auto"/>
          <w:sz w:val="28"/>
          <w:szCs w:val="28"/>
          <w:rtl/>
        </w:rPr>
        <w:t xml:space="preserve"> است که بهبود رفاه اجتماع</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و تأم</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ن</w:t>
      </w:r>
      <w:r w:rsidRPr="0031368F">
        <w:rPr>
          <w:rFonts w:ascii="Times New Roman" w:eastAsia="Times New Roman" w:hAnsi="Times New Roman" w:cs="B Lotus"/>
          <w:b/>
          <w:color w:val="auto"/>
          <w:sz w:val="28"/>
          <w:szCs w:val="28"/>
          <w:rtl/>
        </w:rPr>
        <w:t xml:space="preserve"> زندگ</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و سلامت اجتماع</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w:t>
      </w:r>
      <w:r w:rsidRPr="0031368F">
        <w:rPr>
          <w:rFonts w:ascii="Times New Roman" w:eastAsia="Times New Roman" w:hAnsi="Times New Roman" w:cs="B Lotus"/>
          <w:b/>
          <w:color w:val="auto"/>
          <w:sz w:val="28"/>
          <w:szCs w:val="28"/>
          <w:rtl/>
        </w:rPr>
        <w:t xml:space="preserve"> در صدر مسائل جامعه ا</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ران</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قرار دارد که با</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د</w:t>
      </w:r>
      <w:r w:rsidRPr="0031368F">
        <w:rPr>
          <w:rFonts w:ascii="Times New Roman" w:eastAsia="Times New Roman" w:hAnsi="Times New Roman" w:cs="B Lotus"/>
          <w:b/>
          <w:color w:val="auto"/>
          <w:sz w:val="28"/>
          <w:szCs w:val="28"/>
          <w:rtl/>
        </w:rPr>
        <w:t xml:space="preserve"> با در نظر گرفتن و</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ژگ</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ها</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خود ا</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ن</w:t>
      </w:r>
      <w:r w:rsidRPr="0031368F">
        <w:rPr>
          <w:rFonts w:ascii="Times New Roman" w:eastAsia="Times New Roman" w:hAnsi="Times New Roman" w:cs="B Lotus"/>
          <w:b/>
          <w:color w:val="auto"/>
          <w:sz w:val="28"/>
          <w:szCs w:val="28"/>
          <w:rtl/>
        </w:rPr>
        <w:t xml:space="preserve"> جامعه مورد توجـه جـد</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قرار گ</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رد</w:t>
      </w:r>
      <w:r w:rsidRPr="0031368F">
        <w:rPr>
          <w:rFonts w:ascii="Times New Roman" w:eastAsia="Times New Roman" w:hAnsi="Times New Roman" w:cs="B Lotus"/>
          <w:b/>
          <w:color w:val="auto"/>
          <w:sz w:val="28"/>
          <w:szCs w:val="28"/>
        </w:rPr>
        <w:t>.</w:t>
      </w:r>
    </w:p>
    <w:p w:rsidR="00A40BD5" w:rsidRPr="0093182D" w:rsidRDefault="0031368F" w:rsidP="00E140AE">
      <w:pPr>
        <w:bidi/>
        <w:spacing w:line="276" w:lineRule="auto"/>
        <w:ind w:left="-550" w:firstLine="540"/>
        <w:jc w:val="lowKashida"/>
        <w:rPr>
          <w:rFonts w:ascii="Times New Roman" w:eastAsia="Times New Roman" w:hAnsi="Times New Roman" w:cs="B Lotus"/>
          <w:b/>
          <w:color w:val="auto"/>
          <w:sz w:val="28"/>
          <w:szCs w:val="28"/>
          <w:rtl/>
        </w:rPr>
      </w:pPr>
      <w:r w:rsidRPr="0031368F">
        <w:rPr>
          <w:rFonts w:ascii="Times New Roman" w:eastAsia="Times New Roman" w:hAnsi="Times New Roman" w:cs="B Lotus" w:hint="eastAsia"/>
          <w:b/>
          <w:color w:val="auto"/>
          <w:sz w:val="28"/>
          <w:szCs w:val="28"/>
          <w:rtl/>
        </w:rPr>
        <w:t>از</w:t>
      </w:r>
      <w:r w:rsidRPr="0031368F">
        <w:rPr>
          <w:rFonts w:ascii="Times New Roman" w:eastAsia="Times New Roman" w:hAnsi="Times New Roman" w:cs="B Lotus"/>
          <w:b/>
          <w:color w:val="auto"/>
          <w:sz w:val="28"/>
          <w:szCs w:val="28"/>
          <w:rtl/>
        </w:rPr>
        <w:t xml:space="preserve"> دلا</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ل</w:t>
      </w:r>
      <w:r w:rsidRPr="0031368F">
        <w:rPr>
          <w:rFonts w:ascii="Times New Roman" w:eastAsia="Times New Roman" w:hAnsi="Times New Roman" w:cs="B Lotus"/>
          <w:b/>
          <w:color w:val="auto"/>
          <w:sz w:val="28"/>
          <w:szCs w:val="28"/>
          <w:rtl/>
        </w:rPr>
        <w:t xml:space="preserve"> ضرورت بررس</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وضع</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ت</w:t>
      </w:r>
      <w:r w:rsidRPr="0031368F">
        <w:rPr>
          <w:rFonts w:ascii="Times New Roman" w:eastAsia="Times New Roman" w:hAnsi="Times New Roman" w:cs="B Lotus"/>
          <w:b/>
          <w:color w:val="auto"/>
          <w:sz w:val="28"/>
          <w:szCs w:val="28"/>
          <w:rtl/>
        </w:rPr>
        <w:t xml:space="preserve"> اجتماع</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سالمندان ا</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ن</w:t>
      </w:r>
      <w:r w:rsidRPr="0031368F">
        <w:rPr>
          <w:rFonts w:ascii="Times New Roman" w:eastAsia="Times New Roman" w:hAnsi="Times New Roman" w:cs="B Lotus"/>
          <w:b/>
          <w:color w:val="auto"/>
          <w:sz w:val="28"/>
          <w:szCs w:val="28"/>
          <w:rtl/>
        </w:rPr>
        <w:t xml:space="preserve"> است که آنها با توجه به رو</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دادها</w:t>
      </w:r>
      <w:r w:rsidRPr="0031368F">
        <w:rPr>
          <w:rFonts w:ascii="Times New Roman" w:eastAsia="Times New Roman" w:hAnsi="Times New Roman" w:cs="B Lotus" w:hint="cs"/>
          <w:b/>
          <w:color w:val="auto"/>
          <w:sz w:val="28"/>
          <w:szCs w:val="28"/>
          <w:rtl/>
        </w:rPr>
        <w:t>یی</w:t>
      </w:r>
      <w:r w:rsidRPr="0031368F">
        <w:rPr>
          <w:rFonts w:ascii="Times New Roman" w:eastAsia="Times New Roman" w:hAnsi="Times New Roman" w:cs="B Lotus"/>
          <w:b/>
          <w:color w:val="auto"/>
          <w:sz w:val="28"/>
          <w:szCs w:val="28"/>
          <w:rtl/>
        </w:rPr>
        <w:t xml:space="preserve"> مانند بازنشستگ</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و پا</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ان</w:t>
      </w:r>
      <w:r w:rsidRPr="0031368F">
        <w:rPr>
          <w:rFonts w:ascii="Times New Roman" w:eastAsia="Times New Roman" w:hAnsi="Times New Roman" w:cs="B Lotus"/>
          <w:b/>
          <w:color w:val="auto"/>
          <w:sz w:val="28"/>
          <w:szCs w:val="28"/>
          <w:rtl/>
        </w:rPr>
        <w:t xml:space="preserve"> اشتغال احساس تنها</w:t>
      </w:r>
      <w:r w:rsidRPr="0031368F">
        <w:rPr>
          <w:rFonts w:ascii="Times New Roman" w:eastAsia="Times New Roman" w:hAnsi="Times New Roman" w:cs="B Lotus" w:hint="cs"/>
          <w:b/>
          <w:color w:val="auto"/>
          <w:sz w:val="28"/>
          <w:szCs w:val="28"/>
          <w:rtl/>
        </w:rPr>
        <w:t>یی</w:t>
      </w:r>
      <w:r w:rsidRPr="0031368F">
        <w:rPr>
          <w:rFonts w:ascii="Times New Roman" w:eastAsia="Times New Roman" w:hAnsi="Times New Roman" w:cs="B Lotus" w:hint="eastAsia"/>
          <w:b/>
          <w:color w:val="auto"/>
          <w:sz w:val="28"/>
          <w:szCs w:val="28"/>
          <w:rtl/>
        </w:rPr>
        <w:t>،</w:t>
      </w:r>
      <w:r w:rsidRPr="0031368F">
        <w:rPr>
          <w:rFonts w:ascii="Times New Roman" w:eastAsia="Times New Roman" w:hAnsi="Times New Roman" w:cs="B Lotus"/>
          <w:b/>
          <w:color w:val="auto"/>
          <w:sz w:val="28"/>
          <w:szCs w:val="28"/>
          <w:rtl/>
        </w:rPr>
        <w:t xml:space="preserve"> طرد شدگ</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و همچن</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ن</w:t>
      </w:r>
      <w:r w:rsidRPr="0031368F">
        <w:rPr>
          <w:rFonts w:ascii="Times New Roman" w:eastAsia="Times New Roman" w:hAnsi="Times New Roman" w:cs="B Lotus"/>
          <w:b/>
          <w:color w:val="auto"/>
          <w:sz w:val="28"/>
          <w:szCs w:val="28"/>
          <w:rtl/>
        </w:rPr>
        <w:t xml:space="preserve"> فشار ناش</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از صنعت</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شدن جوامع که به جدا</w:t>
      </w:r>
      <w:r w:rsidRPr="0031368F">
        <w:rPr>
          <w:rFonts w:ascii="Times New Roman" w:eastAsia="Times New Roman" w:hAnsi="Times New Roman" w:cs="B Lotus" w:hint="cs"/>
          <w:b/>
          <w:color w:val="auto"/>
          <w:sz w:val="28"/>
          <w:szCs w:val="28"/>
          <w:rtl/>
        </w:rPr>
        <w:t>یی</w:t>
      </w:r>
      <w:r w:rsidRPr="0031368F">
        <w:rPr>
          <w:rFonts w:ascii="Times New Roman" w:eastAsia="Times New Roman" w:hAnsi="Times New Roman" w:cs="B Lotus"/>
          <w:b/>
          <w:color w:val="auto"/>
          <w:sz w:val="28"/>
          <w:szCs w:val="28"/>
          <w:rtl/>
        </w:rPr>
        <w:t xml:space="preserve"> عاطف</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و روان</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افراد منجر م</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شود</w:t>
      </w:r>
      <w:r w:rsidRPr="0031368F">
        <w:rPr>
          <w:rFonts w:ascii="Times New Roman" w:eastAsia="Times New Roman" w:hAnsi="Times New Roman" w:cs="B Lotus"/>
          <w:b/>
          <w:color w:val="auto"/>
          <w:sz w:val="28"/>
          <w:szCs w:val="28"/>
          <w:rtl/>
        </w:rPr>
        <w:t xml:space="preserve"> در معرض خطرات فزا</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نده</w:t>
      </w:r>
      <w:r w:rsidRPr="0031368F">
        <w:rPr>
          <w:rFonts w:ascii="Times New Roman" w:eastAsia="Times New Roman" w:hAnsi="Times New Roman" w:cs="B Lotus"/>
          <w:b/>
          <w:color w:val="auto"/>
          <w:sz w:val="28"/>
          <w:szCs w:val="28"/>
          <w:rtl/>
        </w:rPr>
        <w:t xml:space="preserve"> ا</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قرار م</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گ</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رند</w:t>
      </w:r>
      <w:r w:rsidRPr="0031368F">
        <w:rPr>
          <w:rFonts w:ascii="Times New Roman" w:eastAsia="Times New Roman" w:hAnsi="Times New Roman" w:cs="B Lotus"/>
          <w:b/>
          <w:color w:val="auto"/>
          <w:sz w:val="28"/>
          <w:szCs w:val="28"/>
          <w:rtl/>
        </w:rPr>
        <w:t>. در ا</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ران</w:t>
      </w:r>
      <w:r w:rsidRPr="0031368F">
        <w:rPr>
          <w:rFonts w:ascii="Times New Roman" w:eastAsia="Times New Roman" w:hAnsi="Times New Roman" w:cs="B Lotus"/>
          <w:b/>
          <w:color w:val="auto"/>
          <w:sz w:val="28"/>
          <w:szCs w:val="28"/>
          <w:rtl/>
        </w:rPr>
        <w:t xml:space="preserve"> ن</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ز</w:t>
      </w:r>
      <w:r w:rsidRPr="0031368F">
        <w:rPr>
          <w:rFonts w:ascii="Times New Roman" w:eastAsia="Times New Roman" w:hAnsi="Times New Roman" w:cs="B Lotus"/>
          <w:b/>
          <w:color w:val="auto"/>
          <w:sz w:val="28"/>
          <w:szCs w:val="28"/>
          <w:rtl/>
        </w:rPr>
        <w:t xml:space="preserve"> ط</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سال‌ها</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اخ</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ر</w:t>
      </w:r>
      <w:r w:rsidRPr="0031368F">
        <w:rPr>
          <w:rFonts w:ascii="Times New Roman" w:eastAsia="Times New Roman" w:hAnsi="Times New Roman" w:cs="B Lotus"/>
          <w:b/>
          <w:color w:val="auto"/>
          <w:sz w:val="28"/>
          <w:szCs w:val="28"/>
          <w:rtl/>
        </w:rPr>
        <w:t xml:space="preserve"> توجه دولت ب</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شتر</w:t>
      </w:r>
      <w:r w:rsidRPr="0031368F">
        <w:rPr>
          <w:rFonts w:ascii="Times New Roman" w:eastAsia="Times New Roman" w:hAnsi="Times New Roman" w:cs="B Lotus"/>
          <w:b/>
          <w:color w:val="auto"/>
          <w:sz w:val="28"/>
          <w:szCs w:val="28"/>
          <w:rtl/>
        </w:rPr>
        <w:t xml:space="preserve"> معطوف به س</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است</w:t>
      </w:r>
      <w:r w:rsidRPr="0031368F">
        <w:rPr>
          <w:rFonts w:ascii="Times New Roman" w:eastAsia="Times New Roman" w:hAnsi="Times New Roman" w:cs="B Lotus"/>
          <w:b/>
          <w:color w:val="auto"/>
          <w:sz w:val="28"/>
          <w:szCs w:val="28"/>
          <w:rtl/>
        </w:rPr>
        <w:t xml:space="preserve"> گذار</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ها</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رفاه اجتماع</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و اجرا</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برنامه ها</w:t>
      </w:r>
      <w:r w:rsidRPr="0031368F">
        <w:rPr>
          <w:rFonts w:ascii="Times New Roman" w:eastAsia="Times New Roman" w:hAnsi="Times New Roman" w:cs="B Lotus" w:hint="cs"/>
          <w:b/>
          <w:color w:val="auto"/>
          <w:sz w:val="28"/>
          <w:szCs w:val="28"/>
          <w:rtl/>
        </w:rPr>
        <w:t>یی</w:t>
      </w:r>
      <w:r w:rsidRPr="0031368F">
        <w:rPr>
          <w:rFonts w:ascii="Times New Roman" w:eastAsia="Times New Roman" w:hAnsi="Times New Roman" w:cs="B Lotus"/>
          <w:b/>
          <w:color w:val="auto"/>
          <w:sz w:val="28"/>
          <w:szCs w:val="28"/>
          <w:rtl/>
        </w:rPr>
        <w:t xml:space="preserve"> جهت کاهش فقر، ا</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جاد</w:t>
      </w:r>
      <w:r w:rsidRPr="0031368F">
        <w:rPr>
          <w:rFonts w:ascii="Times New Roman" w:eastAsia="Times New Roman" w:hAnsi="Times New Roman" w:cs="B Lotus"/>
          <w:b/>
          <w:color w:val="auto"/>
          <w:sz w:val="28"/>
          <w:szCs w:val="28"/>
          <w:rtl/>
        </w:rPr>
        <w:t xml:space="preserve"> برابر</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و عدالت اجتماع</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بوده است. معمول است که در مطالعات سالمند</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ب</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شتر</w:t>
      </w:r>
      <w:r w:rsidRPr="0031368F">
        <w:rPr>
          <w:rFonts w:ascii="Times New Roman" w:eastAsia="Times New Roman" w:hAnsi="Times New Roman" w:cs="B Lotus"/>
          <w:b/>
          <w:color w:val="auto"/>
          <w:sz w:val="28"/>
          <w:szCs w:val="28"/>
          <w:rtl/>
        </w:rPr>
        <w:t xml:space="preserve"> به ابعاد جسم</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و ب</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ولوژ</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ک</w:t>
      </w:r>
      <w:r w:rsidRPr="0031368F">
        <w:rPr>
          <w:rFonts w:ascii="Times New Roman" w:eastAsia="Times New Roman" w:hAnsi="Times New Roman" w:cs="B Lotus"/>
          <w:b/>
          <w:color w:val="auto"/>
          <w:sz w:val="28"/>
          <w:szCs w:val="28"/>
          <w:rtl/>
        </w:rPr>
        <w:t xml:space="preserve"> سلامت سالمندان توجه شده و به جنبه ه</w:t>
      </w:r>
      <w:r w:rsidRPr="0031368F">
        <w:rPr>
          <w:rFonts w:ascii="Times New Roman" w:eastAsia="Times New Roman" w:hAnsi="Times New Roman" w:cs="B Lotus" w:hint="eastAsia"/>
          <w:b/>
          <w:color w:val="auto"/>
          <w:sz w:val="28"/>
          <w:szCs w:val="28"/>
          <w:rtl/>
        </w:rPr>
        <w:t>ا</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بس</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ار</w:t>
      </w:r>
      <w:r w:rsidRPr="0031368F">
        <w:rPr>
          <w:rFonts w:ascii="Times New Roman" w:eastAsia="Times New Roman" w:hAnsi="Times New Roman" w:cs="B Lotus"/>
          <w:b/>
          <w:color w:val="auto"/>
          <w:sz w:val="28"/>
          <w:szCs w:val="28"/>
          <w:rtl/>
        </w:rPr>
        <w:t xml:space="preserve"> مهم روانشناخت</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سالمندان توجه کمتر</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م</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شود</w:t>
      </w:r>
      <w:r w:rsidRPr="0031368F">
        <w:rPr>
          <w:rFonts w:ascii="Times New Roman" w:eastAsia="Times New Roman" w:hAnsi="Times New Roman" w:cs="B Lotus"/>
          <w:b/>
          <w:color w:val="auto"/>
          <w:sz w:val="28"/>
          <w:szCs w:val="28"/>
          <w:rtl/>
        </w:rPr>
        <w:t>. ا</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ن</w:t>
      </w:r>
      <w:r w:rsidRPr="0031368F">
        <w:rPr>
          <w:rFonts w:ascii="Times New Roman" w:eastAsia="Times New Roman" w:hAnsi="Times New Roman" w:cs="B Lotus"/>
          <w:b/>
          <w:color w:val="auto"/>
          <w:sz w:val="28"/>
          <w:szCs w:val="28"/>
          <w:rtl/>
        </w:rPr>
        <w:t xml:space="preserve"> در حال</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است که بعد روان</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زندگ</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تأث</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ر</w:t>
      </w:r>
      <w:r w:rsidRPr="0031368F">
        <w:rPr>
          <w:rFonts w:ascii="Times New Roman" w:eastAsia="Times New Roman" w:hAnsi="Times New Roman" w:cs="B Lotus"/>
          <w:b/>
          <w:color w:val="auto"/>
          <w:sz w:val="28"/>
          <w:szCs w:val="28"/>
          <w:rtl/>
        </w:rPr>
        <w:t xml:space="preserve"> به سزا</w:t>
      </w:r>
      <w:r w:rsidRPr="0031368F">
        <w:rPr>
          <w:rFonts w:ascii="Times New Roman" w:eastAsia="Times New Roman" w:hAnsi="Times New Roman" w:cs="B Lotus" w:hint="cs"/>
          <w:b/>
          <w:color w:val="auto"/>
          <w:sz w:val="28"/>
          <w:szCs w:val="28"/>
          <w:rtl/>
        </w:rPr>
        <w:t>یی</w:t>
      </w:r>
      <w:r w:rsidRPr="0031368F">
        <w:rPr>
          <w:rFonts w:ascii="Times New Roman" w:eastAsia="Times New Roman" w:hAnsi="Times New Roman" w:cs="B Lotus"/>
          <w:b/>
          <w:color w:val="auto"/>
          <w:sz w:val="28"/>
          <w:szCs w:val="28"/>
          <w:rtl/>
        </w:rPr>
        <w:t xml:space="preserve"> در سلامت افراد مخصوصاً سالمندان دارد،</w:t>
      </w:r>
      <w:r w:rsidRPr="0031368F">
        <w:rPr>
          <w:rFonts w:ascii="Times New Roman" w:eastAsia="Times New Roman" w:hAnsi="Times New Roman" w:cs="B Lotus"/>
          <w:b/>
          <w:color w:val="auto"/>
          <w:sz w:val="28"/>
          <w:szCs w:val="28"/>
        </w:rPr>
        <w:t xml:space="preserve"> </w:t>
      </w:r>
      <w:r w:rsidRPr="0031368F">
        <w:rPr>
          <w:rFonts w:ascii="Times New Roman" w:eastAsia="Times New Roman" w:hAnsi="Times New Roman" w:cs="B Lotus" w:hint="cs"/>
          <w:b/>
          <w:color w:val="auto"/>
          <w:sz w:val="28"/>
          <w:szCs w:val="28"/>
          <w:rtl/>
          <w:lang w:bidi="fa-IR"/>
        </w:rPr>
        <w:t xml:space="preserve">از طرفی </w:t>
      </w:r>
      <w:r w:rsidRPr="0031368F">
        <w:rPr>
          <w:rFonts w:ascii="Times New Roman" w:eastAsia="Times New Roman" w:hAnsi="Times New Roman" w:cs="B Lotus"/>
          <w:b/>
          <w:color w:val="auto"/>
          <w:sz w:val="28"/>
          <w:szCs w:val="28"/>
          <w:rtl/>
        </w:rPr>
        <w:t>جمع</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ت</w:t>
      </w:r>
      <w:r w:rsidRPr="0031368F">
        <w:rPr>
          <w:rFonts w:ascii="Times New Roman" w:eastAsia="Times New Roman" w:hAnsi="Times New Roman" w:cs="B Lotus"/>
          <w:b/>
          <w:color w:val="auto"/>
          <w:sz w:val="28"/>
          <w:szCs w:val="28"/>
          <w:rtl/>
        </w:rPr>
        <w:t xml:space="preserve"> سالمندان نسبت به کل جمع</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ت</w:t>
      </w:r>
      <w:r w:rsidRPr="0031368F">
        <w:rPr>
          <w:rFonts w:ascii="Times New Roman" w:eastAsia="Times New Roman" w:hAnsi="Times New Roman" w:cs="B Lotus"/>
          <w:b/>
          <w:color w:val="auto"/>
          <w:sz w:val="28"/>
          <w:szCs w:val="28"/>
          <w:rtl/>
        </w:rPr>
        <w:t xml:space="preserve"> از رشد سر</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ع‌تر</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برخوردار است و پ</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ش</w:t>
      </w:r>
      <w:r w:rsidRPr="0031368F">
        <w:rPr>
          <w:rFonts w:ascii="Times New Roman" w:eastAsia="Times New Roman" w:hAnsi="Times New Roman" w:cs="B Lotus"/>
          <w:b/>
          <w:color w:val="auto"/>
          <w:sz w:val="28"/>
          <w:szCs w:val="28"/>
          <w:rtl/>
        </w:rPr>
        <w:t xml:space="preserve"> ب</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ن</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م</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شود</w:t>
      </w:r>
      <w:r w:rsidRPr="0031368F">
        <w:rPr>
          <w:rFonts w:ascii="Times New Roman" w:eastAsia="Times New Roman" w:hAnsi="Times New Roman" w:cs="B Lotus"/>
          <w:b/>
          <w:color w:val="auto"/>
          <w:sz w:val="28"/>
          <w:szCs w:val="28"/>
          <w:rtl/>
        </w:rPr>
        <w:t xml:space="preserve"> که ج</w:t>
      </w:r>
      <w:r w:rsidRPr="0031368F">
        <w:rPr>
          <w:rFonts w:ascii="Times New Roman" w:eastAsia="Times New Roman" w:hAnsi="Times New Roman" w:cs="B Lotus" w:hint="eastAsia"/>
          <w:b/>
          <w:color w:val="auto"/>
          <w:sz w:val="28"/>
          <w:szCs w:val="28"/>
          <w:rtl/>
        </w:rPr>
        <w:t>مع</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ت</w:t>
      </w:r>
      <w:r w:rsidRPr="0031368F">
        <w:rPr>
          <w:rFonts w:ascii="Times New Roman" w:eastAsia="Times New Roman" w:hAnsi="Times New Roman" w:cs="B Lotus"/>
          <w:b/>
          <w:color w:val="auto"/>
          <w:sz w:val="28"/>
          <w:szCs w:val="28"/>
          <w:rtl/>
        </w:rPr>
        <w:t xml:space="preserve"> سالمند در جهان در سال </w:t>
      </w:r>
      <w:r w:rsidRPr="0031368F">
        <w:rPr>
          <w:rFonts w:ascii="Times New Roman" w:eastAsia="Times New Roman" w:hAnsi="Times New Roman" w:cs="B Lotus"/>
          <w:b/>
          <w:color w:val="auto"/>
          <w:sz w:val="28"/>
          <w:szCs w:val="28"/>
          <w:rtl/>
          <w:lang w:bidi="fa-IR"/>
        </w:rPr>
        <w:t>۲۰۵۰</w:t>
      </w:r>
      <w:r w:rsidRPr="0031368F">
        <w:rPr>
          <w:rFonts w:ascii="Times New Roman" w:eastAsia="Times New Roman" w:hAnsi="Times New Roman" w:cs="B Lotus"/>
          <w:b/>
          <w:color w:val="auto"/>
          <w:sz w:val="28"/>
          <w:szCs w:val="28"/>
          <w:rtl/>
        </w:rPr>
        <w:t xml:space="preserve"> به دو م</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ل</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ارد</w:t>
      </w:r>
      <w:r w:rsidRPr="0031368F">
        <w:rPr>
          <w:rFonts w:ascii="Times New Roman" w:eastAsia="Times New Roman" w:hAnsi="Times New Roman" w:cs="B Lotus"/>
          <w:b/>
          <w:color w:val="auto"/>
          <w:sz w:val="28"/>
          <w:szCs w:val="28"/>
          <w:rtl/>
        </w:rPr>
        <w:t xml:space="preserve"> نفر برسد</w:t>
      </w:r>
      <w:r w:rsidRPr="0031368F">
        <w:rPr>
          <w:rFonts w:ascii="Times New Roman" w:eastAsia="Times New Roman" w:hAnsi="Times New Roman" w:cs="B Lotus"/>
          <w:b/>
          <w:color w:val="auto"/>
          <w:sz w:val="28"/>
          <w:szCs w:val="28"/>
        </w:rPr>
        <w:t>.</w:t>
      </w:r>
      <w:r w:rsidRPr="0031368F">
        <w:rPr>
          <w:rFonts w:ascii="Times New Roman" w:eastAsia="Times New Roman" w:hAnsi="Times New Roman" w:cs="B Lotus"/>
          <w:b/>
          <w:color w:val="auto"/>
          <w:sz w:val="28"/>
          <w:szCs w:val="28"/>
          <w:rtl/>
        </w:rPr>
        <w:t xml:space="preserve"> در ا</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ران</w:t>
      </w:r>
      <w:r w:rsidRPr="0031368F">
        <w:rPr>
          <w:rFonts w:ascii="Times New Roman" w:eastAsia="Times New Roman" w:hAnsi="Times New Roman" w:cs="B Lotus"/>
          <w:b/>
          <w:color w:val="auto"/>
          <w:sz w:val="28"/>
          <w:szCs w:val="28"/>
          <w:rtl/>
        </w:rPr>
        <w:t xml:space="preserve"> ن</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ز</w:t>
      </w:r>
      <w:r w:rsidRPr="0031368F">
        <w:rPr>
          <w:rFonts w:ascii="Times New Roman" w:eastAsia="Times New Roman" w:hAnsi="Times New Roman" w:cs="B Lotus"/>
          <w:b/>
          <w:color w:val="auto"/>
          <w:sz w:val="28"/>
          <w:szCs w:val="28"/>
          <w:rtl/>
        </w:rPr>
        <w:t xml:space="preserve">  به تدر</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ج</w:t>
      </w:r>
      <w:r w:rsidRPr="0031368F">
        <w:rPr>
          <w:rFonts w:ascii="Times New Roman" w:eastAsia="Times New Roman" w:hAnsi="Times New Roman" w:cs="B Lotus"/>
          <w:b/>
          <w:color w:val="auto"/>
          <w:sz w:val="28"/>
          <w:szCs w:val="28"/>
          <w:rtl/>
        </w:rPr>
        <w:t xml:space="preserve"> بر نسبت افراد م</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انسال</w:t>
      </w:r>
      <w:r w:rsidRPr="0031368F">
        <w:rPr>
          <w:rFonts w:ascii="Times New Roman" w:eastAsia="Times New Roman" w:hAnsi="Times New Roman" w:cs="B Lotus"/>
          <w:b/>
          <w:color w:val="auto"/>
          <w:sz w:val="28"/>
          <w:szCs w:val="28"/>
          <w:rtl/>
        </w:rPr>
        <w:t xml:space="preserve"> افزوده شده و در حال حاضر </w:t>
      </w:r>
      <w:r w:rsidRPr="0031368F">
        <w:rPr>
          <w:rFonts w:ascii="Times New Roman" w:eastAsia="Times New Roman" w:hAnsi="Times New Roman" w:cs="B Lotus"/>
          <w:b/>
          <w:color w:val="auto"/>
          <w:sz w:val="28"/>
          <w:szCs w:val="28"/>
          <w:rtl/>
          <w:lang w:bidi="fa-IR"/>
        </w:rPr>
        <w:t>۹</w:t>
      </w:r>
      <w:r w:rsidRPr="0031368F">
        <w:rPr>
          <w:rFonts w:ascii="Times New Roman" w:eastAsia="Times New Roman" w:hAnsi="Times New Roman" w:cs="B Lotus"/>
          <w:b/>
          <w:color w:val="auto"/>
          <w:sz w:val="28"/>
          <w:szCs w:val="28"/>
          <w:rtl/>
        </w:rPr>
        <w:t xml:space="preserve"> م</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ل</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ون</w:t>
      </w:r>
      <w:r w:rsidRPr="0031368F">
        <w:rPr>
          <w:rFonts w:ascii="Times New Roman" w:eastAsia="Times New Roman" w:hAnsi="Times New Roman" w:cs="B Lotus"/>
          <w:b/>
          <w:color w:val="auto"/>
          <w:sz w:val="28"/>
          <w:szCs w:val="28"/>
          <w:rtl/>
        </w:rPr>
        <w:t xml:space="preserve"> از جمع</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ت</w:t>
      </w:r>
      <w:r w:rsidRPr="0031368F">
        <w:rPr>
          <w:rFonts w:ascii="Times New Roman" w:eastAsia="Times New Roman" w:hAnsi="Times New Roman" w:cs="B Lotus"/>
          <w:b/>
          <w:color w:val="auto"/>
          <w:sz w:val="28"/>
          <w:szCs w:val="28"/>
          <w:rtl/>
        </w:rPr>
        <w:t xml:space="preserve"> کشور را سالمندان تشک</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ل</w:t>
      </w:r>
      <w:r w:rsidRPr="0031368F">
        <w:rPr>
          <w:rFonts w:ascii="Times New Roman" w:eastAsia="Times New Roman" w:hAnsi="Times New Roman" w:cs="B Lotus"/>
          <w:b/>
          <w:color w:val="auto"/>
          <w:sz w:val="28"/>
          <w:szCs w:val="28"/>
          <w:rtl/>
        </w:rPr>
        <w:t xml:space="preserve"> م</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دهند</w:t>
      </w:r>
      <w:r w:rsidRPr="0031368F">
        <w:rPr>
          <w:rFonts w:ascii="Times New Roman" w:eastAsia="Times New Roman" w:hAnsi="Times New Roman" w:cs="B Lotus"/>
          <w:b/>
          <w:color w:val="auto"/>
          <w:sz w:val="28"/>
          <w:szCs w:val="28"/>
          <w:rtl/>
        </w:rPr>
        <w:t>. که ا</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ن</w:t>
      </w:r>
      <w:r w:rsidRPr="0031368F">
        <w:rPr>
          <w:rFonts w:ascii="Times New Roman" w:eastAsia="Times New Roman" w:hAnsi="Times New Roman" w:cs="B Lotus"/>
          <w:b/>
          <w:color w:val="auto"/>
          <w:sz w:val="28"/>
          <w:szCs w:val="28"/>
          <w:rtl/>
        </w:rPr>
        <w:t xml:space="preserve"> م</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زان</w:t>
      </w:r>
      <w:r w:rsidRPr="0031368F">
        <w:rPr>
          <w:rFonts w:ascii="Times New Roman" w:eastAsia="Times New Roman" w:hAnsi="Times New Roman" w:cs="B Lotus"/>
          <w:b/>
          <w:color w:val="auto"/>
          <w:sz w:val="28"/>
          <w:szCs w:val="28"/>
          <w:rtl/>
        </w:rPr>
        <w:t xml:space="preserve"> تا سال </w:t>
      </w:r>
      <w:r w:rsidRPr="0031368F">
        <w:rPr>
          <w:rFonts w:ascii="Times New Roman" w:eastAsia="Times New Roman" w:hAnsi="Times New Roman" w:cs="B Lotus"/>
          <w:b/>
          <w:color w:val="auto"/>
          <w:sz w:val="28"/>
          <w:szCs w:val="28"/>
          <w:rtl/>
          <w:lang w:bidi="fa-IR"/>
        </w:rPr>
        <w:t>۱۴۲۹</w:t>
      </w:r>
      <w:r w:rsidRPr="0031368F">
        <w:rPr>
          <w:rFonts w:ascii="Times New Roman" w:eastAsia="Times New Roman" w:hAnsi="Times New Roman" w:cs="B Lotus"/>
          <w:b/>
          <w:color w:val="auto"/>
          <w:sz w:val="28"/>
          <w:szCs w:val="28"/>
          <w:rtl/>
        </w:rPr>
        <w:t>، جمع</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ت</w:t>
      </w:r>
      <w:r w:rsidRPr="0031368F">
        <w:rPr>
          <w:rFonts w:ascii="Times New Roman" w:eastAsia="Times New Roman" w:hAnsi="Times New Roman" w:cs="B Lotus"/>
          <w:b/>
          <w:color w:val="auto"/>
          <w:sz w:val="28"/>
          <w:szCs w:val="28"/>
          <w:rtl/>
        </w:rPr>
        <w:t xml:space="preserve"> سالمندان کشور به </w:t>
      </w:r>
      <w:r w:rsidRPr="0031368F">
        <w:rPr>
          <w:rFonts w:ascii="Times New Roman" w:eastAsia="Times New Roman" w:hAnsi="Times New Roman" w:cs="B Lotus"/>
          <w:b/>
          <w:color w:val="auto"/>
          <w:sz w:val="28"/>
          <w:szCs w:val="28"/>
          <w:rtl/>
          <w:lang w:bidi="fa-IR"/>
        </w:rPr>
        <w:t>۲۵</w:t>
      </w:r>
      <w:r w:rsidRPr="0031368F">
        <w:rPr>
          <w:rFonts w:ascii="Times New Roman" w:eastAsia="Times New Roman" w:hAnsi="Times New Roman" w:cs="B Lotus"/>
          <w:b/>
          <w:color w:val="auto"/>
          <w:sz w:val="28"/>
          <w:szCs w:val="28"/>
          <w:rtl/>
        </w:rPr>
        <w:t xml:space="preserve"> درصد (</w:t>
      </w:r>
      <w:r w:rsidRPr="0031368F">
        <w:rPr>
          <w:rFonts w:ascii="Times New Roman" w:eastAsia="Times New Roman" w:hAnsi="Times New Roman" w:cs="B Lotus"/>
          <w:b/>
          <w:color w:val="auto"/>
          <w:sz w:val="28"/>
          <w:szCs w:val="28"/>
          <w:rtl/>
          <w:lang w:bidi="fa-IR"/>
        </w:rPr>
        <w:t>۲۷</w:t>
      </w:r>
      <w:r w:rsidRPr="0031368F">
        <w:rPr>
          <w:rFonts w:ascii="Times New Roman" w:eastAsia="Times New Roman" w:hAnsi="Times New Roman" w:cs="B Lotus"/>
          <w:b/>
          <w:color w:val="auto"/>
          <w:sz w:val="28"/>
          <w:szCs w:val="28"/>
          <w:rtl/>
        </w:rPr>
        <w:t>م</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ل</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ون</w:t>
      </w:r>
      <w:r w:rsidRPr="0031368F">
        <w:rPr>
          <w:rFonts w:ascii="Times New Roman" w:eastAsia="Times New Roman" w:hAnsi="Times New Roman" w:cs="B Lotus"/>
          <w:b/>
          <w:color w:val="auto"/>
          <w:sz w:val="28"/>
          <w:szCs w:val="28"/>
          <w:rtl/>
        </w:rPr>
        <w:t xml:space="preserve"> نفر) خواه</w:t>
      </w:r>
      <w:r w:rsidRPr="0031368F">
        <w:rPr>
          <w:rFonts w:ascii="Times New Roman" w:eastAsia="Times New Roman" w:hAnsi="Times New Roman" w:cs="B Lotus" w:hint="eastAsia"/>
          <w:b/>
          <w:color w:val="auto"/>
          <w:sz w:val="28"/>
          <w:szCs w:val="28"/>
          <w:rtl/>
        </w:rPr>
        <w:t>د</w:t>
      </w:r>
      <w:r w:rsidRPr="0031368F">
        <w:rPr>
          <w:rFonts w:ascii="Times New Roman" w:eastAsia="Times New Roman" w:hAnsi="Times New Roman" w:cs="B Lotus"/>
          <w:b/>
          <w:color w:val="auto"/>
          <w:sz w:val="28"/>
          <w:szCs w:val="28"/>
          <w:rtl/>
        </w:rPr>
        <w:t xml:space="preserve"> رس</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د،</w:t>
      </w:r>
      <w:r w:rsidRPr="0031368F">
        <w:rPr>
          <w:rFonts w:ascii="Times New Roman" w:eastAsia="Times New Roman" w:hAnsi="Times New Roman" w:cs="B Lotus"/>
          <w:b/>
          <w:color w:val="auto"/>
          <w:sz w:val="28"/>
          <w:szCs w:val="28"/>
          <w:rtl/>
        </w:rPr>
        <w:t xml:space="preserve"> ا</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ن</w:t>
      </w:r>
      <w:r w:rsidRPr="0031368F">
        <w:rPr>
          <w:rFonts w:ascii="Times New Roman" w:eastAsia="Times New Roman" w:hAnsi="Times New Roman" w:cs="B Lotus"/>
          <w:b/>
          <w:color w:val="auto"/>
          <w:sz w:val="28"/>
          <w:szCs w:val="28"/>
          <w:rtl/>
        </w:rPr>
        <w:t xml:space="preserve"> ارقام نشان م</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دهد</w:t>
      </w:r>
      <w:r w:rsidRPr="0031368F">
        <w:rPr>
          <w:rFonts w:ascii="Times New Roman" w:eastAsia="Times New Roman" w:hAnsi="Times New Roman" w:cs="B Lotus"/>
          <w:b/>
          <w:color w:val="auto"/>
          <w:sz w:val="28"/>
          <w:szCs w:val="28"/>
          <w:rtl/>
        </w:rPr>
        <w:t xml:space="preserve"> که اگر برنامه ر</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زان</w:t>
      </w:r>
      <w:r w:rsidRPr="0031368F">
        <w:rPr>
          <w:rFonts w:ascii="Times New Roman" w:eastAsia="Times New Roman" w:hAnsi="Times New Roman" w:cs="B Lotus"/>
          <w:b/>
          <w:color w:val="auto"/>
          <w:sz w:val="28"/>
          <w:szCs w:val="28"/>
          <w:rtl/>
        </w:rPr>
        <w:t xml:space="preserve"> و س</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است‌گذاران</w:t>
      </w:r>
      <w:r w:rsidRPr="0031368F">
        <w:rPr>
          <w:rFonts w:ascii="Times New Roman" w:eastAsia="Times New Roman" w:hAnsi="Times New Roman" w:cs="B Lotus"/>
          <w:b/>
          <w:color w:val="auto"/>
          <w:sz w:val="28"/>
          <w:szCs w:val="28"/>
          <w:rtl/>
        </w:rPr>
        <w:t xml:space="preserve"> کشور از هم اکنون برنامه مدون و خاص</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برا</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ا</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ن</w:t>
      </w:r>
      <w:r w:rsidRPr="0031368F">
        <w:rPr>
          <w:rFonts w:ascii="Times New Roman" w:eastAsia="Times New Roman" w:hAnsi="Times New Roman" w:cs="B Lotus"/>
          <w:b/>
          <w:color w:val="auto"/>
          <w:sz w:val="28"/>
          <w:szCs w:val="28"/>
          <w:rtl/>
        </w:rPr>
        <w:t xml:space="preserve"> قشر </w:t>
      </w:r>
      <w:r w:rsidRPr="0031368F">
        <w:rPr>
          <w:rFonts w:ascii="Times New Roman" w:eastAsia="Times New Roman" w:hAnsi="Times New Roman" w:cs="B Lotus"/>
          <w:b/>
          <w:color w:val="auto"/>
          <w:sz w:val="28"/>
          <w:szCs w:val="28"/>
          <w:rtl/>
        </w:rPr>
        <w:lastRenderedPageBreak/>
        <w:t>نداشته باشند در آ</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نده</w:t>
      </w:r>
      <w:r w:rsidRPr="0031368F">
        <w:rPr>
          <w:rFonts w:ascii="Times New Roman" w:eastAsia="Times New Roman" w:hAnsi="Times New Roman" w:cs="B Lotus"/>
          <w:b/>
          <w:color w:val="auto"/>
          <w:sz w:val="28"/>
          <w:szCs w:val="28"/>
          <w:rtl/>
        </w:rPr>
        <w:t xml:space="preserve"> کشور با </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ک</w:t>
      </w:r>
      <w:r w:rsidRPr="0031368F">
        <w:rPr>
          <w:rFonts w:ascii="Times New Roman" w:eastAsia="Times New Roman" w:hAnsi="Times New Roman" w:cs="B Lotus"/>
          <w:b/>
          <w:color w:val="auto"/>
          <w:sz w:val="28"/>
          <w:szCs w:val="28"/>
          <w:rtl/>
        </w:rPr>
        <w:t xml:space="preserve"> بحران و معضل اساس</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برا</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رفع مشکل و مسائل پ</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ش</w:t>
      </w:r>
      <w:r w:rsidRPr="0031368F">
        <w:rPr>
          <w:rFonts w:ascii="Times New Roman" w:eastAsia="Times New Roman" w:hAnsi="Times New Roman" w:cs="B Lotus"/>
          <w:b/>
          <w:color w:val="auto"/>
          <w:sz w:val="28"/>
          <w:szCs w:val="28"/>
          <w:rtl/>
        </w:rPr>
        <w:t xml:space="preserve"> آمده ناش</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از مسائل اقتصاد</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w:t>
      </w:r>
      <w:r w:rsidRPr="0031368F">
        <w:rPr>
          <w:rFonts w:ascii="Times New Roman" w:eastAsia="Times New Roman" w:hAnsi="Times New Roman" w:cs="B Lotus"/>
          <w:b/>
          <w:color w:val="auto"/>
          <w:sz w:val="28"/>
          <w:szCs w:val="28"/>
          <w:rtl/>
        </w:rPr>
        <w:t xml:space="preserve"> بهداشت</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w:t>
      </w:r>
      <w:r w:rsidRPr="0031368F">
        <w:rPr>
          <w:rFonts w:ascii="Times New Roman" w:eastAsia="Times New Roman" w:hAnsi="Times New Roman" w:cs="B Lotus"/>
          <w:b/>
          <w:color w:val="auto"/>
          <w:sz w:val="28"/>
          <w:szCs w:val="28"/>
          <w:rtl/>
        </w:rPr>
        <w:t xml:space="preserve"> اجتماع</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و غ</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ره</w:t>
      </w:r>
      <w:r w:rsidRPr="0031368F">
        <w:rPr>
          <w:rFonts w:ascii="Times New Roman" w:eastAsia="Times New Roman" w:hAnsi="Times New Roman" w:cs="B Lotus"/>
          <w:b/>
          <w:color w:val="auto"/>
          <w:sz w:val="28"/>
          <w:szCs w:val="28"/>
          <w:rtl/>
        </w:rPr>
        <w:t xml:space="preserve"> روبه رو م</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شود</w:t>
      </w:r>
      <w:r w:rsidRPr="0031368F">
        <w:rPr>
          <w:rFonts w:ascii="Times New Roman" w:eastAsia="Times New Roman" w:hAnsi="Times New Roman" w:cs="B Lotus"/>
          <w:b/>
          <w:color w:val="auto"/>
          <w:sz w:val="28"/>
          <w:szCs w:val="28"/>
        </w:rPr>
        <w:t xml:space="preserve"> </w:t>
      </w:r>
      <w:r w:rsidRPr="0031368F">
        <w:rPr>
          <w:rFonts w:ascii="Times New Roman" w:eastAsia="Times New Roman" w:hAnsi="Times New Roman" w:cs="B Lotus" w:hint="cs"/>
          <w:b/>
          <w:color w:val="auto"/>
          <w:sz w:val="28"/>
          <w:szCs w:val="28"/>
          <w:rtl/>
        </w:rPr>
        <w:t xml:space="preserve">. </w:t>
      </w:r>
      <w:r w:rsidRPr="0031368F">
        <w:rPr>
          <w:rFonts w:ascii="Times New Roman" w:eastAsia="Times New Roman" w:hAnsi="Times New Roman" w:cs="B Lotus"/>
          <w:b/>
          <w:color w:val="auto"/>
          <w:sz w:val="28"/>
          <w:szCs w:val="28"/>
          <w:rtl/>
        </w:rPr>
        <w:t>لذا برا</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رس</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دن</w:t>
      </w:r>
      <w:r w:rsidRPr="0031368F">
        <w:rPr>
          <w:rFonts w:ascii="Times New Roman" w:eastAsia="Times New Roman" w:hAnsi="Times New Roman" w:cs="B Lotus"/>
          <w:b/>
          <w:color w:val="auto"/>
          <w:sz w:val="28"/>
          <w:szCs w:val="28"/>
          <w:rtl/>
        </w:rPr>
        <w:t xml:space="preserve"> به سالمند</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فعال و سالم م</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با</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ست</w:t>
      </w:r>
      <w:r w:rsidRPr="0031368F">
        <w:rPr>
          <w:rFonts w:ascii="Times New Roman" w:eastAsia="Times New Roman" w:hAnsi="Times New Roman" w:cs="B Lotus"/>
          <w:b/>
          <w:color w:val="auto"/>
          <w:sz w:val="28"/>
          <w:szCs w:val="28"/>
          <w:rtl/>
        </w:rPr>
        <w:t xml:space="preserve"> علاوه بر ابعاد ف</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ز</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ولوژ</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ک</w:t>
      </w:r>
      <w:r w:rsidRPr="0031368F">
        <w:rPr>
          <w:rFonts w:ascii="Times New Roman" w:eastAsia="Times New Roman" w:hAnsi="Times New Roman" w:cs="B Lotus"/>
          <w:b/>
          <w:color w:val="auto"/>
          <w:sz w:val="28"/>
          <w:szCs w:val="28"/>
          <w:rtl/>
        </w:rPr>
        <w:t xml:space="preserve"> و جسمان</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سالمندان سا</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ر</w:t>
      </w:r>
      <w:r w:rsidRPr="0031368F">
        <w:rPr>
          <w:rFonts w:ascii="Times New Roman" w:eastAsia="Times New Roman" w:hAnsi="Times New Roman" w:cs="B Lotus"/>
          <w:b/>
          <w:color w:val="auto"/>
          <w:sz w:val="28"/>
          <w:szCs w:val="28"/>
          <w:rtl/>
        </w:rPr>
        <w:t xml:space="preserve"> ابعاد بهداشت روح</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w:t>
      </w:r>
      <w:r w:rsidRPr="0031368F">
        <w:rPr>
          <w:rFonts w:ascii="Times New Roman" w:eastAsia="Times New Roman" w:hAnsi="Times New Roman" w:cs="B Lotus"/>
          <w:b/>
          <w:color w:val="auto"/>
          <w:sz w:val="28"/>
          <w:szCs w:val="28"/>
          <w:rtl/>
        </w:rPr>
        <w:t xml:space="preserve"> ا</w:t>
      </w:r>
      <w:r w:rsidRPr="0031368F">
        <w:rPr>
          <w:rFonts w:ascii="Times New Roman" w:eastAsia="Times New Roman" w:hAnsi="Times New Roman" w:cs="B Lotus" w:hint="eastAsia"/>
          <w:b/>
          <w:color w:val="auto"/>
          <w:sz w:val="28"/>
          <w:szCs w:val="28"/>
          <w:rtl/>
        </w:rPr>
        <w:t>جتماع</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w:t>
      </w:r>
      <w:r w:rsidRPr="0031368F">
        <w:rPr>
          <w:rFonts w:ascii="Times New Roman" w:eastAsia="Times New Roman" w:hAnsi="Times New Roman" w:cs="B Lotus"/>
          <w:b/>
          <w:color w:val="auto"/>
          <w:sz w:val="28"/>
          <w:szCs w:val="28"/>
          <w:rtl/>
        </w:rPr>
        <w:t xml:space="preserve"> اقتصاد</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و معنو</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زندگ</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آنها ن</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ز</w:t>
      </w:r>
      <w:r w:rsidRPr="0031368F">
        <w:rPr>
          <w:rFonts w:ascii="Times New Roman" w:eastAsia="Times New Roman" w:hAnsi="Times New Roman" w:cs="B Lotus"/>
          <w:b/>
          <w:color w:val="auto"/>
          <w:sz w:val="28"/>
          <w:szCs w:val="28"/>
          <w:rtl/>
        </w:rPr>
        <w:t xml:space="preserve"> مورد توجه قرار گ</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رد</w:t>
      </w:r>
      <w:r w:rsidRPr="0031368F">
        <w:rPr>
          <w:rFonts w:ascii="Times New Roman" w:eastAsia="Times New Roman" w:hAnsi="Times New Roman" w:cs="B Lotus"/>
          <w:b/>
          <w:color w:val="auto"/>
          <w:sz w:val="28"/>
          <w:szCs w:val="28"/>
        </w:rPr>
        <w:t xml:space="preserve">. </w:t>
      </w:r>
      <w:r w:rsidRPr="0031368F">
        <w:rPr>
          <w:rFonts w:ascii="Times New Roman" w:eastAsia="Times New Roman" w:hAnsi="Times New Roman" w:cs="B Lotus" w:hint="eastAsia"/>
          <w:b/>
          <w:color w:val="auto"/>
          <w:sz w:val="28"/>
          <w:szCs w:val="28"/>
          <w:rtl/>
        </w:rPr>
        <w:t>مسائل</w:t>
      </w:r>
      <w:r w:rsidRPr="0031368F">
        <w:rPr>
          <w:rFonts w:ascii="Times New Roman" w:eastAsia="Times New Roman" w:hAnsi="Times New Roman" w:cs="B Lotus"/>
          <w:b/>
          <w:color w:val="auto"/>
          <w:sz w:val="28"/>
          <w:szCs w:val="28"/>
          <w:rtl/>
        </w:rPr>
        <w:t xml:space="preserve"> روانشناخت</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م</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تواند</w:t>
      </w:r>
      <w:r w:rsidRPr="0031368F">
        <w:rPr>
          <w:rFonts w:ascii="Times New Roman" w:eastAsia="Times New Roman" w:hAnsi="Times New Roman" w:cs="B Lotus"/>
          <w:b/>
          <w:color w:val="auto"/>
          <w:sz w:val="28"/>
          <w:szCs w:val="28"/>
          <w:rtl/>
        </w:rPr>
        <w:t xml:space="preserve"> زندگ</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سالمندان و سلامت جسمان</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و روان</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آنان اثرات جد</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داشته باشد. بنابرا</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ن</w:t>
      </w:r>
      <w:r w:rsidRPr="0031368F">
        <w:rPr>
          <w:rFonts w:ascii="Times New Roman" w:eastAsia="Times New Roman" w:hAnsi="Times New Roman" w:cs="B Lotus"/>
          <w:b/>
          <w:color w:val="auto"/>
          <w:sz w:val="28"/>
          <w:szCs w:val="28"/>
          <w:rtl/>
        </w:rPr>
        <w:t xml:space="preserve"> انجام چن</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ن</w:t>
      </w:r>
      <w:r w:rsidRPr="0031368F">
        <w:rPr>
          <w:rFonts w:ascii="Times New Roman" w:eastAsia="Times New Roman" w:hAnsi="Times New Roman" w:cs="B Lotus"/>
          <w:b/>
          <w:color w:val="auto"/>
          <w:sz w:val="28"/>
          <w:szCs w:val="28"/>
          <w:rtl/>
        </w:rPr>
        <w:t xml:space="preserve"> پژوهشها</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لازم و ضرورت م</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b/>
          <w:color w:val="auto"/>
          <w:sz w:val="28"/>
          <w:szCs w:val="28"/>
          <w:rtl/>
        </w:rPr>
        <w:t xml:space="preserve"> </w:t>
      </w:r>
      <w:r w:rsidRPr="0031368F">
        <w:rPr>
          <w:rFonts w:ascii="Times New Roman" w:eastAsia="Times New Roman" w:hAnsi="Times New Roman" w:cs="B Lotus" w:hint="cs"/>
          <w:b/>
          <w:color w:val="auto"/>
          <w:sz w:val="28"/>
          <w:szCs w:val="28"/>
          <w:rtl/>
        </w:rPr>
        <w:t>ی</w:t>
      </w:r>
      <w:r w:rsidRPr="0031368F">
        <w:rPr>
          <w:rFonts w:ascii="Times New Roman" w:eastAsia="Times New Roman" w:hAnsi="Times New Roman" w:cs="B Lotus" w:hint="eastAsia"/>
          <w:b/>
          <w:color w:val="auto"/>
          <w:sz w:val="28"/>
          <w:szCs w:val="28"/>
          <w:rtl/>
        </w:rPr>
        <w:t>ابد</w:t>
      </w:r>
      <w:r w:rsidRPr="0031368F">
        <w:rPr>
          <w:rFonts w:ascii="Times New Roman" w:eastAsia="Times New Roman" w:hAnsi="Times New Roman" w:cs="B Lotus" w:hint="cs"/>
          <w:b/>
          <w:color w:val="auto"/>
          <w:sz w:val="28"/>
          <w:szCs w:val="28"/>
          <w:rtl/>
        </w:rPr>
        <w:t>.</w:t>
      </w:r>
    </w:p>
    <w:p w:rsidR="007903FE" w:rsidRDefault="007903FE" w:rsidP="0093182D">
      <w:pPr>
        <w:bidi/>
        <w:spacing w:line="276" w:lineRule="auto"/>
        <w:ind w:left="-550" w:firstLine="540"/>
        <w:jc w:val="lowKashida"/>
        <w:rPr>
          <w:rFonts w:cs="B Lotus"/>
          <w:b/>
          <w:bCs/>
          <w:color w:val="auto"/>
          <w:sz w:val="28"/>
          <w:szCs w:val="28"/>
          <w:rtl/>
        </w:rPr>
      </w:pPr>
      <w:r w:rsidRPr="006D7654">
        <w:rPr>
          <w:rFonts w:cs="B Lotus" w:hint="cs"/>
          <w:b/>
          <w:bCs/>
          <w:color w:val="auto"/>
          <w:sz w:val="28"/>
          <w:szCs w:val="28"/>
          <w:rtl/>
        </w:rPr>
        <w:t>1-4- اهداف پژوهش</w:t>
      </w:r>
    </w:p>
    <w:p w:rsidR="0031368F" w:rsidRPr="006D7654" w:rsidRDefault="0031368F" w:rsidP="0093182D">
      <w:pPr>
        <w:bidi/>
        <w:spacing w:line="276" w:lineRule="auto"/>
        <w:ind w:left="-550" w:firstLine="540"/>
        <w:jc w:val="lowKashida"/>
        <w:rPr>
          <w:rFonts w:cs="B Lotus"/>
          <w:b/>
          <w:bCs/>
          <w:color w:val="auto"/>
          <w:sz w:val="28"/>
          <w:szCs w:val="28"/>
          <w:rtl/>
        </w:rPr>
      </w:pPr>
      <w:r w:rsidRPr="0031368F">
        <w:rPr>
          <w:rFonts w:cs="B Lotus" w:hint="cs"/>
          <w:b/>
          <w:bCs/>
          <w:color w:val="auto"/>
          <w:sz w:val="28"/>
          <w:szCs w:val="28"/>
          <w:rtl/>
        </w:rPr>
        <w:t>1-4-1- هدف اصلی:</w:t>
      </w:r>
    </w:p>
    <w:p w:rsidR="0031368F" w:rsidRDefault="0031368F" w:rsidP="0093182D">
      <w:pPr>
        <w:autoSpaceDE/>
        <w:autoSpaceDN/>
        <w:bidi/>
        <w:adjustRightInd/>
        <w:spacing w:line="276" w:lineRule="auto"/>
        <w:ind w:left="-568" w:firstLine="540"/>
        <w:rPr>
          <w:rFonts w:ascii="Times New Roman" w:eastAsia="Times New Roman" w:hAnsi="Times New Roman" w:cs="B Lotus"/>
          <w:b/>
          <w:color w:val="auto"/>
          <w:sz w:val="28"/>
          <w:szCs w:val="28"/>
          <w:rtl/>
          <w:lang w:bidi="fa-IR"/>
        </w:rPr>
      </w:pPr>
      <w:bookmarkStart w:id="6" w:name="_Hlk143234169"/>
      <w:r w:rsidRPr="0031368F">
        <w:rPr>
          <w:rFonts w:ascii="Times New Roman" w:eastAsia="Times New Roman" w:hAnsi="Times New Roman" w:cs="B Lotus" w:hint="cs"/>
          <w:b/>
          <w:color w:val="auto"/>
          <w:sz w:val="28"/>
          <w:szCs w:val="28"/>
          <w:rtl/>
          <w:lang w:bidi="fa-IR"/>
        </w:rPr>
        <w:t xml:space="preserve"> </w:t>
      </w:r>
      <w:r>
        <w:rPr>
          <w:rFonts w:ascii="Times New Roman" w:eastAsia="Times New Roman" w:hAnsi="Times New Roman" w:cs="B Lotus" w:hint="cs"/>
          <w:b/>
          <w:color w:val="auto"/>
          <w:sz w:val="28"/>
          <w:szCs w:val="28"/>
          <w:rtl/>
          <w:lang w:bidi="fa-IR"/>
        </w:rPr>
        <w:t>-</w:t>
      </w:r>
      <w:r w:rsidRPr="0031368F">
        <w:rPr>
          <w:rFonts w:ascii="Times New Roman" w:eastAsia="Times New Roman" w:hAnsi="Times New Roman" w:cs="B Lotus" w:hint="cs"/>
          <w:b/>
          <w:color w:val="auto"/>
          <w:sz w:val="28"/>
          <w:szCs w:val="28"/>
          <w:rtl/>
          <w:lang w:bidi="fa-IR"/>
        </w:rPr>
        <w:t xml:space="preserve"> </w:t>
      </w:r>
      <w:bookmarkStart w:id="7" w:name="_Hlk218190265"/>
      <w:r w:rsidRPr="0031368F">
        <w:rPr>
          <w:rFonts w:ascii="Times New Roman" w:eastAsia="Times New Roman" w:hAnsi="Times New Roman" w:cs="B Lotus" w:hint="cs"/>
          <w:b/>
          <w:color w:val="auto"/>
          <w:sz w:val="28"/>
          <w:szCs w:val="28"/>
          <w:rtl/>
          <w:lang w:bidi="fa-IR"/>
        </w:rPr>
        <w:t>تعیین رابطه هوش معنوی و اضطراب سلامتی با اضطراب مرگ در سالمندان</w:t>
      </w:r>
      <w:bookmarkEnd w:id="7"/>
    </w:p>
    <w:p w:rsidR="0031368F" w:rsidRPr="0031368F" w:rsidRDefault="0031368F" w:rsidP="0093182D">
      <w:pPr>
        <w:autoSpaceDE/>
        <w:autoSpaceDN/>
        <w:bidi/>
        <w:adjustRightInd/>
        <w:spacing w:line="276" w:lineRule="auto"/>
        <w:ind w:left="-568" w:firstLine="540"/>
        <w:rPr>
          <w:rFonts w:ascii="Times New Roman" w:eastAsia="Times New Roman" w:hAnsi="Times New Roman" w:cs="B Lotus"/>
          <w:b/>
          <w:bCs/>
          <w:color w:val="auto"/>
          <w:sz w:val="28"/>
          <w:szCs w:val="28"/>
          <w:rtl/>
          <w:lang w:bidi="fa-IR"/>
        </w:rPr>
      </w:pPr>
      <w:r w:rsidRPr="0031368F">
        <w:rPr>
          <w:rFonts w:ascii="Times New Roman" w:eastAsia="Times New Roman" w:hAnsi="Times New Roman" w:cs="B Lotus" w:hint="cs"/>
          <w:b/>
          <w:bCs/>
          <w:color w:val="auto"/>
          <w:sz w:val="28"/>
          <w:szCs w:val="28"/>
          <w:rtl/>
        </w:rPr>
        <w:t>1-4-2- اهداف فرعی:</w:t>
      </w:r>
    </w:p>
    <w:p w:rsidR="0031368F" w:rsidRPr="0031368F" w:rsidRDefault="007903FE" w:rsidP="0093182D">
      <w:pPr>
        <w:autoSpaceDE/>
        <w:autoSpaceDN/>
        <w:bidi/>
        <w:adjustRightInd/>
        <w:spacing w:line="276" w:lineRule="auto"/>
        <w:ind w:left="-568" w:firstLine="540"/>
        <w:rPr>
          <w:rFonts w:ascii="Times New Roman" w:eastAsia="Times New Roman" w:hAnsi="Times New Roman" w:cs="B Lotus" w:hint="cs"/>
          <w:b/>
          <w:color w:val="auto"/>
          <w:sz w:val="28"/>
          <w:szCs w:val="28"/>
          <w:rtl/>
        </w:rPr>
      </w:pPr>
      <w:r w:rsidRPr="006D7654">
        <w:rPr>
          <w:rFonts w:ascii="Times New Roman" w:eastAsia="Times New Roman" w:hAnsi="Times New Roman" w:cs="B Lotus" w:hint="cs"/>
          <w:b/>
          <w:color w:val="auto"/>
          <w:sz w:val="28"/>
          <w:szCs w:val="28"/>
          <w:rtl/>
          <w:lang w:bidi="fa-IR"/>
        </w:rPr>
        <w:t>-</w:t>
      </w:r>
      <w:r w:rsidRPr="006D7654">
        <w:rPr>
          <w:rFonts w:ascii="Times New Roman" w:eastAsia="Times New Roman" w:hAnsi="Times New Roman" w:cs="B Lotus" w:hint="cs"/>
          <w:b/>
          <w:color w:val="auto"/>
          <w:sz w:val="28"/>
          <w:szCs w:val="28"/>
          <w:rtl/>
        </w:rPr>
        <w:t xml:space="preserve"> </w:t>
      </w:r>
      <w:bookmarkEnd w:id="6"/>
      <w:r w:rsidR="0031368F" w:rsidRPr="0031368F">
        <w:rPr>
          <w:rFonts w:ascii="Times New Roman" w:eastAsia="Times New Roman" w:hAnsi="Times New Roman" w:cs="B Lotus" w:hint="cs"/>
          <w:b/>
          <w:color w:val="auto"/>
          <w:sz w:val="28"/>
          <w:szCs w:val="28"/>
          <w:rtl/>
          <w:lang w:bidi="fa-IR"/>
        </w:rPr>
        <w:t>تعیین رابطه  بین هوش معنوی و اضطراب مرگ در سالمندان</w:t>
      </w:r>
    </w:p>
    <w:p w:rsidR="0031368F" w:rsidRPr="0031368F" w:rsidRDefault="0031368F" w:rsidP="0093182D">
      <w:pPr>
        <w:autoSpaceDE/>
        <w:autoSpaceDN/>
        <w:bidi/>
        <w:adjustRightInd/>
        <w:spacing w:line="276" w:lineRule="auto"/>
        <w:ind w:left="-568" w:firstLine="540"/>
        <w:rPr>
          <w:rFonts w:ascii="Times New Roman" w:eastAsia="Times New Roman" w:hAnsi="Times New Roman" w:cs="B Lotus"/>
          <w:b/>
          <w:color w:val="auto"/>
          <w:sz w:val="28"/>
          <w:szCs w:val="28"/>
          <w:rtl/>
        </w:rPr>
      </w:pPr>
      <w:r w:rsidRPr="0031368F">
        <w:rPr>
          <w:rFonts w:ascii="Times New Roman" w:eastAsia="Times New Roman" w:hAnsi="Times New Roman" w:cs="B Lotus" w:hint="cs"/>
          <w:b/>
          <w:color w:val="auto"/>
          <w:sz w:val="28"/>
          <w:szCs w:val="28"/>
          <w:rtl/>
          <w:lang w:bidi="fa-IR"/>
        </w:rPr>
        <w:t xml:space="preserve"> </w:t>
      </w:r>
      <w:r>
        <w:rPr>
          <w:rFonts w:ascii="Times New Roman" w:eastAsia="Times New Roman" w:hAnsi="Times New Roman" w:cs="B Lotus" w:hint="cs"/>
          <w:b/>
          <w:color w:val="auto"/>
          <w:sz w:val="28"/>
          <w:szCs w:val="28"/>
          <w:rtl/>
          <w:lang w:bidi="fa-IR"/>
        </w:rPr>
        <w:t>-</w:t>
      </w:r>
      <w:r w:rsidRPr="0031368F">
        <w:rPr>
          <w:rFonts w:ascii="Times New Roman" w:eastAsia="Times New Roman" w:hAnsi="Times New Roman" w:cs="B Lotus" w:hint="cs"/>
          <w:b/>
          <w:color w:val="auto"/>
          <w:sz w:val="28"/>
          <w:szCs w:val="28"/>
          <w:rtl/>
          <w:lang w:bidi="fa-IR"/>
        </w:rPr>
        <w:t xml:space="preserve"> تعیین رابطه بین اضطراب سلامتی و اضطراب مرگ در سالمندان</w:t>
      </w:r>
    </w:p>
    <w:p w:rsidR="007903FE" w:rsidRDefault="007903FE" w:rsidP="0093182D">
      <w:pPr>
        <w:bidi/>
        <w:spacing w:line="276" w:lineRule="auto"/>
        <w:ind w:left="-550" w:firstLine="540"/>
        <w:jc w:val="lowKashida"/>
        <w:rPr>
          <w:rFonts w:ascii="BZar" w:cs="B Lotus"/>
          <w:b/>
          <w:bCs/>
          <w:color w:val="auto"/>
          <w:sz w:val="28"/>
          <w:szCs w:val="28"/>
          <w:rtl/>
        </w:rPr>
      </w:pPr>
      <w:r w:rsidRPr="006D7654">
        <w:rPr>
          <w:rFonts w:ascii="BZar" w:cs="B Lotus" w:hint="cs"/>
          <w:b/>
          <w:bCs/>
          <w:color w:val="auto"/>
          <w:sz w:val="28"/>
          <w:szCs w:val="28"/>
          <w:rtl/>
        </w:rPr>
        <w:t>1-5- فرضیه های پژوهش</w:t>
      </w:r>
    </w:p>
    <w:p w:rsidR="0031368F" w:rsidRPr="0031368F" w:rsidRDefault="0031368F" w:rsidP="0093182D">
      <w:pPr>
        <w:bidi/>
        <w:spacing w:line="276" w:lineRule="auto"/>
        <w:ind w:left="-550" w:firstLine="540"/>
        <w:jc w:val="lowKashida"/>
        <w:rPr>
          <w:rFonts w:ascii="BZar" w:cs="B Lotus"/>
          <w:b/>
          <w:bCs/>
          <w:color w:val="auto"/>
          <w:sz w:val="28"/>
          <w:szCs w:val="28"/>
          <w:rtl/>
        </w:rPr>
      </w:pPr>
      <w:r w:rsidRPr="0031368F">
        <w:rPr>
          <w:rFonts w:ascii="BZar" w:cs="B Lotus" w:hint="cs"/>
          <w:b/>
          <w:bCs/>
          <w:color w:val="auto"/>
          <w:sz w:val="28"/>
          <w:szCs w:val="28"/>
          <w:rtl/>
        </w:rPr>
        <w:t xml:space="preserve">1-5-1- فرضیه اصلی: </w:t>
      </w:r>
    </w:p>
    <w:p w:rsidR="0031368F" w:rsidRPr="0031368F" w:rsidRDefault="0031368F" w:rsidP="0093182D">
      <w:pPr>
        <w:bidi/>
        <w:spacing w:line="276" w:lineRule="auto"/>
        <w:ind w:left="-550" w:firstLine="540"/>
        <w:jc w:val="lowKashida"/>
        <w:rPr>
          <w:rFonts w:ascii="BZar" w:cs="B Lotus"/>
          <w:color w:val="auto"/>
          <w:sz w:val="28"/>
          <w:szCs w:val="28"/>
          <w:rtl/>
        </w:rPr>
      </w:pPr>
      <w:bookmarkStart w:id="8" w:name="_Hlk218188383"/>
      <w:r w:rsidRPr="0031368F">
        <w:rPr>
          <w:rFonts w:ascii="BZar" w:cs="B Lotus" w:hint="cs"/>
          <w:color w:val="auto"/>
          <w:sz w:val="28"/>
          <w:szCs w:val="28"/>
          <w:rtl/>
          <w:lang w:bidi="fa-IR"/>
        </w:rPr>
        <w:t xml:space="preserve"> - </w:t>
      </w:r>
      <w:bookmarkStart w:id="9" w:name="_Hlk149798850"/>
      <w:r w:rsidRPr="0031368F">
        <w:rPr>
          <w:rFonts w:ascii="BZar" w:cs="B Lotus" w:hint="cs"/>
          <w:color w:val="auto"/>
          <w:sz w:val="28"/>
          <w:szCs w:val="28"/>
          <w:rtl/>
          <w:lang w:bidi="fa-IR"/>
        </w:rPr>
        <w:t>بین هوش معنوی و اضطراب سلامتی با اضطراب مرگ در سالمندان</w:t>
      </w:r>
      <w:r w:rsidRPr="0031368F">
        <w:rPr>
          <w:rFonts w:ascii="BZar" w:cs="B Lotus" w:hint="cs"/>
          <w:color w:val="auto"/>
          <w:sz w:val="28"/>
          <w:szCs w:val="28"/>
          <w:rtl/>
        </w:rPr>
        <w:t xml:space="preserve"> رابطه وجود دارد.</w:t>
      </w:r>
    </w:p>
    <w:bookmarkEnd w:id="8"/>
    <w:bookmarkEnd w:id="9"/>
    <w:p w:rsidR="0031368F" w:rsidRDefault="0031368F" w:rsidP="0093182D">
      <w:pPr>
        <w:bidi/>
        <w:spacing w:line="276" w:lineRule="auto"/>
        <w:ind w:left="-550" w:firstLine="540"/>
        <w:jc w:val="lowKashida"/>
        <w:rPr>
          <w:rFonts w:ascii="BZar" w:cs="B Lotus"/>
          <w:b/>
          <w:bCs/>
          <w:color w:val="auto"/>
          <w:sz w:val="28"/>
          <w:szCs w:val="28"/>
          <w:rtl/>
        </w:rPr>
      </w:pPr>
      <w:r w:rsidRPr="0031368F">
        <w:rPr>
          <w:rFonts w:ascii="BZar" w:cs="B Lotus" w:hint="cs"/>
          <w:b/>
          <w:bCs/>
          <w:color w:val="auto"/>
          <w:sz w:val="28"/>
          <w:szCs w:val="28"/>
          <w:rtl/>
        </w:rPr>
        <w:t xml:space="preserve">1-5-2-فرضیات فرعی: </w:t>
      </w:r>
    </w:p>
    <w:p w:rsidR="0031368F" w:rsidRDefault="0031368F" w:rsidP="0093182D">
      <w:pPr>
        <w:bidi/>
        <w:spacing w:line="276" w:lineRule="auto"/>
        <w:ind w:left="-550" w:firstLine="540"/>
        <w:jc w:val="lowKashida"/>
        <w:rPr>
          <w:rFonts w:ascii="BZar" w:cs="B Lotus"/>
          <w:b/>
          <w:bCs/>
          <w:color w:val="auto"/>
          <w:sz w:val="28"/>
          <w:szCs w:val="28"/>
          <w:rtl/>
        </w:rPr>
      </w:pPr>
      <w:r>
        <w:rPr>
          <w:rFonts w:ascii="Times New Roman" w:eastAsia="Times New Roman" w:hAnsi="Times New Roman" w:cs="B Lotus" w:hint="cs"/>
          <w:b/>
          <w:color w:val="auto"/>
          <w:sz w:val="28"/>
          <w:szCs w:val="28"/>
          <w:rtl/>
          <w:lang w:bidi="fa-IR"/>
        </w:rPr>
        <w:t xml:space="preserve">- </w:t>
      </w:r>
      <w:bookmarkStart w:id="10" w:name="_Hlk218186129"/>
      <w:r w:rsidRPr="0031368F">
        <w:rPr>
          <w:rFonts w:ascii="Times New Roman" w:eastAsia="Times New Roman" w:hAnsi="Times New Roman" w:cs="B Lotus" w:hint="cs"/>
          <w:b/>
          <w:color w:val="auto"/>
          <w:sz w:val="28"/>
          <w:szCs w:val="28"/>
          <w:rtl/>
          <w:lang w:bidi="fa-IR"/>
        </w:rPr>
        <w:t>بین هوش معنوی و اضطراب مرگ در سالمندان</w:t>
      </w:r>
      <w:r w:rsidRPr="0031368F">
        <w:rPr>
          <w:rFonts w:ascii="Times New Roman" w:eastAsia="Times New Roman" w:hAnsi="Times New Roman" w:cs="B Lotus" w:hint="cs"/>
          <w:b/>
          <w:color w:val="auto"/>
          <w:sz w:val="28"/>
          <w:szCs w:val="28"/>
          <w:rtl/>
        </w:rPr>
        <w:t xml:space="preserve"> رابطه وجود دارد.</w:t>
      </w:r>
    </w:p>
    <w:p w:rsidR="007903FE" w:rsidRPr="0093182D" w:rsidRDefault="0031368F" w:rsidP="0093182D">
      <w:pPr>
        <w:bidi/>
        <w:spacing w:line="276" w:lineRule="auto"/>
        <w:ind w:left="-550" w:firstLine="540"/>
        <w:jc w:val="lowKashida"/>
        <w:rPr>
          <w:rFonts w:ascii="BZar" w:cs="B Lotus"/>
          <w:b/>
          <w:bCs/>
          <w:color w:val="auto"/>
          <w:sz w:val="28"/>
          <w:szCs w:val="28"/>
          <w:rtl/>
        </w:rPr>
      </w:pPr>
      <w:bookmarkStart w:id="11" w:name="_Hlk218187005"/>
      <w:bookmarkEnd w:id="10"/>
      <w:r>
        <w:rPr>
          <w:rFonts w:ascii="Times New Roman" w:eastAsia="Times New Roman" w:hAnsi="Times New Roman" w:cs="B Lotus" w:hint="cs"/>
          <w:b/>
          <w:color w:val="auto"/>
          <w:sz w:val="28"/>
          <w:szCs w:val="28"/>
          <w:rtl/>
          <w:lang w:bidi="fa-IR"/>
        </w:rPr>
        <w:t xml:space="preserve">- </w:t>
      </w:r>
      <w:r w:rsidRPr="0031368F">
        <w:rPr>
          <w:rFonts w:ascii="Times New Roman" w:eastAsia="Times New Roman" w:hAnsi="Times New Roman" w:cs="B Lotus" w:hint="cs"/>
          <w:b/>
          <w:color w:val="auto"/>
          <w:sz w:val="28"/>
          <w:szCs w:val="28"/>
          <w:rtl/>
          <w:lang w:bidi="fa-IR"/>
        </w:rPr>
        <w:t>بین اضطراب سلامتی</w:t>
      </w:r>
      <w:r w:rsidRPr="0031368F">
        <w:rPr>
          <w:rFonts w:ascii="Times New Roman" w:eastAsia="Times New Roman" w:hAnsi="Times New Roman" w:cs="B Lotus" w:hint="cs"/>
          <w:b/>
          <w:color w:val="auto"/>
          <w:sz w:val="28"/>
          <w:szCs w:val="28"/>
          <w:rtl/>
        </w:rPr>
        <w:t xml:space="preserve"> </w:t>
      </w:r>
      <w:r w:rsidRPr="0031368F">
        <w:rPr>
          <w:rFonts w:ascii="Times New Roman" w:eastAsia="Times New Roman" w:hAnsi="Times New Roman" w:cs="B Lotus" w:hint="cs"/>
          <w:b/>
          <w:color w:val="auto"/>
          <w:sz w:val="28"/>
          <w:szCs w:val="28"/>
          <w:rtl/>
          <w:lang w:bidi="fa-IR"/>
        </w:rPr>
        <w:t>و اضطراب مرگ در سالمندان</w:t>
      </w:r>
      <w:r w:rsidRPr="0031368F">
        <w:rPr>
          <w:rFonts w:ascii="Times New Roman" w:eastAsia="Times New Roman" w:hAnsi="Times New Roman" w:cs="B Lotus" w:hint="cs"/>
          <w:b/>
          <w:color w:val="auto"/>
          <w:sz w:val="28"/>
          <w:szCs w:val="28"/>
          <w:rtl/>
        </w:rPr>
        <w:t xml:space="preserve"> رابطه وجود دارد.</w:t>
      </w:r>
    </w:p>
    <w:bookmarkEnd w:id="11"/>
    <w:p w:rsidR="007903FE" w:rsidRDefault="007903FE" w:rsidP="0093182D">
      <w:pPr>
        <w:bidi/>
        <w:spacing w:line="276" w:lineRule="auto"/>
        <w:ind w:left="-550" w:firstLine="540"/>
        <w:jc w:val="lowKashida"/>
        <w:rPr>
          <w:rFonts w:ascii="BZar" w:cs="B Lotus"/>
          <w:b/>
          <w:bCs/>
          <w:color w:val="auto"/>
          <w:sz w:val="28"/>
          <w:szCs w:val="28"/>
          <w:rtl/>
        </w:rPr>
      </w:pPr>
      <w:r w:rsidRPr="006D7654">
        <w:rPr>
          <w:rFonts w:ascii="BZar" w:cs="B Lotus" w:hint="cs"/>
          <w:b/>
          <w:bCs/>
          <w:color w:val="auto"/>
          <w:sz w:val="28"/>
          <w:szCs w:val="28"/>
          <w:rtl/>
        </w:rPr>
        <w:t>1-6- تعاریف نظری و عملیاتی متغیرها</w:t>
      </w:r>
    </w:p>
    <w:p w:rsidR="0031368F" w:rsidRPr="006D7654" w:rsidRDefault="0031368F" w:rsidP="0093182D">
      <w:pPr>
        <w:bidi/>
        <w:spacing w:line="276" w:lineRule="auto"/>
        <w:ind w:left="-550" w:firstLine="540"/>
        <w:jc w:val="lowKashida"/>
        <w:rPr>
          <w:rFonts w:ascii="BZar" w:cs="B Lotus" w:hint="cs"/>
          <w:b/>
          <w:bCs/>
          <w:color w:val="auto"/>
          <w:sz w:val="28"/>
          <w:szCs w:val="28"/>
          <w:rtl/>
          <w:lang w:bidi="fa-IR"/>
        </w:rPr>
      </w:pPr>
      <w:r w:rsidRPr="0031368F">
        <w:rPr>
          <w:rFonts w:ascii="BZar" w:cs="B Lotus" w:hint="cs"/>
          <w:b/>
          <w:bCs/>
          <w:color w:val="auto"/>
          <w:sz w:val="28"/>
          <w:szCs w:val="28"/>
          <w:rtl/>
          <w:lang w:bidi="fa-IR"/>
        </w:rPr>
        <w:t>1</w:t>
      </w:r>
      <w:r w:rsidRPr="0031368F">
        <w:rPr>
          <w:rFonts w:ascii="BZar" w:cs="B Lotus" w:hint="cs"/>
          <w:b/>
          <w:bCs/>
          <w:color w:val="auto"/>
          <w:sz w:val="28"/>
          <w:szCs w:val="28"/>
          <w:rtl/>
        </w:rPr>
        <w:t xml:space="preserve">-6-1- </w:t>
      </w:r>
      <w:r w:rsidRPr="0031368F">
        <w:rPr>
          <w:rFonts w:ascii="BZar" w:cs="B Lotus"/>
          <w:b/>
          <w:bCs/>
          <w:color w:val="auto"/>
          <w:sz w:val="28"/>
          <w:szCs w:val="28"/>
          <w:rtl/>
        </w:rPr>
        <w:t>تعار</w:t>
      </w:r>
      <w:r w:rsidRPr="0031368F">
        <w:rPr>
          <w:rFonts w:ascii="BZar" w:cs="B Lotus" w:hint="cs"/>
          <w:b/>
          <w:bCs/>
          <w:color w:val="auto"/>
          <w:sz w:val="28"/>
          <w:szCs w:val="28"/>
          <w:rtl/>
        </w:rPr>
        <w:t>ی</w:t>
      </w:r>
      <w:r w:rsidRPr="0031368F">
        <w:rPr>
          <w:rFonts w:ascii="BZar" w:cs="B Lotus" w:hint="eastAsia"/>
          <w:b/>
          <w:bCs/>
          <w:color w:val="auto"/>
          <w:sz w:val="28"/>
          <w:szCs w:val="28"/>
          <w:rtl/>
        </w:rPr>
        <w:t>ف</w:t>
      </w:r>
      <w:r w:rsidRPr="0031368F">
        <w:rPr>
          <w:rFonts w:ascii="BZar" w:cs="B Lotus"/>
          <w:b/>
          <w:bCs/>
          <w:color w:val="auto"/>
          <w:sz w:val="28"/>
          <w:szCs w:val="28"/>
          <w:rtl/>
        </w:rPr>
        <w:t xml:space="preserve"> نظر</w:t>
      </w:r>
      <w:r w:rsidRPr="0031368F">
        <w:rPr>
          <w:rFonts w:ascii="BZar" w:cs="B Lotus" w:hint="cs"/>
          <w:b/>
          <w:bCs/>
          <w:color w:val="auto"/>
          <w:sz w:val="28"/>
          <w:szCs w:val="28"/>
          <w:rtl/>
        </w:rPr>
        <w:t>ی</w:t>
      </w:r>
      <w:r w:rsidRPr="0031368F">
        <w:rPr>
          <w:rFonts w:ascii="BZar" w:cs="B Lotus"/>
          <w:b/>
          <w:bCs/>
          <w:color w:val="auto"/>
          <w:sz w:val="28"/>
          <w:szCs w:val="28"/>
          <w:rtl/>
        </w:rPr>
        <w:t xml:space="preserve"> متغ</w:t>
      </w:r>
      <w:r w:rsidRPr="0031368F">
        <w:rPr>
          <w:rFonts w:ascii="BZar" w:cs="B Lotus" w:hint="cs"/>
          <w:b/>
          <w:bCs/>
          <w:color w:val="auto"/>
          <w:sz w:val="28"/>
          <w:szCs w:val="28"/>
          <w:rtl/>
        </w:rPr>
        <w:t>ی</w:t>
      </w:r>
      <w:r w:rsidRPr="0031368F">
        <w:rPr>
          <w:rFonts w:ascii="BZar" w:cs="B Lotus" w:hint="eastAsia"/>
          <w:b/>
          <w:bCs/>
          <w:color w:val="auto"/>
          <w:sz w:val="28"/>
          <w:szCs w:val="28"/>
          <w:rtl/>
        </w:rPr>
        <w:t>رها</w:t>
      </w:r>
    </w:p>
    <w:p w:rsidR="00A54E81" w:rsidRDefault="007903FE" w:rsidP="00A54E81">
      <w:pPr>
        <w:bidi/>
        <w:spacing w:line="276" w:lineRule="auto"/>
        <w:ind w:left="-550" w:firstLine="540"/>
        <w:jc w:val="lowKashida"/>
        <w:rPr>
          <w:rFonts w:ascii="Times New Roman" w:eastAsia="Times New Roman" w:hAnsi="Times New Roman" w:cs="B Lotus"/>
          <w:color w:val="auto"/>
          <w:sz w:val="28"/>
          <w:szCs w:val="28"/>
          <w:lang w:bidi="fa-IR"/>
        </w:rPr>
      </w:pPr>
      <w:r w:rsidRPr="00C81A66">
        <w:rPr>
          <w:rFonts w:ascii="Times New Roman" w:eastAsia="Times New Roman" w:hAnsi="Times New Roman" w:cs="B Lotus"/>
          <w:b/>
          <w:bCs/>
          <w:color w:val="auto"/>
          <w:sz w:val="28"/>
          <w:szCs w:val="28"/>
          <w:rtl/>
          <w:lang w:bidi="fa-IR"/>
        </w:rPr>
        <w:t>هوش معنوی</w:t>
      </w:r>
      <w:r w:rsidR="00C81A66" w:rsidRPr="00C81A66">
        <w:rPr>
          <w:rFonts w:ascii="Times New Roman" w:eastAsia="Times New Roman" w:hAnsi="Times New Roman" w:cs="B Lotus" w:hint="cs"/>
          <w:b/>
          <w:bCs/>
          <w:color w:val="auto"/>
          <w:sz w:val="28"/>
          <w:szCs w:val="28"/>
          <w:rtl/>
          <w:lang w:bidi="fa-IR"/>
        </w:rPr>
        <w:t>:</w:t>
      </w:r>
      <w:r w:rsidRPr="006D7654">
        <w:rPr>
          <w:rFonts w:ascii="Times New Roman" w:eastAsia="Times New Roman" w:hAnsi="Times New Roman" w:cs="B Lotus" w:hint="cs"/>
          <w:color w:val="auto"/>
          <w:sz w:val="28"/>
          <w:szCs w:val="28"/>
          <w:rtl/>
          <w:lang w:bidi="fa-IR"/>
        </w:rPr>
        <w:t xml:space="preserve"> </w:t>
      </w:r>
      <w:r w:rsidR="00A54E81" w:rsidRPr="00A54E81">
        <w:rPr>
          <w:rFonts w:ascii="Times New Roman" w:eastAsia="Times New Roman" w:hAnsi="Times New Roman" w:cs="B Lotus"/>
          <w:color w:val="auto"/>
          <w:sz w:val="28"/>
          <w:szCs w:val="28"/>
          <w:rtl/>
        </w:rPr>
        <w:t xml:space="preserve">هوش معنوی به ظرفیت فرد برای درک معنا و هدف زندگی، تأمل درباره پرسش‌های اساسی و وجودی و ایجاد ارتباط میان تجربه‌های فردی و ارزش‌ها و باورهای عمیق اشاره دارد. پرسش‌هایی درباره معنای زندگی، هدف وجود و جایگاه فرد در جهان از مؤلفه‌های مهم هوش معنوی محسوب می‌شوند (پینتو </w:t>
      </w:r>
      <w:r w:rsidR="00A54E81">
        <w:rPr>
          <w:rStyle w:val="FootnoteReference"/>
          <w:rFonts w:ascii="Times New Roman" w:eastAsia="Times New Roman" w:hAnsi="Times New Roman" w:cs="B Lotus"/>
          <w:color w:val="auto"/>
          <w:sz w:val="28"/>
          <w:szCs w:val="28"/>
          <w:rtl/>
        </w:rPr>
        <w:footnoteReference w:id="11"/>
      </w:r>
      <w:r w:rsidR="00A54E81" w:rsidRPr="00A54E81">
        <w:rPr>
          <w:rFonts w:ascii="Times New Roman" w:eastAsia="Times New Roman" w:hAnsi="Times New Roman" w:cs="B Lotus"/>
          <w:color w:val="auto"/>
          <w:sz w:val="28"/>
          <w:szCs w:val="28"/>
          <w:rtl/>
        </w:rPr>
        <w:t xml:space="preserve">و همکاران، </w:t>
      </w:r>
      <w:r w:rsidR="00A54E81" w:rsidRPr="00A54E81">
        <w:rPr>
          <w:rFonts w:ascii="Times New Roman" w:eastAsia="Times New Roman" w:hAnsi="Times New Roman" w:cs="B Lotus"/>
          <w:color w:val="auto"/>
          <w:sz w:val="28"/>
          <w:szCs w:val="28"/>
          <w:rtl/>
          <w:lang w:bidi="fa-IR"/>
        </w:rPr>
        <w:t>۲۰۲۴)</w:t>
      </w:r>
      <w:r w:rsidR="00A54E81" w:rsidRPr="00A54E81">
        <w:rPr>
          <w:rFonts w:ascii="Times New Roman" w:eastAsia="Times New Roman" w:hAnsi="Times New Roman" w:cs="B Lotus"/>
          <w:color w:val="auto"/>
          <w:sz w:val="28"/>
          <w:szCs w:val="28"/>
          <w:lang w:bidi="fa-IR"/>
        </w:rPr>
        <w:t>.</w:t>
      </w:r>
    </w:p>
    <w:p w:rsidR="00A54E81" w:rsidRDefault="00C81A66" w:rsidP="00A54E81">
      <w:pPr>
        <w:bidi/>
        <w:spacing w:line="276" w:lineRule="auto"/>
        <w:ind w:left="-550" w:firstLine="540"/>
        <w:jc w:val="lowKashida"/>
        <w:rPr>
          <w:rFonts w:ascii="Times New Roman" w:eastAsia="Times New Roman" w:hAnsi="Times New Roman" w:cs="B Lotus"/>
          <w:color w:val="auto"/>
          <w:sz w:val="28"/>
          <w:szCs w:val="28"/>
          <w:lang w:bidi="fa-IR"/>
        </w:rPr>
      </w:pPr>
      <w:r>
        <w:rPr>
          <w:rFonts w:ascii="Times New Roman" w:eastAsia="Times New Roman" w:hAnsi="Times New Roman" w:cs="B Lotus" w:hint="cs"/>
          <w:b/>
          <w:bCs/>
          <w:color w:val="auto"/>
          <w:sz w:val="28"/>
          <w:szCs w:val="28"/>
          <w:rtl/>
          <w:lang w:bidi="fa-IR"/>
        </w:rPr>
        <w:lastRenderedPageBreak/>
        <w:t xml:space="preserve">اضطراب سلامتی: </w:t>
      </w:r>
      <w:r w:rsidR="00A54E81" w:rsidRPr="00A54E81">
        <w:rPr>
          <w:rFonts w:ascii="Times New Roman" w:eastAsia="Times New Roman" w:hAnsi="Times New Roman" w:cs="B Lotus"/>
          <w:color w:val="auto"/>
          <w:sz w:val="28"/>
          <w:szCs w:val="28"/>
          <w:rtl/>
        </w:rPr>
        <w:t xml:space="preserve">نوعی نگرانی و اشتغال ذهنی افراطی و مداوم درباره ابتلا به یک بیماری جدی یا احتمال ابتلا به آن است که ممکن است حتی در شرایطی که علائم جسمانی قابل‌توجه یا شواهد پزشکی کافی برای وجود بیماری وجود ندارد، ادامه یابد (کیکاس </w:t>
      </w:r>
      <w:r w:rsidR="00A54E81">
        <w:rPr>
          <w:rStyle w:val="FootnoteReference"/>
          <w:rFonts w:ascii="Times New Roman" w:eastAsia="Times New Roman" w:hAnsi="Times New Roman" w:cs="B Lotus"/>
          <w:color w:val="auto"/>
          <w:sz w:val="28"/>
          <w:szCs w:val="28"/>
          <w:rtl/>
        </w:rPr>
        <w:footnoteReference w:id="12"/>
      </w:r>
      <w:r w:rsidR="00A54E81" w:rsidRPr="00A54E81">
        <w:rPr>
          <w:rFonts w:ascii="Times New Roman" w:eastAsia="Times New Roman" w:hAnsi="Times New Roman" w:cs="B Lotus"/>
          <w:color w:val="auto"/>
          <w:sz w:val="28"/>
          <w:szCs w:val="28"/>
          <w:rtl/>
        </w:rPr>
        <w:t xml:space="preserve">و همکاران، </w:t>
      </w:r>
      <w:r w:rsidR="00A54E81" w:rsidRPr="00A54E81">
        <w:rPr>
          <w:rFonts w:ascii="Times New Roman" w:eastAsia="Times New Roman" w:hAnsi="Times New Roman" w:cs="B Lotus"/>
          <w:color w:val="auto"/>
          <w:sz w:val="28"/>
          <w:szCs w:val="28"/>
          <w:rtl/>
          <w:lang w:bidi="fa-IR"/>
        </w:rPr>
        <w:t>۲۰۲۴)</w:t>
      </w:r>
      <w:r w:rsidR="00A54E81" w:rsidRPr="00A54E81">
        <w:rPr>
          <w:rFonts w:ascii="Times New Roman" w:eastAsia="Times New Roman" w:hAnsi="Times New Roman" w:cs="B Lotus"/>
          <w:color w:val="auto"/>
          <w:sz w:val="28"/>
          <w:szCs w:val="28"/>
          <w:lang w:bidi="fa-IR"/>
        </w:rPr>
        <w:t xml:space="preserve">. </w:t>
      </w:r>
    </w:p>
    <w:p w:rsidR="00A54E81" w:rsidRDefault="00C81A66" w:rsidP="00A54E81">
      <w:pPr>
        <w:bidi/>
        <w:spacing w:line="276" w:lineRule="auto"/>
        <w:ind w:left="-550" w:firstLine="540"/>
        <w:jc w:val="lowKashida"/>
        <w:rPr>
          <w:rFonts w:ascii="Times New Roman" w:eastAsia="Times New Roman" w:hAnsi="Times New Roman" w:cs="B Lotus"/>
          <w:color w:val="auto"/>
          <w:sz w:val="28"/>
          <w:szCs w:val="28"/>
        </w:rPr>
      </w:pPr>
      <w:r>
        <w:rPr>
          <w:rFonts w:ascii="Times New Roman" w:eastAsia="Times New Roman" w:hAnsi="Times New Roman" w:cs="B Lotus" w:hint="cs"/>
          <w:b/>
          <w:bCs/>
          <w:color w:val="auto"/>
          <w:sz w:val="28"/>
          <w:szCs w:val="28"/>
          <w:rtl/>
          <w:lang w:bidi="fa-IR"/>
        </w:rPr>
        <w:t>اضطراب مرگ:</w:t>
      </w:r>
      <w:r w:rsidRPr="00C81A66">
        <w:rPr>
          <w:rFonts w:ascii="Times New Roman" w:eastAsia="Times New Roman" w:hAnsi="Times New Roman" w:cs="B Lotus" w:hint="cs"/>
          <w:color w:val="auto"/>
          <w:sz w:val="28"/>
          <w:szCs w:val="28"/>
          <w:rtl/>
        </w:rPr>
        <w:t xml:space="preserve"> </w:t>
      </w:r>
      <w:r w:rsidR="00A54E81" w:rsidRPr="00A54E81">
        <w:rPr>
          <w:rFonts w:ascii="Times New Roman" w:eastAsia="Times New Roman" w:hAnsi="Times New Roman" w:cs="B Lotus"/>
          <w:color w:val="auto"/>
          <w:sz w:val="28"/>
          <w:szCs w:val="28"/>
          <w:rtl/>
        </w:rPr>
        <w:t xml:space="preserve">اضطراب مرگ مفهومی مهم در حوزه سلامت روان است و به ترس، نگرانی و اضطراب افراطی و غیرمنطقی درباره مرگ، فرایند مردن یا آنچه پس از مرگ رخ می‌دهد اشاره دارد (یوسفی افراشته و همکاران، </w:t>
      </w:r>
      <w:r w:rsidR="00A54E81" w:rsidRPr="00A54E81">
        <w:rPr>
          <w:rFonts w:ascii="Times New Roman" w:eastAsia="Times New Roman" w:hAnsi="Times New Roman" w:cs="B Lotus"/>
          <w:color w:val="auto"/>
          <w:sz w:val="28"/>
          <w:szCs w:val="28"/>
          <w:rtl/>
          <w:lang w:bidi="fa-IR"/>
        </w:rPr>
        <w:t>۲۰۲۵)</w:t>
      </w:r>
      <w:r w:rsidR="00A54E81" w:rsidRPr="00A54E81">
        <w:rPr>
          <w:rFonts w:ascii="Times New Roman" w:eastAsia="Times New Roman" w:hAnsi="Times New Roman" w:cs="B Lotus"/>
          <w:color w:val="auto"/>
          <w:sz w:val="28"/>
          <w:szCs w:val="28"/>
        </w:rPr>
        <w:t xml:space="preserve">. </w:t>
      </w:r>
    </w:p>
    <w:p w:rsidR="00C81A66" w:rsidRPr="00C81A66" w:rsidRDefault="00C81A66" w:rsidP="00A54E81">
      <w:pPr>
        <w:bidi/>
        <w:spacing w:line="276" w:lineRule="auto"/>
        <w:ind w:left="-550" w:firstLine="540"/>
        <w:jc w:val="lowKashida"/>
        <w:rPr>
          <w:rFonts w:ascii="Times New Roman" w:eastAsia="Times New Roman" w:hAnsi="Times New Roman" w:cs="B Lotus"/>
          <w:b/>
          <w:bCs/>
          <w:color w:val="auto"/>
          <w:sz w:val="28"/>
          <w:szCs w:val="28"/>
          <w:rtl/>
          <w:lang w:bidi="fa-IR"/>
        </w:rPr>
      </w:pPr>
      <w:r w:rsidRPr="00C81A66">
        <w:rPr>
          <w:rFonts w:ascii="Times New Roman" w:eastAsia="Times New Roman" w:hAnsi="Times New Roman" w:cs="B Lotus" w:hint="cs"/>
          <w:b/>
          <w:bCs/>
          <w:color w:val="auto"/>
          <w:sz w:val="28"/>
          <w:szCs w:val="28"/>
          <w:rtl/>
        </w:rPr>
        <w:t>1</w:t>
      </w:r>
      <w:r w:rsidRPr="00C81A66">
        <w:rPr>
          <w:rFonts w:ascii="Times New Roman" w:eastAsia="Times New Roman" w:hAnsi="Times New Roman" w:cs="B Lotus"/>
          <w:b/>
          <w:bCs/>
          <w:color w:val="auto"/>
          <w:sz w:val="28"/>
          <w:szCs w:val="28"/>
          <w:rtl/>
        </w:rPr>
        <w:t>-</w:t>
      </w:r>
      <w:r w:rsidRPr="00C81A66">
        <w:rPr>
          <w:rFonts w:ascii="Times New Roman" w:eastAsia="Times New Roman" w:hAnsi="Times New Roman" w:cs="B Lotus" w:hint="cs"/>
          <w:b/>
          <w:bCs/>
          <w:color w:val="auto"/>
          <w:sz w:val="28"/>
          <w:szCs w:val="28"/>
          <w:rtl/>
        </w:rPr>
        <w:t xml:space="preserve">6-2- </w:t>
      </w:r>
      <w:r w:rsidRPr="00C81A66">
        <w:rPr>
          <w:rFonts w:ascii="Times New Roman" w:eastAsia="Times New Roman" w:hAnsi="Times New Roman" w:cs="B Lotus"/>
          <w:b/>
          <w:bCs/>
          <w:color w:val="auto"/>
          <w:sz w:val="28"/>
          <w:szCs w:val="28"/>
          <w:rtl/>
          <w:lang w:bidi="fa-IR"/>
        </w:rPr>
        <w:t>تعار</w:t>
      </w:r>
      <w:r w:rsidRPr="00C81A66">
        <w:rPr>
          <w:rFonts w:ascii="Times New Roman" w:eastAsia="Times New Roman" w:hAnsi="Times New Roman" w:cs="B Lotus" w:hint="cs"/>
          <w:b/>
          <w:bCs/>
          <w:color w:val="auto"/>
          <w:sz w:val="28"/>
          <w:szCs w:val="28"/>
          <w:rtl/>
          <w:lang w:bidi="fa-IR"/>
        </w:rPr>
        <w:t>ی</w:t>
      </w:r>
      <w:r w:rsidRPr="00C81A66">
        <w:rPr>
          <w:rFonts w:ascii="Times New Roman" w:eastAsia="Times New Roman" w:hAnsi="Times New Roman" w:cs="B Lotus" w:hint="eastAsia"/>
          <w:b/>
          <w:bCs/>
          <w:color w:val="auto"/>
          <w:sz w:val="28"/>
          <w:szCs w:val="28"/>
          <w:rtl/>
          <w:lang w:bidi="fa-IR"/>
        </w:rPr>
        <w:t>ف</w:t>
      </w:r>
      <w:r w:rsidRPr="00C81A66">
        <w:rPr>
          <w:rFonts w:ascii="Times New Roman" w:eastAsia="Times New Roman" w:hAnsi="Times New Roman" w:cs="B Lotus"/>
          <w:b/>
          <w:bCs/>
          <w:color w:val="auto"/>
          <w:sz w:val="28"/>
          <w:szCs w:val="28"/>
          <w:rtl/>
          <w:lang w:bidi="fa-IR"/>
        </w:rPr>
        <w:t xml:space="preserve"> عمل</w:t>
      </w:r>
      <w:r w:rsidRPr="00C81A66">
        <w:rPr>
          <w:rFonts w:ascii="Times New Roman" w:eastAsia="Times New Roman" w:hAnsi="Times New Roman" w:cs="B Lotus" w:hint="cs"/>
          <w:b/>
          <w:bCs/>
          <w:color w:val="auto"/>
          <w:sz w:val="28"/>
          <w:szCs w:val="28"/>
          <w:rtl/>
          <w:lang w:bidi="fa-IR"/>
        </w:rPr>
        <w:t>ی</w:t>
      </w:r>
      <w:r w:rsidRPr="00C81A66">
        <w:rPr>
          <w:rFonts w:ascii="Times New Roman" w:eastAsia="Times New Roman" w:hAnsi="Times New Roman" w:cs="B Lotus" w:hint="eastAsia"/>
          <w:b/>
          <w:bCs/>
          <w:color w:val="auto"/>
          <w:sz w:val="28"/>
          <w:szCs w:val="28"/>
          <w:rtl/>
          <w:lang w:bidi="fa-IR"/>
        </w:rPr>
        <w:t>ات</w:t>
      </w:r>
      <w:r w:rsidRPr="00C81A66">
        <w:rPr>
          <w:rFonts w:ascii="Times New Roman" w:eastAsia="Times New Roman" w:hAnsi="Times New Roman" w:cs="B Lotus" w:hint="cs"/>
          <w:b/>
          <w:bCs/>
          <w:color w:val="auto"/>
          <w:sz w:val="28"/>
          <w:szCs w:val="28"/>
          <w:rtl/>
          <w:lang w:bidi="fa-IR"/>
        </w:rPr>
        <w:t>ی</w:t>
      </w:r>
      <w:r w:rsidRPr="00C81A66">
        <w:rPr>
          <w:rFonts w:ascii="Times New Roman" w:eastAsia="Times New Roman" w:hAnsi="Times New Roman" w:cs="B Lotus"/>
          <w:b/>
          <w:bCs/>
          <w:color w:val="auto"/>
          <w:sz w:val="28"/>
          <w:szCs w:val="28"/>
          <w:rtl/>
          <w:lang w:bidi="fa-IR"/>
        </w:rPr>
        <w:t xml:space="preserve"> متغ</w:t>
      </w:r>
      <w:r w:rsidRPr="00C81A66">
        <w:rPr>
          <w:rFonts w:ascii="Times New Roman" w:eastAsia="Times New Roman" w:hAnsi="Times New Roman" w:cs="B Lotus" w:hint="cs"/>
          <w:b/>
          <w:bCs/>
          <w:color w:val="auto"/>
          <w:sz w:val="28"/>
          <w:szCs w:val="28"/>
          <w:rtl/>
          <w:lang w:bidi="fa-IR"/>
        </w:rPr>
        <w:t>ی</w:t>
      </w:r>
      <w:r w:rsidRPr="00C81A66">
        <w:rPr>
          <w:rFonts w:ascii="Times New Roman" w:eastAsia="Times New Roman" w:hAnsi="Times New Roman" w:cs="B Lotus" w:hint="eastAsia"/>
          <w:b/>
          <w:bCs/>
          <w:color w:val="auto"/>
          <w:sz w:val="28"/>
          <w:szCs w:val="28"/>
          <w:rtl/>
          <w:lang w:bidi="fa-IR"/>
        </w:rPr>
        <w:t>رها</w:t>
      </w:r>
      <w:r w:rsidRPr="00C81A66">
        <w:rPr>
          <w:rFonts w:ascii="Times New Roman" w:eastAsia="Times New Roman" w:hAnsi="Times New Roman" w:cs="B Lotus" w:hint="cs"/>
          <w:b/>
          <w:bCs/>
          <w:color w:val="auto"/>
          <w:sz w:val="28"/>
          <w:szCs w:val="28"/>
          <w:rtl/>
          <w:lang w:bidi="fa-IR"/>
        </w:rPr>
        <w:t xml:space="preserve"> </w:t>
      </w:r>
    </w:p>
    <w:p w:rsidR="00C81A66" w:rsidRDefault="00C81A66" w:rsidP="0093182D">
      <w:pPr>
        <w:bidi/>
        <w:spacing w:line="276" w:lineRule="auto"/>
        <w:ind w:left="-550" w:firstLine="540"/>
        <w:jc w:val="lowKashida"/>
        <w:rPr>
          <w:rFonts w:ascii="B Nazanin,Bold" w:cs="B Lotus"/>
          <w:color w:val="auto"/>
          <w:sz w:val="28"/>
          <w:szCs w:val="28"/>
          <w:rtl/>
        </w:rPr>
      </w:pPr>
      <w:r w:rsidRPr="00C81A66">
        <w:rPr>
          <w:rFonts w:ascii="B Nazanin,Bold" w:cs="B Lotus"/>
          <w:b/>
          <w:bCs/>
          <w:color w:val="auto"/>
          <w:sz w:val="28"/>
          <w:szCs w:val="28"/>
          <w:rtl/>
          <w:lang w:bidi="fa-IR"/>
        </w:rPr>
        <w:t>هوش معنوی</w:t>
      </w:r>
      <w:r w:rsidRPr="00C81A66">
        <w:rPr>
          <w:rFonts w:ascii="B Nazanin,Bold" w:cs="B Lotus" w:hint="cs"/>
          <w:b/>
          <w:bCs/>
          <w:color w:val="auto"/>
          <w:sz w:val="28"/>
          <w:szCs w:val="28"/>
          <w:rtl/>
          <w:lang w:bidi="fa-IR"/>
        </w:rPr>
        <w:t>:</w:t>
      </w:r>
      <w:r w:rsidRPr="00C81A66">
        <w:rPr>
          <w:rFonts w:ascii="Times New Roman" w:hAnsi="Times New Roman" w:cs="B Lotus"/>
          <w:color w:val="auto"/>
          <w:sz w:val="28"/>
          <w:szCs w:val="28"/>
          <w:rtl/>
          <w:lang w:bidi="fa-IR"/>
        </w:rPr>
        <w:t xml:space="preserve"> </w:t>
      </w:r>
      <w:r w:rsidRPr="00C81A66">
        <w:rPr>
          <w:rFonts w:ascii="B Nazanin,Bold" w:cs="B Lotus"/>
          <w:color w:val="auto"/>
          <w:sz w:val="28"/>
          <w:szCs w:val="28"/>
          <w:rtl/>
          <w:lang w:bidi="fa-IR"/>
        </w:rPr>
        <w:t>در این پژوهش منظور</w:t>
      </w:r>
      <w:r w:rsidRPr="00C81A66">
        <w:rPr>
          <w:rFonts w:ascii="B Nazanin,Bold" w:cs="B Lotus" w:hint="cs"/>
          <w:color w:val="auto"/>
          <w:sz w:val="28"/>
          <w:szCs w:val="28"/>
          <w:rtl/>
          <w:lang w:bidi="fa-IR"/>
        </w:rPr>
        <w:t xml:space="preserve"> </w:t>
      </w:r>
      <w:r w:rsidRPr="00C81A66">
        <w:rPr>
          <w:rFonts w:ascii="B Nazanin,Bold" w:cs="B Lotus"/>
          <w:color w:val="auto"/>
          <w:sz w:val="28"/>
          <w:szCs w:val="28"/>
          <w:rtl/>
          <w:lang w:bidi="fa-IR"/>
        </w:rPr>
        <w:t>از</w:t>
      </w:r>
      <w:r w:rsidRPr="00C81A66">
        <w:rPr>
          <w:rFonts w:ascii="B Nazanin,Bold" w:cs="B Lotus" w:hint="cs"/>
          <w:color w:val="auto"/>
          <w:sz w:val="28"/>
          <w:szCs w:val="28"/>
          <w:rtl/>
        </w:rPr>
        <w:t xml:space="preserve"> </w:t>
      </w:r>
      <w:r w:rsidRPr="00C81A66">
        <w:rPr>
          <w:rFonts w:ascii="B Nazanin,Bold" w:cs="B Lotus"/>
          <w:color w:val="auto"/>
          <w:sz w:val="28"/>
          <w:szCs w:val="28"/>
          <w:rtl/>
          <w:lang w:bidi="fa-IR"/>
        </w:rPr>
        <w:t>هوش معنوی</w:t>
      </w:r>
      <w:r w:rsidRPr="00C81A66">
        <w:rPr>
          <w:rFonts w:ascii="B Nazanin,Bold" w:cs="B Lotus" w:hint="cs"/>
          <w:color w:val="auto"/>
          <w:sz w:val="28"/>
          <w:szCs w:val="28"/>
          <w:rtl/>
        </w:rPr>
        <w:t xml:space="preserve">، نمره ای است که فرد در پرسشنامه </w:t>
      </w:r>
      <w:r w:rsidRPr="00C81A66">
        <w:rPr>
          <w:rFonts w:ascii="B Nazanin,Bold" w:cs="B Lotus"/>
          <w:color w:val="auto"/>
          <w:sz w:val="28"/>
          <w:szCs w:val="28"/>
          <w:rtl/>
          <w:lang w:bidi="fa-IR"/>
        </w:rPr>
        <w:t>هوش معنوی</w:t>
      </w:r>
      <w:r w:rsidRPr="00C81A66">
        <w:rPr>
          <w:rFonts w:ascii="B Nazanin,Bold" w:cs="B Lotus" w:hint="cs"/>
          <w:color w:val="auto"/>
          <w:sz w:val="28"/>
          <w:szCs w:val="28"/>
          <w:rtl/>
          <w:lang w:bidi="fa-IR"/>
        </w:rPr>
        <w:t xml:space="preserve">. </w:t>
      </w:r>
      <w:r w:rsidRPr="00C81A66">
        <w:rPr>
          <w:rFonts w:ascii="B Nazanin,Bold" w:cs="B Lotus"/>
          <w:color w:val="auto"/>
          <w:sz w:val="28"/>
          <w:szCs w:val="28"/>
          <w:rtl/>
          <w:lang w:bidi="fa-IR"/>
        </w:rPr>
        <w:t>ک</w:t>
      </w:r>
      <w:r w:rsidRPr="00C81A66">
        <w:rPr>
          <w:rFonts w:ascii="B Nazanin,Bold" w:cs="B Lotus" w:hint="cs"/>
          <w:color w:val="auto"/>
          <w:sz w:val="28"/>
          <w:szCs w:val="28"/>
          <w:rtl/>
          <w:lang w:bidi="fa-IR"/>
        </w:rPr>
        <w:t>ی</w:t>
      </w:r>
      <w:r w:rsidRPr="00C81A66">
        <w:rPr>
          <w:rFonts w:ascii="B Nazanin,Bold" w:cs="B Lotus" w:hint="eastAsia"/>
          <w:color w:val="auto"/>
          <w:sz w:val="28"/>
          <w:szCs w:val="28"/>
          <w:rtl/>
          <w:lang w:bidi="fa-IR"/>
        </w:rPr>
        <w:t>نگ</w:t>
      </w:r>
      <w:r w:rsidRPr="00C81A66">
        <w:rPr>
          <w:rFonts w:ascii="B Nazanin,Bold" w:cs="B Lotus"/>
          <w:color w:val="auto"/>
          <w:sz w:val="28"/>
          <w:szCs w:val="28"/>
          <w:rtl/>
          <w:lang w:bidi="fa-IR"/>
        </w:rPr>
        <w:t xml:space="preserve"> (2000) </w:t>
      </w:r>
      <w:r w:rsidRPr="00C81A66">
        <w:rPr>
          <w:rFonts w:ascii="B Nazanin,Bold" w:cs="B Lotus" w:hint="cs"/>
          <w:color w:val="auto"/>
          <w:sz w:val="28"/>
          <w:szCs w:val="28"/>
          <w:rtl/>
        </w:rPr>
        <w:t xml:space="preserve"> کسب می کند.</w:t>
      </w:r>
    </w:p>
    <w:p w:rsidR="00C81A66" w:rsidRPr="00C81A66" w:rsidRDefault="00C81A66" w:rsidP="0093182D">
      <w:pPr>
        <w:bidi/>
        <w:spacing w:line="276" w:lineRule="auto"/>
        <w:ind w:left="-550" w:firstLine="540"/>
        <w:jc w:val="lowKashida"/>
        <w:rPr>
          <w:rFonts w:ascii="B Nazanin,Bold" w:cs="B Lotus"/>
          <w:color w:val="auto"/>
          <w:sz w:val="28"/>
          <w:szCs w:val="28"/>
          <w:rtl/>
        </w:rPr>
      </w:pPr>
      <w:r w:rsidRPr="00C81A66">
        <w:rPr>
          <w:rFonts w:ascii="B Nazanin,Bold" w:cs="B Lotus" w:hint="cs"/>
          <w:b/>
          <w:bCs/>
          <w:color w:val="auto"/>
          <w:sz w:val="28"/>
          <w:szCs w:val="28"/>
          <w:rtl/>
          <w:lang w:bidi="fa-IR"/>
        </w:rPr>
        <w:t>اضطراب سلامتی:</w:t>
      </w:r>
      <w:r w:rsidRPr="00C81A66">
        <w:rPr>
          <w:rFonts w:ascii="B Nazanin,Bold" w:cs="B Lotus"/>
          <w:color w:val="auto"/>
          <w:sz w:val="28"/>
          <w:szCs w:val="28"/>
          <w:rtl/>
          <w:lang w:bidi="fa-IR"/>
        </w:rPr>
        <w:t xml:space="preserve"> در این پژوهش منظور</w:t>
      </w:r>
      <w:r w:rsidRPr="00C81A66">
        <w:rPr>
          <w:rFonts w:ascii="B Nazanin,Bold" w:cs="B Lotus" w:hint="cs"/>
          <w:color w:val="auto"/>
          <w:sz w:val="28"/>
          <w:szCs w:val="28"/>
          <w:rtl/>
          <w:lang w:bidi="fa-IR"/>
        </w:rPr>
        <w:t xml:space="preserve"> </w:t>
      </w:r>
      <w:r w:rsidRPr="00C81A66">
        <w:rPr>
          <w:rFonts w:ascii="B Nazanin,Bold" w:cs="B Lotus"/>
          <w:color w:val="auto"/>
          <w:sz w:val="28"/>
          <w:szCs w:val="28"/>
          <w:rtl/>
          <w:lang w:bidi="fa-IR"/>
        </w:rPr>
        <w:t>از</w:t>
      </w:r>
      <w:r w:rsidRPr="00C81A66">
        <w:rPr>
          <w:rFonts w:ascii="B Nazanin,Bold" w:cs="B Lotus" w:hint="cs"/>
          <w:color w:val="auto"/>
          <w:sz w:val="28"/>
          <w:szCs w:val="28"/>
          <w:rtl/>
        </w:rPr>
        <w:t xml:space="preserve"> </w:t>
      </w:r>
      <w:r w:rsidRPr="00C81A66">
        <w:rPr>
          <w:rFonts w:ascii="B Nazanin,Bold" w:cs="B Lotus" w:hint="cs"/>
          <w:color w:val="auto"/>
          <w:sz w:val="28"/>
          <w:szCs w:val="28"/>
          <w:rtl/>
          <w:lang w:bidi="fa-IR"/>
        </w:rPr>
        <w:t>اضطراب سلامتی</w:t>
      </w:r>
      <w:r w:rsidRPr="00C81A66">
        <w:rPr>
          <w:rFonts w:ascii="B Nazanin,Bold" w:cs="B Lotus" w:hint="cs"/>
          <w:color w:val="auto"/>
          <w:sz w:val="28"/>
          <w:szCs w:val="28"/>
          <w:rtl/>
        </w:rPr>
        <w:t xml:space="preserve">، نمره ای است که فرد در پرسشنامه </w:t>
      </w:r>
      <w:r w:rsidRPr="00C81A66">
        <w:rPr>
          <w:rFonts w:ascii="B Nazanin,Bold" w:cs="B Lotus" w:hint="cs"/>
          <w:color w:val="auto"/>
          <w:sz w:val="28"/>
          <w:szCs w:val="28"/>
          <w:rtl/>
          <w:lang w:bidi="fa-IR"/>
        </w:rPr>
        <w:t xml:space="preserve">اضطراب سلامتی </w:t>
      </w:r>
      <w:r w:rsidRPr="00C81A66">
        <w:rPr>
          <w:rFonts w:ascii="B Nazanin,Bold" w:cs="B Lotus" w:hint="cs"/>
          <w:color w:val="auto"/>
          <w:sz w:val="28"/>
          <w:szCs w:val="28"/>
          <w:rtl/>
        </w:rPr>
        <w:t>کسب می کند.</w:t>
      </w:r>
    </w:p>
    <w:p w:rsidR="00C81A66" w:rsidRPr="00C81A66" w:rsidRDefault="00C81A66" w:rsidP="0093182D">
      <w:pPr>
        <w:bidi/>
        <w:spacing w:line="276" w:lineRule="auto"/>
        <w:ind w:left="-550" w:firstLine="540"/>
        <w:jc w:val="lowKashida"/>
        <w:rPr>
          <w:rFonts w:ascii="B Nazanin,Bold" w:cs="B Lotus"/>
          <w:color w:val="auto"/>
          <w:sz w:val="28"/>
          <w:szCs w:val="28"/>
          <w:rtl/>
        </w:rPr>
      </w:pPr>
      <w:r w:rsidRPr="00C81A66">
        <w:rPr>
          <w:rFonts w:ascii="B Nazanin,Bold" w:cs="B Lotus" w:hint="cs"/>
          <w:b/>
          <w:bCs/>
          <w:color w:val="auto"/>
          <w:sz w:val="28"/>
          <w:szCs w:val="28"/>
          <w:rtl/>
          <w:lang w:bidi="fa-IR"/>
        </w:rPr>
        <w:t>اضطراب مرگ:</w:t>
      </w:r>
      <w:r w:rsidRPr="00C81A66">
        <w:rPr>
          <w:rFonts w:ascii="B Nazanin,Bold" w:cs="B Lotus"/>
          <w:color w:val="auto"/>
          <w:sz w:val="28"/>
          <w:szCs w:val="28"/>
          <w:rtl/>
          <w:lang w:bidi="fa-IR"/>
        </w:rPr>
        <w:t xml:space="preserve"> در این پژوهش منظور</w:t>
      </w:r>
      <w:r w:rsidRPr="00C81A66">
        <w:rPr>
          <w:rFonts w:ascii="B Nazanin,Bold" w:cs="B Lotus" w:hint="cs"/>
          <w:color w:val="auto"/>
          <w:sz w:val="28"/>
          <w:szCs w:val="28"/>
          <w:rtl/>
          <w:lang w:bidi="fa-IR"/>
        </w:rPr>
        <w:t xml:space="preserve"> </w:t>
      </w:r>
      <w:r w:rsidRPr="00C81A66">
        <w:rPr>
          <w:rFonts w:ascii="B Nazanin,Bold" w:cs="B Lotus"/>
          <w:color w:val="auto"/>
          <w:sz w:val="28"/>
          <w:szCs w:val="28"/>
          <w:rtl/>
          <w:lang w:bidi="fa-IR"/>
        </w:rPr>
        <w:t>از</w:t>
      </w:r>
      <w:r w:rsidRPr="00C81A66">
        <w:rPr>
          <w:rFonts w:ascii="B Nazanin,Bold" w:cs="B Lotus" w:hint="cs"/>
          <w:color w:val="auto"/>
          <w:sz w:val="28"/>
          <w:szCs w:val="28"/>
          <w:rtl/>
        </w:rPr>
        <w:t xml:space="preserve"> </w:t>
      </w:r>
      <w:r w:rsidRPr="00C81A66">
        <w:rPr>
          <w:rFonts w:ascii="B Nazanin,Bold" w:cs="B Lotus" w:hint="cs"/>
          <w:color w:val="auto"/>
          <w:sz w:val="28"/>
          <w:szCs w:val="28"/>
          <w:rtl/>
          <w:lang w:bidi="fa-IR"/>
        </w:rPr>
        <w:t>اضطراب مرگ</w:t>
      </w:r>
      <w:r w:rsidRPr="00C81A66">
        <w:rPr>
          <w:rFonts w:ascii="B Nazanin,Bold" w:cs="B Lotus" w:hint="cs"/>
          <w:color w:val="auto"/>
          <w:sz w:val="28"/>
          <w:szCs w:val="28"/>
          <w:rtl/>
        </w:rPr>
        <w:t xml:space="preserve">، نمره ای است که فرد در پرسشنامه </w:t>
      </w:r>
      <w:r w:rsidRPr="00C81A66">
        <w:rPr>
          <w:rFonts w:ascii="B Nazanin,Bold" w:cs="B Lotus" w:hint="cs"/>
          <w:color w:val="auto"/>
          <w:sz w:val="28"/>
          <w:szCs w:val="28"/>
          <w:rtl/>
          <w:lang w:bidi="fa-IR"/>
        </w:rPr>
        <w:t xml:space="preserve">اضطراب مرگ </w:t>
      </w:r>
      <w:r w:rsidRPr="00C81A66">
        <w:rPr>
          <w:rFonts w:ascii="B Nazanin,Bold" w:cs="B Lotus" w:hint="cs"/>
          <w:color w:val="auto"/>
          <w:sz w:val="28"/>
          <w:szCs w:val="28"/>
          <w:rtl/>
        </w:rPr>
        <w:t>کسب می کند.</w:t>
      </w:r>
    </w:p>
    <w:p w:rsidR="00C81A66" w:rsidRPr="00C81A66" w:rsidRDefault="00C81A66" w:rsidP="0093182D">
      <w:pPr>
        <w:bidi/>
        <w:spacing w:line="276" w:lineRule="auto"/>
        <w:ind w:left="-550" w:firstLine="540"/>
        <w:jc w:val="lowKashida"/>
        <w:rPr>
          <w:rFonts w:ascii="B Nazanin,Bold" w:cs="B Lotus"/>
          <w:color w:val="auto"/>
          <w:sz w:val="28"/>
          <w:szCs w:val="28"/>
          <w:rtl/>
          <w:lang w:bidi="fa-IR"/>
        </w:rPr>
      </w:pPr>
    </w:p>
    <w:p w:rsidR="00C81A66" w:rsidRPr="00C81A66" w:rsidRDefault="00C81A66" w:rsidP="00C81A66">
      <w:pPr>
        <w:bidi/>
        <w:spacing w:line="276" w:lineRule="auto"/>
        <w:ind w:left="-550"/>
        <w:jc w:val="lowKashida"/>
        <w:rPr>
          <w:rFonts w:ascii="B Nazanin,Bold" w:cs="B Lotus"/>
          <w:b/>
          <w:bCs/>
          <w:color w:val="auto"/>
          <w:sz w:val="28"/>
          <w:szCs w:val="28"/>
          <w:rtl/>
          <w:lang w:bidi="fa-IR"/>
        </w:rPr>
      </w:pPr>
    </w:p>
    <w:p w:rsidR="00C81A66" w:rsidRPr="00C81A66" w:rsidRDefault="00C81A66" w:rsidP="00C81A66">
      <w:pPr>
        <w:bidi/>
        <w:spacing w:line="276" w:lineRule="auto"/>
        <w:ind w:left="-550"/>
        <w:jc w:val="lowKashida"/>
        <w:rPr>
          <w:rFonts w:ascii="B Nazanin,Bold" w:cs="B Lotus"/>
          <w:color w:val="auto"/>
          <w:sz w:val="28"/>
          <w:szCs w:val="28"/>
          <w:rtl/>
        </w:rPr>
      </w:pPr>
    </w:p>
    <w:p w:rsidR="00C81A66" w:rsidRPr="006D7654" w:rsidRDefault="00C81A66" w:rsidP="00C81A66">
      <w:pPr>
        <w:bidi/>
        <w:spacing w:line="276" w:lineRule="auto"/>
        <w:ind w:left="-550"/>
        <w:jc w:val="lowKashida"/>
        <w:rPr>
          <w:rFonts w:ascii="B Nazanin,Bold" w:cs="B Lotus" w:hint="cs"/>
          <w:color w:val="auto"/>
          <w:sz w:val="28"/>
          <w:szCs w:val="28"/>
          <w:rtl/>
        </w:rPr>
      </w:pPr>
    </w:p>
    <w:p w:rsidR="007903FE" w:rsidRPr="006D7654" w:rsidRDefault="007903FE" w:rsidP="007903FE">
      <w:pPr>
        <w:bidi/>
        <w:spacing w:line="276" w:lineRule="auto"/>
        <w:ind w:right="-1270"/>
        <w:jc w:val="lowKashida"/>
        <w:rPr>
          <w:rFonts w:ascii="Arial" w:eastAsia="Times New Roman" w:hAnsi="Arial" w:cs="B Lotus" w:hint="cs"/>
          <w:b/>
          <w:bCs/>
          <w:color w:val="auto"/>
          <w:sz w:val="26"/>
          <w:szCs w:val="26"/>
          <w:rtl/>
          <w:lang w:bidi="fa-IR"/>
        </w:rPr>
      </w:pPr>
    </w:p>
    <w:p w:rsidR="007903FE" w:rsidRPr="006D7654" w:rsidRDefault="007903FE" w:rsidP="007903FE">
      <w:pPr>
        <w:spacing w:line="276" w:lineRule="auto"/>
        <w:ind w:right="-1270"/>
        <w:jc w:val="lowKashida"/>
        <w:rPr>
          <w:rFonts w:ascii="BZar" w:cs="B Lotus" w:hint="cs"/>
          <w:color w:val="auto"/>
          <w:sz w:val="28"/>
          <w:szCs w:val="28"/>
          <w:rtl/>
        </w:rPr>
      </w:pPr>
    </w:p>
    <w:p w:rsidR="007903FE" w:rsidRPr="006D7654" w:rsidRDefault="007903FE" w:rsidP="007903FE">
      <w:pPr>
        <w:spacing w:line="276" w:lineRule="auto"/>
        <w:ind w:right="-1270"/>
        <w:jc w:val="lowKashida"/>
        <w:rPr>
          <w:rFonts w:ascii="BZar" w:cs="B Lotus"/>
          <w:color w:val="auto"/>
          <w:sz w:val="28"/>
          <w:szCs w:val="28"/>
        </w:rPr>
      </w:pPr>
    </w:p>
    <w:p w:rsidR="007903FE" w:rsidRPr="006D7654" w:rsidRDefault="007903FE" w:rsidP="007903FE">
      <w:pPr>
        <w:spacing w:line="276" w:lineRule="auto"/>
        <w:ind w:right="-1270"/>
        <w:jc w:val="lowKashida"/>
        <w:rPr>
          <w:rFonts w:ascii="BZar" w:cs="B Lotus"/>
          <w:color w:val="auto"/>
          <w:sz w:val="28"/>
          <w:szCs w:val="28"/>
        </w:rPr>
      </w:pPr>
    </w:p>
    <w:p w:rsidR="007903FE" w:rsidRPr="006D7654" w:rsidRDefault="007903FE" w:rsidP="007903FE">
      <w:pPr>
        <w:spacing w:line="276" w:lineRule="auto"/>
        <w:ind w:right="-1270"/>
        <w:jc w:val="lowKashida"/>
        <w:rPr>
          <w:rFonts w:ascii="BZar" w:cs="B Lotus"/>
          <w:color w:val="auto"/>
          <w:sz w:val="28"/>
          <w:szCs w:val="28"/>
        </w:rPr>
      </w:pPr>
    </w:p>
    <w:p w:rsidR="007903FE" w:rsidRPr="006D7654" w:rsidRDefault="007903FE" w:rsidP="007903FE">
      <w:pPr>
        <w:spacing w:line="276" w:lineRule="auto"/>
        <w:ind w:right="-1270"/>
        <w:jc w:val="lowKashida"/>
        <w:rPr>
          <w:rFonts w:ascii="BZar" w:cs="B Lotus"/>
          <w:color w:val="auto"/>
          <w:sz w:val="28"/>
          <w:szCs w:val="28"/>
        </w:rPr>
      </w:pPr>
    </w:p>
    <w:p w:rsidR="007903FE" w:rsidRPr="006D7654" w:rsidRDefault="007903FE" w:rsidP="007903FE">
      <w:pPr>
        <w:spacing w:line="276" w:lineRule="auto"/>
        <w:ind w:right="-1270"/>
        <w:jc w:val="lowKashida"/>
        <w:rPr>
          <w:rFonts w:ascii="BZar" w:cs="B Lotus"/>
          <w:color w:val="auto"/>
          <w:sz w:val="28"/>
          <w:szCs w:val="28"/>
        </w:rPr>
      </w:pPr>
    </w:p>
    <w:p w:rsidR="007903FE" w:rsidRPr="006D7654" w:rsidRDefault="007903FE" w:rsidP="007903FE">
      <w:pPr>
        <w:spacing w:line="276" w:lineRule="auto"/>
        <w:ind w:right="-1270"/>
        <w:jc w:val="lowKashida"/>
        <w:rPr>
          <w:rFonts w:ascii="BZar" w:cs="B Lotus"/>
          <w:color w:val="auto"/>
          <w:sz w:val="28"/>
          <w:szCs w:val="28"/>
        </w:rPr>
      </w:pPr>
    </w:p>
    <w:p w:rsidR="007903FE" w:rsidRPr="006D7654" w:rsidRDefault="007903FE" w:rsidP="007903FE">
      <w:pPr>
        <w:spacing w:line="276" w:lineRule="auto"/>
        <w:ind w:right="-1270"/>
        <w:jc w:val="lowKashida"/>
        <w:rPr>
          <w:rFonts w:ascii="BZar" w:cs="B Lotus"/>
          <w:color w:val="auto"/>
          <w:sz w:val="28"/>
          <w:szCs w:val="28"/>
        </w:rPr>
      </w:pPr>
    </w:p>
    <w:p w:rsidR="007903FE" w:rsidRPr="006D7654" w:rsidRDefault="007903FE" w:rsidP="007903FE">
      <w:pPr>
        <w:spacing w:line="276" w:lineRule="auto"/>
        <w:ind w:right="-1270"/>
        <w:jc w:val="lowKashida"/>
        <w:rPr>
          <w:rFonts w:ascii="BZar" w:cs="B Lotus"/>
          <w:color w:val="auto"/>
          <w:sz w:val="28"/>
          <w:szCs w:val="28"/>
        </w:rPr>
      </w:pPr>
    </w:p>
    <w:p w:rsidR="007903FE" w:rsidRPr="006D7654" w:rsidRDefault="007903FE" w:rsidP="007903FE">
      <w:pPr>
        <w:spacing w:line="276" w:lineRule="auto"/>
        <w:ind w:right="-1270"/>
        <w:jc w:val="lowKashida"/>
        <w:rPr>
          <w:rFonts w:ascii="BZar" w:cs="B Lotus"/>
          <w:color w:val="auto"/>
          <w:sz w:val="28"/>
          <w:szCs w:val="28"/>
        </w:rPr>
      </w:pPr>
    </w:p>
    <w:p w:rsidR="007903FE" w:rsidRDefault="007903FE" w:rsidP="007903FE">
      <w:pPr>
        <w:spacing w:line="276" w:lineRule="auto"/>
        <w:ind w:right="-1270"/>
        <w:jc w:val="lowKashida"/>
        <w:rPr>
          <w:rFonts w:ascii="BZar" w:cs="B Lotus"/>
          <w:color w:val="auto"/>
          <w:sz w:val="28"/>
          <w:szCs w:val="28"/>
          <w:rtl/>
        </w:rPr>
      </w:pPr>
    </w:p>
    <w:p w:rsidR="009A7AA3" w:rsidRDefault="009A7AA3" w:rsidP="007903FE">
      <w:pPr>
        <w:spacing w:line="276" w:lineRule="auto"/>
        <w:ind w:right="-1270"/>
        <w:jc w:val="lowKashida"/>
        <w:rPr>
          <w:rFonts w:ascii="BZar" w:cs="B Lotus"/>
          <w:color w:val="auto"/>
          <w:sz w:val="28"/>
          <w:szCs w:val="28"/>
          <w:rtl/>
        </w:rPr>
      </w:pPr>
    </w:p>
    <w:p w:rsidR="009A7AA3" w:rsidRDefault="009A7AA3" w:rsidP="007903FE">
      <w:pPr>
        <w:spacing w:line="276" w:lineRule="auto"/>
        <w:ind w:right="-1270"/>
        <w:jc w:val="lowKashida"/>
        <w:rPr>
          <w:rFonts w:ascii="BZar" w:cs="B Lotus"/>
          <w:color w:val="auto"/>
          <w:sz w:val="28"/>
          <w:szCs w:val="28"/>
          <w:rtl/>
        </w:rPr>
      </w:pPr>
    </w:p>
    <w:p w:rsidR="009A7AA3" w:rsidRDefault="009A7AA3" w:rsidP="007903FE">
      <w:pPr>
        <w:spacing w:line="276" w:lineRule="auto"/>
        <w:ind w:right="-1270"/>
        <w:jc w:val="lowKashida"/>
        <w:rPr>
          <w:rFonts w:ascii="BZar" w:cs="B Lotus"/>
          <w:color w:val="auto"/>
          <w:sz w:val="28"/>
          <w:szCs w:val="28"/>
          <w:rtl/>
        </w:rPr>
      </w:pPr>
    </w:p>
    <w:p w:rsidR="009A7AA3" w:rsidRDefault="009A7AA3" w:rsidP="007903FE">
      <w:pPr>
        <w:spacing w:line="276" w:lineRule="auto"/>
        <w:ind w:right="-1270"/>
        <w:jc w:val="lowKashida"/>
        <w:rPr>
          <w:rFonts w:ascii="BZar" w:cs="B Lotus"/>
          <w:color w:val="auto"/>
          <w:sz w:val="28"/>
          <w:szCs w:val="28"/>
          <w:rtl/>
        </w:rPr>
      </w:pPr>
    </w:p>
    <w:p w:rsidR="00EA5EF9" w:rsidRDefault="00EA5EF9" w:rsidP="007903FE">
      <w:pPr>
        <w:spacing w:line="276" w:lineRule="auto"/>
        <w:ind w:right="-1270"/>
        <w:jc w:val="lowKashida"/>
        <w:rPr>
          <w:rFonts w:ascii="BZar" w:cs="B Lotus"/>
          <w:color w:val="auto"/>
          <w:sz w:val="28"/>
          <w:szCs w:val="28"/>
          <w:rtl/>
        </w:rPr>
      </w:pPr>
    </w:p>
    <w:p w:rsidR="009A7AA3" w:rsidRDefault="009A7AA3" w:rsidP="007903FE">
      <w:pPr>
        <w:spacing w:line="276" w:lineRule="auto"/>
        <w:ind w:right="-1270"/>
        <w:jc w:val="lowKashida"/>
        <w:rPr>
          <w:rFonts w:ascii="BZar" w:cs="B Lotus"/>
          <w:color w:val="auto"/>
          <w:sz w:val="28"/>
          <w:szCs w:val="28"/>
          <w:rtl/>
        </w:rPr>
      </w:pPr>
    </w:p>
    <w:p w:rsidR="00E140AE" w:rsidRDefault="00E140AE" w:rsidP="007903FE">
      <w:pPr>
        <w:spacing w:line="276" w:lineRule="auto"/>
        <w:ind w:right="-1270"/>
        <w:jc w:val="lowKashida"/>
        <w:rPr>
          <w:rFonts w:ascii="BZar" w:cs="B Lotus"/>
          <w:color w:val="auto"/>
          <w:sz w:val="28"/>
          <w:szCs w:val="28"/>
          <w:rtl/>
        </w:rPr>
      </w:pPr>
    </w:p>
    <w:p w:rsidR="00E140AE" w:rsidRDefault="00E140AE" w:rsidP="007903FE">
      <w:pPr>
        <w:spacing w:line="276" w:lineRule="auto"/>
        <w:ind w:right="-1270"/>
        <w:jc w:val="lowKashida"/>
        <w:rPr>
          <w:rFonts w:ascii="BZar" w:cs="B Lotus"/>
          <w:color w:val="auto"/>
          <w:sz w:val="28"/>
          <w:szCs w:val="28"/>
          <w:rtl/>
        </w:rPr>
      </w:pPr>
    </w:p>
    <w:p w:rsidR="009A7AA3" w:rsidRDefault="009A7AA3" w:rsidP="007903FE">
      <w:pPr>
        <w:spacing w:line="276" w:lineRule="auto"/>
        <w:ind w:right="-1270"/>
        <w:jc w:val="lowKashida"/>
        <w:rPr>
          <w:rFonts w:ascii="BZar" w:cs="B Lotus"/>
          <w:color w:val="auto"/>
          <w:sz w:val="28"/>
          <w:szCs w:val="28"/>
          <w:rtl/>
        </w:rPr>
      </w:pPr>
    </w:p>
    <w:p w:rsidR="009A7AA3" w:rsidRPr="006D7654" w:rsidRDefault="009A7AA3" w:rsidP="007903FE">
      <w:pPr>
        <w:spacing w:line="276" w:lineRule="auto"/>
        <w:ind w:right="-1270"/>
        <w:jc w:val="lowKashida"/>
        <w:rPr>
          <w:rFonts w:ascii="BZar" w:cs="B Lotus" w:hint="cs"/>
          <w:color w:val="auto"/>
          <w:sz w:val="28"/>
          <w:szCs w:val="28"/>
          <w:rtl/>
        </w:rPr>
      </w:pPr>
    </w:p>
    <w:p w:rsidR="007903FE" w:rsidRPr="006D7654" w:rsidRDefault="007903FE" w:rsidP="007903FE">
      <w:pPr>
        <w:spacing w:line="276" w:lineRule="auto"/>
        <w:ind w:right="-1270"/>
        <w:jc w:val="center"/>
        <w:rPr>
          <w:rFonts w:ascii="BZar" w:cs="B Titr"/>
          <w:b/>
          <w:bCs/>
          <w:color w:val="auto"/>
          <w:sz w:val="72"/>
          <w:szCs w:val="72"/>
          <w:rtl/>
        </w:rPr>
      </w:pPr>
      <w:r w:rsidRPr="006D7654">
        <w:rPr>
          <w:rFonts w:ascii="BZar" w:cs="B Titr" w:hint="cs"/>
          <w:b/>
          <w:bCs/>
          <w:color w:val="auto"/>
          <w:sz w:val="72"/>
          <w:szCs w:val="72"/>
          <w:rtl/>
        </w:rPr>
        <w:t>فصل دوم:</w:t>
      </w:r>
    </w:p>
    <w:p w:rsidR="009A7AA3" w:rsidRDefault="007903FE" w:rsidP="007903FE">
      <w:pPr>
        <w:spacing w:line="276" w:lineRule="auto"/>
        <w:ind w:right="-1270"/>
        <w:jc w:val="center"/>
        <w:rPr>
          <w:rFonts w:ascii="BZar" w:cs="B Titr"/>
          <w:b/>
          <w:bCs/>
          <w:color w:val="auto"/>
          <w:sz w:val="72"/>
          <w:szCs w:val="72"/>
          <w:rtl/>
        </w:rPr>
      </w:pPr>
      <w:r w:rsidRPr="006D7654">
        <w:rPr>
          <w:rFonts w:ascii="BZar" w:cs="B Titr" w:hint="cs"/>
          <w:b/>
          <w:bCs/>
          <w:color w:val="auto"/>
          <w:sz w:val="72"/>
          <w:szCs w:val="72"/>
          <w:rtl/>
        </w:rPr>
        <w:t>مبانی نظری و</w:t>
      </w:r>
    </w:p>
    <w:p w:rsidR="007903FE" w:rsidRPr="006D7654" w:rsidRDefault="007903FE" w:rsidP="007903FE">
      <w:pPr>
        <w:spacing w:line="276" w:lineRule="auto"/>
        <w:ind w:right="-1270"/>
        <w:jc w:val="center"/>
        <w:rPr>
          <w:rFonts w:ascii="BZar" w:cs="B Titr"/>
          <w:b/>
          <w:bCs/>
          <w:color w:val="auto"/>
          <w:sz w:val="72"/>
          <w:szCs w:val="72"/>
          <w:rtl/>
        </w:rPr>
      </w:pPr>
      <w:r w:rsidRPr="006D7654">
        <w:rPr>
          <w:rFonts w:ascii="BZar" w:cs="B Titr" w:hint="cs"/>
          <w:b/>
          <w:bCs/>
          <w:color w:val="auto"/>
          <w:sz w:val="72"/>
          <w:szCs w:val="72"/>
          <w:rtl/>
        </w:rPr>
        <w:t xml:space="preserve"> پیشینه پژوهش</w:t>
      </w:r>
    </w:p>
    <w:p w:rsidR="007903FE" w:rsidRPr="006D7654" w:rsidRDefault="007903FE" w:rsidP="007903FE">
      <w:pPr>
        <w:ind w:right="-1270"/>
        <w:rPr>
          <w:rFonts w:ascii="BZar" w:cs="B Lotus"/>
          <w:b/>
          <w:bCs/>
          <w:color w:val="auto"/>
          <w:sz w:val="28"/>
          <w:szCs w:val="28"/>
          <w:rtl/>
        </w:rPr>
      </w:pPr>
    </w:p>
    <w:p w:rsidR="007903FE" w:rsidRPr="006D7654" w:rsidRDefault="007903FE" w:rsidP="007903FE">
      <w:pPr>
        <w:ind w:right="-1270"/>
        <w:rPr>
          <w:rFonts w:ascii="BZar" w:cs="B Lotus"/>
          <w:b/>
          <w:bCs/>
          <w:color w:val="auto"/>
          <w:sz w:val="28"/>
          <w:szCs w:val="28"/>
          <w:rtl/>
        </w:rPr>
      </w:pPr>
    </w:p>
    <w:p w:rsidR="007903FE" w:rsidRPr="006D7654" w:rsidRDefault="007903FE" w:rsidP="007903FE">
      <w:pPr>
        <w:ind w:right="-1270"/>
        <w:rPr>
          <w:rFonts w:ascii="BZar" w:cs="B Lotus" w:hint="cs"/>
          <w:b/>
          <w:bCs/>
          <w:color w:val="auto"/>
          <w:sz w:val="28"/>
          <w:szCs w:val="28"/>
          <w:rtl/>
        </w:rPr>
      </w:pPr>
    </w:p>
    <w:p w:rsidR="007903FE" w:rsidRPr="006D7654" w:rsidRDefault="007903FE" w:rsidP="007903FE">
      <w:pPr>
        <w:ind w:right="-1270"/>
        <w:rPr>
          <w:rFonts w:ascii="BZar" w:cs="B Lotus" w:hint="cs"/>
          <w:b/>
          <w:bCs/>
          <w:color w:val="auto"/>
          <w:sz w:val="28"/>
          <w:szCs w:val="28"/>
          <w:rtl/>
        </w:rPr>
      </w:pPr>
    </w:p>
    <w:p w:rsidR="007903FE" w:rsidRPr="006D7654" w:rsidRDefault="007903FE" w:rsidP="007903FE">
      <w:pPr>
        <w:ind w:right="-1270"/>
        <w:rPr>
          <w:rFonts w:ascii="BZar" w:cs="B Lotus" w:hint="cs"/>
          <w:b/>
          <w:bCs/>
          <w:color w:val="auto"/>
          <w:sz w:val="28"/>
          <w:szCs w:val="28"/>
          <w:rtl/>
        </w:rPr>
      </w:pPr>
    </w:p>
    <w:p w:rsidR="007903FE" w:rsidRPr="006D7654" w:rsidRDefault="007903FE" w:rsidP="007903FE">
      <w:pPr>
        <w:ind w:right="-1270"/>
        <w:rPr>
          <w:rFonts w:ascii="BZar" w:cs="B Lotus" w:hint="cs"/>
          <w:b/>
          <w:bCs/>
          <w:color w:val="auto"/>
          <w:sz w:val="28"/>
          <w:szCs w:val="28"/>
          <w:rtl/>
        </w:rPr>
      </w:pPr>
    </w:p>
    <w:p w:rsidR="007903FE" w:rsidRPr="006D7654" w:rsidRDefault="007903FE" w:rsidP="007903FE">
      <w:pPr>
        <w:ind w:right="-1270"/>
        <w:rPr>
          <w:rFonts w:ascii="BZar" w:cs="B Lotus" w:hint="cs"/>
          <w:b/>
          <w:bCs/>
          <w:color w:val="auto"/>
          <w:sz w:val="28"/>
          <w:szCs w:val="28"/>
          <w:rtl/>
        </w:rPr>
      </w:pPr>
    </w:p>
    <w:p w:rsidR="007903FE" w:rsidRPr="006D7654" w:rsidRDefault="007903FE" w:rsidP="007903FE">
      <w:pPr>
        <w:ind w:right="-1270"/>
        <w:rPr>
          <w:rFonts w:ascii="BZar" w:cs="B Lotus" w:hint="cs"/>
          <w:b/>
          <w:bCs/>
          <w:color w:val="auto"/>
          <w:sz w:val="28"/>
          <w:szCs w:val="28"/>
          <w:rtl/>
        </w:rPr>
      </w:pPr>
    </w:p>
    <w:p w:rsidR="007903FE" w:rsidRPr="006D7654" w:rsidRDefault="007903FE" w:rsidP="007903FE">
      <w:pPr>
        <w:ind w:right="-1270"/>
        <w:rPr>
          <w:rFonts w:ascii="BZar" w:cs="B Lotus" w:hint="cs"/>
          <w:b/>
          <w:bCs/>
          <w:color w:val="auto"/>
          <w:sz w:val="28"/>
          <w:szCs w:val="28"/>
          <w:rtl/>
        </w:rPr>
      </w:pPr>
    </w:p>
    <w:p w:rsidR="007903FE" w:rsidRPr="006D7654" w:rsidRDefault="007903FE" w:rsidP="007903FE">
      <w:pPr>
        <w:ind w:right="-1270"/>
        <w:rPr>
          <w:rFonts w:ascii="BZar" w:cs="B Lotus" w:hint="cs"/>
          <w:b/>
          <w:bCs/>
          <w:color w:val="auto"/>
          <w:sz w:val="28"/>
          <w:szCs w:val="28"/>
          <w:rtl/>
        </w:rPr>
      </w:pPr>
    </w:p>
    <w:p w:rsidR="009A7AA3" w:rsidRDefault="009A7AA3" w:rsidP="007903FE">
      <w:pPr>
        <w:ind w:right="-1270"/>
        <w:rPr>
          <w:rFonts w:ascii="BZar" w:cs="B Lotus"/>
          <w:b/>
          <w:bCs/>
          <w:color w:val="auto"/>
          <w:sz w:val="28"/>
          <w:szCs w:val="28"/>
        </w:rPr>
      </w:pPr>
    </w:p>
    <w:p w:rsidR="00AE6120" w:rsidRDefault="00AE6120" w:rsidP="007903FE">
      <w:pPr>
        <w:ind w:right="-1270"/>
        <w:rPr>
          <w:rFonts w:ascii="BZar" w:cs="B Lotus"/>
          <w:b/>
          <w:bCs/>
          <w:color w:val="auto"/>
          <w:sz w:val="28"/>
          <w:szCs w:val="28"/>
          <w:rtl/>
        </w:rPr>
      </w:pPr>
    </w:p>
    <w:p w:rsidR="00E140AE" w:rsidRPr="006D7654" w:rsidRDefault="00E140AE" w:rsidP="007903FE">
      <w:pPr>
        <w:ind w:right="-1270"/>
        <w:rPr>
          <w:rFonts w:ascii="BZar" w:cs="B Lotus" w:hint="cs"/>
          <w:b/>
          <w:bCs/>
          <w:color w:val="auto"/>
          <w:sz w:val="28"/>
          <w:szCs w:val="28"/>
          <w:rtl/>
        </w:rPr>
      </w:pPr>
    </w:p>
    <w:p w:rsidR="007903FE" w:rsidRPr="006D7654" w:rsidRDefault="007903FE" w:rsidP="007903FE">
      <w:pPr>
        <w:ind w:right="-1270"/>
        <w:rPr>
          <w:rFonts w:ascii="BZar" w:cs="B Lotus"/>
          <w:b/>
          <w:bCs/>
          <w:color w:val="auto"/>
          <w:sz w:val="28"/>
          <w:szCs w:val="28"/>
          <w:rtl/>
        </w:rPr>
      </w:pPr>
    </w:p>
    <w:p w:rsidR="007903FE" w:rsidRPr="006D7654" w:rsidRDefault="007903FE" w:rsidP="00285864">
      <w:pPr>
        <w:tabs>
          <w:tab w:val="right" w:pos="8162"/>
        </w:tabs>
        <w:bidi/>
        <w:spacing w:line="276" w:lineRule="auto"/>
        <w:ind w:left="-562" w:firstLine="562"/>
        <w:jc w:val="lowKashida"/>
        <w:rPr>
          <w:rFonts w:cs="B Lotus"/>
          <w:b/>
          <w:bCs/>
          <w:color w:val="auto"/>
          <w:sz w:val="28"/>
          <w:szCs w:val="28"/>
          <w:rtl/>
        </w:rPr>
      </w:pPr>
      <w:r w:rsidRPr="006D7654">
        <w:rPr>
          <w:rFonts w:cs="B Lotus" w:hint="cs"/>
          <w:b/>
          <w:bCs/>
          <w:color w:val="auto"/>
          <w:sz w:val="28"/>
          <w:szCs w:val="28"/>
          <w:rtl/>
        </w:rPr>
        <w:t>2-1- گستره نخست: سالمندی</w:t>
      </w:r>
    </w:p>
    <w:p w:rsidR="007903FE" w:rsidRPr="006D7654" w:rsidRDefault="007903FE" w:rsidP="00285864">
      <w:pPr>
        <w:tabs>
          <w:tab w:val="right" w:pos="8162"/>
        </w:tabs>
        <w:bidi/>
        <w:spacing w:line="276" w:lineRule="auto"/>
        <w:ind w:left="-562" w:firstLine="562"/>
        <w:jc w:val="lowKashida"/>
        <w:rPr>
          <w:rFonts w:cs="B Lotus"/>
          <w:b/>
          <w:bCs/>
          <w:color w:val="auto"/>
          <w:sz w:val="28"/>
          <w:szCs w:val="28"/>
          <w:rtl/>
        </w:rPr>
      </w:pPr>
      <w:r w:rsidRPr="006D7654">
        <w:rPr>
          <w:rFonts w:cs="B Lotus" w:hint="cs"/>
          <w:b/>
          <w:bCs/>
          <w:color w:val="auto"/>
          <w:sz w:val="28"/>
          <w:szCs w:val="28"/>
          <w:rtl/>
        </w:rPr>
        <w:t>2-1-1- مفهوم سالمندی</w:t>
      </w:r>
    </w:p>
    <w:p w:rsidR="00E9157E" w:rsidRPr="00E9157E" w:rsidRDefault="00E9157E" w:rsidP="00E9157E">
      <w:pPr>
        <w:tabs>
          <w:tab w:val="right" w:pos="8162"/>
        </w:tabs>
        <w:bidi/>
        <w:spacing w:line="276" w:lineRule="auto"/>
        <w:ind w:left="-562" w:firstLine="562"/>
        <w:jc w:val="lowKashida"/>
        <w:rPr>
          <w:rFonts w:cs="B Lotus"/>
          <w:color w:val="auto"/>
          <w:sz w:val="28"/>
          <w:szCs w:val="28"/>
        </w:rPr>
      </w:pPr>
      <w:r w:rsidRPr="00E9157E">
        <w:rPr>
          <w:rFonts w:cs="B Lotus"/>
          <w:color w:val="auto"/>
          <w:sz w:val="28"/>
          <w:szCs w:val="28"/>
          <w:rtl/>
        </w:rPr>
        <w:t xml:space="preserve">سالمندی یا کهنسالی آخرین مرحله از چرخه زندگی انسان است و معمولاً بر اساس سن تقویمی، افراد </w:t>
      </w:r>
      <w:r w:rsidRPr="00E9157E">
        <w:rPr>
          <w:rFonts w:cs="B Lotus"/>
          <w:color w:val="auto"/>
          <w:sz w:val="28"/>
          <w:szCs w:val="28"/>
          <w:rtl/>
          <w:lang w:bidi="fa-IR"/>
        </w:rPr>
        <w:t>۶۵</w:t>
      </w:r>
      <w:r w:rsidRPr="00E9157E">
        <w:rPr>
          <w:rFonts w:cs="B Lotus"/>
          <w:color w:val="auto"/>
          <w:sz w:val="28"/>
          <w:szCs w:val="28"/>
          <w:rtl/>
        </w:rPr>
        <w:t xml:space="preserve"> سال و بالاتر در گروه سالمندان قرار می‌گیرند. اگرچه سن تقویمی یکی از رایج‌ترین معیارهای تعریف سالمندی است، امروزه علاوه بر آن، وضعیت عملکردی، سلامت جسمی، روانی و اجتماعی نیز در تعیین وضعیت سالمندان مورد توجه قرار می‌گیرد. سالمندی دوره‌ای حساس از زندگی محسوب می‌شود که با تغییرات زیستی، روان‌شناختی و اجتماعی همراه است و احتمال ابتلا به بیماری‌های مزمن، کاهش توانایی‌های عملکردی، احساس تنهایی، انزوای اجتماعی و وابستگی به دیگران را افزایش می‌دهد. ازاین‌رو، توجه به نیازهای جسمی، روانی و اجتماعی سالمندان و تقویت حمایت‌های خانوادگی و اجتماعی، نقش مهمی در ارتقای کیفیت زندگی و سالمندی سالم ایفا می‌کند (بهره‌ور و همکاران، </w:t>
      </w:r>
      <w:r w:rsidRPr="00E9157E">
        <w:rPr>
          <w:rFonts w:cs="B Lotus"/>
          <w:color w:val="auto"/>
          <w:sz w:val="28"/>
          <w:szCs w:val="28"/>
          <w:rtl/>
          <w:lang w:bidi="fa-IR"/>
        </w:rPr>
        <w:t>۱۴۰۲</w:t>
      </w:r>
      <w:r w:rsidRPr="00E9157E">
        <w:rPr>
          <w:rFonts w:cs="B Lotus"/>
          <w:color w:val="auto"/>
          <w:sz w:val="28"/>
          <w:szCs w:val="28"/>
          <w:rtl/>
        </w:rPr>
        <w:t xml:space="preserve">؛ رستمی و همکاران، </w:t>
      </w:r>
      <w:r w:rsidRPr="00E9157E">
        <w:rPr>
          <w:rFonts w:cs="B Lotus"/>
          <w:color w:val="auto"/>
          <w:sz w:val="28"/>
          <w:szCs w:val="28"/>
          <w:rtl/>
          <w:lang w:bidi="fa-IR"/>
        </w:rPr>
        <w:t>۱۴۰۲)</w:t>
      </w:r>
      <w:r w:rsidR="00A40BD5">
        <w:rPr>
          <w:rFonts w:cs="B Lotus" w:hint="cs"/>
          <w:color w:val="auto"/>
          <w:sz w:val="28"/>
          <w:szCs w:val="28"/>
          <w:rtl/>
        </w:rPr>
        <w:t>.</w:t>
      </w:r>
    </w:p>
    <w:p w:rsidR="007903FE" w:rsidRPr="006D7654" w:rsidRDefault="007903FE" w:rsidP="00285864">
      <w:pPr>
        <w:tabs>
          <w:tab w:val="right" w:pos="8162"/>
        </w:tabs>
        <w:bidi/>
        <w:spacing w:line="276" w:lineRule="auto"/>
        <w:ind w:left="-562" w:firstLine="562"/>
        <w:jc w:val="lowKashida"/>
        <w:rPr>
          <w:rFonts w:cs="B Lotus"/>
          <w:b/>
          <w:bCs/>
          <w:color w:val="auto"/>
          <w:sz w:val="28"/>
          <w:szCs w:val="28"/>
          <w:rtl/>
        </w:rPr>
      </w:pPr>
      <w:r w:rsidRPr="006D7654">
        <w:rPr>
          <w:rFonts w:cs="B Lotus" w:hint="cs"/>
          <w:b/>
          <w:bCs/>
          <w:color w:val="auto"/>
          <w:sz w:val="28"/>
          <w:szCs w:val="28"/>
          <w:rtl/>
        </w:rPr>
        <w:t xml:space="preserve">2-1-2- نظریه </w:t>
      </w:r>
      <w:r w:rsidRPr="006D7654">
        <w:rPr>
          <w:rFonts w:cs="B Lotus" w:hint="cs"/>
          <w:b/>
          <w:bCs/>
          <w:color w:val="auto"/>
          <w:sz w:val="28"/>
          <w:szCs w:val="28"/>
          <w:rtl/>
        </w:rPr>
        <w:softHyphen/>
      </w:r>
      <w:r w:rsidRPr="006D7654">
        <w:rPr>
          <w:rFonts w:cs="B Lotus" w:hint="cs"/>
          <w:b/>
          <w:bCs/>
          <w:color w:val="auto"/>
          <w:sz w:val="28"/>
          <w:szCs w:val="28"/>
          <w:rtl/>
        </w:rPr>
        <w:softHyphen/>
        <w:t>های سالمندی</w:t>
      </w:r>
    </w:p>
    <w:p w:rsidR="00E9157E" w:rsidRPr="00E9157E" w:rsidRDefault="007903FE" w:rsidP="00E9157E">
      <w:pPr>
        <w:tabs>
          <w:tab w:val="right" w:pos="8162"/>
        </w:tabs>
        <w:bidi/>
        <w:spacing w:line="276" w:lineRule="auto"/>
        <w:ind w:left="-562" w:firstLine="562"/>
        <w:jc w:val="lowKashida"/>
        <w:rPr>
          <w:rFonts w:cs="B Lotus"/>
          <w:color w:val="auto"/>
          <w:sz w:val="28"/>
          <w:szCs w:val="28"/>
          <w:lang w:bidi="fa-IR"/>
        </w:rPr>
      </w:pPr>
      <w:r w:rsidRPr="006D7654">
        <w:rPr>
          <w:rFonts w:cs="B Lotus" w:hint="cs"/>
          <w:color w:val="auto"/>
          <w:sz w:val="28"/>
          <w:szCs w:val="28"/>
          <w:rtl/>
        </w:rPr>
        <w:t>ژرونتولوژی</w:t>
      </w:r>
      <w:r w:rsidRPr="006D7654">
        <w:rPr>
          <w:rStyle w:val="FootnoteReference"/>
          <w:rFonts w:cs="B Lotus"/>
          <w:color w:val="auto"/>
          <w:sz w:val="28"/>
          <w:szCs w:val="28"/>
          <w:rtl/>
        </w:rPr>
        <w:footnoteReference w:id="13"/>
      </w:r>
      <w:r w:rsidRPr="006D7654">
        <w:rPr>
          <w:rFonts w:cs="B Lotus" w:hint="cs"/>
          <w:color w:val="auto"/>
          <w:sz w:val="28"/>
          <w:szCs w:val="28"/>
          <w:rtl/>
          <w:lang w:bidi="fa-IR"/>
        </w:rPr>
        <w:t xml:space="preserve"> </w:t>
      </w:r>
      <w:r w:rsidR="00E9157E">
        <w:rPr>
          <w:rFonts w:cs="B Lotus" w:hint="cs"/>
          <w:color w:val="auto"/>
          <w:sz w:val="28"/>
          <w:szCs w:val="28"/>
          <w:rtl/>
          <w:lang w:bidi="fa-IR"/>
        </w:rPr>
        <w:t xml:space="preserve">یا علم </w:t>
      </w:r>
      <w:r w:rsidR="00E9157E">
        <w:rPr>
          <w:rFonts w:cs="B Lotus" w:hint="cs"/>
          <w:color w:val="auto"/>
          <w:sz w:val="28"/>
          <w:szCs w:val="28"/>
          <w:rtl/>
        </w:rPr>
        <w:t>پیرشناسی</w:t>
      </w:r>
      <w:r w:rsidR="00E9157E" w:rsidRPr="00E9157E">
        <w:rPr>
          <w:rFonts w:cs="B Lotus"/>
          <w:color w:val="auto"/>
          <w:sz w:val="28"/>
          <w:szCs w:val="28"/>
          <w:rtl/>
        </w:rPr>
        <w:t xml:space="preserve">، شاخه‌ای میان‌رشته‌ای از علوم است که فرایند سالمندی را از ابعاد زیستی، روان‌شناختی و اجتماعی مورد مطالعه قرار می‌دهد. این علم به بررسی تغییرات مرتبط با افزایش سن، عوامل مؤثر بر سالمندی، پیامدهای جسمی، روانی و اجتماعی آن و همچنین راهکارهای ارتقای سلامت و کیفیت زندگی سالمندان می‌پردازد. پژوهشگران حوزه سالمندشناسی با تبیین سازوکارهای سالمندی و شناسایی عوامل مؤثر بر آن، در تلاش‌اند تا زمینه دستیابی به سالمندی سالم، حفظ </w:t>
      </w:r>
      <w:r w:rsidR="00E9157E" w:rsidRPr="00E9157E">
        <w:rPr>
          <w:rFonts w:cs="B Lotus"/>
          <w:color w:val="auto"/>
          <w:sz w:val="28"/>
          <w:szCs w:val="28"/>
          <w:rtl/>
        </w:rPr>
        <w:lastRenderedPageBreak/>
        <w:t>توانمندی‌های عملکردی و ارتقای کیفیت زندگی سالمندان را فراهم کنند. همچنین، نظریه‌های مختلف سالمندی با رویکردهای زیستی، روان‌شناختی و اجتماعی برای تبیین علل و پیامدهای این فرایند ارائه شده‌اند (سازمان جهانی بهداشت</w:t>
      </w:r>
      <w:r w:rsidR="001E24D1">
        <w:rPr>
          <w:rStyle w:val="FootnoteReference"/>
          <w:rFonts w:cs="B Lotus"/>
          <w:color w:val="auto"/>
          <w:sz w:val="28"/>
          <w:szCs w:val="28"/>
          <w:rtl/>
        </w:rPr>
        <w:footnoteReference w:id="14"/>
      </w:r>
      <w:r w:rsidR="00E9157E" w:rsidRPr="00E9157E">
        <w:rPr>
          <w:rFonts w:cs="B Lotus"/>
          <w:color w:val="auto"/>
          <w:sz w:val="28"/>
          <w:szCs w:val="28"/>
          <w:rtl/>
        </w:rPr>
        <w:t xml:space="preserve">، </w:t>
      </w:r>
      <w:r w:rsidR="00E9157E" w:rsidRPr="00E9157E">
        <w:rPr>
          <w:rFonts w:cs="B Lotus"/>
          <w:color w:val="auto"/>
          <w:sz w:val="28"/>
          <w:szCs w:val="28"/>
          <w:rtl/>
          <w:lang w:bidi="fa-IR"/>
        </w:rPr>
        <w:t>۲۰۲۳</w:t>
      </w:r>
      <w:r w:rsidR="00E9157E" w:rsidRPr="00E9157E">
        <w:rPr>
          <w:rFonts w:cs="B Lotus"/>
          <w:color w:val="auto"/>
          <w:sz w:val="28"/>
          <w:szCs w:val="28"/>
          <w:rtl/>
        </w:rPr>
        <w:t xml:space="preserve">؛ سازمان جهانی بهداشت، </w:t>
      </w:r>
      <w:r w:rsidR="00E9157E" w:rsidRPr="00E9157E">
        <w:rPr>
          <w:rFonts w:cs="B Lotus"/>
          <w:color w:val="auto"/>
          <w:sz w:val="28"/>
          <w:szCs w:val="28"/>
          <w:rtl/>
          <w:lang w:bidi="fa-IR"/>
        </w:rPr>
        <w:t>۲۰۲۰)</w:t>
      </w:r>
      <w:r w:rsidR="00E9157E" w:rsidRPr="00E9157E">
        <w:rPr>
          <w:rFonts w:cs="B Lotus"/>
          <w:color w:val="auto"/>
          <w:sz w:val="28"/>
          <w:szCs w:val="28"/>
          <w:lang w:bidi="fa-IR"/>
        </w:rPr>
        <w:t>.</w:t>
      </w:r>
    </w:p>
    <w:p w:rsidR="007903FE" w:rsidRPr="006D7654" w:rsidRDefault="00373A31" w:rsidP="00E9157E">
      <w:pPr>
        <w:tabs>
          <w:tab w:val="right" w:pos="8162"/>
        </w:tabs>
        <w:bidi/>
        <w:spacing w:line="276" w:lineRule="auto"/>
        <w:ind w:left="-562" w:firstLine="562"/>
        <w:jc w:val="lowKashida"/>
        <w:rPr>
          <w:rFonts w:cs="B Lotus"/>
          <w:b/>
          <w:bCs/>
          <w:color w:val="auto"/>
          <w:sz w:val="28"/>
          <w:szCs w:val="28"/>
          <w:rtl/>
          <w:lang w:bidi="fa-IR"/>
        </w:rPr>
      </w:pPr>
      <w:r>
        <w:rPr>
          <w:rFonts w:cs="B Lotus" w:hint="cs"/>
          <w:b/>
          <w:bCs/>
          <w:color w:val="auto"/>
          <w:sz w:val="28"/>
          <w:szCs w:val="28"/>
          <w:rtl/>
          <w:lang w:bidi="fa-IR"/>
        </w:rPr>
        <w:t>1</w:t>
      </w:r>
      <w:r w:rsidR="007903FE" w:rsidRPr="006D7654">
        <w:rPr>
          <w:rFonts w:cs="B Lotus" w:hint="cs"/>
          <w:b/>
          <w:bCs/>
          <w:color w:val="auto"/>
          <w:sz w:val="28"/>
          <w:szCs w:val="28"/>
          <w:rtl/>
          <w:lang w:bidi="fa-IR"/>
        </w:rPr>
        <w:t>-</w:t>
      </w:r>
      <w:r>
        <w:rPr>
          <w:rFonts w:cs="B Lotus" w:hint="cs"/>
          <w:b/>
          <w:bCs/>
          <w:color w:val="auto"/>
          <w:sz w:val="28"/>
          <w:szCs w:val="28"/>
          <w:rtl/>
          <w:lang w:bidi="fa-IR"/>
        </w:rPr>
        <w:t>2</w:t>
      </w:r>
      <w:r w:rsidR="007903FE" w:rsidRPr="006D7654">
        <w:rPr>
          <w:rFonts w:cs="B Lotus" w:hint="cs"/>
          <w:b/>
          <w:bCs/>
          <w:color w:val="auto"/>
          <w:sz w:val="28"/>
          <w:szCs w:val="28"/>
          <w:rtl/>
          <w:lang w:bidi="fa-IR"/>
        </w:rPr>
        <w:t>-</w:t>
      </w:r>
      <w:r>
        <w:rPr>
          <w:rFonts w:cs="B Lotus" w:hint="cs"/>
          <w:b/>
          <w:bCs/>
          <w:color w:val="auto"/>
          <w:sz w:val="28"/>
          <w:szCs w:val="28"/>
          <w:rtl/>
          <w:lang w:bidi="fa-IR"/>
        </w:rPr>
        <w:t>1</w:t>
      </w:r>
      <w:r w:rsidR="007903FE" w:rsidRPr="006D7654">
        <w:rPr>
          <w:rFonts w:cs="B Lotus" w:hint="cs"/>
          <w:b/>
          <w:bCs/>
          <w:color w:val="auto"/>
          <w:sz w:val="28"/>
          <w:szCs w:val="28"/>
          <w:rtl/>
          <w:lang w:bidi="fa-IR"/>
        </w:rPr>
        <w:t>-</w:t>
      </w:r>
      <w:r>
        <w:rPr>
          <w:rFonts w:cs="B Lotus" w:hint="cs"/>
          <w:b/>
          <w:bCs/>
          <w:color w:val="auto"/>
          <w:sz w:val="28"/>
          <w:szCs w:val="28"/>
          <w:rtl/>
          <w:lang w:bidi="fa-IR"/>
        </w:rPr>
        <w:t>2</w:t>
      </w:r>
      <w:r w:rsidR="007903FE" w:rsidRPr="006D7654">
        <w:rPr>
          <w:rFonts w:cs="B Lotus" w:hint="cs"/>
          <w:b/>
          <w:bCs/>
          <w:color w:val="auto"/>
          <w:sz w:val="28"/>
          <w:szCs w:val="28"/>
          <w:rtl/>
          <w:lang w:bidi="fa-IR"/>
        </w:rPr>
        <w:t>- نظریه</w:t>
      </w:r>
      <w:r w:rsidR="007903FE" w:rsidRPr="006D7654">
        <w:rPr>
          <w:rFonts w:cs="B Lotus" w:hint="cs"/>
          <w:b/>
          <w:bCs/>
          <w:color w:val="auto"/>
          <w:sz w:val="28"/>
          <w:szCs w:val="28"/>
          <w:rtl/>
          <w:lang w:bidi="fa-IR"/>
        </w:rPr>
        <w:softHyphen/>
        <w:t>های زیست شناختی</w:t>
      </w:r>
    </w:p>
    <w:p w:rsidR="007903FE" w:rsidRPr="006D7654" w:rsidRDefault="007903FE" w:rsidP="00285864">
      <w:pPr>
        <w:tabs>
          <w:tab w:val="right" w:pos="8162"/>
        </w:tabs>
        <w:bidi/>
        <w:spacing w:line="276" w:lineRule="auto"/>
        <w:ind w:left="-562" w:firstLine="562"/>
        <w:jc w:val="lowKashida"/>
        <w:rPr>
          <w:rFonts w:cs="B Lotus"/>
          <w:color w:val="auto"/>
          <w:sz w:val="28"/>
          <w:szCs w:val="28"/>
          <w:rtl/>
          <w:lang w:bidi="fa-IR"/>
        </w:rPr>
      </w:pPr>
      <w:r w:rsidRPr="006D7654">
        <w:rPr>
          <w:rFonts w:cs="B Lotus" w:hint="cs"/>
          <w:color w:val="auto"/>
          <w:sz w:val="28"/>
          <w:szCs w:val="28"/>
          <w:rtl/>
          <w:lang w:bidi="fa-IR"/>
        </w:rPr>
        <w:t>نظریه</w:t>
      </w:r>
      <w:r w:rsidRPr="006D7654">
        <w:rPr>
          <w:rFonts w:cs="B Lotus"/>
          <w:color w:val="auto"/>
          <w:sz w:val="28"/>
          <w:szCs w:val="28"/>
          <w:rtl/>
          <w:lang w:bidi="fa-IR"/>
        </w:rPr>
        <w:softHyphen/>
      </w:r>
      <w:r w:rsidRPr="006D7654">
        <w:rPr>
          <w:rFonts w:cs="B Lotus" w:hint="cs"/>
          <w:color w:val="auto"/>
          <w:sz w:val="28"/>
          <w:szCs w:val="28"/>
          <w:rtl/>
          <w:lang w:bidi="fa-IR"/>
        </w:rPr>
        <w:t>های زیست</w:t>
      </w:r>
      <w:r w:rsidRPr="006D7654">
        <w:rPr>
          <w:rFonts w:cs="B Lotus"/>
          <w:color w:val="auto"/>
          <w:sz w:val="28"/>
          <w:szCs w:val="28"/>
          <w:rtl/>
          <w:lang w:bidi="fa-IR"/>
        </w:rPr>
        <w:softHyphen/>
      </w:r>
      <w:r w:rsidRPr="006D7654">
        <w:rPr>
          <w:rFonts w:cs="B Lotus" w:hint="cs"/>
          <w:color w:val="auto"/>
          <w:sz w:val="28"/>
          <w:szCs w:val="28"/>
          <w:rtl/>
          <w:lang w:bidi="fa-IR"/>
        </w:rPr>
        <w:t>شناختی به سه دسته تقسیم می شوند:</w:t>
      </w:r>
    </w:p>
    <w:p w:rsidR="007903FE" w:rsidRPr="00373A31" w:rsidRDefault="00373A31" w:rsidP="00285864">
      <w:pPr>
        <w:tabs>
          <w:tab w:val="right" w:pos="8162"/>
        </w:tabs>
        <w:bidi/>
        <w:spacing w:line="276" w:lineRule="auto"/>
        <w:ind w:left="-562" w:firstLine="562"/>
        <w:jc w:val="lowKashida"/>
        <w:rPr>
          <w:rFonts w:cs="B Lotus"/>
          <w:b/>
          <w:bCs/>
          <w:color w:val="auto"/>
          <w:sz w:val="28"/>
          <w:szCs w:val="28"/>
          <w:rtl/>
          <w:lang w:bidi="fa-IR"/>
        </w:rPr>
      </w:pPr>
      <w:bookmarkStart w:id="12" w:name="_Hlk215535180"/>
      <w:r w:rsidRPr="00373A31">
        <w:rPr>
          <w:rFonts w:cs="B Lotus" w:hint="cs"/>
          <w:b/>
          <w:bCs/>
          <w:color w:val="auto"/>
          <w:sz w:val="28"/>
          <w:szCs w:val="28"/>
          <w:rtl/>
          <w:lang w:bidi="fa-IR"/>
        </w:rPr>
        <w:t>1</w:t>
      </w:r>
      <w:r w:rsidR="007903FE" w:rsidRPr="00373A31">
        <w:rPr>
          <w:rFonts w:cs="B Lotus" w:hint="cs"/>
          <w:b/>
          <w:bCs/>
          <w:color w:val="auto"/>
          <w:sz w:val="28"/>
          <w:szCs w:val="28"/>
          <w:rtl/>
          <w:lang w:bidi="fa-IR"/>
        </w:rPr>
        <w:t>-1-2-</w:t>
      </w:r>
      <w:r w:rsidRPr="00373A31">
        <w:rPr>
          <w:rFonts w:cs="B Lotus" w:hint="cs"/>
          <w:b/>
          <w:bCs/>
          <w:color w:val="auto"/>
          <w:sz w:val="28"/>
          <w:szCs w:val="28"/>
          <w:rtl/>
          <w:lang w:bidi="fa-IR"/>
        </w:rPr>
        <w:t>1</w:t>
      </w:r>
      <w:r w:rsidR="007903FE" w:rsidRPr="00373A31">
        <w:rPr>
          <w:rFonts w:cs="B Lotus" w:hint="cs"/>
          <w:b/>
          <w:bCs/>
          <w:color w:val="auto"/>
          <w:sz w:val="28"/>
          <w:szCs w:val="28"/>
          <w:rtl/>
          <w:lang w:bidi="fa-IR"/>
        </w:rPr>
        <w:t>-</w:t>
      </w:r>
      <w:r w:rsidRPr="00373A31">
        <w:rPr>
          <w:rFonts w:cs="B Lotus" w:hint="cs"/>
          <w:b/>
          <w:bCs/>
          <w:color w:val="auto"/>
          <w:sz w:val="28"/>
          <w:szCs w:val="28"/>
          <w:rtl/>
          <w:lang w:bidi="fa-IR"/>
        </w:rPr>
        <w:t>2</w:t>
      </w:r>
      <w:r w:rsidR="007903FE" w:rsidRPr="00373A31">
        <w:rPr>
          <w:rFonts w:cs="B Lotus" w:hint="cs"/>
          <w:b/>
          <w:bCs/>
          <w:color w:val="auto"/>
          <w:sz w:val="28"/>
          <w:szCs w:val="28"/>
          <w:rtl/>
          <w:lang w:bidi="fa-IR"/>
        </w:rPr>
        <w:t>-</w:t>
      </w:r>
      <w:bookmarkEnd w:id="12"/>
      <w:r w:rsidR="007903FE" w:rsidRPr="00373A31">
        <w:rPr>
          <w:rFonts w:cs="B Lotus" w:hint="cs"/>
          <w:b/>
          <w:bCs/>
          <w:color w:val="auto"/>
          <w:sz w:val="28"/>
          <w:szCs w:val="28"/>
          <w:rtl/>
          <w:lang w:bidi="fa-IR"/>
        </w:rPr>
        <w:t xml:space="preserve"> نظریه ایمنی</w:t>
      </w:r>
    </w:p>
    <w:p w:rsidR="00E9157E" w:rsidRPr="00E9157E" w:rsidRDefault="00E9157E" w:rsidP="00E9157E">
      <w:pPr>
        <w:tabs>
          <w:tab w:val="right" w:pos="8162"/>
        </w:tabs>
        <w:bidi/>
        <w:spacing w:line="276" w:lineRule="auto"/>
        <w:ind w:left="-562" w:firstLine="562"/>
        <w:jc w:val="lowKashida"/>
        <w:rPr>
          <w:rFonts w:cs="B Lotus"/>
          <w:color w:val="auto"/>
          <w:sz w:val="28"/>
          <w:szCs w:val="28"/>
          <w:lang w:bidi="fa-IR"/>
        </w:rPr>
      </w:pPr>
      <w:r w:rsidRPr="00E9157E">
        <w:rPr>
          <w:rFonts w:cs="B Lotus"/>
          <w:color w:val="auto"/>
          <w:sz w:val="28"/>
          <w:szCs w:val="28"/>
          <w:rtl/>
        </w:rPr>
        <w:t>بر اساس نظریه ایمنی</w:t>
      </w:r>
      <w:r w:rsidR="00B87B5A">
        <w:rPr>
          <w:rStyle w:val="FootnoteReference"/>
          <w:rFonts w:cs="B Lotus"/>
          <w:color w:val="auto"/>
          <w:sz w:val="28"/>
          <w:szCs w:val="28"/>
          <w:lang w:bidi="fa-IR"/>
        </w:rPr>
        <w:footnoteReference w:id="15"/>
      </w:r>
      <w:r w:rsidRPr="00E9157E">
        <w:rPr>
          <w:rFonts w:cs="B Lotus"/>
          <w:color w:val="auto"/>
          <w:sz w:val="28"/>
          <w:szCs w:val="28"/>
          <w:rtl/>
        </w:rPr>
        <w:t>پیری تا حدی نتیجه تغییرات تدریجی در عملکرد سیستم ایمنی بدن است. سیستم ایمنی وظیفه شناسایی و حذف عوامل بیماری‌زا مانند ویروس‌ها، باکتری‌ها، قارچ‌ها و همچنین سلول‌های غیرطبیعی از جمله سلول‌های توموری را بر عهده دارد. با افزایش سن، کارایی سیستم ایمنی کاهش یافته و پدیده‌ای به نام</w:t>
      </w:r>
      <w:r w:rsidR="00B87B5A">
        <w:rPr>
          <w:rFonts w:cs="B Lotus" w:hint="cs"/>
          <w:color w:val="auto"/>
          <w:sz w:val="28"/>
          <w:szCs w:val="28"/>
          <w:rtl/>
        </w:rPr>
        <w:t xml:space="preserve"> </w:t>
      </w:r>
      <w:r w:rsidRPr="00E9157E">
        <w:rPr>
          <w:rFonts w:cs="B Lotus"/>
          <w:color w:val="auto"/>
          <w:sz w:val="28"/>
          <w:szCs w:val="28"/>
          <w:rtl/>
        </w:rPr>
        <w:t>پیری ایمن</w:t>
      </w:r>
      <w:r w:rsidR="00B87B5A">
        <w:rPr>
          <w:rFonts w:cs="B Lotus" w:hint="cs"/>
          <w:color w:val="auto"/>
          <w:sz w:val="28"/>
          <w:szCs w:val="28"/>
          <w:rtl/>
          <w:lang w:bidi="fa-IR"/>
        </w:rPr>
        <w:t xml:space="preserve">ی </w:t>
      </w:r>
      <w:r w:rsidRPr="00E9157E">
        <w:rPr>
          <w:rFonts w:cs="B Lotus"/>
          <w:color w:val="auto"/>
          <w:sz w:val="28"/>
          <w:szCs w:val="28"/>
          <w:rtl/>
        </w:rPr>
        <w:t>رخ می‌دهد که با کاهش پاسخ ایمنی، افزایش استعداد ابتلا به عفونت‌ها، سرطان و بیماری‌های مزمن همراه است. علاوه بر این، در سالمندی احتمال بروز پاسخ‌های خودایمنی و التهاب مزمن نیز افزایش می‌یابد که می‌تواند به آسیب بافت‌های سالم بدن منجر شود. اگرچه نظریه ایمنی بخشی از فرایند سالمندی را تبیین می‌کند، اما به‌تنهایی قادر به توضیح همه جنبه‌های پیچیده پیری نیست و امروزه در کنار سایر نظریه‌های زیستی مورد بررسی قرار می‌گیرد (نیکولاس</w:t>
      </w:r>
      <w:r w:rsidR="00A2424F">
        <w:rPr>
          <w:rStyle w:val="FootnoteReference"/>
          <w:rFonts w:cs="B Lotus"/>
          <w:color w:val="auto"/>
          <w:sz w:val="28"/>
          <w:szCs w:val="28"/>
          <w:rtl/>
        </w:rPr>
        <w:footnoteReference w:id="16"/>
      </w:r>
      <w:r w:rsidRPr="00E9157E">
        <w:rPr>
          <w:rFonts w:cs="B Lotus"/>
          <w:color w:val="auto"/>
          <w:sz w:val="28"/>
          <w:szCs w:val="28"/>
          <w:rtl/>
        </w:rPr>
        <w:t xml:space="preserve"> و همکاران، </w:t>
      </w:r>
      <w:r w:rsidRPr="00E9157E">
        <w:rPr>
          <w:rFonts w:cs="B Lotus"/>
          <w:color w:val="auto"/>
          <w:sz w:val="28"/>
          <w:szCs w:val="28"/>
          <w:rtl/>
          <w:lang w:bidi="fa-IR"/>
        </w:rPr>
        <w:t>۲۰۲۳</w:t>
      </w:r>
      <w:r w:rsidRPr="00E9157E">
        <w:rPr>
          <w:rFonts w:cs="B Lotus"/>
          <w:color w:val="auto"/>
          <w:sz w:val="28"/>
          <w:szCs w:val="28"/>
          <w:rtl/>
        </w:rPr>
        <w:t>؛ فولپ</w:t>
      </w:r>
      <w:r w:rsidR="00A2424F">
        <w:rPr>
          <w:rStyle w:val="FootnoteReference"/>
          <w:rFonts w:cs="B Lotus"/>
          <w:color w:val="auto"/>
          <w:sz w:val="28"/>
          <w:szCs w:val="28"/>
          <w:rtl/>
        </w:rPr>
        <w:footnoteReference w:id="17"/>
      </w:r>
      <w:r w:rsidRPr="00E9157E">
        <w:rPr>
          <w:rFonts w:cs="B Lotus"/>
          <w:color w:val="auto"/>
          <w:sz w:val="28"/>
          <w:szCs w:val="28"/>
          <w:rtl/>
        </w:rPr>
        <w:t xml:space="preserve"> و همکاران، </w:t>
      </w:r>
      <w:r w:rsidRPr="00E9157E">
        <w:rPr>
          <w:rFonts w:cs="B Lotus"/>
          <w:color w:val="auto"/>
          <w:sz w:val="28"/>
          <w:szCs w:val="28"/>
          <w:rtl/>
          <w:lang w:bidi="fa-IR"/>
        </w:rPr>
        <w:t>۲۰۲۳)</w:t>
      </w:r>
      <w:r w:rsidR="00A40BD5">
        <w:rPr>
          <w:rFonts w:cs="B Lotus" w:hint="cs"/>
          <w:color w:val="auto"/>
          <w:sz w:val="28"/>
          <w:szCs w:val="28"/>
          <w:rtl/>
          <w:lang w:bidi="fa-IR"/>
        </w:rPr>
        <w:t>.</w:t>
      </w:r>
    </w:p>
    <w:p w:rsidR="007903FE" w:rsidRPr="006D7654" w:rsidRDefault="00373A31" w:rsidP="00285864">
      <w:pPr>
        <w:tabs>
          <w:tab w:val="right" w:pos="8162"/>
        </w:tabs>
        <w:bidi/>
        <w:spacing w:line="276" w:lineRule="auto"/>
        <w:ind w:left="-562" w:firstLine="562"/>
        <w:jc w:val="lowKashida"/>
        <w:rPr>
          <w:rFonts w:cs="B Lotus"/>
          <w:b/>
          <w:bCs/>
          <w:color w:val="auto"/>
          <w:sz w:val="28"/>
          <w:szCs w:val="28"/>
          <w:rtl/>
          <w:lang w:bidi="fa-IR"/>
        </w:rPr>
      </w:pPr>
      <w:r>
        <w:rPr>
          <w:rFonts w:cs="B Lotus" w:hint="cs"/>
          <w:b/>
          <w:bCs/>
          <w:color w:val="auto"/>
          <w:sz w:val="28"/>
          <w:szCs w:val="28"/>
          <w:rtl/>
          <w:lang w:bidi="fa-IR"/>
        </w:rPr>
        <w:t>2</w:t>
      </w:r>
      <w:r w:rsidRPr="00373A31">
        <w:rPr>
          <w:rFonts w:cs="B Lotus" w:hint="cs"/>
          <w:b/>
          <w:bCs/>
          <w:color w:val="auto"/>
          <w:sz w:val="28"/>
          <w:szCs w:val="28"/>
          <w:rtl/>
          <w:lang w:bidi="fa-IR"/>
        </w:rPr>
        <w:t>-1-2-1-2-</w:t>
      </w:r>
      <w:r w:rsidR="007903FE" w:rsidRPr="006D7654">
        <w:rPr>
          <w:rFonts w:cs="B Lotus" w:hint="cs"/>
          <w:b/>
          <w:bCs/>
          <w:color w:val="auto"/>
          <w:sz w:val="28"/>
          <w:szCs w:val="28"/>
          <w:rtl/>
          <w:lang w:bidi="fa-IR"/>
        </w:rPr>
        <w:t>نظریه پیر شدن سلولی</w:t>
      </w:r>
    </w:p>
    <w:p w:rsidR="00B87B5A" w:rsidRPr="00B87B5A" w:rsidRDefault="00B87B5A" w:rsidP="00B87B5A">
      <w:pPr>
        <w:tabs>
          <w:tab w:val="right" w:pos="8162"/>
        </w:tabs>
        <w:bidi/>
        <w:spacing w:line="276" w:lineRule="auto"/>
        <w:ind w:left="-562" w:firstLine="562"/>
        <w:jc w:val="lowKashida"/>
        <w:rPr>
          <w:rFonts w:cs="B Lotus"/>
          <w:color w:val="auto"/>
          <w:sz w:val="28"/>
          <w:szCs w:val="28"/>
          <w:lang w:bidi="fa-IR"/>
        </w:rPr>
      </w:pPr>
      <w:r w:rsidRPr="00B87B5A">
        <w:rPr>
          <w:rFonts w:cs="B Lotus"/>
          <w:color w:val="auto"/>
          <w:sz w:val="28"/>
          <w:szCs w:val="28"/>
          <w:rtl/>
        </w:rPr>
        <w:t>بر اساس نظریه پیری سلولی، سالمندی نتیجه تجمع تدریجی آسیب‌های مولکولی و سلولی، به‌ویژه در ماده ژنتیکی سلول‌ها</w:t>
      </w:r>
      <w:r w:rsidRPr="00B87B5A">
        <w:rPr>
          <w:rFonts w:cs="B Lotus"/>
          <w:color w:val="auto"/>
          <w:sz w:val="28"/>
          <w:szCs w:val="28"/>
          <w:lang w:bidi="fa-IR"/>
        </w:rPr>
        <w:t>(</w:t>
      </w:r>
      <w:r>
        <w:rPr>
          <w:rFonts w:ascii="Times New Roman" w:hAnsi="Times New Roman" w:cs="Times New Roman"/>
          <w:color w:val="auto"/>
          <w:sz w:val="28"/>
          <w:szCs w:val="28"/>
          <w:lang w:bidi="fa-IR"/>
        </w:rPr>
        <w:t>DNA</w:t>
      </w:r>
      <w:r w:rsidRPr="00B87B5A">
        <w:rPr>
          <w:rFonts w:cs="B Lotus"/>
          <w:color w:val="auto"/>
          <w:sz w:val="28"/>
          <w:szCs w:val="28"/>
          <w:lang w:bidi="fa-IR"/>
        </w:rPr>
        <w:t>)</w:t>
      </w:r>
      <w:r w:rsidRPr="00B87B5A">
        <w:rPr>
          <w:rFonts w:cs="B Lotus"/>
          <w:color w:val="auto"/>
          <w:sz w:val="28"/>
          <w:szCs w:val="28"/>
          <w:rtl/>
        </w:rPr>
        <w:t>، است. در طول زندگی، عوامل درونی و محیطی موجب بروز آسیب در</w:t>
      </w:r>
      <w:r w:rsidRPr="00B87B5A">
        <w:rPr>
          <w:rFonts w:cs="B Lotus"/>
          <w:color w:val="auto"/>
          <w:sz w:val="28"/>
          <w:szCs w:val="28"/>
          <w:lang w:bidi="fa-IR"/>
        </w:rPr>
        <w:t xml:space="preserve"> </w:t>
      </w:r>
      <w:r>
        <w:rPr>
          <w:rFonts w:ascii="Times New Roman" w:hAnsi="Times New Roman" w:cs="Times New Roman"/>
          <w:color w:val="auto"/>
          <w:sz w:val="28"/>
          <w:szCs w:val="28"/>
          <w:lang w:bidi="fa-IR"/>
        </w:rPr>
        <w:t>DNA</w:t>
      </w:r>
      <w:r w:rsidRPr="00B87B5A">
        <w:rPr>
          <w:rFonts w:cs="B Lotus"/>
          <w:color w:val="auto"/>
          <w:sz w:val="28"/>
          <w:szCs w:val="28"/>
          <w:lang w:bidi="fa-IR"/>
        </w:rPr>
        <w:t xml:space="preserve"> </w:t>
      </w:r>
      <w:r>
        <w:rPr>
          <w:rFonts w:cs="B Lotus" w:hint="cs"/>
          <w:color w:val="auto"/>
          <w:sz w:val="28"/>
          <w:szCs w:val="28"/>
          <w:rtl/>
          <w:lang w:bidi="fa-IR"/>
        </w:rPr>
        <w:t xml:space="preserve"> </w:t>
      </w:r>
      <w:r w:rsidRPr="00B87B5A">
        <w:rPr>
          <w:rFonts w:cs="B Lotus"/>
          <w:color w:val="auto"/>
          <w:sz w:val="28"/>
          <w:szCs w:val="28"/>
          <w:rtl/>
        </w:rPr>
        <w:t>و سایر اجزای سلول می‌شوند و با کاهش توانایی سیستم‌های ترمیم</w:t>
      </w:r>
      <w:r>
        <w:rPr>
          <w:rFonts w:ascii="Times New Roman" w:hAnsi="Times New Roman" w:cs="Times New Roman"/>
          <w:color w:val="auto"/>
          <w:sz w:val="28"/>
          <w:szCs w:val="28"/>
          <w:lang w:bidi="fa-IR"/>
        </w:rPr>
        <w:t>DNA</w:t>
      </w:r>
      <w:r w:rsidRPr="00B87B5A">
        <w:rPr>
          <w:rFonts w:cs="B Lotus"/>
          <w:color w:val="auto"/>
          <w:sz w:val="28"/>
          <w:szCs w:val="28"/>
          <w:rtl/>
        </w:rPr>
        <w:t xml:space="preserve">، این آسیب‌ها به‌تدریج انباشته می‌شوند. در نتیجه، عملکرد طبیعی سلول‌ها مختل شده و ظرفیت تکثیر و بازسازی آن‌ها کاهش می‌یابد. علاوه بر این، کوتاه شدن تلومرها، تغییرات اپی‌ژنتیکی، اختلال در بیان ژن‌ها و ورود سلول‌ها به مرحله پیری </w:t>
      </w:r>
      <w:r>
        <w:rPr>
          <w:rFonts w:cs="B Lotus" w:hint="cs"/>
          <w:color w:val="auto"/>
          <w:sz w:val="28"/>
          <w:szCs w:val="28"/>
          <w:rtl/>
        </w:rPr>
        <w:t xml:space="preserve">سلولی </w:t>
      </w:r>
      <w:r w:rsidRPr="00B87B5A">
        <w:rPr>
          <w:rFonts w:cs="B Lotus"/>
          <w:color w:val="auto"/>
          <w:sz w:val="28"/>
          <w:szCs w:val="28"/>
          <w:rtl/>
        </w:rPr>
        <w:t xml:space="preserve">از مهم‌ترین سازوکارهای مؤثر در این فرایند به شمار می‌روند. این تغییرات در نهایت باعث کاهش عملکرد بافت‌ها و اندام‌ها، افت توانایی ترمیم، افزایش سفتی بافت‌ها و بروز تدریجی </w:t>
      </w:r>
      <w:r w:rsidRPr="00B87B5A">
        <w:rPr>
          <w:rFonts w:cs="B Lotus"/>
          <w:color w:val="auto"/>
          <w:sz w:val="28"/>
          <w:szCs w:val="28"/>
          <w:rtl/>
        </w:rPr>
        <w:lastRenderedPageBreak/>
        <w:t>ویژگی‌های سالمندی می‌شوند. با این حال، پژوهشگران معتقدند که پیری سلولی تنها یکی از مکانیسم‌های زیستی سالمندی است و برای تبیین کامل این فرایند باید سایر عوامل ژنتیکی، متابولیکی و محیطی نیز در نظر گرفته شوند (لوپز-اوتین</w:t>
      </w:r>
      <w:r w:rsidR="007A4F07">
        <w:rPr>
          <w:rStyle w:val="FootnoteReference"/>
          <w:rFonts w:cs="B Lotus"/>
          <w:color w:val="auto"/>
          <w:sz w:val="28"/>
          <w:szCs w:val="28"/>
          <w:rtl/>
        </w:rPr>
        <w:footnoteReference w:id="18"/>
      </w:r>
      <w:r w:rsidR="007A4F07">
        <w:rPr>
          <w:rFonts w:cs="B Lotus" w:hint="cs"/>
          <w:color w:val="auto"/>
          <w:sz w:val="28"/>
          <w:szCs w:val="28"/>
          <w:rtl/>
        </w:rPr>
        <w:t xml:space="preserve"> </w:t>
      </w:r>
      <w:r w:rsidRPr="00B87B5A">
        <w:rPr>
          <w:rFonts w:cs="B Lotus"/>
          <w:color w:val="auto"/>
          <w:sz w:val="28"/>
          <w:szCs w:val="28"/>
          <w:rtl/>
        </w:rPr>
        <w:t xml:space="preserve">و همکاران، </w:t>
      </w:r>
      <w:r w:rsidRPr="00B87B5A">
        <w:rPr>
          <w:rFonts w:cs="B Lotus"/>
          <w:color w:val="auto"/>
          <w:sz w:val="28"/>
          <w:szCs w:val="28"/>
          <w:rtl/>
          <w:lang w:bidi="fa-IR"/>
        </w:rPr>
        <w:t>۲۰۲۳</w:t>
      </w:r>
      <w:r w:rsidRPr="00B87B5A">
        <w:rPr>
          <w:rFonts w:cs="B Lotus"/>
          <w:color w:val="auto"/>
          <w:sz w:val="28"/>
          <w:szCs w:val="28"/>
          <w:rtl/>
        </w:rPr>
        <w:t>؛ کامپیزی</w:t>
      </w:r>
      <w:r w:rsidR="007A4F07">
        <w:rPr>
          <w:rStyle w:val="FootnoteReference"/>
          <w:rFonts w:cs="B Lotus"/>
          <w:color w:val="auto"/>
          <w:sz w:val="28"/>
          <w:szCs w:val="28"/>
          <w:rtl/>
        </w:rPr>
        <w:footnoteReference w:id="19"/>
      </w:r>
      <w:r w:rsidRPr="00B87B5A">
        <w:rPr>
          <w:rFonts w:cs="B Lotus"/>
          <w:color w:val="auto"/>
          <w:sz w:val="28"/>
          <w:szCs w:val="28"/>
          <w:rtl/>
        </w:rPr>
        <w:t xml:space="preserve">، </w:t>
      </w:r>
      <w:r w:rsidRPr="00B87B5A">
        <w:rPr>
          <w:rFonts w:cs="B Lotus"/>
          <w:color w:val="auto"/>
          <w:sz w:val="28"/>
          <w:szCs w:val="28"/>
          <w:rtl/>
          <w:lang w:bidi="fa-IR"/>
        </w:rPr>
        <w:t>۲۰۲۴)</w:t>
      </w:r>
      <w:r w:rsidR="00A40BD5">
        <w:rPr>
          <w:rFonts w:cs="B Lotus" w:hint="cs"/>
          <w:color w:val="auto"/>
          <w:sz w:val="28"/>
          <w:szCs w:val="28"/>
          <w:rtl/>
          <w:lang w:bidi="fa-IR"/>
        </w:rPr>
        <w:t>.</w:t>
      </w:r>
    </w:p>
    <w:p w:rsidR="007903FE" w:rsidRPr="006D7654" w:rsidRDefault="00373A31" w:rsidP="00285864">
      <w:pPr>
        <w:tabs>
          <w:tab w:val="right" w:pos="8162"/>
        </w:tabs>
        <w:bidi/>
        <w:spacing w:line="276" w:lineRule="auto"/>
        <w:ind w:left="-562" w:firstLine="562"/>
        <w:jc w:val="lowKashida"/>
        <w:rPr>
          <w:rFonts w:cs="B Lotus"/>
          <w:b/>
          <w:bCs/>
          <w:color w:val="auto"/>
          <w:sz w:val="28"/>
          <w:szCs w:val="28"/>
          <w:rtl/>
          <w:lang w:bidi="fa-IR"/>
        </w:rPr>
      </w:pPr>
      <w:r>
        <w:rPr>
          <w:rFonts w:cs="B Lotus" w:hint="cs"/>
          <w:b/>
          <w:bCs/>
          <w:color w:val="auto"/>
          <w:sz w:val="28"/>
          <w:szCs w:val="28"/>
          <w:rtl/>
          <w:lang w:bidi="fa-IR"/>
        </w:rPr>
        <w:t>3</w:t>
      </w:r>
      <w:r w:rsidRPr="00373A31">
        <w:rPr>
          <w:rFonts w:cs="B Lotus" w:hint="cs"/>
          <w:b/>
          <w:bCs/>
          <w:color w:val="auto"/>
          <w:sz w:val="28"/>
          <w:szCs w:val="28"/>
          <w:rtl/>
          <w:lang w:bidi="fa-IR"/>
        </w:rPr>
        <w:t>-1-2-1-2-</w:t>
      </w:r>
      <w:r w:rsidR="007903FE" w:rsidRPr="006D7654">
        <w:rPr>
          <w:rFonts w:cs="B Lotus" w:hint="cs"/>
          <w:b/>
          <w:bCs/>
          <w:color w:val="auto"/>
          <w:sz w:val="28"/>
          <w:szCs w:val="28"/>
          <w:rtl/>
          <w:lang w:bidi="fa-IR"/>
        </w:rPr>
        <w:t xml:space="preserve">نظریه رادیکال آزاد </w:t>
      </w:r>
    </w:p>
    <w:p w:rsidR="00B87B5A" w:rsidRPr="00B87B5A" w:rsidRDefault="00B87B5A" w:rsidP="00B87B5A">
      <w:pPr>
        <w:tabs>
          <w:tab w:val="right" w:pos="8162"/>
        </w:tabs>
        <w:bidi/>
        <w:spacing w:line="276" w:lineRule="auto"/>
        <w:ind w:left="-562" w:firstLine="562"/>
        <w:jc w:val="lowKashida"/>
        <w:rPr>
          <w:rFonts w:cs="B Lotus"/>
          <w:color w:val="auto"/>
          <w:sz w:val="28"/>
          <w:szCs w:val="28"/>
          <w:lang w:bidi="fa-IR"/>
        </w:rPr>
      </w:pPr>
      <w:r w:rsidRPr="00B87B5A">
        <w:rPr>
          <w:rFonts w:cs="B Lotus"/>
          <w:color w:val="auto"/>
          <w:sz w:val="28"/>
          <w:szCs w:val="28"/>
          <w:rtl/>
        </w:rPr>
        <w:t>بر اساس نظریه رادیکال‌های آزاد، سالمندی تا حدی نتیجه تجمع آسیب‌های ناشی از گونه‌های فعال اکسیژن</w:t>
      </w:r>
      <w:r>
        <w:rPr>
          <w:rFonts w:cs="B Lotus" w:hint="cs"/>
          <w:color w:val="auto"/>
          <w:sz w:val="28"/>
          <w:szCs w:val="28"/>
          <w:rtl/>
          <w:lang w:bidi="fa-IR"/>
        </w:rPr>
        <w:t xml:space="preserve"> </w:t>
      </w:r>
      <w:r w:rsidRPr="00B87B5A">
        <w:rPr>
          <w:rFonts w:cs="B Lotus"/>
          <w:color w:val="auto"/>
          <w:sz w:val="28"/>
          <w:szCs w:val="28"/>
          <w:rtl/>
        </w:rPr>
        <w:t>و سایر رادیکال‌های آزاد در سلول‌ها است. این مولکول‌های بسیار واکنش‌پذیر در جریان فرایندهای طبیعی متابولیسم، به‌ویژه در میتوکندری، تولید می‌شوند و در صورت برهم خوردن تعادل میان تولید آن‌ها و ظرفیت سیستم‌های آنتی‌اکسیدانی، موجب بروز استرس اکسیداتیو می‌شوند. استرس اکسیداتیو می‌تواند به</w:t>
      </w:r>
      <w:r w:rsidRPr="00B87B5A">
        <w:rPr>
          <w:rFonts w:cs="B Lotus"/>
          <w:color w:val="auto"/>
          <w:sz w:val="28"/>
          <w:szCs w:val="28"/>
          <w:lang w:bidi="fa-IR"/>
        </w:rPr>
        <w:t xml:space="preserve"> </w:t>
      </w:r>
      <w:r>
        <w:rPr>
          <w:rFonts w:ascii="Times New Roman" w:hAnsi="Times New Roman" w:cs="Times New Roman"/>
          <w:color w:val="auto"/>
          <w:sz w:val="28"/>
          <w:szCs w:val="28"/>
          <w:lang w:bidi="fa-IR"/>
        </w:rPr>
        <w:t>DNA</w:t>
      </w:r>
      <w:r w:rsidRPr="00B87B5A">
        <w:rPr>
          <w:rFonts w:cs="B Lotus"/>
          <w:color w:val="auto"/>
          <w:sz w:val="28"/>
          <w:szCs w:val="28"/>
          <w:rtl/>
        </w:rPr>
        <w:t xml:space="preserve">، پروتئین‌ها، لیپیدهای غشایی و سایر اجزای سلولی آسیب برساند و به اختلال عملکرد سلول‌ها و بافت‌ها منجر شود. همچنین، با افزایش سن تغییراتی در بافت همبند از جمله افزایش پیوندهای عرضی رشته‌های کلاژن و کاهش خاصیت ارتجاعی آن‌ها مشاهده می‌شود. از سوی دیگر، تجمع رنگدانه لیپوفوسین که حاصل اکسیداسیون لیپیدها و پروتئین‌ها است، یکی از شاخص‌های شناخته‌شده پیری سلولی محسوب می‌شود و می‌تواند با اختلال در عملکرد طبیعی سلول‌ها و کاهش توانایی آن‌ها در دفع مواد زائد، در فرایند سالمندی نقش داشته باشد. اگرچه امروزه نقش استرس اکسیداتیو در سالمندی به‌خوبی پذیرفته شده است، اما پژوهشگران معتقدند که این نظریه به‌تنهایی قادر به تبیین تمامی ابعاد پیچیده سالمندی نیست و باید در کنار سایر مکانیسم‌های زیستی مورد بررسی قرار گیرد (لوپز-اوتین و همکاران، </w:t>
      </w:r>
      <w:r w:rsidRPr="00B87B5A">
        <w:rPr>
          <w:rFonts w:cs="B Lotus"/>
          <w:color w:val="auto"/>
          <w:sz w:val="28"/>
          <w:szCs w:val="28"/>
          <w:rtl/>
          <w:lang w:bidi="fa-IR"/>
        </w:rPr>
        <w:t>۲۰۲۳</w:t>
      </w:r>
      <w:r w:rsidRPr="00B87B5A">
        <w:rPr>
          <w:rFonts w:cs="B Lotus"/>
          <w:color w:val="auto"/>
          <w:sz w:val="28"/>
          <w:szCs w:val="28"/>
          <w:rtl/>
        </w:rPr>
        <w:t>؛ گلادیشف</w:t>
      </w:r>
      <w:r w:rsidR="007A4F07">
        <w:rPr>
          <w:rStyle w:val="FootnoteReference"/>
          <w:rFonts w:cs="B Lotus"/>
          <w:color w:val="auto"/>
          <w:sz w:val="28"/>
          <w:szCs w:val="28"/>
          <w:rtl/>
        </w:rPr>
        <w:footnoteReference w:id="20"/>
      </w:r>
      <w:r w:rsidRPr="00B87B5A">
        <w:rPr>
          <w:rFonts w:cs="B Lotus"/>
          <w:color w:val="auto"/>
          <w:sz w:val="28"/>
          <w:szCs w:val="28"/>
          <w:rtl/>
        </w:rPr>
        <w:t xml:space="preserve">، </w:t>
      </w:r>
      <w:r w:rsidRPr="00B87B5A">
        <w:rPr>
          <w:rFonts w:cs="B Lotus"/>
          <w:color w:val="auto"/>
          <w:sz w:val="28"/>
          <w:szCs w:val="28"/>
          <w:rtl/>
          <w:lang w:bidi="fa-IR"/>
        </w:rPr>
        <w:t>۲۰۲۴)</w:t>
      </w:r>
      <w:r w:rsidR="000C7BA7">
        <w:rPr>
          <w:rFonts w:cs="B Lotus" w:hint="cs"/>
          <w:color w:val="auto"/>
          <w:sz w:val="28"/>
          <w:szCs w:val="28"/>
          <w:rtl/>
          <w:lang w:bidi="fa-IR"/>
        </w:rPr>
        <w:t>.</w:t>
      </w:r>
    </w:p>
    <w:p w:rsidR="007903FE" w:rsidRPr="006D7654" w:rsidRDefault="007903FE" w:rsidP="00285864">
      <w:pPr>
        <w:tabs>
          <w:tab w:val="right" w:pos="8162"/>
        </w:tabs>
        <w:bidi/>
        <w:spacing w:line="276" w:lineRule="auto"/>
        <w:ind w:left="-562" w:firstLine="562"/>
        <w:jc w:val="lowKashida"/>
        <w:rPr>
          <w:rFonts w:cs="B Lotus"/>
          <w:b/>
          <w:bCs/>
          <w:color w:val="auto"/>
          <w:sz w:val="28"/>
          <w:szCs w:val="28"/>
          <w:rtl/>
          <w:lang w:bidi="fa-IR"/>
        </w:rPr>
      </w:pPr>
      <w:r w:rsidRPr="006D7654">
        <w:rPr>
          <w:rFonts w:cs="B Lotus" w:hint="cs"/>
          <w:b/>
          <w:bCs/>
          <w:color w:val="auto"/>
          <w:sz w:val="28"/>
          <w:szCs w:val="28"/>
          <w:rtl/>
          <w:lang w:bidi="fa-IR"/>
        </w:rPr>
        <w:t>2-</w:t>
      </w:r>
      <w:r w:rsidR="00BF7638">
        <w:rPr>
          <w:rFonts w:cs="B Lotus" w:hint="cs"/>
          <w:b/>
          <w:bCs/>
          <w:color w:val="auto"/>
          <w:sz w:val="28"/>
          <w:szCs w:val="28"/>
          <w:rtl/>
          <w:lang w:bidi="fa-IR"/>
        </w:rPr>
        <w:t>2</w:t>
      </w:r>
      <w:r w:rsidRPr="006D7654">
        <w:rPr>
          <w:rFonts w:cs="B Lotus" w:hint="cs"/>
          <w:b/>
          <w:bCs/>
          <w:color w:val="auto"/>
          <w:sz w:val="28"/>
          <w:szCs w:val="28"/>
          <w:rtl/>
          <w:lang w:bidi="fa-IR"/>
        </w:rPr>
        <w:t>-</w:t>
      </w:r>
      <w:r w:rsidR="00BF7638">
        <w:rPr>
          <w:rFonts w:cs="B Lotus" w:hint="cs"/>
          <w:b/>
          <w:bCs/>
          <w:color w:val="auto"/>
          <w:sz w:val="28"/>
          <w:szCs w:val="28"/>
          <w:rtl/>
          <w:lang w:bidi="fa-IR"/>
        </w:rPr>
        <w:t>1</w:t>
      </w:r>
      <w:r w:rsidRPr="006D7654">
        <w:rPr>
          <w:rFonts w:cs="B Lotus" w:hint="cs"/>
          <w:b/>
          <w:bCs/>
          <w:color w:val="auto"/>
          <w:sz w:val="28"/>
          <w:szCs w:val="28"/>
          <w:rtl/>
          <w:lang w:bidi="fa-IR"/>
        </w:rPr>
        <w:t>-2- نظریه</w:t>
      </w:r>
      <w:r w:rsidRPr="006D7654">
        <w:rPr>
          <w:rFonts w:cs="B Lotus" w:hint="cs"/>
          <w:b/>
          <w:bCs/>
          <w:color w:val="auto"/>
          <w:sz w:val="28"/>
          <w:szCs w:val="28"/>
          <w:rtl/>
          <w:lang w:bidi="fa-IR"/>
        </w:rPr>
        <w:softHyphen/>
        <w:t>های روان</w:t>
      </w:r>
      <w:r w:rsidRPr="006D7654">
        <w:rPr>
          <w:rFonts w:cs="B Lotus"/>
          <w:b/>
          <w:bCs/>
          <w:color w:val="auto"/>
          <w:sz w:val="28"/>
          <w:szCs w:val="28"/>
          <w:rtl/>
          <w:lang w:bidi="fa-IR"/>
        </w:rPr>
        <w:softHyphen/>
      </w:r>
      <w:r w:rsidRPr="006D7654">
        <w:rPr>
          <w:rFonts w:cs="B Lotus" w:hint="cs"/>
          <w:b/>
          <w:bCs/>
          <w:color w:val="auto"/>
          <w:sz w:val="28"/>
          <w:szCs w:val="28"/>
          <w:rtl/>
          <w:lang w:bidi="fa-IR"/>
        </w:rPr>
        <w:t>شناختی</w:t>
      </w:r>
    </w:p>
    <w:p w:rsidR="00B87B5A" w:rsidRPr="00B87B5A" w:rsidRDefault="00B87B5A" w:rsidP="00B87B5A">
      <w:pPr>
        <w:tabs>
          <w:tab w:val="right" w:pos="8162"/>
        </w:tabs>
        <w:bidi/>
        <w:spacing w:line="276" w:lineRule="auto"/>
        <w:ind w:left="-562" w:firstLine="562"/>
        <w:jc w:val="lowKashida"/>
        <w:rPr>
          <w:rFonts w:cs="B Lotus"/>
          <w:color w:val="auto"/>
          <w:sz w:val="28"/>
          <w:szCs w:val="28"/>
          <w:lang w:bidi="fa-IR"/>
        </w:rPr>
      </w:pPr>
      <w:r w:rsidRPr="00B87B5A">
        <w:rPr>
          <w:rFonts w:cs="B Lotus"/>
          <w:color w:val="auto"/>
          <w:sz w:val="28"/>
          <w:szCs w:val="28"/>
          <w:rtl/>
        </w:rPr>
        <w:t xml:space="preserve">نظریه‌های روان‌شناختی سالمندی در تلاش‌اند تا فرایند پیری را از منظر تغییرات روانی، شناختی، هیجانی و اجتماعی تبیین کرده و الگوهای رفتاری و سازگاری افراد سالمند را در این دوره از زندگی توضیح دهند (حسینی و همکاران، </w:t>
      </w:r>
      <w:r w:rsidRPr="00B87B5A">
        <w:rPr>
          <w:rFonts w:cs="B Lotus"/>
          <w:color w:val="auto"/>
          <w:sz w:val="28"/>
          <w:szCs w:val="28"/>
          <w:rtl/>
          <w:lang w:bidi="fa-IR"/>
        </w:rPr>
        <w:t>۱۴۰۲)</w:t>
      </w:r>
      <w:r w:rsidR="000C7BA7">
        <w:rPr>
          <w:rFonts w:cs="B Lotus" w:hint="cs"/>
          <w:color w:val="auto"/>
          <w:sz w:val="28"/>
          <w:szCs w:val="28"/>
          <w:rtl/>
          <w:lang w:bidi="fa-IR"/>
        </w:rPr>
        <w:t>.</w:t>
      </w:r>
    </w:p>
    <w:p w:rsidR="007903FE" w:rsidRPr="006D7654" w:rsidRDefault="00BF7638" w:rsidP="00285864">
      <w:pPr>
        <w:tabs>
          <w:tab w:val="right" w:pos="8162"/>
        </w:tabs>
        <w:bidi/>
        <w:spacing w:line="276" w:lineRule="auto"/>
        <w:ind w:left="-562" w:firstLine="562"/>
        <w:jc w:val="lowKashida"/>
        <w:rPr>
          <w:rFonts w:cs="B Lotus"/>
          <w:b/>
          <w:bCs/>
          <w:color w:val="auto"/>
          <w:sz w:val="28"/>
          <w:szCs w:val="28"/>
          <w:rtl/>
          <w:lang w:bidi="fa-IR"/>
        </w:rPr>
      </w:pPr>
      <w:r>
        <w:rPr>
          <w:rFonts w:cs="B Lotus" w:hint="cs"/>
          <w:b/>
          <w:bCs/>
          <w:color w:val="auto"/>
          <w:sz w:val="28"/>
          <w:szCs w:val="28"/>
          <w:rtl/>
          <w:lang w:bidi="fa-IR"/>
        </w:rPr>
        <w:t>1</w:t>
      </w:r>
      <w:r w:rsidR="007903FE" w:rsidRPr="006D7654">
        <w:rPr>
          <w:rFonts w:cs="B Lotus" w:hint="cs"/>
          <w:b/>
          <w:bCs/>
          <w:color w:val="auto"/>
          <w:sz w:val="28"/>
          <w:szCs w:val="28"/>
          <w:rtl/>
          <w:lang w:bidi="fa-IR"/>
        </w:rPr>
        <w:t>-</w:t>
      </w:r>
      <w:r>
        <w:rPr>
          <w:rFonts w:cs="B Lotus" w:hint="cs"/>
          <w:b/>
          <w:bCs/>
          <w:color w:val="auto"/>
          <w:sz w:val="28"/>
          <w:szCs w:val="28"/>
          <w:rtl/>
          <w:lang w:bidi="fa-IR"/>
        </w:rPr>
        <w:t>2</w:t>
      </w:r>
      <w:r w:rsidR="007903FE" w:rsidRPr="006D7654">
        <w:rPr>
          <w:rFonts w:cs="B Lotus" w:hint="cs"/>
          <w:b/>
          <w:bCs/>
          <w:color w:val="auto"/>
          <w:sz w:val="28"/>
          <w:szCs w:val="28"/>
          <w:rtl/>
          <w:lang w:bidi="fa-IR"/>
        </w:rPr>
        <w:t>-2-</w:t>
      </w:r>
      <w:r>
        <w:rPr>
          <w:rFonts w:cs="B Lotus" w:hint="cs"/>
          <w:b/>
          <w:bCs/>
          <w:color w:val="auto"/>
          <w:sz w:val="28"/>
          <w:szCs w:val="28"/>
          <w:rtl/>
          <w:lang w:bidi="fa-IR"/>
        </w:rPr>
        <w:t>1</w:t>
      </w:r>
      <w:r w:rsidR="007903FE" w:rsidRPr="006D7654">
        <w:rPr>
          <w:rFonts w:cs="B Lotus" w:hint="cs"/>
          <w:b/>
          <w:bCs/>
          <w:color w:val="auto"/>
          <w:sz w:val="28"/>
          <w:szCs w:val="28"/>
          <w:rtl/>
          <w:lang w:bidi="fa-IR"/>
        </w:rPr>
        <w:t>-</w:t>
      </w:r>
      <w:r>
        <w:rPr>
          <w:rFonts w:cs="B Lotus" w:hint="cs"/>
          <w:b/>
          <w:bCs/>
          <w:color w:val="auto"/>
          <w:sz w:val="28"/>
          <w:szCs w:val="28"/>
          <w:rtl/>
          <w:lang w:bidi="fa-IR"/>
        </w:rPr>
        <w:t>2</w:t>
      </w:r>
      <w:r w:rsidR="007903FE" w:rsidRPr="006D7654">
        <w:rPr>
          <w:rFonts w:cs="B Lotus" w:hint="cs"/>
          <w:b/>
          <w:bCs/>
          <w:color w:val="auto"/>
          <w:sz w:val="28"/>
          <w:szCs w:val="28"/>
          <w:rtl/>
          <w:lang w:bidi="fa-IR"/>
        </w:rPr>
        <w:t>- نظریه گولد</w:t>
      </w:r>
    </w:p>
    <w:p w:rsidR="009C3192" w:rsidRPr="009C3192" w:rsidRDefault="009C3192" w:rsidP="009C3192">
      <w:pPr>
        <w:tabs>
          <w:tab w:val="right" w:pos="8162"/>
        </w:tabs>
        <w:bidi/>
        <w:spacing w:line="276" w:lineRule="auto"/>
        <w:ind w:left="-562" w:firstLine="562"/>
        <w:jc w:val="lowKashida"/>
        <w:rPr>
          <w:rFonts w:cs="B Lotus"/>
          <w:color w:val="auto"/>
          <w:sz w:val="28"/>
          <w:szCs w:val="28"/>
          <w:lang w:bidi="fa-IR"/>
        </w:rPr>
      </w:pPr>
      <w:r w:rsidRPr="009C3192">
        <w:rPr>
          <w:rFonts w:cs="B Lotus"/>
          <w:color w:val="auto"/>
          <w:sz w:val="28"/>
          <w:szCs w:val="28"/>
          <w:rtl/>
        </w:rPr>
        <w:lastRenderedPageBreak/>
        <w:t>راجر گولد</w:t>
      </w:r>
      <w:r w:rsidR="00F64D30">
        <w:rPr>
          <w:rStyle w:val="FootnoteReference"/>
          <w:rFonts w:cs="B Lotus"/>
          <w:color w:val="auto"/>
          <w:sz w:val="28"/>
          <w:szCs w:val="28"/>
          <w:rtl/>
        </w:rPr>
        <w:footnoteReference w:id="21"/>
      </w:r>
      <w:r w:rsidRPr="009C3192">
        <w:rPr>
          <w:rFonts w:cs="B Lotus"/>
          <w:color w:val="auto"/>
          <w:sz w:val="28"/>
          <w:szCs w:val="28"/>
          <w:rtl/>
        </w:rPr>
        <w:t xml:space="preserve"> سالمندی را مرحله‌ای از زندگی می‌داند که با افزایش نرم‌خویی، گرمی عاطفی، بازنگری در روابط با والدین، فرزندان و دوستان، مرور تجربه‌های گذشته و طرح دوباره پرسش‌هایی درباره معنا و هدف زندگی همراه است. از دیدگاه وی، در این دوره افراد بیش از گذشته به برقراری روابط عمیق و معنادار و دستیابی به احساس انسجام و رضایت در زندگی گرایش پیدا می‌کنند (گولد، </w:t>
      </w:r>
      <w:r w:rsidRPr="009C3192">
        <w:rPr>
          <w:rFonts w:cs="B Lotus"/>
          <w:color w:val="auto"/>
          <w:sz w:val="28"/>
          <w:szCs w:val="28"/>
          <w:rtl/>
          <w:lang w:bidi="fa-IR"/>
        </w:rPr>
        <w:t>۲۰۰۱</w:t>
      </w:r>
      <w:r w:rsidRPr="009C3192">
        <w:rPr>
          <w:rFonts w:cs="B Lotus"/>
          <w:color w:val="auto"/>
          <w:sz w:val="28"/>
          <w:szCs w:val="28"/>
          <w:rtl/>
        </w:rPr>
        <w:t xml:space="preserve">، ترجمه فروغیان، </w:t>
      </w:r>
      <w:r w:rsidRPr="009C3192">
        <w:rPr>
          <w:rFonts w:cs="B Lotus"/>
          <w:color w:val="auto"/>
          <w:sz w:val="28"/>
          <w:szCs w:val="28"/>
          <w:rtl/>
          <w:lang w:bidi="fa-IR"/>
        </w:rPr>
        <w:t>۱۳۹۲)</w:t>
      </w:r>
      <w:r w:rsidR="000C7BA7">
        <w:rPr>
          <w:rFonts w:cs="B Lotus" w:hint="cs"/>
          <w:color w:val="auto"/>
          <w:sz w:val="28"/>
          <w:szCs w:val="28"/>
          <w:rtl/>
          <w:lang w:bidi="fa-IR"/>
        </w:rPr>
        <w:t>.</w:t>
      </w:r>
    </w:p>
    <w:p w:rsidR="007903FE" w:rsidRPr="00BF7638" w:rsidRDefault="00BF7638" w:rsidP="00285864">
      <w:pPr>
        <w:tabs>
          <w:tab w:val="right" w:pos="8162"/>
        </w:tabs>
        <w:bidi/>
        <w:spacing w:line="276" w:lineRule="auto"/>
        <w:ind w:left="-562" w:firstLine="562"/>
        <w:jc w:val="lowKashida"/>
        <w:rPr>
          <w:rFonts w:cs="B Lotus"/>
          <w:b/>
          <w:bCs/>
          <w:color w:val="auto"/>
          <w:sz w:val="28"/>
          <w:szCs w:val="28"/>
          <w:rtl/>
          <w:lang w:bidi="fa-IR"/>
        </w:rPr>
      </w:pPr>
      <w:r w:rsidRPr="00BF7638">
        <w:rPr>
          <w:rFonts w:cs="B Lotus" w:hint="cs"/>
          <w:b/>
          <w:bCs/>
          <w:color w:val="auto"/>
          <w:sz w:val="28"/>
          <w:szCs w:val="28"/>
          <w:rtl/>
          <w:lang w:bidi="fa-IR"/>
        </w:rPr>
        <w:t xml:space="preserve">2-2-2-1-2- </w:t>
      </w:r>
      <w:r w:rsidR="007903FE" w:rsidRPr="00BF7638">
        <w:rPr>
          <w:rFonts w:cs="B Lotus" w:hint="cs"/>
          <w:b/>
          <w:bCs/>
          <w:color w:val="auto"/>
          <w:sz w:val="28"/>
          <w:szCs w:val="28"/>
          <w:rtl/>
          <w:lang w:bidi="fa-IR"/>
        </w:rPr>
        <w:t>نظریه لوینسون و شی</w:t>
      </w:r>
    </w:p>
    <w:p w:rsidR="007903FE" w:rsidRPr="006D7654" w:rsidRDefault="007903FE" w:rsidP="00285864">
      <w:pPr>
        <w:tabs>
          <w:tab w:val="right" w:pos="8162"/>
        </w:tabs>
        <w:bidi/>
        <w:spacing w:line="276" w:lineRule="auto"/>
        <w:ind w:left="-562" w:firstLine="562"/>
        <w:jc w:val="lowKashida"/>
        <w:rPr>
          <w:rFonts w:cs="B Lotus"/>
          <w:color w:val="auto"/>
          <w:sz w:val="28"/>
          <w:szCs w:val="28"/>
          <w:rtl/>
          <w:lang w:bidi="fa-IR"/>
        </w:rPr>
      </w:pPr>
      <w:r w:rsidRPr="006D7654">
        <w:rPr>
          <w:rFonts w:cs="B Lotus" w:hint="cs"/>
          <w:color w:val="auto"/>
          <w:sz w:val="28"/>
          <w:szCs w:val="28"/>
          <w:rtl/>
          <w:lang w:bidi="fa-IR"/>
        </w:rPr>
        <w:t>دانیل لوینسون</w:t>
      </w:r>
      <w:r w:rsidRPr="006D7654">
        <w:rPr>
          <w:rStyle w:val="FootnoteReference"/>
          <w:rFonts w:cs="B Lotus"/>
          <w:color w:val="auto"/>
          <w:sz w:val="28"/>
          <w:szCs w:val="28"/>
          <w:rtl/>
          <w:lang w:bidi="fa-IR"/>
        </w:rPr>
        <w:footnoteReference w:id="22"/>
      </w:r>
      <w:r w:rsidRPr="006D7654">
        <w:rPr>
          <w:rFonts w:cs="B Lotus" w:hint="cs"/>
          <w:color w:val="auto"/>
          <w:sz w:val="28"/>
          <w:szCs w:val="28"/>
          <w:rtl/>
          <w:lang w:bidi="fa-IR"/>
        </w:rPr>
        <w:t>(1978؛ به نقل از رایس،2001، ترجمه فروغان، 1392) سالمندی را مواجهه با خود و زندگی و نیاز به برقراری صلح جهانی می</w:t>
      </w:r>
      <w:r w:rsidRPr="006D7654">
        <w:rPr>
          <w:rFonts w:cs="B Lotus"/>
          <w:color w:val="auto"/>
          <w:sz w:val="28"/>
          <w:szCs w:val="28"/>
          <w:rtl/>
          <w:lang w:bidi="fa-IR"/>
        </w:rPr>
        <w:softHyphen/>
      </w:r>
      <w:r w:rsidRPr="006D7654">
        <w:rPr>
          <w:rFonts w:cs="B Lotus" w:hint="cs"/>
          <w:color w:val="auto"/>
          <w:sz w:val="28"/>
          <w:szCs w:val="28"/>
          <w:rtl/>
          <w:lang w:bidi="fa-IR"/>
        </w:rPr>
        <w:t>داند. شی</w:t>
      </w:r>
      <w:r w:rsidRPr="006D7654">
        <w:rPr>
          <w:rStyle w:val="FootnoteReference"/>
          <w:rFonts w:cs="B Lotus"/>
          <w:color w:val="auto"/>
          <w:sz w:val="28"/>
          <w:szCs w:val="28"/>
          <w:rtl/>
          <w:lang w:bidi="fa-IR"/>
        </w:rPr>
        <w:footnoteReference w:id="23"/>
      </w:r>
      <w:r w:rsidRPr="006D7654">
        <w:rPr>
          <w:rFonts w:cs="B Lotus"/>
          <w:color w:val="auto"/>
          <w:sz w:val="28"/>
          <w:szCs w:val="28"/>
          <w:lang w:bidi="fa-IR"/>
        </w:rPr>
        <w:t>)</w:t>
      </w:r>
      <w:r w:rsidRPr="006D7654">
        <w:rPr>
          <w:rFonts w:cs="B Lotus" w:hint="cs"/>
          <w:color w:val="auto"/>
          <w:sz w:val="28"/>
          <w:szCs w:val="28"/>
          <w:rtl/>
          <w:lang w:bidi="fa-IR"/>
        </w:rPr>
        <w:t>1979؛ به نقل از منصور، 1386) سالمندی را مرحله ایجاد وحدت و تمامیت می</w:t>
      </w:r>
      <w:r w:rsidRPr="006D7654">
        <w:rPr>
          <w:rFonts w:cs="B Lotus"/>
          <w:color w:val="auto"/>
          <w:sz w:val="28"/>
          <w:szCs w:val="28"/>
          <w:rtl/>
          <w:lang w:bidi="fa-IR"/>
        </w:rPr>
        <w:softHyphen/>
      </w:r>
      <w:r w:rsidRPr="006D7654">
        <w:rPr>
          <w:rFonts w:cs="B Lotus" w:hint="cs"/>
          <w:color w:val="auto"/>
          <w:sz w:val="28"/>
          <w:szCs w:val="28"/>
          <w:rtl/>
          <w:lang w:bidi="fa-IR"/>
        </w:rPr>
        <w:t>داند و فرد بیشتر بر هدفها و اعمال خویش متمرکز است و از بسیاری از فعالیت</w:t>
      </w:r>
      <w:r w:rsidRPr="006D7654">
        <w:rPr>
          <w:rFonts w:cs="B Lotus"/>
          <w:color w:val="auto"/>
          <w:sz w:val="28"/>
          <w:szCs w:val="28"/>
          <w:rtl/>
          <w:lang w:bidi="fa-IR"/>
        </w:rPr>
        <w:softHyphen/>
      </w:r>
      <w:r w:rsidRPr="006D7654">
        <w:rPr>
          <w:rFonts w:cs="B Lotus" w:hint="cs"/>
          <w:color w:val="auto"/>
          <w:sz w:val="28"/>
          <w:szCs w:val="28"/>
          <w:rtl/>
          <w:lang w:bidi="fa-IR"/>
        </w:rPr>
        <w:t>ها انصراف حاصل می</w:t>
      </w:r>
      <w:r w:rsidRPr="006D7654">
        <w:rPr>
          <w:rFonts w:cs="B Lotus"/>
          <w:color w:val="auto"/>
          <w:sz w:val="28"/>
          <w:szCs w:val="28"/>
          <w:rtl/>
          <w:lang w:bidi="fa-IR"/>
        </w:rPr>
        <w:softHyphen/>
      </w:r>
      <w:r w:rsidRPr="006D7654">
        <w:rPr>
          <w:rFonts w:cs="B Lotus" w:hint="cs"/>
          <w:color w:val="auto"/>
          <w:sz w:val="28"/>
          <w:szCs w:val="28"/>
          <w:rtl/>
          <w:lang w:bidi="fa-IR"/>
        </w:rPr>
        <w:t>کند.</w:t>
      </w:r>
    </w:p>
    <w:p w:rsidR="007903FE" w:rsidRPr="00BF7638" w:rsidRDefault="00BF7638" w:rsidP="00285864">
      <w:pPr>
        <w:tabs>
          <w:tab w:val="right" w:pos="8162"/>
        </w:tabs>
        <w:bidi/>
        <w:spacing w:line="276" w:lineRule="auto"/>
        <w:ind w:left="-562" w:firstLine="562"/>
        <w:jc w:val="lowKashida"/>
        <w:rPr>
          <w:rFonts w:cs="B Lotus"/>
          <w:b/>
          <w:bCs/>
          <w:color w:val="auto"/>
          <w:sz w:val="28"/>
          <w:szCs w:val="28"/>
          <w:rtl/>
          <w:lang w:bidi="fa-IR"/>
        </w:rPr>
      </w:pPr>
      <w:r w:rsidRPr="00BF7638">
        <w:rPr>
          <w:rFonts w:cs="B Lotus" w:hint="cs"/>
          <w:b/>
          <w:bCs/>
          <w:color w:val="auto"/>
          <w:sz w:val="28"/>
          <w:szCs w:val="28"/>
          <w:rtl/>
          <w:lang w:bidi="fa-IR"/>
        </w:rPr>
        <w:t xml:space="preserve">3-2-2-1-2- </w:t>
      </w:r>
      <w:r w:rsidR="007903FE" w:rsidRPr="00BF7638">
        <w:rPr>
          <w:rFonts w:cs="B Lotus" w:hint="cs"/>
          <w:b/>
          <w:bCs/>
          <w:color w:val="auto"/>
          <w:sz w:val="28"/>
          <w:szCs w:val="28"/>
          <w:rtl/>
          <w:lang w:bidi="fa-IR"/>
        </w:rPr>
        <w:t>نظریه اریکسون</w:t>
      </w:r>
    </w:p>
    <w:p w:rsidR="007903FE" w:rsidRPr="006D7654" w:rsidRDefault="009C3192" w:rsidP="009C3192">
      <w:pPr>
        <w:tabs>
          <w:tab w:val="right" w:pos="8162"/>
        </w:tabs>
        <w:bidi/>
        <w:spacing w:line="276" w:lineRule="auto"/>
        <w:ind w:left="-562" w:firstLine="562"/>
        <w:jc w:val="lowKashida"/>
        <w:rPr>
          <w:rFonts w:cs="B Lotus"/>
          <w:color w:val="auto"/>
          <w:sz w:val="28"/>
          <w:szCs w:val="28"/>
          <w:rtl/>
          <w:lang w:bidi="fa-IR"/>
        </w:rPr>
      </w:pPr>
      <w:r w:rsidRPr="009C3192">
        <w:rPr>
          <w:rFonts w:cs="B Lotus"/>
          <w:color w:val="auto"/>
          <w:sz w:val="28"/>
          <w:szCs w:val="28"/>
          <w:rtl/>
        </w:rPr>
        <w:t>از دیدگاه</w:t>
      </w:r>
      <w:r w:rsidRPr="009C3192">
        <w:rPr>
          <w:rFonts w:cs="B Lotus"/>
          <w:color w:val="auto"/>
          <w:sz w:val="28"/>
          <w:szCs w:val="28"/>
          <w:rtl/>
          <w:lang w:bidi="fa-IR"/>
        </w:rPr>
        <w:t xml:space="preserve"> </w:t>
      </w:r>
      <w:r w:rsidR="007903FE" w:rsidRPr="006D7654">
        <w:rPr>
          <w:rFonts w:cs="B Lotus" w:hint="cs"/>
          <w:color w:val="auto"/>
          <w:sz w:val="28"/>
          <w:szCs w:val="28"/>
          <w:rtl/>
          <w:lang w:bidi="fa-IR"/>
        </w:rPr>
        <w:t>اریکسون</w:t>
      </w:r>
      <w:r w:rsidR="007903FE" w:rsidRPr="006D7654">
        <w:rPr>
          <w:rStyle w:val="FootnoteReference"/>
          <w:rFonts w:cs="B Lotus"/>
          <w:color w:val="auto"/>
          <w:sz w:val="28"/>
          <w:szCs w:val="28"/>
          <w:rtl/>
          <w:lang w:bidi="fa-IR"/>
        </w:rPr>
        <w:footnoteReference w:id="24"/>
      </w:r>
      <w:r w:rsidRPr="009C3192">
        <w:rPr>
          <w:rFonts w:cs="B Lotus"/>
          <w:color w:val="auto"/>
          <w:sz w:val="28"/>
          <w:szCs w:val="28"/>
          <w:rtl/>
        </w:rPr>
        <w:t xml:space="preserve">، واپسین مرحله رشد روانی ـ اجتماعی با تعارض «انسجام من در برابر ناامیدی» مشخص می‌شود. در این مرحله، سالمندان زندگی گذشته خود را مرور و موفقیت‌ها و شکست‌هایشان را ارزیابی می‌کنند و می‌کوشند برای زندگی خود معنا و انسجام بیابند. افرادی که گذشته خود را با احساس رضایت و پذیرش ارزیابی می‌کنند، به احساس انسجام، آرامش و خرد دست می‌یابند؛ در مقابل، کسانی که زندگی خود را سرشار از فرصت‌های ازدست‌رفته و ناکامی می‌دانند، ممکن است دچار احساس ناامیدی، پوچی و ترس از مرگ شوند. از این‌رو، دستیابی به احساس انسجام در این مرحله نقش مهمی در سلامت روان و سازگاری سالمندان دارد (اریکسون، </w:t>
      </w:r>
      <w:r w:rsidRPr="009C3192">
        <w:rPr>
          <w:rFonts w:cs="B Lotus"/>
          <w:color w:val="auto"/>
          <w:sz w:val="28"/>
          <w:szCs w:val="28"/>
          <w:rtl/>
          <w:lang w:bidi="fa-IR"/>
        </w:rPr>
        <w:t>۱۹۸۲</w:t>
      </w:r>
      <w:r w:rsidRPr="009C3192">
        <w:rPr>
          <w:rFonts w:cs="B Lotus"/>
          <w:color w:val="auto"/>
          <w:sz w:val="28"/>
          <w:szCs w:val="28"/>
          <w:rtl/>
        </w:rPr>
        <w:t>؛ اریکسون و کیونیو</w:t>
      </w:r>
      <w:r w:rsidR="00F64D30">
        <w:rPr>
          <w:rStyle w:val="FootnoteReference"/>
          <w:rFonts w:cs="B Lotus"/>
          <w:color w:val="auto"/>
          <w:sz w:val="28"/>
          <w:szCs w:val="28"/>
          <w:rtl/>
        </w:rPr>
        <w:footnoteReference w:id="25"/>
      </w:r>
      <w:r w:rsidRPr="009C3192">
        <w:rPr>
          <w:rFonts w:cs="B Lotus"/>
          <w:color w:val="auto"/>
          <w:sz w:val="28"/>
          <w:szCs w:val="28"/>
          <w:rtl/>
        </w:rPr>
        <w:t xml:space="preserve">، </w:t>
      </w:r>
      <w:r w:rsidRPr="009C3192">
        <w:rPr>
          <w:rFonts w:cs="B Lotus"/>
          <w:color w:val="auto"/>
          <w:sz w:val="28"/>
          <w:szCs w:val="28"/>
          <w:rtl/>
          <w:lang w:bidi="fa-IR"/>
        </w:rPr>
        <w:t>۱۹۸۶)</w:t>
      </w:r>
      <w:r w:rsidRPr="009C3192">
        <w:rPr>
          <w:rFonts w:cs="B Lotus"/>
          <w:color w:val="auto"/>
          <w:sz w:val="28"/>
          <w:szCs w:val="28"/>
          <w:lang w:bidi="fa-IR"/>
        </w:rPr>
        <w:t>.</w:t>
      </w:r>
    </w:p>
    <w:p w:rsidR="007903FE" w:rsidRPr="006D7654" w:rsidRDefault="00BF7638" w:rsidP="00285864">
      <w:pPr>
        <w:tabs>
          <w:tab w:val="right" w:pos="8162"/>
        </w:tabs>
        <w:bidi/>
        <w:spacing w:line="276" w:lineRule="auto"/>
        <w:ind w:left="-562" w:firstLine="562"/>
        <w:jc w:val="lowKashida"/>
        <w:rPr>
          <w:rFonts w:cs="B Lotus"/>
          <w:b/>
          <w:bCs/>
          <w:color w:val="auto"/>
          <w:sz w:val="28"/>
          <w:szCs w:val="28"/>
          <w:rtl/>
          <w:lang w:bidi="fa-IR"/>
        </w:rPr>
      </w:pPr>
      <w:r>
        <w:rPr>
          <w:rFonts w:cs="B Lotus" w:hint="cs"/>
          <w:b/>
          <w:bCs/>
          <w:color w:val="auto"/>
          <w:sz w:val="28"/>
          <w:szCs w:val="28"/>
          <w:rtl/>
          <w:lang w:bidi="fa-IR"/>
        </w:rPr>
        <w:t>3</w:t>
      </w:r>
      <w:r w:rsidR="007903FE" w:rsidRPr="006D7654">
        <w:rPr>
          <w:rFonts w:cs="B Lotus" w:hint="cs"/>
          <w:b/>
          <w:bCs/>
          <w:color w:val="auto"/>
          <w:sz w:val="28"/>
          <w:szCs w:val="28"/>
          <w:rtl/>
          <w:lang w:bidi="fa-IR"/>
        </w:rPr>
        <w:t>-</w:t>
      </w:r>
      <w:r>
        <w:rPr>
          <w:rFonts w:cs="B Lotus" w:hint="cs"/>
          <w:b/>
          <w:bCs/>
          <w:color w:val="auto"/>
          <w:sz w:val="28"/>
          <w:szCs w:val="28"/>
          <w:rtl/>
          <w:lang w:bidi="fa-IR"/>
        </w:rPr>
        <w:t>2</w:t>
      </w:r>
      <w:r w:rsidR="007903FE" w:rsidRPr="006D7654">
        <w:rPr>
          <w:rFonts w:cs="B Lotus" w:hint="cs"/>
          <w:b/>
          <w:bCs/>
          <w:color w:val="auto"/>
          <w:sz w:val="28"/>
          <w:szCs w:val="28"/>
          <w:rtl/>
          <w:lang w:bidi="fa-IR"/>
        </w:rPr>
        <w:t>-</w:t>
      </w:r>
      <w:r>
        <w:rPr>
          <w:rFonts w:cs="B Lotus" w:hint="cs"/>
          <w:b/>
          <w:bCs/>
          <w:color w:val="auto"/>
          <w:sz w:val="28"/>
          <w:szCs w:val="28"/>
          <w:rtl/>
          <w:lang w:bidi="fa-IR"/>
        </w:rPr>
        <w:t>1</w:t>
      </w:r>
      <w:r w:rsidR="007903FE" w:rsidRPr="006D7654">
        <w:rPr>
          <w:rFonts w:cs="B Lotus" w:hint="cs"/>
          <w:b/>
          <w:bCs/>
          <w:color w:val="auto"/>
          <w:sz w:val="28"/>
          <w:szCs w:val="28"/>
          <w:rtl/>
          <w:lang w:bidi="fa-IR"/>
        </w:rPr>
        <w:t>-</w:t>
      </w:r>
      <w:r>
        <w:rPr>
          <w:rFonts w:cs="B Lotus" w:hint="cs"/>
          <w:b/>
          <w:bCs/>
          <w:color w:val="auto"/>
          <w:sz w:val="28"/>
          <w:szCs w:val="28"/>
          <w:rtl/>
          <w:lang w:bidi="fa-IR"/>
        </w:rPr>
        <w:t>2</w:t>
      </w:r>
      <w:r w:rsidR="007903FE" w:rsidRPr="006D7654">
        <w:rPr>
          <w:rFonts w:cs="B Lotus" w:hint="cs"/>
          <w:b/>
          <w:bCs/>
          <w:color w:val="auto"/>
          <w:sz w:val="28"/>
          <w:szCs w:val="28"/>
          <w:rtl/>
          <w:lang w:bidi="fa-IR"/>
        </w:rPr>
        <w:t>- نظریه</w:t>
      </w:r>
      <w:r w:rsidR="007903FE" w:rsidRPr="006D7654">
        <w:rPr>
          <w:rFonts w:cs="B Lotus" w:hint="cs"/>
          <w:b/>
          <w:bCs/>
          <w:color w:val="auto"/>
          <w:sz w:val="28"/>
          <w:szCs w:val="28"/>
          <w:rtl/>
          <w:lang w:bidi="fa-IR"/>
        </w:rPr>
        <w:softHyphen/>
        <w:t>های جامعه شناختی</w:t>
      </w:r>
    </w:p>
    <w:p w:rsidR="007903FE" w:rsidRPr="006D7654" w:rsidRDefault="00BF7638" w:rsidP="00285864">
      <w:pPr>
        <w:tabs>
          <w:tab w:val="right" w:pos="8162"/>
        </w:tabs>
        <w:bidi/>
        <w:spacing w:line="276" w:lineRule="auto"/>
        <w:ind w:left="-562" w:firstLine="562"/>
        <w:jc w:val="lowKashida"/>
        <w:rPr>
          <w:rFonts w:cs="B Lotus"/>
          <w:b/>
          <w:bCs/>
          <w:color w:val="auto"/>
          <w:sz w:val="28"/>
          <w:szCs w:val="28"/>
          <w:rtl/>
          <w:lang w:bidi="fa-IR"/>
        </w:rPr>
      </w:pPr>
      <w:bookmarkStart w:id="13" w:name="_Hlk215535516"/>
      <w:r>
        <w:rPr>
          <w:rFonts w:cs="B Lotus" w:hint="cs"/>
          <w:b/>
          <w:bCs/>
          <w:color w:val="auto"/>
          <w:sz w:val="28"/>
          <w:szCs w:val="28"/>
          <w:rtl/>
          <w:lang w:bidi="fa-IR"/>
        </w:rPr>
        <w:t>1</w:t>
      </w:r>
      <w:r w:rsidR="007903FE" w:rsidRPr="006D7654">
        <w:rPr>
          <w:rFonts w:cs="B Lotus" w:hint="cs"/>
          <w:b/>
          <w:bCs/>
          <w:color w:val="auto"/>
          <w:sz w:val="28"/>
          <w:szCs w:val="28"/>
          <w:rtl/>
          <w:lang w:bidi="fa-IR"/>
        </w:rPr>
        <w:t>-</w:t>
      </w:r>
      <w:r>
        <w:rPr>
          <w:rFonts w:cs="B Lotus" w:hint="cs"/>
          <w:b/>
          <w:bCs/>
          <w:color w:val="auto"/>
          <w:sz w:val="28"/>
          <w:szCs w:val="28"/>
          <w:rtl/>
          <w:lang w:bidi="fa-IR"/>
        </w:rPr>
        <w:t>3</w:t>
      </w:r>
      <w:r w:rsidR="007903FE" w:rsidRPr="006D7654">
        <w:rPr>
          <w:rFonts w:cs="B Lotus" w:hint="cs"/>
          <w:b/>
          <w:bCs/>
          <w:color w:val="auto"/>
          <w:sz w:val="28"/>
          <w:szCs w:val="28"/>
          <w:rtl/>
          <w:lang w:bidi="fa-IR"/>
        </w:rPr>
        <w:t>-2-</w:t>
      </w:r>
      <w:r>
        <w:rPr>
          <w:rFonts w:cs="B Lotus" w:hint="cs"/>
          <w:b/>
          <w:bCs/>
          <w:color w:val="auto"/>
          <w:sz w:val="28"/>
          <w:szCs w:val="28"/>
          <w:rtl/>
          <w:lang w:bidi="fa-IR"/>
        </w:rPr>
        <w:t>1</w:t>
      </w:r>
      <w:r w:rsidR="007903FE" w:rsidRPr="006D7654">
        <w:rPr>
          <w:rFonts w:cs="B Lotus" w:hint="cs"/>
          <w:b/>
          <w:bCs/>
          <w:color w:val="auto"/>
          <w:sz w:val="28"/>
          <w:szCs w:val="28"/>
          <w:rtl/>
          <w:lang w:bidi="fa-IR"/>
        </w:rPr>
        <w:t>-</w:t>
      </w:r>
      <w:r>
        <w:rPr>
          <w:rFonts w:cs="B Lotus" w:hint="cs"/>
          <w:b/>
          <w:bCs/>
          <w:color w:val="auto"/>
          <w:sz w:val="28"/>
          <w:szCs w:val="28"/>
          <w:rtl/>
          <w:lang w:bidi="fa-IR"/>
        </w:rPr>
        <w:t>2</w:t>
      </w:r>
      <w:r w:rsidR="007903FE" w:rsidRPr="006D7654">
        <w:rPr>
          <w:rFonts w:cs="B Lotus" w:hint="cs"/>
          <w:b/>
          <w:bCs/>
          <w:color w:val="auto"/>
          <w:sz w:val="28"/>
          <w:szCs w:val="28"/>
          <w:rtl/>
          <w:lang w:bidi="fa-IR"/>
        </w:rPr>
        <w:t xml:space="preserve">- </w:t>
      </w:r>
      <w:bookmarkEnd w:id="13"/>
      <w:r w:rsidR="007903FE" w:rsidRPr="006D7654">
        <w:rPr>
          <w:rFonts w:cs="B Lotus" w:hint="cs"/>
          <w:b/>
          <w:bCs/>
          <w:color w:val="auto"/>
          <w:sz w:val="28"/>
          <w:szCs w:val="28"/>
          <w:rtl/>
          <w:lang w:bidi="fa-IR"/>
        </w:rPr>
        <w:t>نظریه عدم تعهد</w:t>
      </w:r>
    </w:p>
    <w:p w:rsidR="009C3192" w:rsidRPr="009C3192" w:rsidRDefault="009C3192" w:rsidP="009C3192">
      <w:pPr>
        <w:tabs>
          <w:tab w:val="right" w:pos="8162"/>
        </w:tabs>
        <w:bidi/>
        <w:spacing w:line="276" w:lineRule="auto"/>
        <w:ind w:left="-562" w:firstLine="562"/>
        <w:jc w:val="lowKashida"/>
        <w:rPr>
          <w:rFonts w:cs="B Lotus"/>
          <w:color w:val="auto"/>
          <w:sz w:val="28"/>
          <w:szCs w:val="28"/>
          <w:lang w:bidi="fa-IR"/>
        </w:rPr>
      </w:pPr>
      <w:r w:rsidRPr="009C3192">
        <w:rPr>
          <w:rFonts w:cs="B Lotus"/>
          <w:color w:val="auto"/>
          <w:sz w:val="28"/>
          <w:szCs w:val="28"/>
          <w:rtl/>
        </w:rPr>
        <w:t>نظریه عدم تعهد</w:t>
      </w:r>
      <w:r>
        <w:rPr>
          <w:rStyle w:val="FootnoteReference"/>
          <w:rFonts w:cs="B Lotus"/>
          <w:color w:val="auto"/>
          <w:sz w:val="28"/>
          <w:szCs w:val="28"/>
          <w:lang w:bidi="fa-IR"/>
        </w:rPr>
        <w:footnoteReference w:id="26"/>
      </w:r>
      <w:r w:rsidRPr="009C3192">
        <w:rPr>
          <w:rFonts w:cs="B Lotus"/>
          <w:color w:val="auto"/>
          <w:sz w:val="28"/>
          <w:szCs w:val="28"/>
          <w:rtl/>
        </w:rPr>
        <w:t xml:space="preserve">که توسط کامینگ و هنری ارائه شد، بیان می‌کند که سالمندی با کاهش تدریجی تعاملات و نقش‌های اجتماعی همراه است. بر اساس این نظریه، با افزایش سن، فرد به‌تدریج از برخی </w:t>
      </w:r>
      <w:r w:rsidRPr="009C3192">
        <w:rPr>
          <w:rFonts w:cs="B Lotus"/>
          <w:color w:val="auto"/>
          <w:sz w:val="28"/>
          <w:szCs w:val="28"/>
          <w:rtl/>
        </w:rPr>
        <w:lastRenderedPageBreak/>
        <w:t>مسئولیت‌ها و روابط اجتماعی فاصله می‌گیرد و جامعه نیز متقابلاً نقش‌های کمتری به او واگذار می‌کند. این فرایند به سالمند فرصت می‌دهد تا انرژی و زمان خود را بیشتر صرف علایق شخصی، بازاندیشی در زندگی و سازگاری با تغییرات ناشی از سالمندی کند. از دیدگاه این نظریه، کاهش مشارکت اجتماعی بخشی طبیعی از فرایند سالمندی و زمینه‌ساز انطباق فرد با مراحل پایانی زندگی است، هرچند این دیدگاه بعدها با انتقادهایی مواجه شد و پژوهشگران بر اهمیت تداوم مشارکت اجتماعی و حفظ نقش‌های فعال در دوران سالمندی تأکید کردند (کامینگ و هنری</w:t>
      </w:r>
      <w:r w:rsidR="00F64D30">
        <w:rPr>
          <w:rStyle w:val="FootnoteReference"/>
          <w:rFonts w:cs="B Lotus"/>
          <w:color w:val="auto"/>
          <w:sz w:val="28"/>
          <w:szCs w:val="28"/>
          <w:rtl/>
        </w:rPr>
        <w:footnoteReference w:id="27"/>
      </w:r>
      <w:r w:rsidRPr="009C3192">
        <w:rPr>
          <w:rFonts w:cs="B Lotus"/>
          <w:color w:val="auto"/>
          <w:sz w:val="28"/>
          <w:szCs w:val="28"/>
          <w:rtl/>
        </w:rPr>
        <w:t xml:space="preserve">، </w:t>
      </w:r>
      <w:r w:rsidRPr="009C3192">
        <w:rPr>
          <w:rFonts w:cs="B Lotus"/>
          <w:color w:val="auto"/>
          <w:sz w:val="28"/>
          <w:szCs w:val="28"/>
          <w:rtl/>
          <w:lang w:bidi="fa-IR"/>
        </w:rPr>
        <w:t>۱۹۶۱</w:t>
      </w:r>
      <w:r w:rsidRPr="009C3192">
        <w:rPr>
          <w:rFonts w:cs="B Lotus"/>
          <w:color w:val="auto"/>
          <w:sz w:val="28"/>
          <w:szCs w:val="28"/>
          <w:rtl/>
        </w:rPr>
        <w:t>؛ آچلی</w:t>
      </w:r>
      <w:r w:rsidR="00A82C43">
        <w:rPr>
          <w:rStyle w:val="FootnoteReference"/>
          <w:rFonts w:cs="B Lotus"/>
          <w:color w:val="auto"/>
          <w:sz w:val="28"/>
          <w:szCs w:val="28"/>
          <w:rtl/>
        </w:rPr>
        <w:footnoteReference w:id="28"/>
      </w:r>
      <w:r w:rsidRPr="009C3192">
        <w:rPr>
          <w:rFonts w:cs="B Lotus"/>
          <w:color w:val="auto"/>
          <w:sz w:val="28"/>
          <w:szCs w:val="28"/>
          <w:rtl/>
        </w:rPr>
        <w:t xml:space="preserve">، </w:t>
      </w:r>
      <w:r w:rsidRPr="009C3192">
        <w:rPr>
          <w:rFonts w:cs="B Lotus"/>
          <w:color w:val="auto"/>
          <w:sz w:val="28"/>
          <w:szCs w:val="28"/>
          <w:rtl/>
          <w:lang w:bidi="fa-IR"/>
        </w:rPr>
        <w:t>۲۰۱۶)</w:t>
      </w:r>
      <w:r w:rsidR="000C7BA7">
        <w:rPr>
          <w:rFonts w:cs="B Lotus" w:hint="cs"/>
          <w:color w:val="auto"/>
          <w:sz w:val="28"/>
          <w:szCs w:val="28"/>
          <w:rtl/>
          <w:lang w:bidi="fa-IR"/>
        </w:rPr>
        <w:t>.</w:t>
      </w:r>
    </w:p>
    <w:p w:rsidR="007903FE" w:rsidRPr="006D7654" w:rsidRDefault="00BF7638" w:rsidP="00285864">
      <w:pPr>
        <w:tabs>
          <w:tab w:val="right" w:pos="8162"/>
        </w:tabs>
        <w:bidi/>
        <w:spacing w:line="276" w:lineRule="auto"/>
        <w:ind w:left="-562" w:firstLine="562"/>
        <w:jc w:val="lowKashida"/>
        <w:rPr>
          <w:rFonts w:cs="B Lotus"/>
          <w:b/>
          <w:bCs/>
          <w:color w:val="auto"/>
          <w:sz w:val="28"/>
          <w:szCs w:val="28"/>
          <w:rtl/>
          <w:lang w:bidi="fa-IR"/>
        </w:rPr>
      </w:pPr>
      <w:r>
        <w:rPr>
          <w:rFonts w:cs="B Lotus" w:hint="cs"/>
          <w:b/>
          <w:bCs/>
          <w:color w:val="auto"/>
          <w:sz w:val="28"/>
          <w:szCs w:val="28"/>
          <w:rtl/>
          <w:lang w:bidi="fa-IR"/>
        </w:rPr>
        <w:t>2</w:t>
      </w:r>
      <w:r w:rsidRPr="00BF7638">
        <w:rPr>
          <w:rFonts w:cs="B Lotus" w:hint="cs"/>
          <w:b/>
          <w:bCs/>
          <w:color w:val="auto"/>
          <w:sz w:val="28"/>
          <w:szCs w:val="28"/>
          <w:rtl/>
          <w:lang w:bidi="fa-IR"/>
        </w:rPr>
        <w:t>-3-2-1-2-</w:t>
      </w:r>
      <w:r w:rsidR="007903FE" w:rsidRPr="006D7654">
        <w:rPr>
          <w:rFonts w:cs="B Lotus" w:hint="cs"/>
          <w:b/>
          <w:bCs/>
          <w:color w:val="auto"/>
          <w:sz w:val="28"/>
          <w:szCs w:val="28"/>
          <w:rtl/>
          <w:lang w:bidi="fa-IR"/>
        </w:rPr>
        <w:t xml:space="preserve"> نظریه فعالیت</w:t>
      </w:r>
    </w:p>
    <w:p w:rsidR="009C3192" w:rsidRPr="009C3192" w:rsidRDefault="009C3192" w:rsidP="009C3192">
      <w:pPr>
        <w:tabs>
          <w:tab w:val="right" w:pos="8162"/>
        </w:tabs>
        <w:bidi/>
        <w:spacing w:line="276" w:lineRule="auto"/>
        <w:ind w:left="-562" w:firstLine="562"/>
        <w:jc w:val="lowKashida"/>
        <w:rPr>
          <w:rFonts w:cs="B Lotus"/>
          <w:color w:val="auto"/>
          <w:sz w:val="28"/>
          <w:szCs w:val="28"/>
          <w:lang w:bidi="fa-IR"/>
        </w:rPr>
      </w:pPr>
      <w:r w:rsidRPr="009C3192">
        <w:rPr>
          <w:rFonts w:cs="B Lotus"/>
          <w:color w:val="auto"/>
          <w:sz w:val="28"/>
          <w:szCs w:val="28"/>
          <w:rtl/>
        </w:rPr>
        <w:t>نظریه فعالیت</w:t>
      </w:r>
      <w:r>
        <w:rPr>
          <w:rStyle w:val="FootnoteReference"/>
          <w:rFonts w:cs="B Lotus"/>
          <w:color w:val="auto"/>
          <w:sz w:val="28"/>
          <w:szCs w:val="28"/>
          <w:lang w:bidi="fa-IR"/>
        </w:rPr>
        <w:footnoteReference w:id="29"/>
      </w:r>
      <w:r w:rsidRPr="009C3192">
        <w:rPr>
          <w:rFonts w:cs="B Lotus"/>
          <w:color w:val="auto"/>
          <w:sz w:val="28"/>
          <w:szCs w:val="28"/>
          <w:rtl/>
        </w:rPr>
        <w:t>که توسط هاویگهرست و همکاران مطرح شد، در تقابل با نظریه عدم تعهد قرار دارد. بر اساس این نظریه، حفظ فعالیت‌های جسمی، روانی و اجتماعی و تداوم ایفای نقش‌های معنادار، نقش مهمی در رضایت از زندگی و سلامت سالمندان دارد. این دیدگاه بیان می‌کند که سالمندی موفق زمانی تحقق می‌یابد که فرد بتواند ضمن حفظ نقش‌های پیشین یا جایگزین کردن آن‌ها با نقش‌های جدید، همچنان در فعالیت‌های فردی و اجتماعی مشارکت داشته باشد. از این منظر، سالمندانی که سبک زندگی فعال‌تری دارند، سازگاری روانی و اجتماعی بیشتری را تجربه کرده و از سلامت جسمی و کیفیت زندگی مطلوب‌تری برخوردار هستند (هاویگهرست</w:t>
      </w:r>
      <w:r w:rsidR="00A82C43">
        <w:rPr>
          <w:rStyle w:val="FootnoteReference"/>
          <w:rFonts w:cs="B Lotus"/>
          <w:color w:val="auto"/>
          <w:sz w:val="28"/>
          <w:szCs w:val="28"/>
          <w:rtl/>
        </w:rPr>
        <w:footnoteReference w:id="30"/>
      </w:r>
      <w:r w:rsidRPr="009C3192">
        <w:rPr>
          <w:rFonts w:cs="B Lotus"/>
          <w:color w:val="auto"/>
          <w:sz w:val="28"/>
          <w:szCs w:val="28"/>
          <w:rtl/>
        </w:rPr>
        <w:t xml:space="preserve">، </w:t>
      </w:r>
      <w:r w:rsidRPr="009C3192">
        <w:rPr>
          <w:rFonts w:cs="B Lotus"/>
          <w:color w:val="auto"/>
          <w:sz w:val="28"/>
          <w:szCs w:val="28"/>
          <w:rtl/>
          <w:lang w:bidi="fa-IR"/>
        </w:rPr>
        <w:t>۱۹۶۱</w:t>
      </w:r>
      <w:r w:rsidRPr="009C3192">
        <w:rPr>
          <w:rFonts w:cs="B Lotus"/>
          <w:color w:val="auto"/>
          <w:sz w:val="28"/>
          <w:szCs w:val="28"/>
          <w:rtl/>
        </w:rPr>
        <w:t>؛ هاویگهرست، نیوگارتن و توبین</w:t>
      </w:r>
      <w:r w:rsidR="00A82C43">
        <w:rPr>
          <w:rStyle w:val="FootnoteReference"/>
          <w:rFonts w:cs="B Lotus"/>
          <w:color w:val="auto"/>
          <w:sz w:val="28"/>
          <w:szCs w:val="28"/>
          <w:rtl/>
        </w:rPr>
        <w:footnoteReference w:id="31"/>
      </w:r>
      <w:r w:rsidRPr="009C3192">
        <w:rPr>
          <w:rFonts w:cs="B Lotus"/>
          <w:color w:val="auto"/>
          <w:sz w:val="28"/>
          <w:szCs w:val="28"/>
          <w:rtl/>
        </w:rPr>
        <w:t xml:space="preserve">، </w:t>
      </w:r>
      <w:r w:rsidRPr="009C3192">
        <w:rPr>
          <w:rFonts w:cs="B Lotus"/>
          <w:color w:val="auto"/>
          <w:sz w:val="28"/>
          <w:szCs w:val="28"/>
          <w:rtl/>
          <w:lang w:bidi="fa-IR"/>
        </w:rPr>
        <w:t>۱۹۶۸)</w:t>
      </w:r>
      <w:r w:rsidR="000C7BA7">
        <w:rPr>
          <w:rFonts w:cs="B Lotus" w:hint="cs"/>
          <w:color w:val="auto"/>
          <w:sz w:val="28"/>
          <w:szCs w:val="28"/>
          <w:rtl/>
          <w:lang w:bidi="fa-IR"/>
        </w:rPr>
        <w:t>.</w:t>
      </w:r>
    </w:p>
    <w:p w:rsidR="007903FE" w:rsidRPr="006D7654" w:rsidRDefault="00BF7638" w:rsidP="00285864">
      <w:pPr>
        <w:tabs>
          <w:tab w:val="right" w:pos="8162"/>
        </w:tabs>
        <w:bidi/>
        <w:spacing w:line="276" w:lineRule="auto"/>
        <w:ind w:left="-562" w:firstLine="562"/>
        <w:jc w:val="lowKashida"/>
        <w:rPr>
          <w:rFonts w:cs="B Lotus"/>
          <w:b/>
          <w:bCs/>
          <w:color w:val="auto"/>
          <w:sz w:val="28"/>
          <w:szCs w:val="28"/>
          <w:rtl/>
          <w:lang w:bidi="fa-IR"/>
        </w:rPr>
      </w:pPr>
      <w:r>
        <w:rPr>
          <w:rFonts w:cs="B Lotus" w:hint="cs"/>
          <w:b/>
          <w:bCs/>
          <w:color w:val="auto"/>
          <w:sz w:val="28"/>
          <w:szCs w:val="28"/>
          <w:rtl/>
          <w:lang w:bidi="fa-IR"/>
        </w:rPr>
        <w:t>3</w:t>
      </w:r>
      <w:r w:rsidRPr="00BF7638">
        <w:rPr>
          <w:rFonts w:cs="B Lotus" w:hint="cs"/>
          <w:b/>
          <w:bCs/>
          <w:color w:val="auto"/>
          <w:sz w:val="28"/>
          <w:szCs w:val="28"/>
          <w:rtl/>
          <w:lang w:bidi="fa-IR"/>
        </w:rPr>
        <w:t xml:space="preserve">-3-2-1-2- </w:t>
      </w:r>
      <w:r w:rsidR="007903FE" w:rsidRPr="006D7654">
        <w:rPr>
          <w:rFonts w:cs="B Lotus" w:hint="cs"/>
          <w:b/>
          <w:bCs/>
          <w:color w:val="auto"/>
          <w:sz w:val="28"/>
          <w:szCs w:val="28"/>
          <w:rtl/>
          <w:lang w:bidi="fa-IR"/>
        </w:rPr>
        <w:t>نظریه مبادله یا تعامل</w:t>
      </w:r>
    </w:p>
    <w:p w:rsidR="009C3192" w:rsidRPr="009C3192" w:rsidRDefault="009C3192" w:rsidP="00226107">
      <w:pPr>
        <w:tabs>
          <w:tab w:val="right" w:pos="8162"/>
        </w:tabs>
        <w:bidi/>
        <w:spacing w:line="276" w:lineRule="auto"/>
        <w:ind w:left="-562" w:firstLine="562"/>
        <w:jc w:val="lowKashida"/>
        <w:rPr>
          <w:rFonts w:cs="B Lotus" w:hint="cs"/>
          <w:color w:val="auto"/>
          <w:sz w:val="28"/>
          <w:szCs w:val="28"/>
          <w:rtl/>
          <w:lang w:bidi="fa-IR"/>
        </w:rPr>
      </w:pPr>
      <w:r w:rsidRPr="009C3192">
        <w:rPr>
          <w:rFonts w:cs="B Lotus"/>
          <w:color w:val="auto"/>
          <w:sz w:val="28"/>
          <w:szCs w:val="28"/>
          <w:rtl/>
        </w:rPr>
        <w:t>نظریه مبادله اجتماعی، که توسط داود مطرح شد، بر این اصل استوار است که روابط اجتماعی بر پایه مبادله منابع، پاداش‌ها و هزینه‌ها شکل می‌گیرند. بر اساس این نظریه، با افزایش سن و کاهش برخی توانایی‌ها و نقش‌های اجتماعی، سالمندان ممکن است منابع و قدرت اجتماعی کمتری در اختیار داشته باشند؛ ازاین‌رو، جامعه باید در مقابل کاهش مشارکت شغلی و اجتماعی آنان، حمایت‌هایی مانند مستمری بازنشستگی، خدمات بهداشتی و درمانی، تأمین اجتماعی، مراقبت‌های حمایتی و برنامه‌های توانمندسازی را فراهم کند. این حمایت‌ها موجب حفظ منزلت اجتماعی، افزایش کیفیت زندگی و ارتقای رفاه سالمندان می‌شود (داود</w:t>
      </w:r>
      <w:r w:rsidR="00A82C43">
        <w:rPr>
          <w:rStyle w:val="FootnoteReference"/>
          <w:rFonts w:cs="B Lotus"/>
          <w:color w:val="auto"/>
          <w:sz w:val="28"/>
          <w:szCs w:val="28"/>
          <w:rtl/>
        </w:rPr>
        <w:footnoteReference w:id="32"/>
      </w:r>
      <w:r w:rsidRPr="009C3192">
        <w:rPr>
          <w:rFonts w:cs="B Lotus"/>
          <w:color w:val="auto"/>
          <w:sz w:val="28"/>
          <w:szCs w:val="28"/>
          <w:rtl/>
        </w:rPr>
        <w:t xml:space="preserve">، </w:t>
      </w:r>
      <w:r w:rsidRPr="009C3192">
        <w:rPr>
          <w:rFonts w:cs="B Lotus"/>
          <w:color w:val="auto"/>
          <w:sz w:val="28"/>
          <w:szCs w:val="28"/>
          <w:rtl/>
          <w:lang w:bidi="fa-IR"/>
        </w:rPr>
        <w:t>۱۹۷۵</w:t>
      </w:r>
      <w:r w:rsidR="00226107">
        <w:rPr>
          <w:rFonts w:cs="B Lotus" w:hint="cs"/>
          <w:color w:val="auto"/>
          <w:sz w:val="28"/>
          <w:szCs w:val="28"/>
          <w:rtl/>
          <w:lang w:bidi="fa-IR"/>
        </w:rPr>
        <w:t>).</w:t>
      </w:r>
    </w:p>
    <w:p w:rsidR="007903FE" w:rsidRPr="006D7654" w:rsidRDefault="00C658C7" w:rsidP="00285864">
      <w:pPr>
        <w:tabs>
          <w:tab w:val="right" w:pos="8162"/>
        </w:tabs>
        <w:bidi/>
        <w:spacing w:line="276" w:lineRule="auto"/>
        <w:ind w:left="-562" w:firstLine="562"/>
        <w:jc w:val="lowKashida"/>
        <w:rPr>
          <w:rFonts w:cs="B Lotus"/>
          <w:b/>
          <w:bCs/>
          <w:color w:val="auto"/>
          <w:sz w:val="28"/>
          <w:szCs w:val="28"/>
          <w:rtl/>
          <w:lang w:bidi="fa-IR"/>
        </w:rPr>
      </w:pPr>
      <w:r>
        <w:rPr>
          <w:rFonts w:cs="B Lotus" w:hint="cs"/>
          <w:b/>
          <w:bCs/>
          <w:color w:val="auto"/>
          <w:sz w:val="28"/>
          <w:szCs w:val="28"/>
          <w:rtl/>
          <w:lang w:bidi="fa-IR"/>
        </w:rPr>
        <w:lastRenderedPageBreak/>
        <w:t>4</w:t>
      </w:r>
      <w:r w:rsidR="00BF7638" w:rsidRPr="00BF7638">
        <w:rPr>
          <w:rFonts w:cs="B Lotus" w:hint="cs"/>
          <w:b/>
          <w:bCs/>
          <w:color w:val="auto"/>
          <w:sz w:val="28"/>
          <w:szCs w:val="28"/>
          <w:rtl/>
          <w:lang w:bidi="fa-IR"/>
        </w:rPr>
        <w:t xml:space="preserve">-3-2-1-2- </w:t>
      </w:r>
      <w:r w:rsidR="007903FE" w:rsidRPr="006D7654">
        <w:rPr>
          <w:rFonts w:cs="B Lotus" w:hint="cs"/>
          <w:b/>
          <w:bCs/>
          <w:color w:val="auto"/>
          <w:sz w:val="28"/>
          <w:szCs w:val="28"/>
          <w:rtl/>
          <w:lang w:bidi="fa-IR"/>
        </w:rPr>
        <w:t>نظریه استمرار</w:t>
      </w:r>
    </w:p>
    <w:p w:rsidR="009C3192" w:rsidRPr="009C3192" w:rsidRDefault="009C3192" w:rsidP="009C3192">
      <w:pPr>
        <w:tabs>
          <w:tab w:val="right" w:pos="8450"/>
        </w:tabs>
        <w:bidi/>
        <w:spacing w:line="276" w:lineRule="auto"/>
        <w:ind w:left="-568" w:firstLine="558"/>
        <w:jc w:val="both"/>
        <w:rPr>
          <w:rFonts w:cs="B Lotus"/>
          <w:color w:val="auto"/>
          <w:sz w:val="28"/>
          <w:szCs w:val="28"/>
          <w:lang w:bidi="fa-IR"/>
        </w:rPr>
      </w:pPr>
      <w:r w:rsidRPr="009C3192">
        <w:rPr>
          <w:rFonts w:cs="B Lotus"/>
          <w:color w:val="auto"/>
          <w:sz w:val="28"/>
          <w:szCs w:val="28"/>
          <w:rtl/>
        </w:rPr>
        <w:t>نظریه تداو</w:t>
      </w:r>
      <w:r w:rsidR="00736A45">
        <w:rPr>
          <w:rFonts w:cs="B Lotus" w:hint="cs"/>
          <w:color w:val="auto"/>
          <w:sz w:val="28"/>
          <w:szCs w:val="28"/>
          <w:rtl/>
        </w:rPr>
        <w:t>م یا استمرار</w:t>
      </w:r>
      <w:r>
        <w:rPr>
          <w:rStyle w:val="FootnoteReference"/>
          <w:rFonts w:cs="B Lotus"/>
          <w:color w:val="auto"/>
          <w:sz w:val="28"/>
          <w:szCs w:val="28"/>
          <w:lang w:bidi="fa-IR"/>
        </w:rPr>
        <w:footnoteReference w:id="33"/>
      </w:r>
      <w:r w:rsidR="000C7BA7">
        <w:rPr>
          <w:rFonts w:cs="B Lotus" w:hint="cs"/>
          <w:color w:val="auto"/>
          <w:sz w:val="28"/>
          <w:szCs w:val="28"/>
          <w:rtl/>
        </w:rPr>
        <w:t xml:space="preserve"> که</w:t>
      </w:r>
      <w:r w:rsidRPr="009C3192">
        <w:rPr>
          <w:rFonts w:cs="B Lotus"/>
          <w:color w:val="auto"/>
          <w:sz w:val="28"/>
          <w:szCs w:val="28"/>
          <w:rtl/>
        </w:rPr>
        <w:t xml:space="preserve"> توسط رابرت آچلی ارائه شد، بیان می‌کند که سالمندی ادامه طبیعی مراحل پیشین زندگی است و افراد می‌کوشند با حفظ الگوهای رفتاری، ارزش‌ها، روابط اجتماعی و سبک زندگی گذشته، احساس ثبات و هویت خود را حفظ کنند. بر اساس این نظریه، سالمندان برای سازگاری با تغییرات ناشی از افزایش سن، از تجربیات، مهارت‌ها و راهبردهای مقابله‌ای که در طول زندگی کسب کرده‌اند استفاده می‌کنند. ازاین‌رو، حفظ تداوم در نقش‌ها، فعالیت‌ها و روابط اجتماعی می‌تواند به افزایش سازگاری، رضایت از زندگی و سلامت روان سالمندان کمک کند. این نظریه در واقع برخی از جنبه‌های نظریه‌های فعالیت و عدم تعهد را با یکدیگر تلفیق کرده و معتقد است میزان مشارکت یا کناره‌گیری اجتماعی باید متناسب با ویژگی‌ها و تجربیات هر فرد تداوم یابد (آچلی</w:t>
      </w:r>
      <w:r w:rsidR="00226107">
        <w:rPr>
          <w:rStyle w:val="FootnoteReference"/>
          <w:rFonts w:cs="B Lotus"/>
          <w:color w:val="auto"/>
          <w:sz w:val="28"/>
          <w:szCs w:val="28"/>
          <w:rtl/>
        </w:rPr>
        <w:footnoteReference w:id="34"/>
      </w:r>
      <w:r w:rsidRPr="009C3192">
        <w:rPr>
          <w:rFonts w:cs="B Lotus"/>
          <w:color w:val="auto"/>
          <w:sz w:val="28"/>
          <w:szCs w:val="28"/>
          <w:rtl/>
        </w:rPr>
        <w:t xml:space="preserve">، </w:t>
      </w:r>
      <w:r w:rsidRPr="009C3192">
        <w:rPr>
          <w:rFonts w:cs="B Lotus"/>
          <w:color w:val="auto"/>
          <w:sz w:val="28"/>
          <w:szCs w:val="28"/>
          <w:rtl/>
          <w:lang w:bidi="fa-IR"/>
        </w:rPr>
        <w:t>۱۹۸۹</w:t>
      </w:r>
      <w:r w:rsidRPr="009C3192">
        <w:rPr>
          <w:rFonts w:cs="B Lotus"/>
          <w:color w:val="auto"/>
          <w:sz w:val="28"/>
          <w:szCs w:val="28"/>
          <w:rtl/>
        </w:rPr>
        <w:t xml:space="preserve">؛ آچلی، </w:t>
      </w:r>
      <w:r w:rsidRPr="009C3192">
        <w:rPr>
          <w:rFonts w:cs="B Lotus"/>
          <w:color w:val="auto"/>
          <w:sz w:val="28"/>
          <w:szCs w:val="28"/>
          <w:rtl/>
          <w:lang w:bidi="fa-IR"/>
        </w:rPr>
        <w:t>۲۰۱۶)</w:t>
      </w:r>
      <w:r w:rsidR="000C7BA7">
        <w:rPr>
          <w:rFonts w:cs="B Lotus" w:hint="cs"/>
          <w:color w:val="auto"/>
          <w:sz w:val="28"/>
          <w:szCs w:val="28"/>
          <w:rtl/>
          <w:lang w:bidi="fa-IR"/>
        </w:rPr>
        <w:t>.</w:t>
      </w:r>
    </w:p>
    <w:p w:rsidR="007D2021" w:rsidRPr="00B74065" w:rsidRDefault="007D2021" w:rsidP="00503D97">
      <w:pPr>
        <w:tabs>
          <w:tab w:val="right" w:pos="8450"/>
        </w:tabs>
        <w:bidi/>
        <w:spacing w:line="276" w:lineRule="auto"/>
        <w:ind w:left="-568" w:firstLine="558"/>
        <w:jc w:val="both"/>
        <w:rPr>
          <w:rFonts w:cs="B Lotus"/>
          <w:b/>
          <w:bCs/>
          <w:color w:val="auto"/>
          <w:sz w:val="28"/>
          <w:szCs w:val="28"/>
          <w:rtl/>
        </w:rPr>
      </w:pPr>
      <w:r w:rsidRPr="007D2021">
        <w:rPr>
          <w:rFonts w:cs="B Lotus" w:hint="cs"/>
          <w:b/>
          <w:bCs/>
          <w:color w:val="auto"/>
          <w:sz w:val="28"/>
          <w:szCs w:val="28"/>
          <w:rtl/>
        </w:rPr>
        <w:t xml:space="preserve">2-2- گستره دوم: </w:t>
      </w:r>
      <w:r w:rsidRPr="00B74065">
        <w:rPr>
          <w:rFonts w:cs="B Lotus" w:hint="cs"/>
          <w:b/>
          <w:bCs/>
          <w:color w:val="auto"/>
          <w:sz w:val="28"/>
          <w:szCs w:val="28"/>
          <w:rtl/>
        </w:rPr>
        <w:t>اضط</w:t>
      </w:r>
      <w:r w:rsidR="00606C85" w:rsidRPr="00B74065">
        <w:rPr>
          <w:rFonts w:cs="B Lotus" w:hint="cs"/>
          <w:b/>
          <w:bCs/>
          <w:color w:val="auto"/>
          <w:sz w:val="28"/>
          <w:szCs w:val="28"/>
          <w:rtl/>
        </w:rPr>
        <w:t>ر</w:t>
      </w:r>
      <w:r w:rsidRPr="00B74065">
        <w:rPr>
          <w:rFonts w:cs="B Lotus" w:hint="cs"/>
          <w:b/>
          <w:bCs/>
          <w:color w:val="auto"/>
          <w:sz w:val="28"/>
          <w:szCs w:val="28"/>
          <w:rtl/>
        </w:rPr>
        <w:t>اب مرگ</w:t>
      </w:r>
    </w:p>
    <w:p w:rsidR="00606C85" w:rsidRPr="00B74065" w:rsidRDefault="00606C85" w:rsidP="00503D97">
      <w:pPr>
        <w:tabs>
          <w:tab w:val="right" w:pos="8450"/>
        </w:tabs>
        <w:bidi/>
        <w:spacing w:line="276" w:lineRule="auto"/>
        <w:ind w:left="-568" w:firstLine="558"/>
        <w:jc w:val="both"/>
        <w:rPr>
          <w:rFonts w:cs="B Lotus"/>
          <w:b/>
          <w:bCs/>
          <w:color w:val="auto"/>
          <w:sz w:val="28"/>
          <w:szCs w:val="28"/>
          <w:rtl/>
        </w:rPr>
      </w:pPr>
      <w:r w:rsidRPr="00606C85">
        <w:rPr>
          <w:rFonts w:cs="B Lotus" w:hint="cs"/>
          <w:b/>
          <w:bCs/>
          <w:color w:val="auto"/>
          <w:sz w:val="28"/>
          <w:szCs w:val="28"/>
          <w:rtl/>
        </w:rPr>
        <w:t xml:space="preserve">2-2-1- مفهوم </w:t>
      </w:r>
      <w:r w:rsidRPr="00B74065">
        <w:rPr>
          <w:rFonts w:cs="B Lotus" w:hint="cs"/>
          <w:b/>
          <w:bCs/>
          <w:color w:val="auto"/>
          <w:sz w:val="28"/>
          <w:szCs w:val="28"/>
          <w:rtl/>
        </w:rPr>
        <w:t>اضطراب مرگ</w:t>
      </w:r>
    </w:p>
    <w:p w:rsidR="00736A45" w:rsidRPr="00736A45" w:rsidRDefault="00736A45" w:rsidP="00736A45">
      <w:pPr>
        <w:tabs>
          <w:tab w:val="right" w:pos="8450"/>
        </w:tabs>
        <w:bidi/>
        <w:spacing w:line="276" w:lineRule="auto"/>
        <w:ind w:left="-568" w:firstLine="558"/>
        <w:jc w:val="both"/>
        <w:rPr>
          <w:rFonts w:cs="B Lotus"/>
          <w:color w:val="auto"/>
          <w:sz w:val="28"/>
          <w:szCs w:val="28"/>
        </w:rPr>
      </w:pPr>
      <w:bookmarkStart w:id="14" w:name="_Hlk200163441"/>
      <w:r w:rsidRPr="00736A45">
        <w:rPr>
          <w:rFonts w:cs="B Lotus"/>
          <w:color w:val="auto"/>
          <w:sz w:val="28"/>
          <w:szCs w:val="28"/>
          <w:rtl/>
        </w:rPr>
        <w:t>اضطراب مرگ به احساس ترس، نگرانی و آشفتگی روانی در مواجهه با آگاهی از مرگ خود یا مرگ دیگران اشاره دارد. این تجربه می‌تواند به‌صورت آشکار یا ناآگاهانه بروز کند و تحت تأثیر عواملی مانند افزایش سن، بیماری، تجربه فقدان و تهدیدهای مرتبط با سلامت قرار گیرد. اضطراب مرگ یکی از نگرانی‌های اساسی انسان محسوب می‌شود و می‌تواند بر سلامت روان، نگرش فرد نسبت به زندگی، روابط اجتماعی و احساس معنا در زندگی تأثیرگذار باشد. پژوهش‌های جدید نشان می‌دهند که مواجهه با محدودیت‌های زندگی و آگاهی از فناپذیری، نقش مهمی در شکل‌گیری واکنش‌های هیجانی و سازگاری روان‌شناختی افراد دارد (نوردگرن</w:t>
      </w:r>
      <w:r w:rsidR="00A82C43">
        <w:rPr>
          <w:rStyle w:val="FootnoteReference"/>
          <w:rFonts w:cs="B Lotus"/>
          <w:color w:val="auto"/>
          <w:sz w:val="28"/>
          <w:szCs w:val="28"/>
          <w:rtl/>
        </w:rPr>
        <w:footnoteReference w:id="35"/>
      </w:r>
      <w:r w:rsidRPr="00736A45">
        <w:rPr>
          <w:rFonts w:cs="B Lotus"/>
          <w:color w:val="auto"/>
          <w:sz w:val="28"/>
          <w:szCs w:val="28"/>
          <w:rtl/>
        </w:rPr>
        <w:t xml:space="preserve"> و همکاران، </w:t>
      </w:r>
      <w:r w:rsidRPr="00736A45">
        <w:rPr>
          <w:rFonts w:cs="B Lotus"/>
          <w:color w:val="auto"/>
          <w:sz w:val="28"/>
          <w:szCs w:val="28"/>
          <w:rtl/>
          <w:lang w:bidi="fa-IR"/>
        </w:rPr>
        <w:t>۲۰۲۲</w:t>
      </w:r>
      <w:r w:rsidRPr="00736A45">
        <w:rPr>
          <w:rFonts w:cs="B Lotus"/>
          <w:color w:val="auto"/>
          <w:sz w:val="28"/>
          <w:szCs w:val="28"/>
          <w:rtl/>
        </w:rPr>
        <w:t xml:space="preserve">؛ مارتین </w:t>
      </w:r>
      <w:r w:rsidR="00A82C43">
        <w:rPr>
          <w:rStyle w:val="FootnoteReference"/>
          <w:rFonts w:cs="B Lotus"/>
          <w:color w:val="auto"/>
          <w:sz w:val="28"/>
          <w:szCs w:val="28"/>
          <w:rtl/>
        </w:rPr>
        <w:footnoteReference w:id="36"/>
      </w:r>
      <w:r w:rsidRPr="00736A45">
        <w:rPr>
          <w:rFonts w:cs="B Lotus"/>
          <w:color w:val="auto"/>
          <w:sz w:val="28"/>
          <w:szCs w:val="28"/>
          <w:rtl/>
        </w:rPr>
        <w:t xml:space="preserve">و همکاران، </w:t>
      </w:r>
      <w:r w:rsidRPr="00736A45">
        <w:rPr>
          <w:rFonts w:cs="B Lotus"/>
          <w:color w:val="auto"/>
          <w:sz w:val="28"/>
          <w:szCs w:val="28"/>
          <w:rtl/>
          <w:lang w:bidi="fa-IR"/>
        </w:rPr>
        <w:t>۲۰۲۳)</w:t>
      </w:r>
      <w:r w:rsidR="000C7BA7">
        <w:rPr>
          <w:rFonts w:cs="B Lotus" w:hint="cs"/>
          <w:color w:val="auto"/>
          <w:sz w:val="28"/>
          <w:szCs w:val="28"/>
          <w:rtl/>
        </w:rPr>
        <w:t>.</w:t>
      </w:r>
    </w:p>
    <w:p w:rsidR="005A4E4E" w:rsidRPr="005A4E4E" w:rsidRDefault="005A4E4E" w:rsidP="00503D97">
      <w:pPr>
        <w:tabs>
          <w:tab w:val="right" w:pos="8450"/>
        </w:tabs>
        <w:bidi/>
        <w:spacing w:line="276" w:lineRule="auto"/>
        <w:ind w:left="-568" w:firstLine="558"/>
        <w:jc w:val="both"/>
        <w:rPr>
          <w:rFonts w:cs="B Lotus"/>
          <w:b/>
          <w:bCs/>
          <w:color w:val="auto"/>
          <w:sz w:val="28"/>
          <w:szCs w:val="28"/>
        </w:rPr>
      </w:pPr>
      <w:r w:rsidRPr="00606C85">
        <w:rPr>
          <w:rFonts w:cs="B Lotus" w:hint="cs"/>
          <w:b/>
          <w:bCs/>
          <w:color w:val="auto"/>
          <w:sz w:val="28"/>
          <w:szCs w:val="28"/>
          <w:rtl/>
        </w:rPr>
        <w:t>2-2-</w:t>
      </w:r>
      <w:r w:rsidRPr="00B74065">
        <w:rPr>
          <w:rFonts w:cs="B Lotus" w:hint="cs"/>
          <w:b/>
          <w:bCs/>
          <w:color w:val="auto"/>
          <w:sz w:val="28"/>
          <w:szCs w:val="28"/>
          <w:rtl/>
        </w:rPr>
        <w:t>2</w:t>
      </w:r>
      <w:r w:rsidRPr="00606C85">
        <w:rPr>
          <w:rFonts w:cs="B Lotus" w:hint="cs"/>
          <w:b/>
          <w:bCs/>
          <w:color w:val="auto"/>
          <w:sz w:val="28"/>
          <w:szCs w:val="28"/>
          <w:rtl/>
        </w:rPr>
        <w:t>-</w:t>
      </w:r>
      <w:r w:rsidR="00F906EC" w:rsidRPr="00B74065">
        <w:rPr>
          <w:rFonts w:cs="B Lotus" w:hint="cs"/>
          <w:b/>
          <w:bCs/>
          <w:color w:val="auto"/>
          <w:sz w:val="28"/>
          <w:szCs w:val="28"/>
          <w:rtl/>
        </w:rPr>
        <w:t xml:space="preserve"> </w:t>
      </w:r>
      <w:bookmarkEnd w:id="14"/>
      <w:r w:rsidRPr="005A4E4E">
        <w:rPr>
          <w:rFonts w:cs="B Lotus"/>
          <w:b/>
          <w:bCs/>
          <w:color w:val="auto"/>
          <w:sz w:val="28"/>
          <w:szCs w:val="28"/>
          <w:rtl/>
        </w:rPr>
        <w:t>نظریه‌های مرتبط با اضطراب مرگ</w:t>
      </w:r>
    </w:p>
    <w:p w:rsidR="005A4E4E" w:rsidRPr="005A4E4E" w:rsidRDefault="005A4E4E" w:rsidP="00503D97">
      <w:pPr>
        <w:tabs>
          <w:tab w:val="right" w:pos="8450"/>
        </w:tabs>
        <w:bidi/>
        <w:spacing w:line="276" w:lineRule="auto"/>
        <w:ind w:left="-568" w:firstLine="558"/>
        <w:jc w:val="both"/>
        <w:rPr>
          <w:rFonts w:cs="B Lotus"/>
          <w:b/>
          <w:bCs/>
          <w:color w:val="auto"/>
          <w:sz w:val="28"/>
          <w:szCs w:val="28"/>
        </w:rPr>
      </w:pPr>
      <w:r w:rsidRPr="00606C85">
        <w:rPr>
          <w:rFonts w:cs="B Lotus" w:hint="cs"/>
          <w:b/>
          <w:bCs/>
          <w:color w:val="auto"/>
          <w:sz w:val="28"/>
          <w:szCs w:val="28"/>
          <w:rtl/>
        </w:rPr>
        <w:t>2-2-</w:t>
      </w:r>
      <w:r w:rsidRPr="00B74065">
        <w:rPr>
          <w:rFonts w:cs="B Lotus" w:hint="cs"/>
          <w:b/>
          <w:bCs/>
          <w:color w:val="auto"/>
          <w:sz w:val="28"/>
          <w:szCs w:val="28"/>
          <w:rtl/>
        </w:rPr>
        <w:t>2</w:t>
      </w:r>
      <w:r w:rsidRPr="00606C85">
        <w:rPr>
          <w:rFonts w:cs="B Lotus" w:hint="cs"/>
          <w:b/>
          <w:bCs/>
          <w:color w:val="auto"/>
          <w:sz w:val="28"/>
          <w:szCs w:val="28"/>
          <w:rtl/>
        </w:rPr>
        <w:t>-</w:t>
      </w:r>
      <w:r w:rsidRPr="00B74065">
        <w:rPr>
          <w:rFonts w:cs="B Lotus" w:hint="cs"/>
          <w:b/>
          <w:bCs/>
          <w:color w:val="auto"/>
          <w:sz w:val="28"/>
          <w:szCs w:val="28"/>
          <w:rtl/>
        </w:rPr>
        <w:t xml:space="preserve">1- </w:t>
      </w:r>
      <w:r w:rsidRPr="005A4E4E">
        <w:rPr>
          <w:rFonts w:cs="B Lotus"/>
          <w:b/>
          <w:bCs/>
          <w:color w:val="auto"/>
          <w:sz w:val="28"/>
          <w:szCs w:val="28"/>
          <w:rtl/>
        </w:rPr>
        <w:t>نظریه فروید (روان‌تحلیل‌گری)</w:t>
      </w:r>
    </w:p>
    <w:p w:rsidR="005A4E4E" w:rsidRPr="005A4E4E" w:rsidRDefault="005A4E4E" w:rsidP="00503D97">
      <w:pPr>
        <w:tabs>
          <w:tab w:val="right" w:pos="8450"/>
        </w:tabs>
        <w:bidi/>
        <w:spacing w:line="276" w:lineRule="auto"/>
        <w:ind w:left="-568" w:firstLine="558"/>
        <w:jc w:val="both"/>
        <w:rPr>
          <w:rFonts w:cs="B Lotus"/>
          <w:color w:val="auto"/>
          <w:sz w:val="28"/>
          <w:szCs w:val="28"/>
        </w:rPr>
      </w:pPr>
      <w:r w:rsidRPr="005A4E4E">
        <w:rPr>
          <w:rFonts w:cs="B Lotus"/>
          <w:color w:val="auto"/>
          <w:sz w:val="28"/>
          <w:szCs w:val="28"/>
          <w:rtl/>
        </w:rPr>
        <w:t xml:space="preserve">فروید معتقد بود که ذهن ناهشیار انسان مرگ را انکار می‌کند؛ زیرا مرگ مفهومی ناپذیرفتنی برای ذهن انسان است. او بر این باور بود که اضطراب مرگ ناشی از تعارضات درونی سرکوب‌شده و ترس‌های </w:t>
      </w:r>
      <w:r w:rsidRPr="005A4E4E">
        <w:rPr>
          <w:rFonts w:cs="B Lotus"/>
          <w:color w:val="auto"/>
          <w:sz w:val="28"/>
          <w:szCs w:val="28"/>
          <w:rtl/>
        </w:rPr>
        <w:lastRenderedPageBreak/>
        <w:t>اولیه در دوران کودکی است. به عقیده او، اضطراب مرگ به شکل نمادین و با پوشش‌های مختلف (مانند ترس از بیماری، تاریکی، یا از دست دادن) بروز می‌کند</w:t>
      </w:r>
      <w:r w:rsidRPr="00B74065">
        <w:rPr>
          <w:rFonts w:cs="B Lotus" w:hint="cs"/>
          <w:color w:val="auto"/>
          <w:sz w:val="28"/>
          <w:szCs w:val="28"/>
          <w:rtl/>
        </w:rPr>
        <w:t xml:space="preserve"> (فروید</w:t>
      </w:r>
      <w:r w:rsidRPr="00B74065">
        <w:rPr>
          <w:rStyle w:val="FootnoteReference"/>
          <w:rFonts w:cs="B Lotus"/>
          <w:color w:val="auto"/>
          <w:sz w:val="28"/>
          <w:szCs w:val="28"/>
          <w:rtl/>
        </w:rPr>
        <w:footnoteReference w:id="37"/>
      </w:r>
      <w:r w:rsidRPr="00B74065">
        <w:rPr>
          <w:rFonts w:cs="B Lotus" w:hint="cs"/>
          <w:color w:val="auto"/>
          <w:sz w:val="28"/>
          <w:szCs w:val="28"/>
          <w:rtl/>
        </w:rPr>
        <w:t xml:space="preserve"> 1920).</w:t>
      </w:r>
    </w:p>
    <w:p w:rsidR="005A4E4E" w:rsidRPr="005A4E4E" w:rsidRDefault="005A4E4E" w:rsidP="00503D97">
      <w:pPr>
        <w:tabs>
          <w:tab w:val="right" w:pos="8450"/>
        </w:tabs>
        <w:bidi/>
        <w:spacing w:line="276" w:lineRule="auto"/>
        <w:ind w:left="-568" w:firstLine="558"/>
        <w:jc w:val="both"/>
        <w:rPr>
          <w:rFonts w:cs="B Lotus"/>
          <w:b/>
          <w:bCs/>
          <w:color w:val="auto"/>
          <w:sz w:val="28"/>
          <w:szCs w:val="28"/>
        </w:rPr>
      </w:pPr>
      <w:bookmarkStart w:id="15" w:name="_Hlk200162910"/>
      <w:r w:rsidRPr="00606C85">
        <w:rPr>
          <w:rFonts w:cs="B Lotus" w:hint="cs"/>
          <w:b/>
          <w:bCs/>
          <w:color w:val="auto"/>
          <w:sz w:val="28"/>
          <w:szCs w:val="28"/>
          <w:rtl/>
        </w:rPr>
        <w:t>2-2-</w:t>
      </w:r>
      <w:r w:rsidRPr="00B74065">
        <w:rPr>
          <w:rFonts w:cs="B Lotus" w:hint="cs"/>
          <w:b/>
          <w:bCs/>
          <w:color w:val="auto"/>
          <w:sz w:val="28"/>
          <w:szCs w:val="28"/>
          <w:rtl/>
        </w:rPr>
        <w:t>2</w:t>
      </w:r>
      <w:r w:rsidRPr="00606C85">
        <w:rPr>
          <w:rFonts w:cs="B Lotus" w:hint="cs"/>
          <w:b/>
          <w:bCs/>
          <w:color w:val="auto"/>
          <w:sz w:val="28"/>
          <w:szCs w:val="28"/>
          <w:rtl/>
        </w:rPr>
        <w:t>-</w:t>
      </w:r>
      <w:r w:rsidRPr="00B74065">
        <w:rPr>
          <w:rFonts w:cs="B Lotus" w:hint="cs"/>
          <w:b/>
          <w:bCs/>
          <w:color w:val="auto"/>
          <w:sz w:val="28"/>
          <w:szCs w:val="28"/>
          <w:rtl/>
        </w:rPr>
        <w:t xml:space="preserve">2- </w:t>
      </w:r>
      <w:bookmarkEnd w:id="15"/>
      <w:r w:rsidRPr="005A4E4E">
        <w:rPr>
          <w:rFonts w:cs="B Lotus"/>
          <w:b/>
          <w:bCs/>
          <w:color w:val="auto"/>
          <w:sz w:val="28"/>
          <w:szCs w:val="28"/>
          <w:rtl/>
        </w:rPr>
        <w:t>نظریه یالوم (وجودگرایی)</w:t>
      </w:r>
    </w:p>
    <w:p w:rsidR="005A4E4E" w:rsidRPr="005A4E4E" w:rsidRDefault="005A4E4E" w:rsidP="00503D97">
      <w:pPr>
        <w:tabs>
          <w:tab w:val="right" w:pos="8450"/>
        </w:tabs>
        <w:bidi/>
        <w:spacing w:line="276" w:lineRule="auto"/>
        <w:ind w:left="-568" w:firstLine="558"/>
        <w:jc w:val="both"/>
        <w:rPr>
          <w:rFonts w:cs="B Lotus"/>
          <w:color w:val="auto"/>
          <w:sz w:val="28"/>
          <w:szCs w:val="28"/>
        </w:rPr>
      </w:pPr>
      <w:r w:rsidRPr="005A4E4E">
        <w:rPr>
          <w:rFonts w:cs="B Lotus"/>
          <w:color w:val="auto"/>
          <w:sz w:val="28"/>
          <w:szCs w:val="28"/>
          <w:rtl/>
        </w:rPr>
        <w:t>اروین یالوم اضطراب مرگ را یکی از چهار دغدغه اساسی انسان (مرگ، آزادی، تنهایی، بی‌معنایی) معرفی می‌کند.</w:t>
      </w:r>
      <w:r w:rsidR="00EE10D8" w:rsidRPr="00B74065">
        <w:rPr>
          <w:rFonts w:cs="B Lotus" w:hint="cs"/>
          <w:color w:val="auto"/>
          <w:sz w:val="28"/>
          <w:szCs w:val="28"/>
          <w:rtl/>
        </w:rPr>
        <w:t xml:space="preserve"> </w:t>
      </w:r>
      <w:r w:rsidRPr="005A4E4E">
        <w:rPr>
          <w:rFonts w:cs="B Lotus"/>
          <w:color w:val="auto"/>
          <w:sz w:val="28"/>
          <w:szCs w:val="28"/>
          <w:rtl/>
        </w:rPr>
        <w:t>از دید او، انسان با آگاهی از مرگ و فناپذیری خویش دچار اضطراب می‌شود. اما مواجهه اصیل با مرگ می‌تواند موجب رشد روانی، افزایش خودآگاهی و تجربه‌ی زندگی معنا‌دارتر شود</w:t>
      </w:r>
      <w:r w:rsidRPr="005A4E4E">
        <w:rPr>
          <w:rFonts w:cs="B Lotus"/>
          <w:color w:val="auto"/>
          <w:sz w:val="28"/>
          <w:szCs w:val="28"/>
        </w:rPr>
        <w:t xml:space="preserve"> </w:t>
      </w:r>
      <w:r w:rsidR="00EE10D8" w:rsidRPr="00B74065">
        <w:rPr>
          <w:rFonts w:cs="B Lotus" w:hint="cs"/>
          <w:color w:val="auto"/>
          <w:sz w:val="28"/>
          <w:szCs w:val="28"/>
          <w:rtl/>
        </w:rPr>
        <w:t xml:space="preserve">(یالوم </w:t>
      </w:r>
      <w:r w:rsidR="00447B2D">
        <w:rPr>
          <w:rStyle w:val="FootnoteReference"/>
          <w:rFonts w:cs="B Lotus"/>
          <w:color w:val="auto"/>
          <w:sz w:val="28"/>
          <w:szCs w:val="28"/>
          <w:rtl/>
        </w:rPr>
        <w:footnoteReference w:id="38"/>
      </w:r>
      <w:r w:rsidR="00EE10D8" w:rsidRPr="00B74065">
        <w:rPr>
          <w:rFonts w:cs="B Lotus" w:hint="cs"/>
          <w:color w:val="auto"/>
          <w:sz w:val="28"/>
          <w:szCs w:val="28"/>
          <w:rtl/>
        </w:rPr>
        <w:t>1980).</w:t>
      </w:r>
    </w:p>
    <w:p w:rsidR="005A4E4E" w:rsidRPr="005A4E4E" w:rsidRDefault="00EE10D8" w:rsidP="00503D97">
      <w:pPr>
        <w:tabs>
          <w:tab w:val="right" w:pos="8450"/>
        </w:tabs>
        <w:bidi/>
        <w:spacing w:line="276" w:lineRule="auto"/>
        <w:ind w:left="-568" w:firstLine="558"/>
        <w:jc w:val="both"/>
        <w:rPr>
          <w:rFonts w:cs="B Lotus"/>
          <w:b/>
          <w:bCs/>
          <w:color w:val="auto"/>
          <w:sz w:val="28"/>
          <w:szCs w:val="28"/>
        </w:rPr>
      </w:pPr>
      <w:bookmarkStart w:id="16" w:name="_Hlk200163160"/>
      <w:r w:rsidRPr="00606C85">
        <w:rPr>
          <w:rFonts w:cs="B Lotus" w:hint="cs"/>
          <w:b/>
          <w:bCs/>
          <w:color w:val="auto"/>
          <w:sz w:val="28"/>
          <w:szCs w:val="28"/>
          <w:rtl/>
        </w:rPr>
        <w:t>2-2-</w:t>
      </w:r>
      <w:r w:rsidRPr="00B74065">
        <w:rPr>
          <w:rFonts w:cs="B Lotus" w:hint="cs"/>
          <w:b/>
          <w:bCs/>
          <w:color w:val="auto"/>
          <w:sz w:val="28"/>
          <w:szCs w:val="28"/>
          <w:rtl/>
        </w:rPr>
        <w:t>2</w:t>
      </w:r>
      <w:r w:rsidRPr="00606C85">
        <w:rPr>
          <w:rFonts w:cs="B Lotus" w:hint="cs"/>
          <w:b/>
          <w:bCs/>
          <w:color w:val="auto"/>
          <w:sz w:val="28"/>
          <w:szCs w:val="28"/>
          <w:rtl/>
        </w:rPr>
        <w:t>-</w:t>
      </w:r>
      <w:r w:rsidRPr="00B74065">
        <w:rPr>
          <w:rFonts w:cs="B Lotus" w:hint="cs"/>
          <w:b/>
          <w:bCs/>
          <w:color w:val="auto"/>
          <w:sz w:val="28"/>
          <w:szCs w:val="28"/>
          <w:rtl/>
        </w:rPr>
        <w:t xml:space="preserve">3- </w:t>
      </w:r>
      <w:bookmarkEnd w:id="16"/>
      <w:r w:rsidR="005A4E4E" w:rsidRPr="005A4E4E">
        <w:rPr>
          <w:rFonts w:cs="B Lotus"/>
          <w:b/>
          <w:bCs/>
          <w:color w:val="auto"/>
          <w:sz w:val="28"/>
          <w:szCs w:val="28"/>
          <w:rtl/>
        </w:rPr>
        <w:t>نظریه مدیریت وحشت</w:t>
      </w:r>
      <w:r w:rsidR="005A4E4E" w:rsidRPr="005A4E4E">
        <w:rPr>
          <w:rFonts w:cs="B Lotus"/>
          <w:b/>
          <w:bCs/>
          <w:color w:val="auto"/>
          <w:sz w:val="28"/>
          <w:szCs w:val="28"/>
        </w:rPr>
        <w:t xml:space="preserve"> (</w:t>
      </w:r>
      <w:r w:rsidR="005A4E4E">
        <w:rPr>
          <w:rFonts w:ascii="Times New Roman" w:hAnsi="Times New Roman" w:cs="B Lotus"/>
          <w:b/>
          <w:bCs/>
          <w:color w:val="auto"/>
          <w:sz w:val="28"/>
          <w:szCs w:val="28"/>
        </w:rPr>
        <w:t>TMT</w:t>
      </w:r>
      <w:r w:rsidR="005A4E4E" w:rsidRPr="005A4E4E">
        <w:rPr>
          <w:rFonts w:cs="B Lotus"/>
          <w:b/>
          <w:bCs/>
          <w:color w:val="auto"/>
          <w:sz w:val="28"/>
          <w:szCs w:val="28"/>
        </w:rPr>
        <w:t>)</w:t>
      </w:r>
    </w:p>
    <w:p w:rsidR="005A4E4E" w:rsidRPr="005A4E4E" w:rsidRDefault="005A4E4E" w:rsidP="00503D97">
      <w:pPr>
        <w:tabs>
          <w:tab w:val="right" w:pos="8450"/>
        </w:tabs>
        <w:bidi/>
        <w:spacing w:line="276" w:lineRule="auto"/>
        <w:ind w:left="-568" w:firstLine="558"/>
        <w:jc w:val="both"/>
        <w:rPr>
          <w:rFonts w:cs="B Lotus"/>
          <w:color w:val="auto"/>
          <w:sz w:val="28"/>
          <w:szCs w:val="28"/>
        </w:rPr>
      </w:pPr>
      <w:r w:rsidRPr="005A4E4E">
        <w:rPr>
          <w:rFonts w:cs="B Lotus"/>
          <w:color w:val="auto"/>
          <w:sz w:val="28"/>
          <w:szCs w:val="28"/>
          <w:rtl/>
        </w:rPr>
        <w:t xml:space="preserve">طبق این نظریه، که توسط گرینبرگ و همکارانش مطرح شده است، انسان‌ها برای مقابله با اضطراب مرگ، به سیستم‌های دفاعی روان‌شناختی مانند باورهای مذهبی، هویت فرهنگی و عزت‌نفس متوسل می‌شوند. یادآوری </w:t>
      </w:r>
      <w:r w:rsidR="00EE10D8" w:rsidRPr="00B74065">
        <w:rPr>
          <w:rFonts w:cs="B Lotus" w:hint="cs"/>
          <w:color w:val="auto"/>
          <w:sz w:val="28"/>
          <w:szCs w:val="28"/>
          <w:rtl/>
        </w:rPr>
        <w:t xml:space="preserve">مرگ </w:t>
      </w:r>
      <w:r w:rsidRPr="005A4E4E">
        <w:rPr>
          <w:rFonts w:cs="B Lotus"/>
          <w:color w:val="auto"/>
          <w:sz w:val="28"/>
          <w:szCs w:val="28"/>
          <w:rtl/>
        </w:rPr>
        <w:t xml:space="preserve">باعث می‌شود افراد تلاش کنند تا بیشتر با ارزش‌ها و هنجارهای فرهنگی خود همسو شوند تا احساس جاودانگی نمادین پیدا </w:t>
      </w:r>
      <w:r w:rsidR="00EE10D8" w:rsidRPr="00B74065">
        <w:rPr>
          <w:rFonts w:cs="B Lotus" w:hint="cs"/>
          <w:color w:val="auto"/>
          <w:sz w:val="28"/>
          <w:szCs w:val="28"/>
          <w:rtl/>
        </w:rPr>
        <w:t>کنند(گرین برگ</w:t>
      </w:r>
      <w:r w:rsidR="00EE10D8" w:rsidRPr="00B74065">
        <w:rPr>
          <w:rStyle w:val="FootnoteReference"/>
          <w:rFonts w:cs="B Lotus"/>
          <w:color w:val="auto"/>
          <w:sz w:val="28"/>
          <w:szCs w:val="28"/>
          <w:rtl/>
        </w:rPr>
        <w:footnoteReference w:id="39"/>
      </w:r>
      <w:r w:rsidR="00EE10D8" w:rsidRPr="00B74065">
        <w:rPr>
          <w:rFonts w:cs="B Lotus" w:hint="cs"/>
          <w:color w:val="auto"/>
          <w:sz w:val="28"/>
          <w:szCs w:val="28"/>
          <w:rtl/>
        </w:rPr>
        <w:t xml:space="preserve"> و همکاران، 1986).</w:t>
      </w:r>
    </w:p>
    <w:p w:rsidR="005A4E4E" w:rsidRPr="005A4E4E" w:rsidRDefault="00EE10D8" w:rsidP="00503D97">
      <w:pPr>
        <w:tabs>
          <w:tab w:val="right" w:pos="8450"/>
        </w:tabs>
        <w:bidi/>
        <w:spacing w:line="276" w:lineRule="auto"/>
        <w:ind w:left="-568" w:firstLine="558"/>
        <w:jc w:val="both"/>
        <w:rPr>
          <w:rFonts w:cs="B Lotus"/>
          <w:b/>
          <w:bCs/>
          <w:color w:val="auto"/>
          <w:sz w:val="28"/>
          <w:szCs w:val="28"/>
        </w:rPr>
      </w:pPr>
      <w:r w:rsidRPr="00606C85">
        <w:rPr>
          <w:rFonts w:cs="B Lotus" w:hint="cs"/>
          <w:b/>
          <w:bCs/>
          <w:color w:val="auto"/>
          <w:sz w:val="28"/>
          <w:szCs w:val="28"/>
          <w:rtl/>
        </w:rPr>
        <w:t>2-2-</w:t>
      </w:r>
      <w:r w:rsidRPr="00B74065">
        <w:rPr>
          <w:rFonts w:cs="B Lotus" w:hint="cs"/>
          <w:b/>
          <w:bCs/>
          <w:color w:val="auto"/>
          <w:sz w:val="28"/>
          <w:szCs w:val="28"/>
          <w:rtl/>
        </w:rPr>
        <w:t>2</w:t>
      </w:r>
      <w:r w:rsidRPr="00606C85">
        <w:rPr>
          <w:rFonts w:cs="B Lotus" w:hint="cs"/>
          <w:b/>
          <w:bCs/>
          <w:color w:val="auto"/>
          <w:sz w:val="28"/>
          <w:szCs w:val="28"/>
          <w:rtl/>
        </w:rPr>
        <w:t>-</w:t>
      </w:r>
      <w:r w:rsidRPr="00B74065">
        <w:rPr>
          <w:rFonts w:cs="B Lotus" w:hint="cs"/>
          <w:b/>
          <w:bCs/>
          <w:color w:val="auto"/>
          <w:sz w:val="28"/>
          <w:szCs w:val="28"/>
          <w:rtl/>
        </w:rPr>
        <w:t xml:space="preserve">4- </w:t>
      </w:r>
      <w:r w:rsidR="005A4E4E" w:rsidRPr="005A4E4E">
        <w:rPr>
          <w:rFonts w:cs="B Lotus"/>
          <w:b/>
          <w:bCs/>
          <w:color w:val="auto"/>
          <w:sz w:val="28"/>
          <w:szCs w:val="28"/>
          <w:rtl/>
        </w:rPr>
        <w:t>نظریه دلبستگی</w:t>
      </w:r>
    </w:p>
    <w:p w:rsidR="005A4E4E" w:rsidRPr="00285864" w:rsidRDefault="005A4E4E" w:rsidP="00503D97">
      <w:pPr>
        <w:tabs>
          <w:tab w:val="right" w:pos="8450"/>
        </w:tabs>
        <w:bidi/>
        <w:spacing w:line="276" w:lineRule="auto"/>
        <w:ind w:left="-568" w:firstLine="558"/>
        <w:jc w:val="both"/>
        <w:rPr>
          <w:rFonts w:cs="B Lotus"/>
          <w:color w:val="auto"/>
          <w:sz w:val="28"/>
          <w:szCs w:val="28"/>
        </w:rPr>
      </w:pPr>
      <w:r w:rsidRPr="005A4E4E">
        <w:rPr>
          <w:rFonts w:cs="B Lotus"/>
          <w:color w:val="auto"/>
          <w:sz w:val="28"/>
          <w:szCs w:val="28"/>
          <w:rtl/>
        </w:rPr>
        <w:t>میکولینسر و فلوریان</w:t>
      </w:r>
      <w:r w:rsidR="00EE10D8" w:rsidRPr="00B74065">
        <w:rPr>
          <w:rStyle w:val="FootnoteReference"/>
          <w:rFonts w:cs="B Lotus"/>
          <w:color w:val="auto"/>
          <w:sz w:val="28"/>
          <w:szCs w:val="28"/>
          <w:rtl/>
        </w:rPr>
        <w:footnoteReference w:id="40"/>
      </w:r>
      <w:r w:rsidRPr="005A4E4E">
        <w:rPr>
          <w:rFonts w:cs="B Lotus"/>
          <w:color w:val="auto"/>
          <w:sz w:val="28"/>
          <w:szCs w:val="28"/>
          <w:rtl/>
        </w:rPr>
        <w:t xml:space="preserve"> (2000) با تکیه بر نظریه دلبستگی بالبی، معتقدند سبک دلبستگی فرد در دوران کودکی، تعیین‌کننده میزان تحمل و تاب‌آوری او در برابر اضطراب مرگ در بزرگسالی است. افراد با دلبستگی ایمن در مواجهه با تهدیدات وجودی، از جمله مرگ، سازگاری بیشتری دارند</w:t>
      </w:r>
      <w:r w:rsidR="000C7BA7">
        <w:rPr>
          <w:rFonts w:cs="B Lotus" w:hint="cs"/>
          <w:color w:val="auto"/>
          <w:sz w:val="28"/>
          <w:szCs w:val="28"/>
          <w:rtl/>
        </w:rPr>
        <w:t>.</w:t>
      </w:r>
    </w:p>
    <w:p w:rsidR="005A4E4E" w:rsidRPr="005A4E4E" w:rsidRDefault="00F906EC" w:rsidP="00503D97">
      <w:pPr>
        <w:tabs>
          <w:tab w:val="right" w:pos="8450"/>
        </w:tabs>
        <w:bidi/>
        <w:spacing w:line="276" w:lineRule="auto"/>
        <w:ind w:left="-568" w:firstLine="558"/>
        <w:jc w:val="both"/>
        <w:rPr>
          <w:rFonts w:cs="B Lotus"/>
          <w:b/>
          <w:bCs/>
          <w:color w:val="auto"/>
          <w:sz w:val="28"/>
          <w:szCs w:val="28"/>
        </w:rPr>
      </w:pPr>
      <w:r w:rsidRPr="00606C85">
        <w:rPr>
          <w:rFonts w:cs="B Lotus" w:hint="cs"/>
          <w:b/>
          <w:bCs/>
          <w:color w:val="auto"/>
          <w:sz w:val="28"/>
          <w:szCs w:val="28"/>
          <w:rtl/>
        </w:rPr>
        <w:t>2-2-</w:t>
      </w:r>
      <w:r w:rsidRPr="00B74065">
        <w:rPr>
          <w:rFonts w:cs="B Lotus" w:hint="cs"/>
          <w:b/>
          <w:bCs/>
          <w:color w:val="auto"/>
          <w:sz w:val="28"/>
          <w:szCs w:val="28"/>
          <w:rtl/>
        </w:rPr>
        <w:t>3</w:t>
      </w:r>
      <w:r w:rsidRPr="00606C85">
        <w:rPr>
          <w:rFonts w:cs="B Lotus" w:hint="cs"/>
          <w:b/>
          <w:bCs/>
          <w:color w:val="auto"/>
          <w:sz w:val="28"/>
          <w:szCs w:val="28"/>
          <w:rtl/>
        </w:rPr>
        <w:t>-</w:t>
      </w:r>
      <w:r w:rsidRPr="00B74065">
        <w:rPr>
          <w:rFonts w:cs="B Lotus" w:hint="cs"/>
          <w:b/>
          <w:bCs/>
          <w:color w:val="auto"/>
          <w:sz w:val="28"/>
          <w:szCs w:val="28"/>
          <w:rtl/>
        </w:rPr>
        <w:t xml:space="preserve"> </w:t>
      </w:r>
      <w:r w:rsidR="005A4E4E" w:rsidRPr="005A4E4E">
        <w:rPr>
          <w:rFonts w:cs="B Lotus"/>
          <w:b/>
          <w:bCs/>
          <w:color w:val="auto"/>
          <w:sz w:val="28"/>
          <w:szCs w:val="28"/>
          <w:rtl/>
        </w:rPr>
        <w:t>ابعاد اضطراب مرگ</w:t>
      </w:r>
    </w:p>
    <w:p w:rsidR="005A4E4E" w:rsidRPr="005A4E4E" w:rsidRDefault="005A4E4E" w:rsidP="00503D97">
      <w:pPr>
        <w:tabs>
          <w:tab w:val="right" w:pos="8450"/>
        </w:tabs>
        <w:bidi/>
        <w:spacing w:line="276" w:lineRule="auto"/>
        <w:ind w:left="-568" w:firstLine="558"/>
        <w:jc w:val="both"/>
        <w:rPr>
          <w:rFonts w:cs="B Lotus"/>
          <w:color w:val="auto"/>
          <w:sz w:val="28"/>
          <w:szCs w:val="28"/>
        </w:rPr>
      </w:pPr>
      <w:r w:rsidRPr="005A4E4E">
        <w:rPr>
          <w:rFonts w:cs="B Lotus"/>
          <w:color w:val="auto"/>
          <w:sz w:val="28"/>
          <w:szCs w:val="28"/>
          <w:rtl/>
        </w:rPr>
        <w:t>پژوهشگران مختلف ابعاد گوناگونی را برای اضطراب مرگ برشمرده‌اند. از جمله رایج‌ترین طبقه‌بندی‌ها، می‌توان به موارد زیر اشاره کرد</w:t>
      </w:r>
      <w:r w:rsidRPr="005A4E4E">
        <w:rPr>
          <w:rFonts w:cs="B Lotus"/>
          <w:color w:val="auto"/>
          <w:sz w:val="28"/>
          <w:szCs w:val="28"/>
        </w:rPr>
        <w:t>:</w:t>
      </w:r>
    </w:p>
    <w:p w:rsidR="005A4E4E" w:rsidRPr="005A4E4E" w:rsidRDefault="005A4E4E">
      <w:pPr>
        <w:numPr>
          <w:ilvl w:val="0"/>
          <w:numId w:val="7"/>
        </w:numPr>
        <w:tabs>
          <w:tab w:val="right" w:pos="8162"/>
        </w:tabs>
        <w:bidi/>
        <w:spacing w:line="276" w:lineRule="auto"/>
        <w:ind w:right="360"/>
        <w:jc w:val="both"/>
        <w:rPr>
          <w:rFonts w:cs="B Lotus"/>
          <w:color w:val="auto"/>
          <w:sz w:val="28"/>
          <w:szCs w:val="28"/>
        </w:rPr>
      </w:pPr>
      <w:r w:rsidRPr="005A4E4E">
        <w:rPr>
          <w:rFonts w:cs="B Lotus"/>
          <w:color w:val="auto"/>
          <w:sz w:val="28"/>
          <w:szCs w:val="28"/>
          <w:rtl/>
        </w:rPr>
        <w:t>ترس از درد و رنج فیزیکی حین مرگ</w:t>
      </w:r>
    </w:p>
    <w:p w:rsidR="005A4E4E" w:rsidRPr="005A4E4E" w:rsidRDefault="005A4E4E">
      <w:pPr>
        <w:numPr>
          <w:ilvl w:val="0"/>
          <w:numId w:val="7"/>
        </w:numPr>
        <w:tabs>
          <w:tab w:val="right" w:pos="8162"/>
        </w:tabs>
        <w:bidi/>
        <w:spacing w:line="276" w:lineRule="auto"/>
        <w:ind w:right="360"/>
        <w:jc w:val="both"/>
        <w:rPr>
          <w:rFonts w:cs="B Lotus"/>
          <w:color w:val="auto"/>
          <w:sz w:val="28"/>
          <w:szCs w:val="28"/>
        </w:rPr>
      </w:pPr>
      <w:r w:rsidRPr="005A4E4E">
        <w:rPr>
          <w:rFonts w:cs="B Lotus"/>
          <w:color w:val="auto"/>
          <w:sz w:val="28"/>
          <w:szCs w:val="28"/>
          <w:rtl/>
        </w:rPr>
        <w:t>ترس از ناشناخته‌ها و ندانستن آنچه پس از مرگ رخ می‌دهد</w:t>
      </w:r>
    </w:p>
    <w:p w:rsidR="005A4E4E" w:rsidRPr="005A4E4E" w:rsidRDefault="005A4E4E">
      <w:pPr>
        <w:numPr>
          <w:ilvl w:val="0"/>
          <w:numId w:val="7"/>
        </w:numPr>
        <w:tabs>
          <w:tab w:val="right" w:pos="8162"/>
        </w:tabs>
        <w:bidi/>
        <w:spacing w:line="276" w:lineRule="auto"/>
        <w:ind w:right="360"/>
        <w:jc w:val="both"/>
        <w:rPr>
          <w:rFonts w:cs="B Lotus"/>
          <w:color w:val="auto"/>
          <w:sz w:val="28"/>
          <w:szCs w:val="28"/>
        </w:rPr>
      </w:pPr>
      <w:r w:rsidRPr="005A4E4E">
        <w:rPr>
          <w:rFonts w:cs="B Lotus"/>
          <w:color w:val="auto"/>
          <w:sz w:val="28"/>
          <w:szCs w:val="28"/>
          <w:rtl/>
        </w:rPr>
        <w:t>نگرانی درباره از دست دادن فرصت‌های زندگی</w:t>
      </w:r>
    </w:p>
    <w:p w:rsidR="005A4E4E" w:rsidRPr="005A4E4E" w:rsidRDefault="005A4E4E">
      <w:pPr>
        <w:numPr>
          <w:ilvl w:val="0"/>
          <w:numId w:val="7"/>
        </w:numPr>
        <w:tabs>
          <w:tab w:val="right" w:pos="8162"/>
        </w:tabs>
        <w:bidi/>
        <w:spacing w:line="276" w:lineRule="auto"/>
        <w:ind w:right="360"/>
        <w:jc w:val="both"/>
        <w:rPr>
          <w:rFonts w:cs="B Lotus"/>
          <w:color w:val="auto"/>
          <w:sz w:val="28"/>
          <w:szCs w:val="28"/>
        </w:rPr>
      </w:pPr>
      <w:r w:rsidRPr="005A4E4E">
        <w:rPr>
          <w:rFonts w:cs="B Lotus"/>
          <w:color w:val="auto"/>
          <w:sz w:val="28"/>
          <w:szCs w:val="28"/>
          <w:rtl/>
        </w:rPr>
        <w:t>ترس از جدایی از عزیزان و آسیب دیدن آن‌ها</w:t>
      </w:r>
    </w:p>
    <w:p w:rsidR="005A4E4E" w:rsidRPr="005A4E4E" w:rsidRDefault="005A4E4E">
      <w:pPr>
        <w:numPr>
          <w:ilvl w:val="0"/>
          <w:numId w:val="7"/>
        </w:numPr>
        <w:tabs>
          <w:tab w:val="right" w:pos="8162"/>
        </w:tabs>
        <w:bidi/>
        <w:spacing w:line="276" w:lineRule="auto"/>
        <w:ind w:right="360"/>
        <w:jc w:val="both"/>
        <w:rPr>
          <w:rFonts w:cs="B Lotus"/>
          <w:color w:val="auto"/>
          <w:sz w:val="28"/>
          <w:szCs w:val="28"/>
        </w:rPr>
      </w:pPr>
      <w:r w:rsidRPr="005A4E4E">
        <w:rPr>
          <w:rFonts w:cs="B Lotus"/>
          <w:color w:val="auto"/>
          <w:sz w:val="28"/>
          <w:szCs w:val="28"/>
          <w:rtl/>
        </w:rPr>
        <w:lastRenderedPageBreak/>
        <w:t>نگرانی درباره‌ی تأثیر منفی مرگ بر دیگران (وابستگان)</w:t>
      </w:r>
    </w:p>
    <w:p w:rsidR="005A4E4E" w:rsidRPr="00285864" w:rsidRDefault="005A4E4E">
      <w:pPr>
        <w:numPr>
          <w:ilvl w:val="0"/>
          <w:numId w:val="7"/>
        </w:numPr>
        <w:tabs>
          <w:tab w:val="right" w:pos="8162"/>
        </w:tabs>
        <w:bidi/>
        <w:spacing w:line="276" w:lineRule="auto"/>
        <w:ind w:right="360"/>
        <w:jc w:val="both"/>
        <w:rPr>
          <w:rFonts w:cs="B Lotus"/>
          <w:color w:val="auto"/>
          <w:sz w:val="28"/>
          <w:szCs w:val="28"/>
        </w:rPr>
      </w:pPr>
      <w:r w:rsidRPr="005A4E4E">
        <w:rPr>
          <w:rFonts w:cs="B Lotus"/>
          <w:color w:val="auto"/>
          <w:sz w:val="28"/>
          <w:szCs w:val="28"/>
          <w:rtl/>
        </w:rPr>
        <w:t>اضطراب درباره نحوه‌ی به یاد آوردن فرد پس از مرگ (میراث روانی)</w:t>
      </w:r>
    </w:p>
    <w:p w:rsidR="005A4E4E" w:rsidRPr="005A4E4E" w:rsidRDefault="00F906EC" w:rsidP="00C5080E">
      <w:pPr>
        <w:tabs>
          <w:tab w:val="right" w:pos="8450"/>
        </w:tabs>
        <w:bidi/>
        <w:spacing w:line="276" w:lineRule="auto"/>
        <w:ind w:left="-568" w:firstLine="558"/>
        <w:jc w:val="both"/>
        <w:rPr>
          <w:rFonts w:cs="B Lotus"/>
          <w:b/>
          <w:bCs/>
          <w:color w:val="auto"/>
          <w:sz w:val="28"/>
          <w:szCs w:val="28"/>
        </w:rPr>
      </w:pPr>
      <w:r w:rsidRPr="00606C85">
        <w:rPr>
          <w:rFonts w:cs="B Lotus" w:hint="cs"/>
          <w:b/>
          <w:bCs/>
          <w:color w:val="auto"/>
          <w:sz w:val="28"/>
          <w:szCs w:val="28"/>
          <w:rtl/>
        </w:rPr>
        <w:t>2-2-</w:t>
      </w:r>
      <w:r w:rsidRPr="00B74065">
        <w:rPr>
          <w:rFonts w:cs="B Lotus" w:hint="cs"/>
          <w:b/>
          <w:bCs/>
          <w:color w:val="auto"/>
          <w:sz w:val="28"/>
          <w:szCs w:val="28"/>
          <w:rtl/>
        </w:rPr>
        <w:t>4</w:t>
      </w:r>
      <w:r w:rsidRPr="00606C85">
        <w:rPr>
          <w:rFonts w:cs="B Lotus" w:hint="cs"/>
          <w:b/>
          <w:bCs/>
          <w:color w:val="auto"/>
          <w:sz w:val="28"/>
          <w:szCs w:val="28"/>
          <w:rtl/>
        </w:rPr>
        <w:t>-</w:t>
      </w:r>
      <w:r w:rsidRPr="00B74065">
        <w:rPr>
          <w:rFonts w:cs="B Lotus" w:hint="cs"/>
          <w:b/>
          <w:bCs/>
          <w:color w:val="auto"/>
          <w:sz w:val="28"/>
          <w:szCs w:val="28"/>
          <w:rtl/>
        </w:rPr>
        <w:t xml:space="preserve"> </w:t>
      </w:r>
      <w:r w:rsidR="005A4E4E" w:rsidRPr="005A4E4E">
        <w:rPr>
          <w:rFonts w:cs="B Lotus"/>
          <w:b/>
          <w:bCs/>
          <w:color w:val="auto"/>
          <w:sz w:val="28"/>
          <w:szCs w:val="28"/>
          <w:rtl/>
        </w:rPr>
        <w:t>عوامل مؤثر بر اضطراب مرگ در سالمندان</w:t>
      </w:r>
    </w:p>
    <w:p w:rsidR="005A4E4E" w:rsidRPr="005A4E4E" w:rsidRDefault="005A4E4E" w:rsidP="00C5080E">
      <w:pPr>
        <w:tabs>
          <w:tab w:val="right" w:pos="8450"/>
        </w:tabs>
        <w:bidi/>
        <w:spacing w:line="276" w:lineRule="auto"/>
        <w:ind w:left="-568" w:firstLine="558"/>
        <w:jc w:val="both"/>
        <w:rPr>
          <w:rFonts w:cs="B Lotus"/>
          <w:color w:val="auto"/>
          <w:sz w:val="28"/>
          <w:szCs w:val="28"/>
        </w:rPr>
      </w:pPr>
      <w:r w:rsidRPr="005A4E4E">
        <w:rPr>
          <w:rFonts w:cs="B Lotus"/>
          <w:color w:val="auto"/>
          <w:sz w:val="28"/>
          <w:szCs w:val="28"/>
          <w:rtl/>
        </w:rPr>
        <w:t>اضطراب مرگ در سالمندان تحت تأثیر عوامل روان‌شناختی، اجتماعی و معنوی قرار دارد. مهم‌ترین عوامل عبارت‌اند از</w:t>
      </w:r>
      <w:r w:rsidRPr="005A4E4E">
        <w:rPr>
          <w:rFonts w:cs="B Lotus"/>
          <w:color w:val="auto"/>
          <w:sz w:val="28"/>
          <w:szCs w:val="28"/>
        </w:rPr>
        <w:t>:</w:t>
      </w:r>
    </w:p>
    <w:p w:rsidR="005A4E4E" w:rsidRPr="005A4E4E" w:rsidRDefault="005A4E4E">
      <w:pPr>
        <w:numPr>
          <w:ilvl w:val="0"/>
          <w:numId w:val="8"/>
        </w:numPr>
        <w:tabs>
          <w:tab w:val="right" w:pos="8162"/>
        </w:tabs>
        <w:bidi/>
        <w:spacing w:line="276" w:lineRule="auto"/>
        <w:ind w:right="360"/>
        <w:jc w:val="both"/>
        <w:rPr>
          <w:rFonts w:cs="B Lotus"/>
          <w:color w:val="auto"/>
          <w:sz w:val="28"/>
          <w:szCs w:val="28"/>
        </w:rPr>
      </w:pPr>
      <w:r w:rsidRPr="005A4E4E">
        <w:rPr>
          <w:rFonts w:cs="B Lotus"/>
          <w:color w:val="auto"/>
          <w:sz w:val="28"/>
          <w:szCs w:val="28"/>
          <w:rtl/>
        </w:rPr>
        <w:t>تجربه مرگ نزدیکان یا همسر</w:t>
      </w:r>
    </w:p>
    <w:p w:rsidR="005A4E4E" w:rsidRPr="005A4E4E" w:rsidRDefault="005A4E4E">
      <w:pPr>
        <w:numPr>
          <w:ilvl w:val="0"/>
          <w:numId w:val="8"/>
        </w:numPr>
        <w:tabs>
          <w:tab w:val="right" w:pos="8162"/>
        </w:tabs>
        <w:bidi/>
        <w:spacing w:line="276" w:lineRule="auto"/>
        <w:ind w:right="360"/>
        <w:jc w:val="both"/>
        <w:rPr>
          <w:rFonts w:cs="B Lotus"/>
          <w:color w:val="auto"/>
          <w:sz w:val="28"/>
          <w:szCs w:val="28"/>
        </w:rPr>
      </w:pPr>
      <w:r w:rsidRPr="005A4E4E">
        <w:rPr>
          <w:rFonts w:cs="B Lotus"/>
          <w:color w:val="auto"/>
          <w:sz w:val="28"/>
          <w:szCs w:val="28"/>
          <w:rtl/>
        </w:rPr>
        <w:t>سطح سلامت جسمی و روانی</w:t>
      </w:r>
    </w:p>
    <w:p w:rsidR="005A4E4E" w:rsidRPr="005A4E4E" w:rsidRDefault="005A4E4E">
      <w:pPr>
        <w:numPr>
          <w:ilvl w:val="0"/>
          <w:numId w:val="8"/>
        </w:numPr>
        <w:tabs>
          <w:tab w:val="right" w:pos="8162"/>
        </w:tabs>
        <w:bidi/>
        <w:spacing w:line="276" w:lineRule="auto"/>
        <w:ind w:right="360"/>
        <w:jc w:val="both"/>
        <w:rPr>
          <w:rFonts w:cs="B Lotus"/>
          <w:color w:val="auto"/>
          <w:sz w:val="28"/>
          <w:szCs w:val="28"/>
        </w:rPr>
      </w:pPr>
      <w:r w:rsidRPr="005A4E4E">
        <w:rPr>
          <w:rFonts w:cs="B Lotus"/>
          <w:color w:val="auto"/>
          <w:sz w:val="28"/>
          <w:szCs w:val="28"/>
          <w:rtl/>
        </w:rPr>
        <w:t>باورهای مذهبی و معنوی</w:t>
      </w:r>
    </w:p>
    <w:p w:rsidR="005A4E4E" w:rsidRPr="005A4E4E" w:rsidRDefault="005A4E4E">
      <w:pPr>
        <w:numPr>
          <w:ilvl w:val="0"/>
          <w:numId w:val="8"/>
        </w:numPr>
        <w:tabs>
          <w:tab w:val="right" w:pos="8162"/>
        </w:tabs>
        <w:bidi/>
        <w:spacing w:line="276" w:lineRule="auto"/>
        <w:ind w:right="360"/>
        <w:jc w:val="both"/>
        <w:rPr>
          <w:rFonts w:cs="B Lotus"/>
          <w:color w:val="auto"/>
          <w:sz w:val="28"/>
          <w:szCs w:val="28"/>
        </w:rPr>
      </w:pPr>
      <w:r w:rsidRPr="005A4E4E">
        <w:rPr>
          <w:rFonts w:cs="B Lotus"/>
          <w:color w:val="auto"/>
          <w:sz w:val="28"/>
          <w:szCs w:val="28"/>
          <w:rtl/>
        </w:rPr>
        <w:t>سطح هوش معنوی</w:t>
      </w:r>
    </w:p>
    <w:p w:rsidR="005A4E4E" w:rsidRPr="005A4E4E" w:rsidRDefault="005A4E4E">
      <w:pPr>
        <w:numPr>
          <w:ilvl w:val="0"/>
          <w:numId w:val="8"/>
        </w:numPr>
        <w:tabs>
          <w:tab w:val="right" w:pos="8162"/>
        </w:tabs>
        <w:bidi/>
        <w:spacing w:line="276" w:lineRule="auto"/>
        <w:ind w:right="360"/>
        <w:jc w:val="both"/>
        <w:rPr>
          <w:rFonts w:cs="B Lotus"/>
          <w:color w:val="auto"/>
          <w:sz w:val="28"/>
          <w:szCs w:val="28"/>
        </w:rPr>
      </w:pPr>
      <w:r w:rsidRPr="005A4E4E">
        <w:rPr>
          <w:rFonts w:cs="B Lotus"/>
          <w:color w:val="auto"/>
          <w:sz w:val="28"/>
          <w:szCs w:val="28"/>
          <w:rtl/>
        </w:rPr>
        <w:t>سبک دلبستگی و تجربه‌های عاطفی دوران کودکی</w:t>
      </w:r>
    </w:p>
    <w:p w:rsidR="00F906EC" w:rsidRPr="00285864" w:rsidRDefault="005A4E4E">
      <w:pPr>
        <w:numPr>
          <w:ilvl w:val="0"/>
          <w:numId w:val="8"/>
        </w:numPr>
        <w:tabs>
          <w:tab w:val="right" w:pos="8162"/>
        </w:tabs>
        <w:bidi/>
        <w:spacing w:line="276" w:lineRule="auto"/>
        <w:ind w:right="360"/>
        <w:jc w:val="both"/>
        <w:rPr>
          <w:rFonts w:cs="B Lotus"/>
          <w:b/>
          <w:bCs/>
          <w:color w:val="auto"/>
          <w:sz w:val="28"/>
          <w:szCs w:val="28"/>
        </w:rPr>
      </w:pPr>
      <w:r w:rsidRPr="005A4E4E">
        <w:rPr>
          <w:rFonts w:cs="B Lotus"/>
          <w:color w:val="auto"/>
          <w:sz w:val="28"/>
          <w:szCs w:val="28"/>
          <w:rtl/>
        </w:rPr>
        <w:t>میزان حمایت اجتماعی و خانوادگی</w:t>
      </w:r>
    </w:p>
    <w:p w:rsidR="005A4E4E" w:rsidRPr="005A4E4E" w:rsidRDefault="00F906EC" w:rsidP="00C5080E">
      <w:pPr>
        <w:tabs>
          <w:tab w:val="right" w:pos="8450"/>
        </w:tabs>
        <w:bidi/>
        <w:spacing w:line="276" w:lineRule="auto"/>
        <w:ind w:left="-568" w:firstLine="558"/>
        <w:jc w:val="both"/>
        <w:rPr>
          <w:rFonts w:cs="B Lotus"/>
          <w:b/>
          <w:bCs/>
          <w:color w:val="auto"/>
          <w:sz w:val="28"/>
          <w:szCs w:val="28"/>
        </w:rPr>
      </w:pPr>
      <w:r w:rsidRPr="00606C85">
        <w:rPr>
          <w:rFonts w:cs="B Lotus" w:hint="cs"/>
          <w:b/>
          <w:bCs/>
          <w:color w:val="auto"/>
          <w:sz w:val="28"/>
          <w:szCs w:val="28"/>
          <w:rtl/>
        </w:rPr>
        <w:t>2-2-</w:t>
      </w:r>
      <w:r w:rsidRPr="00B74065">
        <w:rPr>
          <w:rFonts w:cs="B Lotus" w:hint="cs"/>
          <w:b/>
          <w:bCs/>
          <w:color w:val="auto"/>
          <w:sz w:val="28"/>
          <w:szCs w:val="28"/>
          <w:rtl/>
        </w:rPr>
        <w:t>5</w:t>
      </w:r>
      <w:r w:rsidRPr="00606C85">
        <w:rPr>
          <w:rFonts w:cs="B Lotus" w:hint="cs"/>
          <w:b/>
          <w:bCs/>
          <w:color w:val="auto"/>
          <w:sz w:val="28"/>
          <w:szCs w:val="28"/>
          <w:rtl/>
        </w:rPr>
        <w:t>-</w:t>
      </w:r>
      <w:r w:rsidRPr="00B74065">
        <w:rPr>
          <w:rFonts w:cs="B Lotus" w:hint="cs"/>
          <w:b/>
          <w:bCs/>
          <w:color w:val="auto"/>
          <w:sz w:val="28"/>
          <w:szCs w:val="28"/>
          <w:rtl/>
        </w:rPr>
        <w:t xml:space="preserve"> </w:t>
      </w:r>
      <w:r w:rsidR="005A4E4E" w:rsidRPr="005A4E4E">
        <w:rPr>
          <w:rFonts w:cs="B Lotus"/>
          <w:b/>
          <w:bCs/>
          <w:color w:val="auto"/>
          <w:sz w:val="28"/>
          <w:szCs w:val="28"/>
          <w:rtl/>
        </w:rPr>
        <w:t>اضطراب مرگ و سالمندی</w:t>
      </w:r>
    </w:p>
    <w:p w:rsidR="005A4E4E" w:rsidRDefault="005A4E4E" w:rsidP="00C5080E">
      <w:pPr>
        <w:tabs>
          <w:tab w:val="right" w:pos="8450"/>
        </w:tabs>
        <w:bidi/>
        <w:spacing w:line="276" w:lineRule="auto"/>
        <w:ind w:left="-568" w:firstLine="558"/>
        <w:jc w:val="both"/>
        <w:rPr>
          <w:rFonts w:cs="B Lotus"/>
          <w:color w:val="auto"/>
          <w:sz w:val="28"/>
          <w:szCs w:val="28"/>
        </w:rPr>
      </w:pPr>
      <w:r w:rsidRPr="005A4E4E">
        <w:rPr>
          <w:rFonts w:cs="B Lotus"/>
          <w:color w:val="auto"/>
          <w:sz w:val="28"/>
          <w:szCs w:val="28"/>
          <w:rtl/>
        </w:rPr>
        <w:t xml:space="preserve">دوران سالمندی با کاهش توانایی‌های جسمانی، بازنشستگی، تنهایی، و افزایش احتمال ابتلا به بیماری‌های مزمن همراه است. این عوامل، احتمال بروز اضطراب مرگ را افزایش می‌دهند. با این حال، پژوهش‌ها نشان داده‌اند که همه سالمندان به یک میزان اضطراب مرگ ندارند و عواملی همچون پذیرش معنوی، هوش معنوی بالا، یا تجربه‌های مثبت در زندگی، می‌توانند به‌عنوان متغیرهای تعدیل‌گر عمل کرده و اضطراب مرگ را کاهش </w:t>
      </w:r>
      <w:r w:rsidR="00F906EC" w:rsidRPr="00B74065">
        <w:rPr>
          <w:rFonts w:cs="B Lotus" w:hint="cs"/>
          <w:color w:val="auto"/>
          <w:sz w:val="28"/>
          <w:szCs w:val="28"/>
          <w:rtl/>
        </w:rPr>
        <w:t>دهند (نیمیر</w:t>
      </w:r>
      <w:r w:rsidR="00F906EC" w:rsidRPr="00B74065">
        <w:rPr>
          <w:rStyle w:val="FootnoteReference"/>
          <w:rFonts w:cs="B Lotus"/>
          <w:color w:val="auto"/>
          <w:sz w:val="28"/>
          <w:szCs w:val="28"/>
          <w:rtl/>
        </w:rPr>
        <w:footnoteReference w:id="41"/>
      </w:r>
      <w:r w:rsidR="00F906EC" w:rsidRPr="00B74065">
        <w:rPr>
          <w:rFonts w:cs="B Lotus" w:hint="cs"/>
          <w:color w:val="auto"/>
          <w:sz w:val="28"/>
          <w:szCs w:val="28"/>
          <w:rtl/>
        </w:rPr>
        <w:t>، 1994).</w:t>
      </w:r>
    </w:p>
    <w:p w:rsidR="00736A45" w:rsidRPr="00285864" w:rsidRDefault="00736A45" w:rsidP="000C7BA7">
      <w:pPr>
        <w:tabs>
          <w:tab w:val="right" w:pos="8450"/>
        </w:tabs>
        <w:bidi/>
        <w:spacing w:line="276" w:lineRule="auto"/>
        <w:ind w:left="-568" w:firstLine="558"/>
        <w:jc w:val="both"/>
        <w:rPr>
          <w:rFonts w:cs="B Lotus"/>
          <w:color w:val="auto"/>
          <w:sz w:val="28"/>
          <w:szCs w:val="28"/>
        </w:rPr>
      </w:pPr>
      <w:r w:rsidRPr="00736A45">
        <w:rPr>
          <w:rFonts w:cs="B Lotus"/>
          <w:color w:val="auto"/>
          <w:sz w:val="28"/>
          <w:szCs w:val="28"/>
          <w:rtl/>
        </w:rPr>
        <w:t xml:space="preserve">دوران سالمندی معمولاً با تغییراتی مانند کاهش توانایی‌های جسمانی، بازنشستگی، کاهش برخی تعاملات اجتماعی، تجربه فقدان نزدیکان و افزایش احتمال ابتلا به بیماری‌های مزمن همراه است. این شرایط می‌تواند زمینه افزایش نگرانی‌ها و اضطراب‌های مرتبط با مرگ را در برخی سالمندان فراهم کند. با این حال، پژوهش‌ها نشان می‌دهند که تجربه اضطراب مرگ در میان سالمندان یکسان نیست و عواملی مانند معناجویی، باورهای معنوی، دینداری، هوش معنوی و برخورداری از تجارب مثبت زندگی می‌توانند نقش محافظتی داشته باشند و به کاهش ترس و اضطراب مرتبط با مرگ کمک کنند. همچنین، داشتن احساس </w:t>
      </w:r>
      <w:r w:rsidRPr="00736A45">
        <w:rPr>
          <w:rFonts w:cs="B Lotus"/>
          <w:color w:val="auto"/>
          <w:sz w:val="28"/>
          <w:szCs w:val="28"/>
          <w:rtl/>
        </w:rPr>
        <w:lastRenderedPageBreak/>
        <w:t xml:space="preserve">معنا در زندگی و پذیرش فرایند سالمندی می‌تواند سازگاری روان‌شناختی افراد را در مواجهه با پایان زندگی افزایش دهد (ون بروگن </w:t>
      </w:r>
      <w:r w:rsidR="00447B2D">
        <w:rPr>
          <w:rStyle w:val="FootnoteReference"/>
          <w:rFonts w:cs="B Lotus"/>
          <w:color w:val="auto"/>
          <w:sz w:val="28"/>
          <w:szCs w:val="28"/>
          <w:rtl/>
        </w:rPr>
        <w:footnoteReference w:id="42"/>
      </w:r>
      <w:r w:rsidRPr="00736A45">
        <w:rPr>
          <w:rFonts w:cs="B Lotus"/>
          <w:color w:val="auto"/>
          <w:sz w:val="28"/>
          <w:szCs w:val="28"/>
          <w:rtl/>
        </w:rPr>
        <w:t xml:space="preserve">و همکاران، </w:t>
      </w:r>
      <w:r w:rsidRPr="00736A45">
        <w:rPr>
          <w:rFonts w:cs="B Lotus"/>
          <w:color w:val="auto"/>
          <w:sz w:val="28"/>
          <w:szCs w:val="28"/>
          <w:rtl/>
          <w:lang w:bidi="fa-IR"/>
        </w:rPr>
        <w:t>۲۰۲۱</w:t>
      </w:r>
      <w:r w:rsidRPr="00736A45">
        <w:rPr>
          <w:rFonts w:cs="B Lotus"/>
          <w:color w:val="auto"/>
          <w:sz w:val="28"/>
          <w:szCs w:val="28"/>
          <w:rtl/>
        </w:rPr>
        <w:t xml:space="preserve">؛ هوانگ </w:t>
      </w:r>
      <w:r w:rsidR="00447B2D">
        <w:rPr>
          <w:rStyle w:val="FootnoteReference"/>
          <w:rFonts w:cs="B Lotus"/>
          <w:color w:val="auto"/>
          <w:sz w:val="28"/>
          <w:szCs w:val="28"/>
          <w:rtl/>
        </w:rPr>
        <w:footnoteReference w:id="43"/>
      </w:r>
      <w:r w:rsidRPr="00736A45">
        <w:rPr>
          <w:rFonts w:cs="B Lotus"/>
          <w:color w:val="auto"/>
          <w:sz w:val="28"/>
          <w:szCs w:val="28"/>
          <w:rtl/>
        </w:rPr>
        <w:t xml:space="preserve">و همکاران، </w:t>
      </w:r>
      <w:r w:rsidRPr="00736A45">
        <w:rPr>
          <w:rFonts w:cs="B Lotus"/>
          <w:color w:val="auto"/>
          <w:sz w:val="28"/>
          <w:szCs w:val="28"/>
          <w:rtl/>
          <w:lang w:bidi="fa-IR"/>
        </w:rPr>
        <w:t>۲۰۲۳)</w:t>
      </w:r>
      <w:r w:rsidR="000C7BA7">
        <w:rPr>
          <w:rFonts w:cs="B Lotus" w:hint="cs"/>
          <w:color w:val="auto"/>
          <w:sz w:val="28"/>
          <w:szCs w:val="28"/>
          <w:rtl/>
        </w:rPr>
        <w:t>.</w:t>
      </w:r>
    </w:p>
    <w:p w:rsidR="005A4E4E" w:rsidRPr="005A4E4E" w:rsidRDefault="00F906EC" w:rsidP="00C5080E">
      <w:pPr>
        <w:tabs>
          <w:tab w:val="right" w:pos="8450"/>
        </w:tabs>
        <w:bidi/>
        <w:spacing w:line="276" w:lineRule="auto"/>
        <w:ind w:left="-568" w:firstLine="558"/>
        <w:jc w:val="both"/>
        <w:rPr>
          <w:rFonts w:cs="B Lotus"/>
          <w:b/>
          <w:bCs/>
          <w:color w:val="auto"/>
          <w:sz w:val="28"/>
          <w:szCs w:val="28"/>
        </w:rPr>
      </w:pPr>
      <w:r w:rsidRPr="00606C85">
        <w:rPr>
          <w:rFonts w:cs="B Lotus" w:hint="cs"/>
          <w:b/>
          <w:bCs/>
          <w:color w:val="auto"/>
          <w:sz w:val="28"/>
          <w:szCs w:val="28"/>
          <w:rtl/>
        </w:rPr>
        <w:t>2-2-</w:t>
      </w:r>
      <w:r w:rsidRPr="00B74065">
        <w:rPr>
          <w:rFonts w:cs="B Lotus" w:hint="cs"/>
          <w:b/>
          <w:bCs/>
          <w:color w:val="auto"/>
          <w:sz w:val="28"/>
          <w:szCs w:val="28"/>
          <w:rtl/>
        </w:rPr>
        <w:t>6</w:t>
      </w:r>
      <w:r w:rsidRPr="00606C85">
        <w:rPr>
          <w:rFonts w:cs="B Lotus" w:hint="cs"/>
          <w:b/>
          <w:bCs/>
          <w:color w:val="auto"/>
          <w:sz w:val="28"/>
          <w:szCs w:val="28"/>
          <w:rtl/>
        </w:rPr>
        <w:t>-</w:t>
      </w:r>
      <w:r w:rsidRPr="00B74065">
        <w:rPr>
          <w:rFonts w:cs="B Lotus" w:hint="cs"/>
          <w:b/>
          <w:bCs/>
          <w:color w:val="auto"/>
          <w:sz w:val="28"/>
          <w:szCs w:val="28"/>
          <w:rtl/>
        </w:rPr>
        <w:t xml:space="preserve"> </w:t>
      </w:r>
      <w:r w:rsidR="005A4E4E" w:rsidRPr="005A4E4E">
        <w:rPr>
          <w:rFonts w:cs="B Lotus"/>
          <w:b/>
          <w:bCs/>
          <w:color w:val="auto"/>
          <w:sz w:val="28"/>
          <w:szCs w:val="28"/>
          <w:rtl/>
        </w:rPr>
        <w:t>پیامدهای اضطراب مرگ</w:t>
      </w:r>
    </w:p>
    <w:p w:rsidR="005A4E4E" w:rsidRPr="005A4E4E" w:rsidRDefault="005A4E4E" w:rsidP="00C5080E">
      <w:pPr>
        <w:tabs>
          <w:tab w:val="right" w:pos="8450"/>
        </w:tabs>
        <w:bidi/>
        <w:spacing w:line="276" w:lineRule="auto"/>
        <w:ind w:left="-568" w:firstLine="558"/>
        <w:jc w:val="both"/>
        <w:rPr>
          <w:rFonts w:cs="B Lotus"/>
          <w:color w:val="auto"/>
          <w:sz w:val="28"/>
          <w:szCs w:val="28"/>
        </w:rPr>
      </w:pPr>
      <w:r w:rsidRPr="005A4E4E">
        <w:rPr>
          <w:rFonts w:cs="B Lotus"/>
          <w:color w:val="auto"/>
          <w:sz w:val="28"/>
          <w:szCs w:val="28"/>
          <w:rtl/>
        </w:rPr>
        <w:t>اضطراب مرگ می‌تواند پیامدهای متعددی داشته باشد، از جمله</w:t>
      </w:r>
      <w:r w:rsidRPr="005A4E4E">
        <w:rPr>
          <w:rFonts w:cs="B Lotus"/>
          <w:color w:val="auto"/>
          <w:sz w:val="28"/>
          <w:szCs w:val="28"/>
        </w:rPr>
        <w:t>:</w:t>
      </w:r>
    </w:p>
    <w:p w:rsidR="005A4E4E" w:rsidRPr="005A4E4E" w:rsidRDefault="005A4E4E">
      <w:pPr>
        <w:numPr>
          <w:ilvl w:val="0"/>
          <w:numId w:val="9"/>
        </w:numPr>
        <w:tabs>
          <w:tab w:val="right" w:pos="8162"/>
        </w:tabs>
        <w:bidi/>
        <w:spacing w:line="276" w:lineRule="auto"/>
        <w:ind w:right="360"/>
        <w:jc w:val="both"/>
        <w:rPr>
          <w:rFonts w:cs="B Lotus"/>
          <w:color w:val="auto"/>
          <w:sz w:val="28"/>
          <w:szCs w:val="28"/>
        </w:rPr>
      </w:pPr>
      <w:r w:rsidRPr="005A4E4E">
        <w:rPr>
          <w:rFonts w:cs="B Lotus"/>
          <w:color w:val="auto"/>
          <w:sz w:val="28"/>
          <w:szCs w:val="28"/>
          <w:rtl/>
        </w:rPr>
        <w:t>افسردگی</w:t>
      </w:r>
    </w:p>
    <w:p w:rsidR="005A4E4E" w:rsidRPr="005A4E4E" w:rsidRDefault="005A4E4E">
      <w:pPr>
        <w:numPr>
          <w:ilvl w:val="0"/>
          <w:numId w:val="9"/>
        </w:numPr>
        <w:tabs>
          <w:tab w:val="right" w:pos="8162"/>
        </w:tabs>
        <w:bidi/>
        <w:spacing w:line="276" w:lineRule="auto"/>
        <w:ind w:right="360"/>
        <w:jc w:val="both"/>
        <w:rPr>
          <w:rFonts w:cs="B Lotus"/>
          <w:color w:val="auto"/>
          <w:sz w:val="28"/>
          <w:szCs w:val="28"/>
        </w:rPr>
      </w:pPr>
      <w:r w:rsidRPr="005A4E4E">
        <w:rPr>
          <w:rFonts w:cs="B Lotus"/>
          <w:color w:val="auto"/>
          <w:sz w:val="28"/>
          <w:szCs w:val="28"/>
          <w:rtl/>
        </w:rPr>
        <w:t>اختلالات اضطرابی</w:t>
      </w:r>
    </w:p>
    <w:p w:rsidR="005A4E4E" w:rsidRPr="005A4E4E" w:rsidRDefault="005A4E4E">
      <w:pPr>
        <w:numPr>
          <w:ilvl w:val="0"/>
          <w:numId w:val="9"/>
        </w:numPr>
        <w:tabs>
          <w:tab w:val="right" w:pos="8162"/>
        </w:tabs>
        <w:bidi/>
        <w:spacing w:line="276" w:lineRule="auto"/>
        <w:ind w:right="360"/>
        <w:jc w:val="both"/>
        <w:rPr>
          <w:rFonts w:cs="B Lotus"/>
          <w:color w:val="auto"/>
          <w:sz w:val="28"/>
          <w:szCs w:val="28"/>
        </w:rPr>
      </w:pPr>
      <w:r w:rsidRPr="005A4E4E">
        <w:rPr>
          <w:rFonts w:cs="B Lotus"/>
          <w:color w:val="auto"/>
          <w:sz w:val="28"/>
          <w:szCs w:val="28"/>
          <w:rtl/>
        </w:rPr>
        <w:t>وسواس فکری</w:t>
      </w:r>
    </w:p>
    <w:p w:rsidR="005A4E4E" w:rsidRPr="005A4E4E" w:rsidRDefault="005A4E4E">
      <w:pPr>
        <w:numPr>
          <w:ilvl w:val="0"/>
          <w:numId w:val="9"/>
        </w:numPr>
        <w:tabs>
          <w:tab w:val="right" w:pos="8162"/>
        </w:tabs>
        <w:bidi/>
        <w:spacing w:line="276" w:lineRule="auto"/>
        <w:ind w:right="360"/>
        <w:jc w:val="both"/>
        <w:rPr>
          <w:rFonts w:cs="B Lotus"/>
          <w:color w:val="auto"/>
          <w:sz w:val="28"/>
          <w:szCs w:val="28"/>
        </w:rPr>
      </w:pPr>
      <w:r w:rsidRPr="005A4E4E">
        <w:rPr>
          <w:rFonts w:cs="B Lotus"/>
          <w:color w:val="auto"/>
          <w:sz w:val="28"/>
          <w:szCs w:val="28"/>
          <w:rtl/>
        </w:rPr>
        <w:t>اجتناب از موقعیت‌های مرتبط با مرگ (بیمارستان، مراسم تشییع)</w:t>
      </w:r>
    </w:p>
    <w:p w:rsidR="005A4E4E" w:rsidRPr="00B74065" w:rsidRDefault="005A4E4E">
      <w:pPr>
        <w:numPr>
          <w:ilvl w:val="0"/>
          <w:numId w:val="9"/>
        </w:numPr>
        <w:tabs>
          <w:tab w:val="right" w:pos="8162"/>
        </w:tabs>
        <w:bidi/>
        <w:spacing w:line="276" w:lineRule="auto"/>
        <w:ind w:right="360"/>
        <w:jc w:val="both"/>
        <w:rPr>
          <w:rFonts w:cs="B Lotus"/>
          <w:color w:val="auto"/>
          <w:sz w:val="28"/>
          <w:szCs w:val="28"/>
        </w:rPr>
      </w:pPr>
      <w:r w:rsidRPr="005A4E4E">
        <w:rPr>
          <w:rFonts w:cs="B Lotus"/>
          <w:color w:val="auto"/>
          <w:sz w:val="28"/>
          <w:szCs w:val="28"/>
          <w:rtl/>
        </w:rPr>
        <w:t>کاهش کیفیت زندگی</w:t>
      </w:r>
    </w:p>
    <w:p w:rsidR="00F906EC" w:rsidRPr="005A4E4E" w:rsidRDefault="00F906EC">
      <w:pPr>
        <w:numPr>
          <w:ilvl w:val="0"/>
          <w:numId w:val="9"/>
        </w:numPr>
        <w:tabs>
          <w:tab w:val="right" w:pos="8162"/>
        </w:tabs>
        <w:bidi/>
        <w:spacing w:line="276" w:lineRule="auto"/>
        <w:ind w:right="360"/>
        <w:jc w:val="both"/>
        <w:rPr>
          <w:rFonts w:cs="B Lotus"/>
          <w:color w:val="auto"/>
          <w:sz w:val="28"/>
          <w:szCs w:val="28"/>
        </w:rPr>
      </w:pPr>
      <w:r w:rsidRPr="00B74065">
        <w:rPr>
          <w:rFonts w:cs="B Lotus" w:hint="cs"/>
          <w:color w:val="auto"/>
          <w:sz w:val="28"/>
          <w:szCs w:val="28"/>
          <w:rtl/>
        </w:rPr>
        <w:t>کاهش سلامت روانی و جسمی</w:t>
      </w:r>
    </w:p>
    <w:p w:rsidR="007D2021" w:rsidRPr="003F0F9F" w:rsidRDefault="005A4E4E" w:rsidP="00B74065">
      <w:pPr>
        <w:tabs>
          <w:tab w:val="right" w:pos="8162"/>
        </w:tabs>
        <w:bidi/>
        <w:spacing w:line="276" w:lineRule="auto"/>
        <w:ind w:left="720" w:right="360"/>
        <w:jc w:val="both"/>
        <w:rPr>
          <w:rFonts w:cs="B Lotus" w:hint="cs"/>
          <w:color w:val="auto"/>
          <w:sz w:val="28"/>
          <w:szCs w:val="28"/>
          <w:rtl/>
        </w:rPr>
      </w:pPr>
      <w:r w:rsidRPr="005A4E4E">
        <w:rPr>
          <w:rFonts w:cs="B Lotus"/>
          <w:color w:val="auto"/>
          <w:sz w:val="28"/>
          <w:szCs w:val="28"/>
          <w:rtl/>
        </w:rPr>
        <w:t>در مقابل، کاهش اضطراب مرگ می‌تواند باعث افزایش آرامش روانی، رضایت از زندگی و امید به آینده شود</w:t>
      </w:r>
      <w:r w:rsidR="000C7BA7">
        <w:rPr>
          <w:rFonts w:cs="B Lotus" w:hint="cs"/>
          <w:color w:val="auto"/>
          <w:sz w:val="28"/>
          <w:szCs w:val="28"/>
          <w:rtl/>
        </w:rPr>
        <w:t>.</w:t>
      </w:r>
    </w:p>
    <w:p w:rsidR="007903FE" w:rsidRPr="006D7654" w:rsidRDefault="007903FE" w:rsidP="00C5080E">
      <w:pPr>
        <w:tabs>
          <w:tab w:val="right" w:pos="8450"/>
        </w:tabs>
        <w:bidi/>
        <w:spacing w:line="276" w:lineRule="auto"/>
        <w:ind w:left="-568" w:firstLine="558"/>
        <w:jc w:val="lowKashida"/>
        <w:rPr>
          <w:rFonts w:cs="B Lotus"/>
          <w:b/>
          <w:bCs/>
          <w:color w:val="auto"/>
          <w:sz w:val="28"/>
          <w:szCs w:val="28"/>
          <w:rtl/>
        </w:rPr>
      </w:pPr>
      <w:bookmarkStart w:id="17" w:name="_Hlk200161578"/>
      <w:r w:rsidRPr="006D7654">
        <w:rPr>
          <w:rFonts w:cs="B Lotus" w:hint="cs"/>
          <w:b/>
          <w:bCs/>
          <w:color w:val="auto"/>
          <w:sz w:val="28"/>
          <w:szCs w:val="28"/>
          <w:rtl/>
        </w:rPr>
        <w:t>2-</w:t>
      </w:r>
      <w:r w:rsidR="00B74065">
        <w:rPr>
          <w:rFonts w:cs="B Lotus" w:hint="cs"/>
          <w:b/>
          <w:bCs/>
          <w:color w:val="auto"/>
          <w:sz w:val="28"/>
          <w:szCs w:val="28"/>
          <w:rtl/>
        </w:rPr>
        <w:t>3</w:t>
      </w:r>
      <w:r w:rsidRPr="006D7654">
        <w:rPr>
          <w:rFonts w:cs="B Lotus" w:hint="cs"/>
          <w:b/>
          <w:bCs/>
          <w:color w:val="auto"/>
          <w:sz w:val="28"/>
          <w:szCs w:val="28"/>
          <w:rtl/>
        </w:rPr>
        <w:t xml:space="preserve">- گستره </w:t>
      </w:r>
      <w:r w:rsidR="00B74065">
        <w:rPr>
          <w:rFonts w:cs="B Lotus" w:hint="cs"/>
          <w:b/>
          <w:bCs/>
          <w:color w:val="auto"/>
          <w:sz w:val="28"/>
          <w:szCs w:val="28"/>
          <w:rtl/>
        </w:rPr>
        <w:t>سوم</w:t>
      </w:r>
      <w:r w:rsidRPr="006D7654">
        <w:rPr>
          <w:rFonts w:cs="B Lotus" w:hint="cs"/>
          <w:b/>
          <w:bCs/>
          <w:color w:val="auto"/>
          <w:sz w:val="28"/>
          <w:szCs w:val="28"/>
          <w:rtl/>
        </w:rPr>
        <w:t xml:space="preserve">: </w:t>
      </w:r>
      <w:r w:rsidRPr="006D7654">
        <w:rPr>
          <w:rFonts w:ascii="Times New Roman" w:eastAsia="Times New Roman" w:hAnsi="Times New Roman" w:cs="B Lotus"/>
          <w:b/>
          <w:bCs/>
          <w:color w:val="auto"/>
          <w:kern w:val="32"/>
          <w:sz w:val="28"/>
          <w:szCs w:val="28"/>
          <w:rtl/>
        </w:rPr>
        <w:t>هوش معنوی</w:t>
      </w:r>
    </w:p>
    <w:p w:rsidR="007903FE" w:rsidRPr="006D7654" w:rsidRDefault="007903FE" w:rsidP="00C5080E">
      <w:pPr>
        <w:tabs>
          <w:tab w:val="right" w:pos="8450"/>
        </w:tabs>
        <w:bidi/>
        <w:spacing w:line="276" w:lineRule="auto"/>
        <w:ind w:left="-568" w:firstLine="558"/>
        <w:jc w:val="lowKashida"/>
        <w:rPr>
          <w:rFonts w:cs="B Lotus"/>
          <w:b/>
          <w:bCs/>
          <w:color w:val="auto"/>
          <w:sz w:val="28"/>
          <w:szCs w:val="28"/>
          <w:rtl/>
        </w:rPr>
      </w:pPr>
      <w:bookmarkStart w:id="18" w:name="_Hlk200161626"/>
      <w:bookmarkEnd w:id="17"/>
      <w:r w:rsidRPr="006D7654">
        <w:rPr>
          <w:rFonts w:cs="B Lotus" w:hint="cs"/>
          <w:b/>
          <w:bCs/>
          <w:color w:val="auto"/>
          <w:sz w:val="28"/>
          <w:szCs w:val="28"/>
          <w:rtl/>
        </w:rPr>
        <w:t>2-</w:t>
      </w:r>
      <w:r w:rsidR="00B74065">
        <w:rPr>
          <w:rFonts w:cs="B Lotus" w:hint="cs"/>
          <w:b/>
          <w:bCs/>
          <w:color w:val="auto"/>
          <w:sz w:val="28"/>
          <w:szCs w:val="28"/>
          <w:rtl/>
        </w:rPr>
        <w:t>3</w:t>
      </w:r>
      <w:r w:rsidRPr="006D7654">
        <w:rPr>
          <w:rFonts w:cs="B Lotus" w:hint="cs"/>
          <w:b/>
          <w:bCs/>
          <w:color w:val="auto"/>
          <w:sz w:val="28"/>
          <w:szCs w:val="28"/>
          <w:rtl/>
        </w:rPr>
        <w:t xml:space="preserve">-1- مفهوم </w:t>
      </w:r>
      <w:r w:rsidRPr="006D7654">
        <w:rPr>
          <w:rFonts w:ascii="Times New Roman" w:eastAsia="Times New Roman" w:hAnsi="Times New Roman" w:cs="B Lotus"/>
          <w:b/>
          <w:bCs/>
          <w:color w:val="auto"/>
          <w:kern w:val="32"/>
          <w:sz w:val="28"/>
          <w:szCs w:val="28"/>
          <w:rtl/>
        </w:rPr>
        <w:t>هوش معنوی</w:t>
      </w:r>
    </w:p>
    <w:bookmarkEnd w:id="18"/>
    <w:p w:rsidR="00736A45" w:rsidRPr="00736A45" w:rsidRDefault="00736A45" w:rsidP="00736A45">
      <w:pPr>
        <w:tabs>
          <w:tab w:val="right" w:pos="8450"/>
        </w:tabs>
        <w:autoSpaceDE/>
        <w:autoSpaceDN/>
        <w:bidi/>
        <w:adjustRightInd/>
        <w:spacing w:line="276" w:lineRule="auto"/>
        <w:ind w:left="-568" w:firstLine="558"/>
        <w:jc w:val="both"/>
        <w:rPr>
          <w:rFonts w:ascii="Times New Roman" w:eastAsia="Times New Roman" w:hAnsi="Times New Roman" w:cs="B Lotus"/>
          <w:color w:val="auto"/>
          <w:sz w:val="28"/>
          <w:szCs w:val="28"/>
        </w:rPr>
      </w:pPr>
      <w:r w:rsidRPr="00736A45">
        <w:rPr>
          <w:rFonts w:ascii="Times New Roman" w:eastAsia="Times New Roman" w:hAnsi="Times New Roman" w:cs="B Lotus"/>
          <w:color w:val="auto"/>
          <w:sz w:val="28"/>
          <w:szCs w:val="28"/>
          <w:rtl/>
        </w:rPr>
        <w:t>هوش مفهومی چندبعدی است که در حوزه‌های مختلف علمی از جمله روان‌شناسی، علوم اجتماعی و علوم سلامت مورد بررسی قرار گرفته است. به دلیل گستردگی کاربرد این مفهوم، تعریف واحد و مورد توافقی از هوش وجود ندارد. در دیدگاه‌های مختلف، هوش به توانایی‌هایی مانند سازگاری با محیط، حل مسئله، درک موقعیت‌ها، تنظیم هیجانات، شناخت خود و برقراری ارتباط مؤثر با دیگران اشاره دارد. برخی نظریه‌پردازان نیز هوش را فراتر از توانایی‌های شناختی دانسته و ابعادی مانند توانایی سازگاری، تعادل روانی و عملکرد مؤثر فرد در زندگی را مورد توجه قرار داده‌اند (استرنبرگ</w:t>
      </w:r>
      <w:r w:rsidR="001C1EDD">
        <w:rPr>
          <w:rStyle w:val="FootnoteReference"/>
          <w:rFonts w:ascii="Times New Roman" w:eastAsia="Times New Roman" w:hAnsi="Times New Roman" w:cs="B Lotus"/>
          <w:color w:val="auto"/>
          <w:sz w:val="28"/>
          <w:szCs w:val="28"/>
          <w:rtl/>
        </w:rPr>
        <w:footnoteReference w:id="44"/>
      </w:r>
      <w:r w:rsidRPr="00736A45">
        <w:rPr>
          <w:rFonts w:ascii="Times New Roman" w:eastAsia="Times New Roman" w:hAnsi="Times New Roman" w:cs="B Lotus"/>
          <w:color w:val="auto"/>
          <w:sz w:val="28"/>
          <w:szCs w:val="28"/>
          <w:rtl/>
        </w:rPr>
        <w:t xml:space="preserve">، </w:t>
      </w:r>
      <w:r w:rsidRPr="00736A45">
        <w:rPr>
          <w:rFonts w:ascii="Times New Roman" w:eastAsia="Times New Roman" w:hAnsi="Times New Roman" w:cs="B Lotus"/>
          <w:color w:val="auto"/>
          <w:sz w:val="28"/>
          <w:szCs w:val="28"/>
          <w:rtl/>
          <w:lang w:bidi="fa-IR"/>
        </w:rPr>
        <w:t>۲۰۲۱</w:t>
      </w:r>
      <w:r w:rsidRPr="00736A45">
        <w:rPr>
          <w:rFonts w:ascii="Times New Roman" w:eastAsia="Times New Roman" w:hAnsi="Times New Roman" w:cs="B Lotus"/>
          <w:color w:val="auto"/>
          <w:sz w:val="28"/>
          <w:szCs w:val="28"/>
          <w:rtl/>
        </w:rPr>
        <w:t>؛ مایر و سالوی</w:t>
      </w:r>
      <w:r w:rsidR="001C1EDD">
        <w:rPr>
          <w:rStyle w:val="FootnoteReference"/>
          <w:rFonts w:ascii="Times New Roman" w:eastAsia="Times New Roman" w:hAnsi="Times New Roman" w:cs="B Lotus"/>
          <w:color w:val="auto"/>
          <w:sz w:val="28"/>
          <w:szCs w:val="28"/>
          <w:rtl/>
        </w:rPr>
        <w:footnoteReference w:id="45"/>
      </w:r>
      <w:r w:rsidRPr="00736A45">
        <w:rPr>
          <w:rFonts w:ascii="Times New Roman" w:eastAsia="Times New Roman" w:hAnsi="Times New Roman" w:cs="B Lotus"/>
          <w:color w:val="auto"/>
          <w:sz w:val="28"/>
          <w:szCs w:val="28"/>
          <w:rtl/>
        </w:rPr>
        <w:t xml:space="preserve">، </w:t>
      </w:r>
      <w:r w:rsidRPr="00736A45">
        <w:rPr>
          <w:rFonts w:ascii="Times New Roman" w:eastAsia="Times New Roman" w:hAnsi="Times New Roman" w:cs="B Lotus"/>
          <w:color w:val="auto"/>
          <w:sz w:val="28"/>
          <w:szCs w:val="28"/>
          <w:rtl/>
          <w:lang w:bidi="fa-IR"/>
        </w:rPr>
        <w:t>۲۰۲۰)</w:t>
      </w:r>
      <w:r w:rsidRPr="00736A45">
        <w:rPr>
          <w:rFonts w:ascii="Times New Roman" w:eastAsia="Times New Roman" w:hAnsi="Times New Roman" w:cs="B Lotus"/>
          <w:color w:val="auto"/>
          <w:sz w:val="28"/>
          <w:szCs w:val="28"/>
        </w:rPr>
        <w:t>.</w:t>
      </w:r>
    </w:p>
    <w:p w:rsidR="004702F0" w:rsidRPr="004702F0" w:rsidRDefault="004702F0" w:rsidP="004702F0">
      <w:pPr>
        <w:tabs>
          <w:tab w:val="right" w:pos="8450"/>
        </w:tabs>
        <w:autoSpaceDE/>
        <w:autoSpaceDN/>
        <w:bidi/>
        <w:adjustRightInd/>
        <w:spacing w:line="276" w:lineRule="auto"/>
        <w:ind w:left="-568" w:firstLine="558"/>
        <w:jc w:val="both"/>
        <w:rPr>
          <w:rFonts w:ascii="Times New Roman" w:eastAsia="Times New Roman" w:hAnsi="Times New Roman" w:cs="B Lotus"/>
          <w:color w:val="auto"/>
          <w:sz w:val="28"/>
          <w:szCs w:val="28"/>
        </w:rPr>
      </w:pPr>
      <w:r w:rsidRPr="004702F0">
        <w:rPr>
          <w:rFonts w:ascii="Times New Roman" w:eastAsia="Times New Roman" w:hAnsi="Times New Roman" w:cs="B Lotus"/>
          <w:color w:val="auto"/>
          <w:sz w:val="28"/>
          <w:szCs w:val="28"/>
          <w:rtl/>
        </w:rPr>
        <w:t xml:space="preserve">بررسی دیدگاه‌های مختلف درباره هوش نشان می‌دهد که در مورد ماهیت و ابعاد هوش معنوی نیز اتفاق‌نظر کاملی میان پژوهشگران وجود ندارد. با این حال، رویکردهای معاصر هوش معنوی را مفهومی </w:t>
      </w:r>
      <w:r w:rsidRPr="004702F0">
        <w:rPr>
          <w:rFonts w:ascii="Times New Roman" w:eastAsia="Times New Roman" w:hAnsi="Times New Roman" w:cs="B Lotus"/>
          <w:color w:val="auto"/>
          <w:sz w:val="28"/>
          <w:szCs w:val="28"/>
          <w:rtl/>
        </w:rPr>
        <w:lastRenderedPageBreak/>
        <w:t>فراتر از توانایی‌های شناختی متعارف می‌دانند که با خودآگاهی، معنا و هدف زندگی، آگاهی متعالی و توانایی مواجهه با پرسش‌های وجودی ارتباط دارد. در این دیدگاه، هوش معنوی ظرفیت فرد برای استفاده از منابع معنوی و وجودی در تفسیر تجربیات، حل مسائل و هدایت رفتار در جهت معنا و ارزش‌های شخصی تلقی می‌شود. مرور نظام‌مند پژوهش‌های انجام‌شده نشان داده است که تفاوت در زمینه‌های فرهنگی و نظری پژوهشگران، موجب شکل‌گیری تعاریف و ابعاد متفاوتی از هوش معنوی شده است؛ با این وجود، مفاهیمی همچون معنا و هدف زندگی، خودآگاهی، آگاهی متعالی و تفکر درباره مسائل وجودی در بسیاری از این تعاریف مشترک هستند (پینتو</w:t>
      </w:r>
      <w:r>
        <w:rPr>
          <w:rStyle w:val="FootnoteReference"/>
          <w:rFonts w:ascii="Times New Roman" w:eastAsia="Times New Roman" w:hAnsi="Times New Roman" w:cs="B Lotus"/>
          <w:color w:val="auto"/>
          <w:sz w:val="28"/>
          <w:szCs w:val="28"/>
          <w:rtl/>
        </w:rPr>
        <w:footnoteReference w:id="46"/>
      </w:r>
      <w:r w:rsidRPr="004702F0">
        <w:rPr>
          <w:rFonts w:ascii="Times New Roman" w:eastAsia="Times New Roman" w:hAnsi="Times New Roman" w:cs="B Lotus"/>
          <w:color w:val="auto"/>
          <w:sz w:val="28"/>
          <w:szCs w:val="28"/>
          <w:rtl/>
        </w:rPr>
        <w:t xml:space="preserve"> و همکاران، </w:t>
      </w:r>
      <w:r w:rsidRPr="004702F0">
        <w:rPr>
          <w:rFonts w:ascii="Times New Roman" w:eastAsia="Times New Roman" w:hAnsi="Times New Roman" w:cs="B Lotus"/>
          <w:color w:val="auto"/>
          <w:sz w:val="28"/>
          <w:szCs w:val="28"/>
          <w:rtl/>
          <w:lang w:bidi="fa-IR"/>
        </w:rPr>
        <w:t>۲۰۲۴)</w:t>
      </w:r>
      <w:r w:rsidRPr="004702F0">
        <w:rPr>
          <w:rFonts w:ascii="Times New Roman" w:eastAsia="Times New Roman" w:hAnsi="Times New Roman" w:cs="B Lotus"/>
          <w:color w:val="auto"/>
          <w:sz w:val="28"/>
          <w:szCs w:val="28"/>
        </w:rPr>
        <w:t>.</w:t>
      </w:r>
    </w:p>
    <w:p w:rsidR="007903FE" w:rsidRPr="006D7654" w:rsidRDefault="007903FE" w:rsidP="00C5080E">
      <w:pPr>
        <w:tabs>
          <w:tab w:val="right" w:pos="8450"/>
        </w:tabs>
        <w:autoSpaceDE/>
        <w:autoSpaceDN/>
        <w:bidi/>
        <w:adjustRightInd/>
        <w:spacing w:line="276" w:lineRule="auto"/>
        <w:ind w:left="-568" w:firstLine="558"/>
        <w:jc w:val="both"/>
        <w:rPr>
          <w:rFonts w:ascii="Times New Roman" w:eastAsia="Times New Roman" w:hAnsi="Times New Roman" w:cs="B Lotus" w:hint="cs"/>
          <w:color w:val="auto"/>
          <w:sz w:val="28"/>
          <w:szCs w:val="28"/>
          <w:rtl/>
        </w:rPr>
      </w:pPr>
      <w:r w:rsidRPr="006D7654">
        <w:rPr>
          <w:rFonts w:ascii="Times New Roman" w:eastAsia="Times New Roman" w:hAnsi="Times New Roman" w:cs="B Lotus"/>
          <w:b/>
          <w:bCs/>
          <w:color w:val="auto"/>
          <w:sz w:val="28"/>
          <w:szCs w:val="28"/>
          <w:rtl/>
        </w:rPr>
        <w:t xml:space="preserve"> </w:t>
      </w:r>
      <w:r w:rsidRPr="006D7654">
        <w:rPr>
          <w:rFonts w:ascii="Times New Roman" w:eastAsia="Times New Roman" w:hAnsi="Times New Roman" w:cs="B Lotus"/>
          <w:color w:val="auto"/>
          <w:sz w:val="28"/>
          <w:szCs w:val="28"/>
          <w:rtl/>
        </w:rPr>
        <w:t>از زمان</w:t>
      </w:r>
      <w:r w:rsidRPr="006D7654">
        <w:rPr>
          <w:rFonts w:ascii="Times New Roman" w:eastAsia="Times New Roman" w:hAnsi="Times New Roman" w:cs="B Lotus" w:hint="cs"/>
          <w:color w:val="auto"/>
          <w:sz w:val="28"/>
          <w:szCs w:val="28"/>
          <w:rtl/>
        </w:rPr>
        <w:t xml:space="preserve"> </w:t>
      </w:r>
      <w:r w:rsidRPr="006D7654">
        <w:rPr>
          <w:rFonts w:ascii="Times New Roman" w:eastAsia="Times New Roman" w:hAnsi="Times New Roman" w:cs="B Lotus"/>
          <w:color w:val="auto"/>
          <w:sz w:val="28"/>
          <w:szCs w:val="28"/>
          <w:rtl/>
        </w:rPr>
        <w:t>های بسيار دور، هميشه اين سئوال مطرح بوده که چه چيزی باعث خوشبختی و هوش معنوی می شود! هر يک از پژوهشگرانی که در اين حيطه</w:t>
      </w:r>
      <w:r w:rsidRPr="006D7654">
        <w:rPr>
          <w:rFonts w:ascii="Times New Roman" w:eastAsia="Times New Roman" w:hAnsi="Times New Roman" w:cs="Times New Roman" w:hint="cs"/>
          <w:color w:val="auto"/>
          <w:sz w:val="28"/>
          <w:szCs w:val="28"/>
          <w:rtl/>
        </w:rPr>
        <w:t> </w:t>
      </w:r>
      <w:r w:rsidRPr="006D7654">
        <w:rPr>
          <w:rFonts w:ascii="Times New Roman" w:eastAsia="Times New Roman" w:hAnsi="Times New Roman" w:cs="B Lotus"/>
          <w:color w:val="auto"/>
          <w:sz w:val="28"/>
          <w:szCs w:val="28"/>
          <w:rtl/>
        </w:rPr>
        <w:t>به</w:t>
      </w:r>
      <w:r w:rsidRPr="006D7654">
        <w:rPr>
          <w:rFonts w:ascii="Times New Roman" w:eastAsia="Times New Roman" w:hAnsi="Times New Roman" w:cs="Times New Roman" w:hint="cs"/>
          <w:color w:val="auto"/>
          <w:sz w:val="28"/>
          <w:szCs w:val="28"/>
          <w:rtl/>
        </w:rPr>
        <w:t> </w:t>
      </w:r>
      <w:r w:rsidRPr="006D7654">
        <w:rPr>
          <w:rFonts w:ascii="Times New Roman" w:eastAsia="Times New Roman" w:hAnsi="Times New Roman" w:cs="B Lotus"/>
          <w:color w:val="auto"/>
          <w:sz w:val="28"/>
          <w:szCs w:val="28"/>
          <w:rtl/>
        </w:rPr>
        <w:t xml:space="preserve"> کار پرداخته اند، عوامل و ابعاد خاصی، معرفی کرده اند که هر فردی که واجد اين خصوصيات و ابعاد باشد، دارای نسبتی از هوش معنوی معنوی است. در اين بخش سعی می گردد تبيين</w:t>
      </w:r>
      <w:r w:rsidR="00226107">
        <w:rPr>
          <w:rFonts w:ascii="Times New Roman" w:eastAsia="Times New Roman" w:hAnsi="Times New Roman" w:cs="B Lotus" w:hint="cs"/>
          <w:color w:val="auto"/>
          <w:sz w:val="28"/>
          <w:szCs w:val="28"/>
          <w:rtl/>
        </w:rPr>
        <w:t xml:space="preserve"> </w:t>
      </w:r>
      <w:r w:rsidRPr="006D7654">
        <w:rPr>
          <w:rFonts w:ascii="Times New Roman" w:eastAsia="Times New Roman" w:hAnsi="Times New Roman" w:cs="B Lotus"/>
          <w:color w:val="auto"/>
          <w:sz w:val="28"/>
          <w:szCs w:val="28"/>
          <w:rtl/>
        </w:rPr>
        <w:t>های نظری گوناگون در اين خصوص و نيز پژوهش</w:t>
      </w:r>
      <w:r w:rsidR="00226107">
        <w:rPr>
          <w:rFonts w:ascii="Times New Roman" w:eastAsia="Times New Roman" w:hAnsi="Times New Roman" w:cs="B Lotus" w:hint="cs"/>
          <w:color w:val="auto"/>
          <w:sz w:val="28"/>
          <w:szCs w:val="28"/>
          <w:rtl/>
        </w:rPr>
        <w:t xml:space="preserve"> </w:t>
      </w:r>
      <w:r w:rsidRPr="006D7654">
        <w:rPr>
          <w:rFonts w:ascii="Times New Roman" w:eastAsia="Times New Roman" w:hAnsi="Times New Roman" w:cs="B Lotus"/>
          <w:color w:val="auto"/>
          <w:sz w:val="28"/>
          <w:szCs w:val="28"/>
          <w:rtl/>
        </w:rPr>
        <w:t>های صورت گرفته، بررسی شود. در طول تاريخ، فلاسفه و رهبران مذهبی عقيده داشتند که داشتن عشق و معرفت و عدم دلبستگی به دنيا و متعلقات آن، عامل تکامل و هوش معنوی است. معتقدين به اصل سودگرايی، مانند جرمی بنتهام اعتقاد داشتند که وجود خوشی و لذت، و عدم حضور درد در زندگی فرد، به هوش معنوی می انجامد. به اين ترتيب، می توان گفت که اين دسته از افراد بر لذت هيجانی، معنوی و جسمانی تاکيد داشتند.</w:t>
      </w:r>
      <w:r w:rsidR="001C1EDD">
        <w:rPr>
          <w:rFonts w:ascii="Times New Roman" w:eastAsia="Times New Roman" w:hAnsi="Times New Roman" w:cs="B Lotus"/>
          <w:color w:val="auto"/>
          <w:sz w:val="28"/>
          <w:szCs w:val="28"/>
        </w:rPr>
        <w:t xml:space="preserve"> </w:t>
      </w:r>
      <w:r w:rsidRPr="006D7654">
        <w:rPr>
          <w:rFonts w:ascii="Times New Roman" w:eastAsia="Times New Roman" w:hAnsi="Times New Roman" w:cs="B Lotus"/>
          <w:color w:val="auto"/>
          <w:sz w:val="28"/>
          <w:szCs w:val="28"/>
          <w:rtl/>
        </w:rPr>
        <w:t>در اوايل قرن بيستم مطالعه در مورد هوش معنوی شروع به شکل گيری کرد. ويليام جيمز پدر روانشناسی آمريکا، در مورد "ذهنيت سالم" در کتاب</w:t>
      </w:r>
      <w:r w:rsidRPr="006D7654">
        <w:rPr>
          <w:rFonts w:ascii="Times New Roman" w:eastAsia="Times New Roman" w:hAnsi="Times New Roman" w:cs="Times New Roman" w:hint="cs"/>
          <w:color w:val="auto"/>
          <w:sz w:val="28"/>
          <w:szCs w:val="28"/>
          <w:rtl/>
        </w:rPr>
        <w:t>  </w:t>
      </w:r>
      <w:r w:rsidRPr="006D7654">
        <w:rPr>
          <w:rFonts w:ascii="Times New Roman" w:eastAsia="Times New Roman" w:hAnsi="Times New Roman" w:cs="B Lotus"/>
          <w:color w:val="auto"/>
          <w:sz w:val="28"/>
          <w:szCs w:val="28"/>
          <w:rtl/>
        </w:rPr>
        <w:t>" انواع تجارب مذهبی" مطالبی نوشت. او مشاهده کرد برخی از افراد در هر سنی، با وجود تمامی مشکلات و سختيهايی که در زندگی دارند، خود را به سوی خوشبختی سوق می دهند. اينها کسانی هستند که توجهشان را از بيماری، مرگ و کشت و کشتار و ناآراميها، برگرفته و</w:t>
      </w:r>
      <w:r w:rsidRPr="006D7654">
        <w:rPr>
          <w:rFonts w:ascii="Times New Roman" w:eastAsia="Times New Roman" w:hAnsi="Times New Roman" w:cs="Times New Roman" w:hint="cs"/>
          <w:color w:val="auto"/>
          <w:sz w:val="28"/>
          <w:szCs w:val="28"/>
          <w:rtl/>
        </w:rPr>
        <w:t> </w:t>
      </w:r>
      <w:r w:rsidRPr="006D7654">
        <w:rPr>
          <w:rFonts w:ascii="Times New Roman" w:eastAsia="Times New Roman" w:hAnsi="Times New Roman" w:cs="B Lotus"/>
          <w:color w:val="auto"/>
          <w:sz w:val="28"/>
          <w:szCs w:val="28"/>
          <w:rtl/>
        </w:rPr>
        <w:t xml:space="preserve"> به سوی مسائل دلپذيرتر و بهتر سوق می دهند. در نگاه اول اين عقيده که می توان با وجود بيماری، هوش معنوی معنوی را تجربه کرد، قابل پذيرش نيست. با اين حال، مطالعات بسياری نشان دادند که می توان تحت بدترين شرايط نيز هوش معنوی معنوی را تجربه کرد. بسياری از نظريات بيان شده در مخالفت با ديدگاه منفی فرويد نسبت به روان انسان بود، فرويد معتقد بود روان انسان مجموعه ای درهم و پيچيده از آشفتگي</w:t>
      </w:r>
      <w:r w:rsidRPr="006D7654">
        <w:rPr>
          <w:rFonts w:ascii="Times New Roman" w:eastAsia="Times New Roman" w:hAnsi="Times New Roman" w:cs="B Lotus" w:hint="cs"/>
          <w:color w:val="auto"/>
          <w:sz w:val="28"/>
          <w:szCs w:val="28"/>
          <w:rtl/>
        </w:rPr>
        <w:t xml:space="preserve"> </w:t>
      </w:r>
      <w:r w:rsidRPr="006D7654">
        <w:rPr>
          <w:rFonts w:ascii="Times New Roman" w:eastAsia="Times New Roman" w:hAnsi="Times New Roman" w:cs="B Lotus"/>
          <w:color w:val="auto"/>
          <w:sz w:val="28"/>
          <w:szCs w:val="28"/>
          <w:rtl/>
        </w:rPr>
        <w:t>های هيجانی و تعارضات و سائق</w:t>
      </w:r>
      <w:r w:rsidR="004702F0">
        <w:rPr>
          <w:rFonts w:ascii="Times New Roman" w:eastAsia="Times New Roman" w:hAnsi="Times New Roman" w:cs="B Lotus"/>
          <w:color w:val="auto"/>
          <w:sz w:val="28"/>
          <w:szCs w:val="28"/>
        </w:rPr>
        <w:t xml:space="preserve"> </w:t>
      </w:r>
      <w:r w:rsidRPr="006D7654">
        <w:rPr>
          <w:rFonts w:ascii="Times New Roman" w:eastAsia="Times New Roman" w:hAnsi="Times New Roman" w:cs="B Lotus"/>
          <w:color w:val="auto"/>
          <w:sz w:val="28"/>
          <w:szCs w:val="28"/>
          <w:rtl/>
        </w:rPr>
        <w:t>های غريزی است که انسان را به سمت لذايذ جنسی و پرخاشگری می کشاند. يونگ و فرنس</w:t>
      </w:r>
      <w:r w:rsidRPr="006D7654">
        <w:rPr>
          <w:rFonts w:ascii="Times New Roman" w:eastAsia="Times New Roman" w:hAnsi="Times New Roman" w:cs="Times New Roman" w:hint="cs"/>
          <w:color w:val="auto"/>
          <w:sz w:val="28"/>
          <w:szCs w:val="28"/>
          <w:rtl/>
        </w:rPr>
        <w:t> </w:t>
      </w:r>
      <w:r w:rsidRPr="006D7654">
        <w:rPr>
          <w:rFonts w:ascii="Times New Roman" w:eastAsia="Times New Roman" w:hAnsi="Times New Roman" w:cs="B Lotus"/>
          <w:color w:val="auto"/>
          <w:sz w:val="28"/>
          <w:szCs w:val="28"/>
          <w:rtl/>
        </w:rPr>
        <w:t xml:space="preserve">در مخالفت با ديدگاه منفی فرويد، تاکيد بر يکپارچگی و هماهنگی </w:t>
      </w:r>
      <w:r w:rsidRPr="006D7654">
        <w:rPr>
          <w:rFonts w:ascii="Times New Roman" w:eastAsia="Times New Roman" w:hAnsi="Times New Roman" w:cs="B Lotus"/>
          <w:color w:val="auto"/>
          <w:sz w:val="28"/>
          <w:szCs w:val="28"/>
          <w:rtl/>
        </w:rPr>
        <w:lastRenderedPageBreak/>
        <w:t xml:space="preserve">خصوصيات خوب و بد انسانها، صفات مردانه و زنانه و هوش معنوی و توانايی آنها برای پذيرش چيزهای جديد داشت. عقيده محکم اريکسون مبنی بر رشد ايگو باعث اعتقاد به رشد مداوم فرد در طول زندگی شد. بهلر، بيان داشت که انسان در طول زندگی به تکامل می رسد. الپورت نوعی بلوغ را مطرح کرد که شامل رشد فردی، داشتن روابط گرم با ديگران، داشتن امنيت هيجانی و خودپنداره ای مبنی بر واقعيت می شد. مازلو خصوصيات و مشخصه های افراد خودشکوفا را مطرح کرد. جاهودا دريافت که </w:t>
      </w:r>
      <w:r w:rsidRPr="006D7654">
        <w:rPr>
          <w:rFonts w:ascii="Times New Roman" w:eastAsia="Times New Roman" w:hAnsi="Times New Roman" w:cs="B Lotus"/>
          <w:color w:val="auto"/>
          <w:sz w:val="28"/>
          <w:szCs w:val="28"/>
          <w:rtl/>
          <w:lang w:bidi="fa-IR"/>
        </w:rPr>
        <w:t>هوش</w:t>
      </w:r>
      <w:r w:rsidRPr="006D7654">
        <w:rPr>
          <w:rFonts w:ascii="Times New Roman" w:eastAsia="Times New Roman" w:hAnsi="Times New Roman" w:cs="B Lotus"/>
          <w:color w:val="auto"/>
          <w:sz w:val="28"/>
          <w:szCs w:val="28"/>
          <w:rtl/>
        </w:rPr>
        <w:t xml:space="preserve"> چيزی فراتر از عدم وجود بيماری و اختلال است. او با اين تبيين مشخصه های </w:t>
      </w:r>
      <w:r w:rsidRPr="006D7654">
        <w:rPr>
          <w:rFonts w:ascii="Times New Roman" w:eastAsia="Times New Roman" w:hAnsi="Times New Roman" w:cs="B Lotus"/>
          <w:color w:val="auto"/>
          <w:sz w:val="28"/>
          <w:szCs w:val="28"/>
          <w:rtl/>
          <w:lang w:bidi="fa-IR"/>
        </w:rPr>
        <w:t>هوش</w:t>
      </w:r>
      <w:r w:rsidRPr="006D7654">
        <w:rPr>
          <w:rFonts w:ascii="Times New Roman" w:eastAsia="Times New Roman" w:hAnsi="Times New Roman" w:cs="B Lotus"/>
          <w:color w:val="auto"/>
          <w:sz w:val="28"/>
          <w:szCs w:val="28"/>
          <w:rtl/>
        </w:rPr>
        <w:t xml:space="preserve"> را نيز بر شمرد. نظريه فرانکل بر معناجويی افراد در زندگی تاکيد دارد. او معتقد است، که رفتار انسانها نه بر پايه لذت گرايی نظريه روانکاوی فرويد و نه بر پايه نظريه قدرت طلبی آدلر است، بلکه انسانها در زندگی به دنبال معنا و مفهومی برای زندگی خود می باشند. اگر فردی نتواند معنايی در زندگی خويش بيابد، احساس پوچی به او دست می دهد و از زندگی نااميد می شود و ملالت و خستگی از زندگی تمام وجودش را فرا می گيرد. الزاما اين حس منجر به بيماری معنوی نمی شود، بلکه پيش آگهی بدی برای ابتلا به اين اختلالات است. بنابراين فرانکل هوش معنوی را در يافتن معناو مفهوم در زندگی</w:t>
      </w:r>
      <w:r w:rsidRPr="006D7654">
        <w:rPr>
          <w:rFonts w:ascii="Times New Roman" w:eastAsia="Times New Roman" w:hAnsi="Times New Roman" w:cs="Times New Roman" w:hint="cs"/>
          <w:color w:val="auto"/>
          <w:sz w:val="28"/>
          <w:szCs w:val="28"/>
          <w:rtl/>
        </w:rPr>
        <w:t>  </w:t>
      </w:r>
      <w:r w:rsidRPr="006D7654">
        <w:rPr>
          <w:rFonts w:ascii="Times New Roman" w:eastAsia="Times New Roman" w:hAnsi="Times New Roman" w:cs="B Lotus"/>
          <w:color w:val="auto"/>
          <w:sz w:val="28"/>
          <w:szCs w:val="28"/>
          <w:rtl/>
        </w:rPr>
        <w:t>می داند(فرانک، 201</w:t>
      </w:r>
      <w:r w:rsidRPr="006D7654">
        <w:rPr>
          <w:rFonts w:ascii="Times New Roman" w:eastAsia="Times New Roman" w:hAnsi="Times New Roman" w:cs="B Lotus" w:hint="cs"/>
          <w:color w:val="auto"/>
          <w:sz w:val="28"/>
          <w:szCs w:val="28"/>
          <w:rtl/>
        </w:rPr>
        <w:t>8</w:t>
      </w:r>
      <w:r w:rsidRPr="006D7654">
        <w:rPr>
          <w:rFonts w:ascii="Times New Roman" w:eastAsia="Times New Roman" w:hAnsi="Times New Roman" w:cs="B Lotus"/>
          <w:color w:val="auto"/>
          <w:sz w:val="28"/>
          <w:szCs w:val="28"/>
          <w:rtl/>
        </w:rPr>
        <w:t>).</w:t>
      </w:r>
    </w:p>
    <w:p w:rsidR="007903FE" w:rsidRPr="006D7654" w:rsidRDefault="007903FE" w:rsidP="00C5080E">
      <w:pPr>
        <w:keepNext/>
        <w:tabs>
          <w:tab w:val="right" w:pos="8450"/>
        </w:tabs>
        <w:autoSpaceDE/>
        <w:autoSpaceDN/>
        <w:bidi/>
        <w:adjustRightInd/>
        <w:spacing w:line="276" w:lineRule="auto"/>
        <w:ind w:left="-568" w:firstLine="558"/>
        <w:outlineLvl w:val="0"/>
        <w:rPr>
          <w:rFonts w:ascii="Cambria" w:eastAsia="Times New Roman" w:hAnsi="Cambria" w:cs="B Lotus"/>
          <w:b/>
          <w:bCs/>
          <w:color w:val="auto"/>
          <w:kern w:val="32"/>
          <w:sz w:val="28"/>
          <w:szCs w:val="28"/>
          <w:rtl/>
        </w:rPr>
      </w:pPr>
      <w:bookmarkStart w:id="19" w:name="_Toc113114059"/>
      <w:r w:rsidRPr="006D7654">
        <w:rPr>
          <w:rFonts w:ascii="Cambria" w:eastAsia="Times New Roman" w:hAnsi="Cambria" w:cs="B Lotus" w:hint="cs"/>
          <w:b/>
          <w:bCs/>
          <w:color w:val="auto"/>
          <w:kern w:val="32"/>
          <w:sz w:val="28"/>
          <w:szCs w:val="28"/>
          <w:rtl/>
        </w:rPr>
        <w:t>2-</w:t>
      </w:r>
      <w:r w:rsidR="00B74065">
        <w:rPr>
          <w:rFonts w:ascii="Cambria" w:eastAsia="Times New Roman" w:hAnsi="Cambria" w:cs="B Lotus" w:hint="cs"/>
          <w:b/>
          <w:bCs/>
          <w:color w:val="auto"/>
          <w:kern w:val="32"/>
          <w:sz w:val="28"/>
          <w:szCs w:val="28"/>
          <w:rtl/>
        </w:rPr>
        <w:t>3</w:t>
      </w:r>
      <w:r w:rsidRPr="006D7654">
        <w:rPr>
          <w:rFonts w:ascii="Cambria" w:eastAsia="Times New Roman" w:hAnsi="Cambria" w:cs="B Lotus" w:hint="cs"/>
          <w:b/>
          <w:bCs/>
          <w:color w:val="auto"/>
          <w:kern w:val="32"/>
          <w:sz w:val="28"/>
          <w:szCs w:val="28"/>
          <w:rtl/>
        </w:rPr>
        <w:t xml:space="preserve">-2- </w:t>
      </w:r>
      <w:r w:rsidRPr="006D7654">
        <w:rPr>
          <w:rFonts w:ascii="Cambria" w:eastAsia="Times New Roman" w:hAnsi="Cambria" w:cs="B Lotus"/>
          <w:b/>
          <w:bCs/>
          <w:color w:val="auto"/>
          <w:kern w:val="32"/>
          <w:sz w:val="28"/>
          <w:szCs w:val="28"/>
          <w:rtl/>
        </w:rPr>
        <w:t>دیدگاه فضیلت گرایانه به هوش معنوی</w:t>
      </w:r>
    </w:p>
    <w:p w:rsidR="008C63B8" w:rsidRDefault="004702F0" w:rsidP="00AB5B99">
      <w:pPr>
        <w:tabs>
          <w:tab w:val="right" w:pos="8450"/>
        </w:tabs>
        <w:autoSpaceDE/>
        <w:autoSpaceDN/>
        <w:bidi/>
        <w:adjustRightInd/>
        <w:spacing w:line="276" w:lineRule="auto"/>
        <w:ind w:left="-568" w:firstLine="558"/>
        <w:jc w:val="both"/>
        <w:rPr>
          <w:rFonts w:cs="B Lotus"/>
          <w:color w:val="auto"/>
          <w:sz w:val="28"/>
          <w:szCs w:val="28"/>
          <w:rtl/>
        </w:rPr>
      </w:pPr>
      <w:r w:rsidRPr="004702F0">
        <w:rPr>
          <w:rFonts w:ascii="Times New Roman" w:eastAsia="Times New Roman" w:hAnsi="Times New Roman" w:cs="B Lotus"/>
          <w:color w:val="auto"/>
          <w:sz w:val="28"/>
          <w:szCs w:val="28"/>
          <w:rtl/>
        </w:rPr>
        <w:t>با وجود برداشت‌های گوناگون از مفهوم هوش، دیدگاه‌های جدیدتر بر این باورند که هوش صرفاً به توانایی‌های شناختی یا دستیابی به لذت محدود نمی‌شود، بلکه می‌تواند ابعاد معنایی، وجودی و ارزشی زندگی انسان را نیز دربرگیرد. از این منظر، هوش معنوی به عنوان ظرفیتی برای یافتن معنا، هدف و ارزش در زندگی مورد توجه قرار گرفته است (پینتو</w:t>
      </w:r>
      <w:r w:rsidR="009C7BAC">
        <w:rPr>
          <w:rStyle w:val="FootnoteReference"/>
          <w:rFonts w:ascii="Times New Roman" w:eastAsia="Times New Roman" w:hAnsi="Times New Roman" w:cs="B Lotus"/>
          <w:color w:val="auto"/>
          <w:sz w:val="28"/>
          <w:szCs w:val="28"/>
          <w:rtl/>
        </w:rPr>
        <w:footnoteReference w:id="47"/>
      </w:r>
      <w:r w:rsidRPr="004702F0">
        <w:rPr>
          <w:rFonts w:ascii="Times New Roman" w:eastAsia="Times New Roman" w:hAnsi="Times New Roman" w:cs="B Lotus"/>
          <w:color w:val="auto"/>
          <w:sz w:val="28"/>
          <w:szCs w:val="28"/>
          <w:rtl/>
        </w:rPr>
        <w:t xml:space="preserve"> و همکاران، </w:t>
      </w:r>
      <w:r w:rsidRPr="004702F0">
        <w:rPr>
          <w:rFonts w:ascii="Times New Roman" w:eastAsia="Times New Roman" w:hAnsi="Times New Roman" w:cs="B Lotus"/>
          <w:color w:val="auto"/>
          <w:sz w:val="28"/>
          <w:szCs w:val="28"/>
          <w:rtl/>
          <w:lang w:bidi="fa-IR"/>
        </w:rPr>
        <w:t>۲۰۲۴)</w:t>
      </w:r>
      <w:r w:rsidRPr="004702F0">
        <w:rPr>
          <w:rFonts w:ascii="Times New Roman" w:eastAsia="Times New Roman" w:hAnsi="Times New Roman" w:cs="B Lotus"/>
          <w:color w:val="auto"/>
          <w:sz w:val="28"/>
          <w:szCs w:val="28"/>
        </w:rPr>
        <w:t>.</w:t>
      </w:r>
      <w:r>
        <w:rPr>
          <w:rFonts w:ascii="Times New Roman" w:eastAsia="Times New Roman" w:hAnsi="Times New Roman" w:cs="B Lotus" w:hint="cs"/>
          <w:color w:val="auto"/>
          <w:sz w:val="28"/>
          <w:szCs w:val="28"/>
          <w:rtl/>
        </w:rPr>
        <w:t xml:space="preserve"> </w:t>
      </w:r>
      <w:r w:rsidR="00AB5B99" w:rsidRPr="00AB5B99">
        <w:rPr>
          <w:rFonts w:cs="B Lotus"/>
          <w:color w:val="auto"/>
          <w:sz w:val="28"/>
          <w:szCs w:val="28"/>
          <w:rtl/>
        </w:rPr>
        <w:t>از دیدگاه فضیلت‌گرایانه، برخورداری از لذت و شادی به‌تنهایی نمی‌تواند معیار کافی برای زندگی مطلوب و سلامت انسان باشد. در مقابل، این دیدگاه بر رشد و شکوفایی توانمندی‌های فرد، زندگی مطابق با ارزش‌های درونی، معنا و هدفمندی تأکید دارد. از این منظر، لذت می‌تواند پیامد یک زندگی مطلوب باشد، اما به‌تنهایی معادل بهزیستی و زندگی خوب نیست (رایان و دسی</w:t>
      </w:r>
      <w:r w:rsidR="00AB5B99">
        <w:rPr>
          <w:rStyle w:val="FootnoteReference"/>
          <w:rFonts w:cs="B Lotus"/>
          <w:color w:val="auto"/>
          <w:sz w:val="28"/>
          <w:szCs w:val="28"/>
          <w:rtl/>
        </w:rPr>
        <w:footnoteReference w:id="48"/>
      </w:r>
      <w:r w:rsidR="00AB5B99" w:rsidRPr="00AB5B99">
        <w:rPr>
          <w:rFonts w:cs="B Lotus"/>
          <w:color w:val="auto"/>
          <w:sz w:val="28"/>
          <w:szCs w:val="28"/>
          <w:rtl/>
        </w:rPr>
        <w:t xml:space="preserve">، </w:t>
      </w:r>
      <w:r w:rsidR="00AB5B99" w:rsidRPr="00AB5B99">
        <w:rPr>
          <w:rFonts w:cs="B Lotus"/>
          <w:color w:val="auto"/>
          <w:sz w:val="28"/>
          <w:szCs w:val="28"/>
          <w:rtl/>
          <w:lang w:bidi="fa-IR"/>
        </w:rPr>
        <w:t>۲۰۱۷)</w:t>
      </w:r>
      <w:r w:rsidR="00AB5B99">
        <w:rPr>
          <w:rFonts w:cs="B Lotus" w:hint="cs"/>
          <w:color w:val="auto"/>
          <w:sz w:val="28"/>
          <w:szCs w:val="28"/>
          <w:rtl/>
        </w:rPr>
        <w:t xml:space="preserve">. </w:t>
      </w:r>
      <w:r w:rsidR="00AB5B99" w:rsidRPr="00AB5B99">
        <w:rPr>
          <w:rFonts w:cs="B Lotus"/>
          <w:color w:val="auto"/>
          <w:sz w:val="28"/>
          <w:szCs w:val="28"/>
          <w:rtl/>
        </w:rPr>
        <w:t>ریف (1989) با تمایز میان رویکرد لذت‌گرایانه و رویکرد مبتنی بر شکوفایی، تأکید می‌کند که بهزیستی روان‌شناختی صرفاً به تجربه شادی و لذت محدود نمی‌شود، بلکه تحقق توانمندی‌های فرد، رشد شخصی و داشتن زندگی هدفمند را نیز دربرمی‌گیرد. بر اساس الگوی چندبعدی ریف، بهزیستی روان‌شناختی شامل شش مؤلفه اصلی است</w:t>
      </w:r>
      <w:r w:rsidR="008C63B8">
        <w:rPr>
          <w:rFonts w:cs="B Lotus" w:hint="cs"/>
          <w:color w:val="auto"/>
          <w:sz w:val="28"/>
          <w:szCs w:val="28"/>
          <w:rtl/>
        </w:rPr>
        <w:t>:</w:t>
      </w:r>
    </w:p>
    <w:p w:rsidR="008C63B8" w:rsidRDefault="00AB5B99" w:rsidP="008C63B8">
      <w:pPr>
        <w:tabs>
          <w:tab w:val="right" w:pos="8450"/>
        </w:tabs>
        <w:autoSpaceDE/>
        <w:autoSpaceDN/>
        <w:bidi/>
        <w:adjustRightInd/>
        <w:spacing w:line="276" w:lineRule="auto"/>
        <w:ind w:left="-568" w:firstLine="558"/>
        <w:jc w:val="both"/>
        <w:rPr>
          <w:rFonts w:cs="B Lotus"/>
          <w:color w:val="auto"/>
          <w:sz w:val="28"/>
          <w:szCs w:val="28"/>
          <w:rtl/>
        </w:rPr>
      </w:pPr>
      <w:r w:rsidRPr="00AB5B99">
        <w:rPr>
          <w:rFonts w:cs="B Lotus"/>
          <w:b/>
          <w:bCs/>
          <w:color w:val="auto"/>
          <w:sz w:val="28"/>
          <w:szCs w:val="28"/>
          <w:rtl/>
        </w:rPr>
        <w:lastRenderedPageBreak/>
        <w:t>پذیرش خود</w:t>
      </w:r>
      <w:r w:rsidR="008C63B8">
        <w:rPr>
          <w:rFonts w:cs="B Lotus" w:hint="cs"/>
          <w:b/>
          <w:bCs/>
          <w:color w:val="auto"/>
          <w:sz w:val="28"/>
          <w:szCs w:val="28"/>
          <w:rtl/>
        </w:rPr>
        <w:t>:</w:t>
      </w:r>
      <w:r w:rsidRPr="00AB5B99">
        <w:rPr>
          <w:rFonts w:cs="B Lotus"/>
          <w:color w:val="auto"/>
          <w:sz w:val="28"/>
          <w:szCs w:val="28"/>
          <w:rtl/>
        </w:rPr>
        <w:t xml:space="preserve"> یعنی نگرش مثبت نسبت به خود و پذیرش نقاط قوت و ضعف؛ </w:t>
      </w:r>
    </w:p>
    <w:p w:rsidR="008C63B8" w:rsidRDefault="00AB5B99" w:rsidP="008C63B8">
      <w:pPr>
        <w:tabs>
          <w:tab w:val="right" w:pos="8450"/>
        </w:tabs>
        <w:autoSpaceDE/>
        <w:autoSpaceDN/>
        <w:bidi/>
        <w:adjustRightInd/>
        <w:spacing w:line="276" w:lineRule="auto"/>
        <w:ind w:left="-568" w:firstLine="558"/>
        <w:jc w:val="both"/>
        <w:rPr>
          <w:rFonts w:cs="B Lotus"/>
          <w:color w:val="auto"/>
          <w:sz w:val="28"/>
          <w:szCs w:val="28"/>
          <w:rtl/>
        </w:rPr>
      </w:pPr>
      <w:r w:rsidRPr="00AB5B99">
        <w:rPr>
          <w:rFonts w:cs="B Lotus"/>
          <w:b/>
          <w:bCs/>
          <w:color w:val="auto"/>
          <w:sz w:val="28"/>
          <w:szCs w:val="28"/>
          <w:rtl/>
        </w:rPr>
        <w:t>روابط مثبت با دیگران</w:t>
      </w:r>
      <w:r w:rsidR="008C63B8">
        <w:rPr>
          <w:rFonts w:cs="B Lotus" w:hint="cs"/>
          <w:color w:val="auto"/>
          <w:sz w:val="28"/>
          <w:szCs w:val="28"/>
          <w:rtl/>
        </w:rPr>
        <w:t>:</w:t>
      </w:r>
      <w:r w:rsidRPr="00AB5B99">
        <w:rPr>
          <w:rFonts w:cs="B Lotus"/>
          <w:color w:val="auto"/>
          <w:sz w:val="28"/>
          <w:szCs w:val="28"/>
          <w:rtl/>
        </w:rPr>
        <w:t xml:space="preserve"> شامل برقراری روابط گرم، رضایت‌بخش و همدلانه؛ </w:t>
      </w:r>
    </w:p>
    <w:p w:rsidR="008C63B8" w:rsidRDefault="00AB5B99" w:rsidP="008C63B8">
      <w:pPr>
        <w:tabs>
          <w:tab w:val="right" w:pos="8450"/>
        </w:tabs>
        <w:autoSpaceDE/>
        <w:autoSpaceDN/>
        <w:bidi/>
        <w:adjustRightInd/>
        <w:spacing w:line="276" w:lineRule="auto"/>
        <w:ind w:left="-568" w:firstLine="558"/>
        <w:jc w:val="both"/>
        <w:rPr>
          <w:rFonts w:cs="B Lotus"/>
          <w:color w:val="auto"/>
          <w:sz w:val="28"/>
          <w:szCs w:val="28"/>
          <w:rtl/>
        </w:rPr>
      </w:pPr>
      <w:r w:rsidRPr="00AB5B99">
        <w:rPr>
          <w:rFonts w:cs="B Lotus"/>
          <w:b/>
          <w:bCs/>
          <w:color w:val="auto"/>
          <w:sz w:val="28"/>
          <w:szCs w:val="28"/>
          <w:rtl/>
        </w:rPr>
        <w:t>خودمختاری</w:t>
      </w:r>
      <w:r w:rsidR="008C63B8">
        <w:rPr>
          <w:rFonts w:cs="B Lotus" w:hint="cs"/>
          <w:color w:val="auto"/>
          <w:sz w:val="28"/>
          <w:szCs w:val="28"/>
          <w:rtl/>
        </w:rPr>
        <w:t>:</w:t>
      </w:r>
      <w:r w:rsidRPr="00AB5B99">
        <w:rPr>
          <w:rFonts w:cs="B Lotus"/>
          <w:color w:val="auto"/>
          <w:sz w:val="28"/>
          <w:szCs w:val="28"/>
          <w:rtl/>
        </w:rPr>
        <w:t xml:space="preserve"> به معنای استقلال در تصمیم‌گیری و مقاومت در برابر فشارهای اجتماعی؛ </w:t>
      </w:r>
    </w:p>
    <w:p w:rsidR="008C63B8" w:rsidRDefault="00AB5B99" w:rsidP="008C63B8">
      <w:pPr>
        <w:tabs>
          <w:tab w:val="right" w:pos="8450"/>
        </w:tabs>
        <w:autoSpaceDE/>
        <w:autoSpaceDN/>
        <w:bidi/>
        <w:adjustRightInd/>
        <w:spacing w:line="276" w:lineRule="auto"/>
        <w:ind w:left="-568" w:firstLine="558"/>
        <w:jc w:val="both"/>
        <w:rPr>
          <w:rFonts w:cs="B Lotus"/>
          <w:color w:val="auto"/>
          <w:sz w:val="28"/>
          <w:szCs w:val="28"/>
          <w:rtl/>
        </w:rPr>
      </w:pPr>
      <w:r w:rsidRPr="00AB5B99">
        <w:rPr>
          <w:rFonts w:cs="B Lotus"/>
          <w:b/>
          <w:bCs/>
          <w:color w:val="auto"/>
          <w:sz w:val="28"/>
          <w:szCs w:val="28"/>
          <w:rtl/>
        </w:rPr>
        <w:t>تسلط بر محیط</w:t>
      </w:r>
      <w:r w:rsidR="008C63B8">
        <w:rPr>
          <w:rFonts w:cs="B Lotus" w:hint="cs"/>
          <w:color w:val="auto"/>
          <w:sz w:val="28"/>
          <w:szCs w:val="28"/>
          <w:rtl/>
        </w:rPr>
        <w:t>:</w:t>
      </w:r>
      <w:r w:rsidRPr="00AB5B99">
        <w:rPr>
          <w:rFonts w:cs="B Lotus"/>
          <w:color w:val="auto"/>
          <w:sz w:val="28"/>
          <w:szCs w:val="28"/>
          <w:rtl/>
        </w:rPr>
        <w:t xml:space="preserve"> یعنی توانایی مدیریت شرایط زندگی و استفاده مؤثر از فرصت‌های موجود؛</w:t>
      </w:r>
    </w:p>
    <w:p w:rsidR="008C63B8" w:rsidRDefault="00AB5B99" w:rsidP="008C63B8">
      <w:pPr>
        <w:tabs>
          <w:tab w:val="right" w:pos="8450"/>
        </w:tabs>
        <w:autoSpaceDE/>
        <w:autoSpaceDN/>
        <w:bidi/>
        <w:adjustRightInd/>
        <w:spacing w:line="276" w:lineRule="auto"/>
        <w:ind w:left="-568" w:firstLine="558"/>
        <w:jc w:val="both"/>
        <w:rPr>
          <w:rFonts w:cs="B Lotus"/>
          <w:color w:val="auto"/>
          <w:sz w:val="28"/>
          <w:szCs w:val="28"/>
          <w:rtl/>
        </w:rPr>
      </w:pPr>
      <w:r w:rsidRPr="00AB5B99">
        <w:rPr>
          <w:rFonts w:cs="B Lotus"/>
          <w:color w:val="auto"/>
          <w:sz w:val="28"/>
          <w:szCs w:val="28"/>
          <w:rtl/>
        </w:rPr>
        <w:t xml:space="preserve"> </w:t>
      </w:r>
      <w:r w:rsidRPr="00AB5B99">
        <w:rPr>
          <w:rFonts w:cs="B Lotus"/>
          <w:b/>
          <w:bCs/>
          <w:color w:val="auto"/>
          <w:sz w:val="28"/>
          <w:szCs w:val="28"/>
          <w:rtl/>
        </w:rPr>
        <w:t>هدفمندی در زندگی</w:t>
      </w:r>
      <w:r w:rsidRPr="00AB5B99">
        <w:rPr>
          <w:rFonts w:cs="B Lotus"/>
          <w:color w:val="auto"/>
          <w:sz w:val="28"/>
          <w:szCs w:val="28"/>
          <w:rtl/>
        </w:rPr>
        <w:t xml:space="preserve">، شامل داشتن اهداف و احساس معنا و جهت در زندگی؛ و </w:t>
      </w:r>
    </w:p>
    <w:p w:rsidR="00AB5B99" w:rsidRPr="00AB5B99" w:rsidRDefault="00AB5B99" w:rsidP="008C63B8">
      <w:pPr>
        <w:tabs>
          <w:tab w:val="right" w:pos="8450"/>
        </w:tabs>
        <w:autoSpaceDE/>
        <w:autoSpaceDN/>
        <w:bidi/>
        <w:adjustRightInd/>
        <w:spacing w:line="276" w:lineRule="auto"/>
        <w:ind w:left="-568" w:firstLine="558"/>
        <w:jc w:val="both"/>
        <w:rPr>
          <w:rFonts w:cs="B Lotus"/>
          <w:color w:val="auto"/>
          <w:sz w:val="28"/>
          <w:szCs w:val="28"/>
        </w:rPr>
      </w:pPr>
      <w:r w:rsidRPr="00AB5B99">
        <w:rPr>
          <w:rFonts w:cs="B Lotus"/>
          <w:b/>
          <w:bCs/>
          <w:color w:val="auto"/>
          <w:sz w:val="28"/>
          <w:szCs w:val="28"/>
          <w:rtl/>
        </w:rPr>
        <w:t>رشد شخصی</w:t>
      </w:r>
      <w:r w:rsidR="008C63B8">
        <w:rPr>
          <w:rFonts w:cs="B Lotus" w:hint="cs"/>
          <w:color w:val="auto"/>
          <w:sz w:val="28"/>
          <w:szCs w:val="28"/>
          <w:rtl/>
        </w:rPr>
        <w:t>:</w:t>
      </w:r>
      <w:r w:rsidRPr="00AB5B99">
        <w:rPr>
          <w:rFonts w:cs="B Lotus"/>
          <w:color w:val="auto"/>
          <w:sz w:val="28"/>
          <w:szCs w:val="28"/>
          <w:rtl/>
        </w:rPr>
        <w:t xml:space="preserve"> به معنای احساس رشد مداوم، گشودگی نسبت به تجربه‌های جدید و شناخت ظرفیت‌های فردی (ریف</w:t>
      </w:r>
      <w:r w:rsidR="008C63B8">
        <w:rPr>
          <w:rStyle w:val="FootnoteReference"/>
          <w:rFonts w:cs="B Lotus"/>
          <w:color w:val="auto"/>
          <w:sz w:val="28"/>
          <w:szCs w:val="28"/>
          <w:rtl/>
        </w:rPr>
        <w:footnoteReference w:id="49"/>
      </w:r>
      <w:r w:rsidRPr="00AB5B99">
        <w:rPr>
          <w:rFonts w:cs="B Lotus"/>
          <w:color w:val="auto"/>
          <w:sz w:val="28"/>
          <w:szCs w:val="28"/>
          <w:rtl/>
        </w:rPr>
        <w:t xml:space="preserve"> و همکاران، </w:t>
      </w:r>
      <w:r w:rsidRPr="00AB5B99">
        <w:rPr>
          <w:rFonts w:cs="B Lotus"/>
          <w:color w:val="auto"/>
          <w:sz w:val="28"/>
          <w:szCs w:val="28"/>
          <w:rtl/>
          <w:lang w:bidi="fa-IR"/>
        </w:rPr>
        <w:t>۲۰۲۴)</w:t>
      </w:r>
      <w:r w:rsidRPr="00AB5B99">
        <w:rPr>
          <w:rFonts w:cs="B Lotus"/>
          <w:color w:val="auto"/>
          <w:sz w:val="28"/>
          <w:szCs w:val="28"/>
        </w:rPr>
        <w:t>.</w:t>
      </w:r>
    </w:p>
    <w:p w:rsidR="007903FE" w:rsidRPr="006D7654" w:rsidRDefault="007903FE" w:rsidP="00AB5B99">
      <w:pPr>
        <w:tabs>
          <w:tab w:val="right" w:pos="8450"/>
        </w:tabs>
        <w:autoSpaceDE/>
        <w:autoSpaceDN/>
        <w:bidi/>
        <w:adjustRightInd/>
        <w:spacing w:line="276" w:lineRule="auto"/>
        <w:ind w:left="-568" w:firstLine="558"/>
        <w:jc w:val="both"/>
        <w:rPr>
          <w:rFonts w:ascii="Times New Roman" w:eastAsia="Times New Roman" w:hAnsi="Times New Roman" w:cs="B Lotus"/>
          <w:color w:val="auto"/>
          <w:sz w:val="28"/>
          <w:szCs w:val="28"/>
          <w:rtl/>
        </w:rPr>
      </w:pPr>
      <w:r w:rsidRPr="006D7654">
        <w:rPr>
          <w:rFonts w:ascii="Times New Roman" w:eastAsia="Times New Roman" w:hAnsi="Times New Roman" w:cs="Times New Roman" w:hint="cs"/>
          <w:color w:val="auto"/>
          <w:sz w:val="28"/>
          <w:szCs w:val="28"/>
          <w:rtl/>
        </w:rPr>
        <w:t> </w:t>
      </w:r>
      <w:r w:rsidRPr="006D7654">
        <w:rPr>
          <w:rFonts w:ascii="Times New Roman" w:eastAsia="Times New Roman" w:hAnsi="Times New Roman" w:cs="B Lotus"/>
          <w:b/>
          <w:bCs/>
          <w:color w:val="auto"/>
          <w:sz w:val="28"/>
          <w:szCs w:val="28"/>
          <w:rtl/>
        </w:rPr>
        <w:t>مدل سلامت معنوی کامل</w:t>
      </w:r>
      <w:r w:rsidR="002F693E">
        <w:rPr>
          <w:rFonts w:ascii="Times New Roman" w:eastAsia="Times New Roman" w:hAnsi="Times New Roman" w:cs="B Lotus" w:hint="cs"/>
          <w:b/>
          <w:bCs/>
          <w:color w:val="auto"/>
          <w:sz w:val="28"/>
          <w:szCs w:val="28"/>
          <w:rtl/>
        </w:rPr>
        <w:t>:</w:t>
      </w:r>
      <w:r w:rsidRPr="006D7654">
        <w:rPr>
          <w:rFonts w:ascii="Times New Roman" w:eastAsia="Times New Roman" w:hAnsi="Times New Roman" w:cs="B Lotus"/>
          <w:color w:val="auto"/>
          <w:sz w:val="28"/>
          <w:szCs w:val="28"/>
          <w:rtl/>
        </w:rPr>
        <w:t xml:space="preserve"> این مدل دو بعد سلامت معنوی و تنش معنوی را ترکیب می کند که حاصل چهار حالت ؛ به نحوی که هم سلامت معنوی و هم تنش معنوی شامل دو حالت کامل و ناکامل اند. سلامت معنوی کامل نشانگانی است که ترکیبی از حضور سطوح بالایی از نشانه های هوش هیجان، روانشناختی و اجتماعی و در عین حال عدم ابتلا به تنش های معنوی اخیر را شامل می شود. بنابراین بزرگسالان که به لحاظ معنوی سالم اند علائم سرزندگی هیجانی و شادکامی و رضایتمندی بالا را نشان می دهند. از کنش وری روانشناختی و اجتماعی خوبی برخوردارند و در نهایت دچار تنش های معنوی در طول 12 ماه گذشته نیستند. سلامت معنوی ناکامل شرایطی است که در آن فرد دچار تنش معنوی است و واجد سطوح پائین هوش اجتماعی، روانشناختی و هیجانی است. تنش معنوی کامل نشانگانی است که ترکیبی از سطوح پائین نشانه های هوش هیجانی، روانشناختی و اجتماعی است</w:t>
      </w:r>
      <w:r w:rsidR="003B0AEA">
        <w:rPr>
          <w:rFonts w:ascii="Times New Roman" w:eastAsia="Times New Roman" w:hAnsi="Times New Roman" w:cs="B Lotus" w:hint="cs"/>
          <w:color w:val="auto"/>
          <w:sz w:val="28"/>
          <w:szCs w:val="28"/>
          <w:rtl/>
        </w:rPr>
        <w:t xml:space="preserve"> </w:t>
      </w:r>
      <w:r w:rsidRPr="006D7654">
        <w:rPr>
          <w:rFonts w:ascii="Times New Roman" w:eastAsia="Times New Roman" w:hAnsi="Times New Roman" w:cs="B Lotus"/>
          <w:color w:val="auto"/>
          <w:sz w:val="28"/>
          <w:szCs w:val="28"/>
          <w:rtl/>
        </w:rPr>
        <w:t>(جوشن لو، 1395).</w:t>
      </w:r>
      <w:r w:rsidRPr="006D7654">
        <w:rPr>
          <w:rFonts w:ascii="Times New Roman" w:eastAsia="Times New Roman" w:hAnsi="Times New Roman" w:cs="B Lotus" w:hint="cs"/>
          <w:color w:val="auto"/>
          <w:sz w:val="28"/>
          <w:szCs w:val="28"/>
          <w:rtl/>
        </w:rPr>
        <w:t xml:space="preserve"> </w:t>
      </w:r>
      <w:r w:rsidRPr="006D7654">
        <w:rPr>
          <w:rFonts w:ascii="Times New Roman" w:eastAsia="Times New Roman" w:hAnsi="Times New Roman" w:cs="B Lotus"/>
          <w:color w:val="auto"/>
          <w:sz w:val="28"/>
          <w:szCs w:val="28"/>
          <w:rtl/>
        </w:rPr>
        <w:t xml:space="preserve">افراد در حال پژمردگی از ناامیدی خاموشی رنج می برند که ثمره فقدان معنا، هدف و هرچیز مثبت دیگری در زندگی شان است. پژمردگی یک عارضه نادیده گرفته شده است که در اصل نقطه مقابل هوش است. افراد در حال پژمردگی ساکن خالی و پوچ هستند، اما افراد در حال شکوفایی برای زندگی شور و اشتیاق دارند و به صورت فعال و مولد درگیر جامعه و افراد دیگر می شوند. </w:t>
      </w:r>
      <w:r w:rsidRPr="006D7654">
        <w:rPr>
          <w:rFonts w:ascii="Times New Roman" w:eastAsia="Times New Roman" w:hAnsi="Times New Roman" w:cs="Times New Roman" w:hint="cs"/>
          <w:color w:val="auto"/>
          <w:sz w:val="28"/>
          <w:szCs w:val="28"/>
          <w:rtl/>
        </w:rPr>
        <w:t> </w:t>
      </w:r>
      <w:r w:rsidRPr="006D7654">
        <w:rPr>
          <w:rFonts w:ascii="Times New Roman" w:eastAsia="Times New Roman" w:hAnsi="Times New Roman" w:cs="B Lotus"/>
          <w:color w:val="auto"/>
          <w:sz w:val="28"/>
          <w:szCs w:val="28"/>
          <w:rtl/>
        </w:rPr>
        <w:t xml:space="preserve">تنیدگی شغلی مطلوب، همواره آرزوی بشر بوده و هست. در ابتدا رفاه و طول عمر بیشتر، معنی تنیدگی شغلی بهتر را داشت . اما امروزه تنیدگی شغلی در نقطه مقابل کمیت، قرار گرفته و با توجه به ابعاد گسترده سلامتی، تعریف می شود و منظور از آن سال هایی از عمر است که همراه با رضایت، شادمانی و لذت بخشی باشد. تنیدگی شغلی مفهومی پویا و وسیعتر از سلامتی است بر طبق مدل سلامتی، تنیدگی شغلی مطلوب باید چند بعد فیزیکی، خلقی-معنوی، اجتماعی، </w:t>
      </w:r>
      <w:r w:rsidRPr="006D7654">
        <w:rPr>
          <w:rFonts w:ascii="Times New Roman" w:eastAsia="Times New Roman" w:hAnsi="Times New Roman" w:cs="B Lotus"/>
          <w:color w:val="auto"/>
          <w:sz w:val="28"/>
          <w:szCs w:val="28"/>
          <w:rtl/>
        </w:rPr>
        <w:lastRenderedPageBreak/>
        <w:t xml:space="preserve">معنوی و شغلی را در بر گیرد. امروزه با پیدایش و گسترش روان شناسی سلامت و روان شناسی مثبت، نگرش درباره اختلالات، از چارچوب پزشکی و مدل تک عاملی خارج شده و محققان معتقدند که بهتر است شکل گیری وگسترش اختلال های معنوی را به حساب سبک های زندگی معیوب و کیفیت نازل زندگی افراد گذاشت و در درمان باید به دنبال اصلاح و تغییر در تنیدگی شغلی وگسترش توانمندی ها و ایجاد رضایت از زندگی و </w:t>
      </w:r>
      <w:r w:rsidRPr="006D7654">
        <w:rPr>
          <w:rFonts w:ascii="Times New Roman" w:eastAsia="Times New Roman" w:hAnsi="Times New Roman" w:cs="B Lotus"/>
          <w:color w:val="auto"/>
          <w:sz w:val="28"/>
          <w:szCs w:val="28"/>
          <w:rtl/>
          <w:lang w:bidi="fa-IR"/>
        </w:rPr>
        <w:t>هوش</w:t>
      </w:r>
      <w:r w:rsidRPr="006D7654">
        <w:rPr>
          <w:rFonts w:ascii="Times New Roman" w:eastAsia="Times New Roman" w:hAnsi="Times New Roman" w:cs="B Lotus"/>
          <w:color w:val="auto"/>
          <w:sz w:val="28"/>
          <w:szCs w:val="28"/>
          <w:rtl/>
        </w:rPr>
        <w:t xml:space="preserve"> در افراد و جوامع بود. بر همین اساس روان شناسان مثبت گرا با یک رویکرد کل نگر در مقابل رویکرد تشخیصی آماری انجمن روان پزشکی آمریکا، یک نظام طبقه بندی جدید به نام نیرومندی های منش را در شش حیطه، جهت شناسی و طبقه بندی توانمندی هایی که در خلاف تنش عمل می کنند، مشخص کرده اند و بر اساس آن رویکرد های مداخله‌ای متعددی را بنا نهاده‌اند. و معتقدند که به جای تأکید صرف بر آسیب‌شناسی، باید به دنبال فهم کامل گستره تجارب انسان از کمبود، رنج، تنش تا شکوفایی، هوش و شادمانی باشیم زیرا روان شناسی تنها تمرکز بر تنش ها و درمان هم متمرکز بر ضعف ها نمی باشد. از لحاظ تاریخی فلاسفه در تئوری های اخلاق به خصوص رویکردهای لذت گرایانه</w:t>
      </w:r>
      <w:r w:rsidRPr="006D7654">
        <w:rPr>
          <w:rFonts w:ascii="Times New Roman" w:eastAsia="Times New Roman" w:hAnsi="Times New Roman" w:cs="B Lotus"/>
          <w:color w:val="auto"/>
          <w:sz w:val="28"/>
          <w:szCs w:val="28"/>
        </w:rPr>
        <w:t xml:space="preserve"> </w:t>
      </w:r>
      <w:r w:rsidRPr="006D7654">
        <w:rPr>
          <w:rFonts w:ascii="Times New Roman" w:eastAsia="Times New Roman" w:hAnsi="Times New Roman" w:cs="B Lotus"/>
          <w:color w:val="auto"/>
          <w:sz w:val="28"/>
          <w:szCs w:val="28"/>
          <w:rtl/>
        </w:rPr>
        <w:t>پیکوری</w:t>
      </w:r>
      <w:r w:rsidRPr="006D7654">
        <w:rPr>
          <w:rFonts w:ascii="Times New Roman" w:eastAsia="Times New Roman" w:hAnsi="Times New Roman" w:cs="B Lotus"/>
          <w:color w:val="auto"/>
          <w:sz w:val="28"/>
          <w:szCs w:val="28"/>
          <w:vertAlign w:val="superscript"/>
          <w:rtl/>
        </w:rPr>
        <w:t xml:space="preserve"> </w:t>
      </w:r>
      <w:r w:rsidRPr="006D7654">
        <w:rPr>
          <w:rFonts w:ascii="Times New Roman" w:eastAsia="Times New Roman" w:hAnsi="Times New Roman" w:cs="B Lotus"/>
          <w:color w:val="auto"/>
          <w:sz w:val="28"/>
          <w:szCs w:val="28"/>
          <w:rtl/>
        </w:rPr>
        <w:t>به طور گسترده به مفهوم شادمانی و هوش پرداخته اند. اما برای اولین باردر سال 1980 داینر</w:t>
      </w:r>
      <w:r w:rsidR="009C7BAC">
        <w:rPr>
          <w:rFonts w:ascii="Times New Roman" w:eastAsia="Times New Roman" w:hAnsi="Times New Roman" w:cs="B Lotus" w:hint="cs"/>
          <w:color w:val="auto"/>
          <w:sz w:val="28"/>
          <w:szCs w:val="28"/>
          <w:rtl/>
        </w:rPr>
        <w:t xml:space="preserve"> </w:t>
      </w:r>
      <w:r w:rsidRPr="006D7654">
        <w:rPr>
          <w:rFonts w:ascii="Times New Roman" w:eastAsia="Times New Roman" w:hAnsi="Times New Roman" w:cs="B Lotus"/>
          <w:color w:val="auto"/>
          <w:sz w:val="28"/>
          <w:szCs w:val="28"/>
          <w:rtl/>
        </w:rPr>
        <w:t>اصطلاح هوش روان شناختی و ساختار های مرتبط با آن را به صورت روش‌مند در حوزه روان شناسی بررسی کرد و آن را جایگزین و مترادف شادمانی قرار داد</w:t>
      </w:r>
      <w:r w:rsidR="00F32DC2">
        <w:rPr>
          <w:rFonts w:ascii="Times New Roman" w:eastAsia="Times New Roman" w:hAnsi="Times New Roman" w:cs="B Lotus" w:hint="cs"/>
          <w:color w:val="auto"/>
          <w:sz w:val="28"/>
          <w:szCs w:val="28"/>
          <w:rtl/>
        </w:rPr>
        <w:t>.</w:t>
      </w:r>
      <w:r w:rsidRPr="006D7654">
        <w:rPr>
          <w:rFonts w:ascii="Times New Roman" w:eastAsia="Times New Roman" w:hAnsi="Times New Roman" w:cs="B Lotus"/>
          <w:color w:val="auto"/>
          <w:sz w:val="28"/>
          <w:szCs w:val="28"/>
          <w:rtl/>
        </w:rPr>
        <w:t xml:space="preserve"> داینر مطابق با دیدگاه سیکزنت میهالی، در تعریف هوش به تئوری فعالیت اشاره دارد و آن را همانند کارکردی از شخصیت و نگرش های کلی نسبت به محیط و شرایط می داند. هوش روان شناختی دارای دو جزء شناختی و خلقی است. بعد شناختی هوش، یعنی ارزیابی شناختی افراد از میزان رضایت زندگی و بعد خلقی یعنی برخورداری از حداکثر عاطفه مثبت</w:t>
      </w:r>
      <w:r w:rsidRPr="006D7654">
        <w:rPr>
          <w:rFonts w:ascii="Times New Roman" w:eastAsia="Times New Roman" w:hAnsi="Times New Roman" w:cs="B Lotus"/>
          <w:color w:val="auto"/>
          <w:sz w:val="28"/>
          <w:szCs w:val="28"/>
        </w:rPr>
        <w:t xml:space="preserve"> </w:t>
      </w:r>
      <w:r w:rsidRPr="006D7654">
        <w:rPr>
          <w:rFonts w:ascii="Times New Roman" w:eastAsia="Times New Roman" w:hAnsi="Times New Roman" w:cs="B Lotus"/>
          <w:color w:val="auto"/>
          <w:sz w:val="28"/>
          <w:szCs w:val="28"/>
          <w:rtl/>
        </w:rPr>
        <w:t xml:space="preserve">و حداقل خلقی منفی مؤلفه های شناختی و خلقی هوش، به همدیگر وابسته و میزان این همبستگی از 10/0 تا 80/0 در نوسان است. در بعد هوش روان شناختی، تمایزبر اساس تأکید بر تئوری های صعودی </w:t>
      </w:r>
      <w:r w:rsidRPr="006D7654">
        <w:rPr>
          <w:rFonts w:ascii="Times New Roman" w:eastAsia="Times New Roman" w:hAnsi="Times New Roman" w:cs="Times New Roman" w:hint="cs"/>
          <w:color w:val="auto"/>
          <w:sz w:val="28"/>
          <w:szCs w:val="28"/>
          <w:rtl/>
        </w:rPr>
        <w:t>–</w:t>
      </w:r>
      <w:r w:rsidRPr="006D7654">
        <w:rPr>
          <w:rFonts w:ascii="Times New Roman" w:eastAsia="Times New Roman" w:hAnsi="Times New Roman" w:cs="B Lotus"/>
          <w:color w:val="auto"/>
          <w:sz w:val="28"/>
          <w:szCs w:val="28"/>
          <w:rtl/>
        </w:rPr>
        <w:t xml:space="preserve"> نزولی(بیرونی -موقعیتی)</w:t>
      </w:r>
      <w:r w:rsidRPr="006D7654">
        <w:rPr>
          <w:rFonts w:ascii="Times New Roman" w:eastAsia="Times New Roman" w:hAnsi="Times New Roman" w:cs="B Lotus" w:hint="cs"/>
          <w:color w:val="auto"/>
          <w:sz w:val="28"/>
          <w:szCs w:val="28"/>
          <w:rtl/>
        </w:rPr>
        <w:t xml:space="preserve"> </w:t>
      </w:r>
      <w:r w:rsidRPr="006D7654">
        <w:rPr>
          <w:rFonts w:ascii="Times New Roman" w:eastAsia="Times New Roman" w:hAnsi="Times New Roman" w:cs="B Lotus"/>
          <w:color w:val="auto"/>
          <w:sz w:val="28"/>
          <w:szCs w:val="28"/>
          <w:rtl/>
        </w:rPr>
        <w:t>و یا نزولی صعودی(صفات درونی -فرایندها)</w:t>
      </w:r>
      <w:r w:rsidRPr="006D7654">
        <w:rPr>
          <w:rFonts w:ascii="Times New Roman" w:eastAsia="Times New Roman" w:hAnsi="Times New Roman" w:cs="B Lotus" w:hint="cs"/>
          <w:color w:val="auto"/>
          <w:sz w:val="28"/>
          <w:szCs w:val="28"/>
          <w:rtl/>
        </w:rPr>
        <w:t xml:space="preserve"> </w:t>
      </w:r>
      <w:r w:rsidRPr="006D7654">
        <w:rPr>
          <w:rFonts w:ascii="Times New Roman" w:eastAsia="Times New Roman" w:hAnsi="Times New Roman" w:cs="B Lotus"/>
          <w:color w:val="auto"/>
          <w:sz w:val="28"/>
          <w:szCs w:val="28"/>
          <w:rtl/>
        </w:rPr>
        <w:t xml:space="preserve">است. در تئوری های نزولی </w:t>
      </w:r>
      <w:r w:rsidRPr="006D7654">
        <w:rPr>
          <w:rFonts w:ascii="Times New Roman" w:eastAsia="Times New Roman" w:hAnsi="Times New Roman" w:cs="Times New Roman" w:hint="cs"/>
          <w:color w:val="auto"/>
          <w:sz w:val="28"/>
          <w:szCs w:val="28"/>
          <w:rtl/>
        </w:rPr>
        <w:t>–</w:t>
      </w:r>
      <w:r w:rsidRPr="006D7654">
        <w:rPr>
          <w:rFonts w:ascii="Times New Roman" w:eastAsia="Times New Roman" w:hAnsi="Times New Roman" w:cs="B Lotus"/>
          <w:color w:val="auto"/>
          <w:sz w:val="28"/>
          <w:szCs w:val="28"/>
          <w:rtl/>
        </w:rPr>
        <w:t xml:space="preserve"> صعودی اعتقاد بر این است که رضایت مندی در حوزه های خاص زندگی مانند کار، ازدواج رضایت مندی به صورت کلی در زندگی را به دنبال دارد. اما در تئوری صعودی </w:t>
      </w:r>
      <w:r w:rsidRPr="006D7654">
        <w:rPr>
          <w:rFonts w:ascii="Times New Roman" w:eastAsia="Times New Roman" w:hAnsi="Times New Roman" w:cs="Times New Roman" w:hint="cs"/>
          <w:color w:val="auto"/>
          <w:sz w:val="28"/>
          <w:szCs w:val="28"/>
          <w:rtl/>
        </w:rPr>
        <w:t>–</w:t>
      </w:r>
      <w:r w:rsidRPr="006D7654">
        <w:rPr>
          <w:rFonts w:ascii="Times New Roman" w:eastAsia="Times New Roman" w:hAnsi="Times New Roman" w:cs="B Lotus"/>
          <w:color w:val="auto"/>
          <w:sz w:val="28"/>
          <w:szCs w:val="28"/>
          <w:rtl/>
        </w:rPr>
        <w:t xml:space="preserve"> نزولی اعتقاد بر این است که یک شخص بدون داشتن رضایت در حوزه های خاص مثلا کار می تواند به صورت کلی رضایت از زندگی را تجربه کند و در بعد خلقی هوش، نیز برادبون سه نوع استقلال را در بین دو نوع مؤلفه</w:t>
      </w:r>
      <w:r w:rsidR="00FF0C16">
        <w:rPr>
          <w:rFonts w:ascii="Times New Roman" w:eastAsia="Times New Roman" w:hAnsi="Times New Roman" w:cs="B Lotus" w:hint="cs"/>
          <w:color w:val="auto"/>
          <w:sz w:val="28"/>
          <w:szCs w:val="28"/>
          <w:rtl/>
        </w:rPr>
        <w:t xml:space="preserve"> </w:t>
      </w:r>
      <w:r w:rsidRPr="006D7654">
        <w:rPr>
          <w:rFonts w:ascii="Times New Roman" w:eastAsia="Times New Roman" w:hAnsi="Times New Roman" w:cs="B Lotus"/>
          <w:color w:val="auto"/>
          <w:sz w:val="28"/>
          <w:szCs w:val="28"/>
          <w:rtl/>
        </w:rPr>
        <w:t>(عاطفه مثبت و عاطفه منفی)</w:t>
      </w:r>
      <w:r w:rsidRPr="006D7654">
        <w:rPr>
          <w:rFonts w:ascii="Times New Roman" w:eastAsia="Times New Roman" w:hAnsi="Times New Roman" w:cs="B Lotus" w:hint="cs"/>
          <w:color w:val="auto"/>
          <w:sz w:val="28"/>
          <w:szCs w:val="28"/>
          <w:rtl/>
        </w:rPr>
        <w:t xml:space="preserve"> </w:t>
      </w:r>
      <w:r w:rsidRPr="006D7654">
        <w:rPr>
          <w:rFonts w:ascii="Times New Roman" w:eastAsia="Times New Roman" w:hAnsi="Times New Roman" w:cs="B Lotus"/>
          <w:color w:val="auto"/>
          <w:sz w:val="28"/>
          <w:szCs w:val="28"/>
          <w:rtl/>
        </w:rPr>
        <w:t xml:space="preserve">مشخص می کند: استقلال استقلال ساختاری یعنی در یک دوره زمانی مشخص، فرد احساسات مثبت و منفی مختلفی را تجربه کند. استقلال علّی یعنی این که عاطفه مثبت و عاطفه منفی متأثر </w:t>
      </w:r>
      <w:r w:rsidRPr="006D7654">
        <w:rPr>
          <w:rFonts w:ascii="Times New Roman" w:eastAsia="Times New Roman" w:hAnsi="Times New Roman" w:cs="B Lotus"/>
          <w:color w:val="auto"/>
          <w:sz w:val="28"/>
          <w:szCs w:val="28"/>
          <w:rtl/>
        </w:rPr>
        <w:lastRenderedPageBreak/>
        <w:t>از علت های مختلفی هستند و استقلال گذرا به رابطه بین عاطفه مثبت و عاطفه منفی در یک لحظه زمان اشاره دارد . سلامت معنوی نیز در این میان نوعی وضعیت ذهنی است که با شماری از متغیر درونی و بیرونی در ارتباط می باشد که می تواند از فقدان تنش تا احساس رضایت و لذت بردن از زندگی را در بر گیرد. در سالیان اخیر رویکرد آسیب شناسی به مطالعه</w:t>
      </w:r>
      <w:r w:rsidRPr="006D7654">
        <w:rPr>
          <w:rFonts w:ascii="Times New Roman" w:eastAsia="Times New Roman" w:hAnsi="Times New Roman" w:cs="B Lotus"/>
          <w:color w:val="auto"/>
          <w:sz w:val="28"/>
          <w:szCs w:val="28"/>
          <w:rtl/>
        </w:rPr>
        <w:softHyphen/>
        <w:t>ی سلامتی انسان مورد انتقاد قرار گرفته است</w:t>
      </w:r>
      <w:r w:rsidR="009C7BAC">
        <w:rPr>
          <w:rFonts w:ascii="Times New Roman" w:eastAsia="Times New Roman" w:hAnsi="Times New Roman" w:cs="B Lotus" w:hint="cs"/>
          <w:color w:val="auto"/>
          <w:sz w:val="28"/>
          <w:szCs w:val="28"/>
          <w:rtl/>
        </w:rPr>
        <w:t>.</w:t>
      </w:r>
      <w:r w:rsidRPr="006D7654">
        <w:rPr>
          <w:rFonts w:ascii="Times New Roman" w:eastAsia="Times New Roman" w:hAnsi="Times New Roman" w:cs="B Lotus"/>
          <w:color w:val="auto"/>
          <w:sz w:val="28"/>
          <w:szCs w:val="28"/>
          <w:rtl/>
        </w:rPr>
        <w:t xml:space="preserve"> بر خلاف این دیدگاه که سلامتی را به عنوان نداشتن تنش تعریف می کند، رویکرد های جدید بر"خوب بودن" به جای بد یا بیمار بودن "تآکید می کنند</w:t>
      </w:r>
      <w:r w:rsidR="003B0AEA">
        <w:rPr>
          <w:rFonts w:ascii="Times New Roman" w:eastAsia="Times New Roman" w:hAnsi="Times New Roman" w:cs="B Lotus" w:hint="cs"/>
          <w:color w:val="auto"/>
          <w:sz w:val="28"/>
          <w:szCs w:val="28"/>
          <w:rtl/>
        </w:rPr>
        <w:t xml:space="preserve"> </w:t>
      </w:r>
      <w:r w:rsidRPr="006D7654">
        <w:rPr>
          <w:rFonts w:ascii="Times New Roman" w:eastAsia="Times New Roman" w:hAnsi="Times New Roman" w:cs="B Lotus"/>
          <w:color w:val="auto"/>
          <w:sz w:val="28"/>
          <w:szCs w:val="28"/>
          <w:rtl/>
        </w:rPr>
        <w:t>(ریف و همکاران، 201</w:t>
      </w:r>
      <w:r w:rsidRPr="006D7654">
        <w:rPr>
          <w:rFonts w:ascii="Times New Roman" w:eastAsia="Times New Roman" w:hAnsi="Times New Roman" w:cs="B Lotus" w:hint="cs"/>
          <w:color w:val="auto"/>
          <w:sz w:val="28"/>
          <w:szCs w:val="28"/>
          <w:rtl/>
        </w:rPr>
        <w:t>9</w:t>
      </w:r>
      <w:r w:rsidRPr="006D7654">
        <w:rPr>
          <w:rFonts w:ascii="Times New Roman" w:eastAsia="Times New Roman" w:hAnsi="Times New Roman" w:cs="B Lotus"/>
          <w:color w:val="auto"/>
          <w:sz w:val="28"/>
          <w:szCs w:val="28"/>
          <w:rtl/>
        </w:rPr>
        <w:t>).</w:t>
      </w:r>
    </w:p>
    <w:p w:rsidR="007903FE" w:rsidRPr="006D7654" w:rsidRDefault="00D76EC8" w:rsidP="00D76EC8">
      <w:pPr>
        <w:tabs>
          <w:tab w:val="right" w:pos="8450"/>
        </w:tabs>
        <w:autoSpaceDE/>
        <w:autoSpaceDN/>
        <w:bidi/>
        <w:adjustRightInd/>
        <w:spacing w:line="276" w:lineRule="auto"/>
        <w:ind w:left="-568" w:firstLine="558"/>
        <w:jc w:val="both"/>
        <w:rPr>
          <w:rFonts w:ascii="Times New Roman" w:eastAsia="Times New Roman" w:hAnsi="Times New Roman" w:cs="B Lotus"/>
          <w:color w:val="auto"/>
          <w:sz w:val="28"/>
          <w:szCs w:val="28"/>
          <w:rtl/>
        </w:rPr>
      </w:pPr>
      <w:r w:rsidRPr="00D76EC8">
        <w:rPr>
          <w:rFonts w:ascii="Times New Roman" w:eastAsia="Times New Roman" w:hAnsi="Times New Roman" w:cs="B Lotus"/>
          <w:color w:val="auto"/>
          <w:sz w:val="28"/>
          <w:szCs w:val="28"/>
          <w:rtl/>
        </w:rPr>
        <w:t xml:space="preserve">می‌توان بیان کرد که سلامت روان‌شناختی صرفاً به نبود نشانه‌های منفی یا اختلالات روانی محدود نمی‌شود، بلکه برخورداری از ویژگی‌هایی همچون سازگاری، احساس رضایت، معنا و هدف در زندگی و توانایی رشد و شکوفایی ظرفیت‌های فردی را نیز دربرمی‌گیرد. در دیدگاه‌های جدید روان‌شناختی، بهزیستی مطلوب شامل پذیرش خود، روابط مثبت با دیگران، رشد شخصی، خودمختاری، تسلط بر محیط و هدفمندی در زندگی است و فرد از نظر روان‌شناختی سالم، فردی است که در مسیر رشد و تحقق توانمندی‌های خود قرار دارد (ریف، </w:t>
      </w:r>
      <w:r w:rsidRPr="00D76EC8">
        <w:rPr>
          <w:rFonts w:ascii="Times New Roman" w:eastAsia="Times New Roman" w:hAnsi="Times New Roman" w:cs="B Lotus"/>
          <w:color w:val="auto"/>
          <w:sz w:val="28"/>
          <w:szCs w:val="28"/>
          <w:rtl/>
          <w:lang w:bidi="fa-IR"/>
        </w:rPr>
        <w:t>۲۰۲۴)</w:t>
      </w:r>
      <w:r>
        <w:rPr>
          <w:rFonts w:ascii="Times New Roman" w:eastAsia="Times New Roman" w:hAnsi="Times New Roman" w:cs="B Lotus" w:hint="cs"/>
          <w:color w:val="auto"/>
          <w:sz w:val="28"/>
          <w:szCs w:val="28"/>
          <w:rtl/>
        </w:rPr>
        <w:t xml:space="preserve">. </w:t>
      </w:r>
      <w:r w:rsidRPr="00D76EC8">
        <w:rPr>
          <w:rFonts w:ascii="Times New Roman" w:eastAsia="Times New Roman" w:hAnsi="Times New Roman" w:cs="B Lotus"/>
          <w:color w:val="auto"/>
          <w:sz w:val="28"/>
          <w:szCs w:val="28"/>
          <w:rtl/>
        </w:rPr>
        <w:t xml:space="preserve">گروهی از روان‌شناسان به جای تمرکز صرف بر نبود اختلال و نشانه‌های منفی، بر ابعاد مثبت سلامت روان و کارکرد مطلوب روان‌شناختی تأکید کرده‌اند. در این رویکرد، سلامت روان صرفاً به معنای نداشتن تنش و اختلال نیست، بلکه مؤلفه‌هایی مانند رضایت از زندگی، روابط مثبت با دیگران، احساس هدفمندی، رشد شخصی، خودپذیری و توانایی سازگاری با محیط را نیز شامل می‌شود. بر این اساس، سلامت روانی مطلوب زمانی تحقق می‌یابد که فرد علاوه بر فقدان مشکلات روان‌شناختی، از ظرفیت‌های مثبت خود برای رشد، معنا بخشیدن به زندگی و تعامل مؤثر با محیط استفاده کند (ریف، </w:t>
      </w:r>
      <w:r w:rsidRPr="00D76EC8">
        <w:rPr>
          <w:rFonts w:ascii="Times New Roman" w:eastAsia="Times New Roman" w:hAnsi="Times New Roman" w:cs="B Lotus"/>
          <w:color w:val="auto"/>
          <w:sz w:val="28"/>
          <w:szCs w:val="28"/>
          <w:rtl/>
          <w:lang w:bidi="fa-IR"/>
        </w:rPr>
        <w:t>۲۰۲۴)</w:t>
      </w:r>
      <w:r w:rsidRPr="00D76EC8">
        <w:rPr>
          <w:rFonts w:ascii="Times New Roman" w:eastAsia="Times New Roman" w:hAnsi="Times New Roman" w:cs="B Lotus"/>
          <w:color w:val="auto"/>
          <w:sz w:val="28"/>
          <w:szCs w:val="28"/>
        </w:rPr>
        <w:t>.</w:t>
      </w:r>
    </w:p>
    <w:p w:rsidR="00F32DC2" w:rsidRDefault="00F32DC2" w:rsidP="00F32DC2">
      <w:pPr>
        <w:keepNext/>
        <w:tabs>
          <w:tab w:val="right" w:pos="8450"/>
        </w:tabs>
        <w:autoSpaceDE/>
        <w:autoSpaceDN/>
        <w:bidi/>
        <w:adjustRightInd/>
        <w:spacing w:line="276" w:lineRule="auto"/>
        <w:ind w:left="-568" w:firstLine="558"/>
        <w:jc w:val="both"/>
        <w:outlineLvl w:val="0"/>
        <w:rPr>
          <w:rFonts w:ascii="Times New Roman" w:eastAsia="Times New Roman" w:hAnsi="Times New Roman" w:cs="B Lotus"/>
          <w:color w:val="auto"/>
          <w:sz w:val="28"/>
          <w:szCs w:val="28"/>
          <w:rtl/>
        </w:rPr>
      </w:pPr>
      <w:r w:rsidRPr="00F32DC2">
        <w:rPr>
          <w:rFonts w:ascii="Times New Roman" w:eastAsia="Times New Roman" w:hAnsi="Times New Roman" w:cs="B Lotus"/>
          <w:color w:val="auto"/>
          <w:sz w:val="28"/>
          <w:szCs w:val="28"/>
          <w:rtl/>
        </w:rPr>
        <w:t>بسیاری از دیدگاه‌های روان‌شناختی، معنویت را با مفاهیمی همچون خودفراروی، نوع‌دوستی، معنا و ارتباط با چیزی فراتر از خود مرتبط می‌دانند. از این منظر، رشد معنوی می‌تواند با کاهش تمرکز افراطی بر خود و افزایش توجه به دیگران و ارزش‌های فراتر از منافع فردی همراه باشد (والسالا و منون</w:t>
      </w:r>
      <w:r>
        <w:rPr>
          <w:rStyle w:val="FootnoteReference"/>
          <w:rFonts w:ascii="Times New Roman" w:eastAsia="Times New Roman" w:hAnsi="Times New Roman" w:cs="B Lotus"/>
          <w:color w:val="auto"/>
          <w:sz w:val="28"/>
          <w:szCs w:val="28"/>
          <w:rtl/>
        </w:rPr>
        <w:footnoteReference w:id="50"/>
      </w:r>
      <w:r w:rsidRPr="00F32DC2">
        <w:rPr>
          <w:rFonts w:ascii="Times New Roman" w:eastAsia="Times New Roman" w:hAnsi="Times New Roman" w:cs="B Lotus"/>
          <w:color w:val="auto"/>
          <w:sz w:val="28"/>
          <w:szCs w:val="28"/>
          <w:rtl/>
        </w:rPr>
        <w:t xml:space="preserve">، </w:t>
      </w:r>
      <w:r w:rsidRPr="00F32DC2">
        <w:rPr>
          <w:rFonts w:ascii="Times New Roman" w:eastAsia="Times New Roman" w:hAnsi="Times New Roman" w:cs="B Lotus"/>
          <w:color w:val="auto"/>
          <w:sz w:val="28"/>
          <w:szCs w:val="28"/>
          <w:rtl/>
          <w:lang w:bidi="fa-IR"/>
        </w:rPr>
        <w:t xml:space="preserve">۲۰۲۳). </w:t>
      </w:r>
      <w:r w:rsidRPr="00F32DC2">
        <w:rPr>
          <w:rFonts w:ascii="Times New Roman" w:eastAsia="Times New Roman" w:hAnsi="Times New Roman" w:cs="B Lotus"/>
          <w:color w:val="auto"/>
          <w:sz w:val="28"/>
          <w:szCs w:val="28"/>
          <w:rtl/>
        </w:rPr>
        <w:t xml:space="preserve">در میان نظریه‌پردازان روان‌پویشی، کارل گوستاو یونگ توجه ویژه‌ای به ابعاد معنوی روان داشت. در دیدگاه یونگ، تجربه‌های معنوی با فرایند رشد شخصیت و حرکت به سوی یکپارچگی و تمامیت روانی ارتباط دارند. وی فرایند </w:t>
      </w:r>
      <w:r w:rsidRPr="00F32DC2">
        <w:rPr>
          <w:rFonts w:ascii="Times New Roman" w:eastAsia="Times New Roman" w:hAnsi="Times New Roman" w:cs="B Lotus"/>
          <w:b/>
          <w:bCs/>
          <w:color w:val="auto"/>
          <w:sz w:val="28"/>
          <w:szCs w:val="28"/>
          <w:rtl/>
        </w:rPr>
        <w:t>فردیت‌یابی</w:t>
      </w:r>
      <w:r w:rsidRPr="00F32DC2">
        <w:rPr>
          <w:rFonts w:ascii="Times New Roman" w:eastAsia="Times New Roman" w:hAnsi="Times New Roman" w:cs="B Lotus"/>
          <w:color w:val="auto"/>
          <w:sz w:val="28"/>
          <w:szCs w:val="28"/>
          <w:rtl/>
        </w:rPr>
        <w:t xml:space="preserve"> را مسیری برای رشد و تحول شخصیت و برقراری ارتباط عمیق‌تر فرد با خویشتن می‌دانست. از این منظر، تجربه‌های معنوی و فرایند فردیت‌یابی می‌توانند در شکل‌گیری معنا، </w:t>
      </w:r>
      <w:r w:rsidRPr="00F32DC2">
        <w:rPr>
          <w:rFonts w:ascii="Times New Roman" w:eastAsia="Times New Roman" w:hAnsi="Times New Roman" w:cs="B Lotus"/>
          <w:color w:val="auto"/>
          <w:sz w:val="28"/>
          <w:szCs w:val="28"/>
          <w:rtl/>
        </w:rPr>
        <w:lastRenderedPageBreak/>
        <w:t>احساس تمامیت و ارتباط فرد با ابعادی فراتر از خود نقش داشته باشند</w:t>
      </w:r>
      <w:r>
        <w:rPr>
          <w:rFonts w:ascii="Times New Roman" w:eastAsia="Times New Roman" w:hAnsi="Times New Roman" w:cs="B Lotus" w:hint="cs"/>
          <w:color w:val="auto"/>
          <w:sz w:val="28"/>
          <w:szCs w:val="28"/>
          <w:rtl/>
        </w:rPr>
        <w:t>؛</w:t>
      </w:r>
      <w:r w:rsidRPr="00F32DC2">
        <w:rPr>
          <w:rFonts w:ascii="Times New Roman" w:eastAsia="Times New Roman" w:hAnsi="Times New Roman" w:cs="B Lotus"/>
          <w:color w:val="auto"/>
          <w:sz w:val="28"/>
          <w:szCs w:val="28"/>
          <w:rtl/>
        </w:rPr>
        <w:t xml:space="preserve"> </w:t>
      </w:r>
      <w:r>
        <w:rPr>
          <w:rFonts w:ascii="Times New Roman" w:eastAsia="Times New Roman" w:hAnsi="Times New Roman" w:cs="B Lotus" w:hint="cs"/>
          <w:color w:val="auto"/>
          <w:sz w:val="28"/>
          <w:szCs w:val="28"/>
          <w:rtl/>
        </w:rPr>
        <w:t xml:space="preserve">همینطور </w:t>
      </w:r>
      <w:r w:rsidRPr="00F32DC2">
        <w:rPr>
          <w:rFonts w:ascii="Times New Roman" w:eastAsia="Times New Roman" w:hAnsi="Times New Roman" w:cs="B Lotus"/>
          <w:color w:val="auto"/>
          <w:sz w:val="28"/>
          <w:szCs w:val="28"/>
          <w:rtl/>
        </w:rPr>
        <w:t>در رویکرد تحلیلی یونگ، معنویت بخشی مهم از فرایند رشد و یکپارچگی شخصیت محسوب می‌شود. از این دیدگاه، انسان در مسیر رشد روان‌شناختی خود تلاش می‌کند میان بخش‌های مختلف شخصیت، از جمله جنبه‌های آگاه و ناآگاه روان، هماهنگی ایجاد کند. فرایند فردیت‌یابی در این چارچوب به معنای حرکت تدریجی فرد به سوی شناخت و پذیرش ابعاد مختلف خویشتن و دستیابی به احساس تمامیت است. ازاین‌رو، تجربه‌های معنوی می‌توانند در شکل‌گیری معنا، افزایش خودآگاهی و ایجاد ارتباط عمیق‌تر فرد با خویشتن و جهان پیرامون نقش داشته باشند</w:t>
      </w:r>
      <w:r>
        <w:rPr>
          <w:rFonts w:ascii="Times New Roman" w:eastAsia="Times New Roman" w:hAnsi="Times New Roman" w:cs="B Lotus" w:hint="cs"/>
          <w:color w:val="auto"/>
          <w:sz w:val="28"/>
          <w:szCs w:val="28"/>
          <w:rtl/>
        </w:rPr>
        <w:t xml:space="preserve"> </w:t>
      </w:r>
      <w:r w:rsidRPr="00F32DC2">
        <w:rPr>
          <w:rFonts w:ascii="Times New Roman" w:eastAsia="Times New Roman" w:hAnsi="Times New Roman" w:cs="B Lotus"/>
          <w:color w:val="auto"/>
          <w:sz w:val="28"/>
          <w:szCs w:val="28"/>
          <w:rtl/>
        </w:rPr>
        <w:t>(واگنسلر</w:t>
      </w:r>
      <w:r>
        <w:rPr>
          <w:rStyle w:val="FootnoteReference"/>
          <w:rFonts w:ascii="Times New Roman" w:eastAsia="Times New Roman" w:hAnsi="Times New Roman" w:cs="B Lotus"/>
          <w:color w:val="auto"/>
          <w:sz w:val="28"/>
          <w:szCs w:val="28"/>
          <w:rtl/>
        </w:rPr>
        <w:footnoteReference w:id="51"/>
      </w:r>
      <w:r w:rsidRPr="00F32DC2">
        <w:rPr>
          <w:rFonts w:ascii="Times New Roman" w:eastAsia="Times New Roman" w:hAnsi="Times New Roman" w:cs="B Lotus"/>
          <w:color w:val="auto"/>
          <w:sz w:val="28"/>
          <w:szCs w:val="28"/>
          <w:rtl/>
        </w:rPr>
        <w:t xml:space="preserve">، </w:t>
      </w:r>
      <w:r w:rsidRPr="00F32DC2">
        <w:rPr>
          <w:rFonts w:ascii="Times New Roman" w:eastAsia="Times New Roman" w:hAnsi="Times New Roman" w:cs="B Lotus"/>
          <w:color w:val="auto"/>
          <w:sz w:val="28"/>
          <w:szCs w:val="28"/>
          <w:rtl/>
          <w:lang w:bidi="fa-IR"/>
        </w:rPr>
        <w:t>۲۰۲۴)</w:t>
      </w:r>
      <w:r w:rsidRPr="00F32DC2">
        <w:rPr>
          <w:rFonts w:ascii="Times New Roman" w:eastAsia="Times New Roman" w:hAnsi="Times New Roman" w:cs="B Lotus"/>
          <w:color w:val="auto"/>
          <w:sz w:val="28"/>
          <w:szCs w:val="28"/>
        </w:rPr>
        <w:t>.</w:t>
      </w:r>
      <w:r w:rsidRPr="00F32DC2">
        <w:rPr>
          <w:rFonts w:ascii="Times New Roman" w:eastAsia="Times New Roman" w:hAnsi="Times New Roman" w:cs="B Lotus"/>
          <w:color w:val="auto"/>
          <w:sz w:val="28"/>
          <w:szCs w:val="28"/>
          <w:rtl/>
        </w:rPr>
        <w:t xml:space="preserve"> </w:t>
      </w:r>
    </w:p>
    <w:p w:rsidR="007903FE" w:rsidRPr="006D7654" w:rsidRDefault="007903FE" w:rsidP="00F32DC2">
      <w:pPr>
        <w:keepNext/>
        <w:tabs>
          <w:tab w:val="right" w:pos="8450"/>
        </w:tabs>
        <w:autoSpaceDE/>
        <w:autoSpaceDN/>
        <w:bidi/>
        <w:adjustRightInd/>
        <w:spacing w:line="276" w:lineRule="auto"/>
        <w:ind w:left="-568" w:firstLine="558"/>
        <w:outlineLvl w:val="0"/>
        <w:rPr>
          <w:rFonts w:ascii="Cambria" w:eastAsia="Times New Roman" w:hAnsi="Cambria" w:cs="B Lotus"/>
          <w:b/>
          <w:bCs/>
          <w:color w:val="auto"/>
          <w:kern w:val="32"/>
          <w:sz w:val="28"/>
          <w:szCs w:val="28"/>
          <w:rtl/>
        </w:rPr>
      </w:pPr>
      <w:r w:rsidRPr="006D7654">
        <w:rPr>
          <w:rFonts w:ascii="Cambria" w:eastAsia="Times New Roman" w:hAnsi="Cambria" w:cs="B Lotus" w:hint="cs"/>
          <w:b/>
          <w:bCs/>
          <w:color w:val="auto"/>
          <w:kern w:val="32"/>
          <w:sz w:val="28"/>
          <w:szCs w:val="28"/>
          <w:rtl/>
        </w:rPr>
        <w:t>2-</w:t>
      </w:r>
      <w:r w:rsidR="00B74065">
        <w:rPr>
          <w:rFonts w:ascii="Cambria" w:eastAsia="Times New Roman" w:hAnsi="Cambria" w:cs="B Lotus" w:hint="cs"/>
          <w:b/>
          <w:bCs/>
          <w:color w:val="auto"/>
          <w:kern w:val="32"/>
          <w:sz w:val="28"/>
          <w:szCs w:val="28"/>
          <w:rtl/>
        </w:rPr>
        <w:t>3</w:t>
      </w:r>
      <w:r w:rsidRPr="006D7654">
        <w:rPr>
          <w:rFonts w:ascii="Cambria" w:eastAsia="Times New Roman" w:hAnsi="Cambria" w:cs="B Lotus" w:hint="cs"/>
          <w:b/>
          <w:bCs/>
          <w:color w:val="auto"/>
          <w:kern w:val="32"/>
          <w:sz w:val="28"/>
          <w:szCs w:val="28"/>
          <w:rtl/>
        </w:rPr>
        <w:t xml:space="preserve">-3- </w:t>
      </w:r>
      <w:r w:rsidRPr="006D7654">
        <w:rPr>
          <w:rFonts w:ascii="Cambria" w:eastAsia="Times New Roman" w:hAnsi="Cambria" w:cs="B Lotus"/>
          <w:b/>
          <w:bCs/>
          <w:color w:val="auto"/>
          <w:kern w:val="32"/>
          <w:sz w:val="28"/>
          <w:szCs w:val="28"/>
          <w:rtl/>
        </w:rPr>
        <w:t>عوامل موثر بر هوش معنوی</w:t>
      </w:r>
      <w:bookmarkEnd w:id="19"/>
      <w:r w:rsidRPr="006D7654">
        <w:rPr>
          <w:rFonts w:ascii="Cambria" w:eastAsia="Times New Roman" w:hAnsi="Cambria" w:cs="B Lotus"/>
          <w:b/>
          <w:bCs/>
          <w:color w:val="auto"/>
          <w:kern w:val="32"/>
          <w:sz w:val="28"/>
          <w:szCs w:val="28"/>
          <w:rtl/>
        </w:rPr>
        <w:t xml:space="preserve"> </w:t>
      </w:r>
    </w:p>
    <w:p w:rsidR="008B5909" w:rsidRPr="008B5909" w:rsidRDefault="008B5909" w:rsidP="008B5909">
      <w:pPr>
        <w:tabs>
          <w:tab w:val="right" w:pos="8450"/>
        </w:tabs>
        <w:autoSpaceDE/>
        <w:autoSpaceDN/>
        <w:bidi/>
        <w:adjustRightInd/>
        <w:spacing w:line="276" w:lineRule="auto"/>
        <w:ind w:left="-568" w:firstLine="558"/>
        <w:jc w:val="both"/>
        <w:rPr>
          <w:rFonts w:ascii="Times New Roman" w:eastAsia="Times New Roman" w:hAnsi="Times New Roman" w:cs="B Lotus"/>
          <w:color w:val="auto"/>
          <w:sz w:val="28"/>
          <w:szCs w:val="28"/>
          <w:rtl/>
        </w:rPr>
      </w:pPr>
      <w:r w:rsidRPr="008B5909">
        <w:rPr>
          <w:rFonts w:ascii="Times New Roman" w:eastAsia="Times New Roman" w:hAnsi="Times New Roman" w:cs="B Lotus"/>
          <w:color w:val="auto"/>
          <w:sz w:val="28"/>
          <w:szCs w:val="28"/>
          <w:rtl/>
        </w:rPr>
        <w:t xml:space="preserve">هوش معنوی می‌تواند تحت تأثیر مجموعه‌ای از عوامل فردی، روان‌شناختی و اجتماعی قرار گیرد. یافته‌های پژوهشی نشان می‌دهند که هوش معنوی با متغیرهایی مانند معنا و هدف در زندگی، رضایت از زندگی، تاب‌آوری، سلامت روان، خودکارآمدی و رفتارهای اجتماعی مطلوب ارتباط دارد. همچنین، خودآگاهی و توانایی معنا بخشیدن به تجربه‌های زندگی می‌توانند در تقویت هوش معنوی و سازگاری بهتر فرد با شرایط زندگی نقش داشته باشند. با این حال، شواهد موجود درباره نقش برخی ویژگی‌های جمعیت‌شناختی در هوش معنوی یکسان نیست و برای تعیین دقیق تأثیر عواملی مانند سن و وضعیت اجتماعی ـ اقتصادی، به پژوهش‌های بیشتری نیاز است (پینتو و همکاران، </w:t>
      </w:r>
      <w:r w:rsidRPr="008B5909">
        <w:rPr>
          <w:rFonts w:ascii="Times New Roman" w:eastAsia="Times New Roman" w:hAnsi="Times New Roman" w:cs="B Lotus"/>
          <w:color w:val="auto"/>
          <w:sz w:val="28"/>
          <w:szCs w:val="28"/>
          <w:rtl/>
          <w:lang w:bidi="fa-IR"/>
        </w:rPr>
        <w:t>۲۰۲۴)</w:t>
      </w:r>
      <w:r w:rsidRPr="008B5909">
        <w:rPr>
          <w:rFonts w:ascii="Times New Roman" w:eastAsia="Times New Roman" w:hAnsi="Times New Roman" w:cs="B Lotus"/>
          <w:color w:val="auto"/>
          <w:sz w:val="28"/>
          <w:szCs w:val="28"/>
        </w:rPr>
        <w:t xml:space="preserve">. </w:t>
      </w:r>
    </w:p>
    <w:p w:rsidR="00A97883" w:rsidRPr="00A97883" w:rsidRDefault="00A97883" w:rsidP="008B5909">
      <w:pPr>
        <w:tabs>
          <w:tab w:val="right" w:pos="8450"/>
        </w:tabs>
        <w:autoSpaceDE/>
        <w:autoSpaceDN/>
        <w:bidi/>
        <w:adjustRightInd/>
        <w:spacing w:line="276" w:lineRule="auto"/>
        <w:ind w:left="-568" w:firstLine="558"/>
        <w:jc w:val="both"/>
        <w:rPr>
          <w:rFonts w:ascii="Times New Roman" w:eastAsia="Times New Roman" w:hAnsi="Times New Roman" w:cs="B Lotus"/>
          <w:color w:val="auto"/>
          <w:sz w:val="28"/>
          <w:szCs w:val="28"/>
        </w:rPr>
      </w:pPr>
      <w:r w:rsidRPr="00A97883">
        <w:rPr>
          <w:rFonts w:ascii="Times New Roman" w:eastAsia="Times New Roman" w:hAnsi="Times New Roman" w:cs="B Lotus"/>
          <w:color w:val="auto"/>
          <w:sz w:val="28"/>
          <w:szCs w:val="28"/>
          <w:rtl/>
        </w:rPr>
        <w:t xml:space="preserve">هوش معنوی مفهومی چندبعدی است که به توانایی فرد در درک عمیق‌تر معنا و هدف زندگی، استفاده از منابع معنوی برای حل مسائل، سازگاری با چالش‌های زندگی و برقراری ارتباط هماهنگ با خود، دیگران و جهان پیرامون اشاره دارد. هوش معنوی شامل ظرفیت‌هایی مانند خودآگاهی، تعالی فردی، معناجویی، درک ارزش‌های انسانی و توانایی ایجاد انسجام میان باورها، ارزش‌ها و رفتارهای فردی است. برخلاف دیدگاه‌های سنتی که هوش را عمدتاً به توانایی‌های شناختی محدود می‌کردند، نظریه هوش معنوی بر نقش ابعاد معنایی و وجودی در عملکرد انسان تأکید دارد. پژوهش‌ها نشان داده‌اند که هوش معنوی می‌تواند با افزایش سازگاری روان‌شناختی، احساس معنا در زندگی، بهزیستی روانی و توانایی مقابله با فشارهای زندگی مرتبط باشد (کینگ و دی‌سیکو، </w:t>
      </w:r>
      <w:r w:rsidRPr="00A97883">
        <w:rPr>
          <w:rFonts w:ascii="Times New Roman" w:eastAsia="Times New Roman" w:hAnsi="Times New Roman" w:cs="B Lotus"/>
          <w:color w:val="auto"/>
          <w:sz w:val="28"/>
          <w:szCs w:val="28"/>
          <w:rtl/>
          <w:lang w:bidi="fa-IR"/>
        </w:rPr>
        <w:t>۲۰۰۹</w:t>
      </w:r>
      <w:r w:rsidRPr="00A97883">
        <w:rPr>
          <w:rFonts w:ascii="Times New Roman" w:eastAsia="Times New Roman" w:hAnsi="Times New Roman" w:cs="B Lotus"/>
          <w:color w:val="auto"/>
          <w:sz w:val="28"/>
          <w:szCs w:val="28"/>
          <w:rtl/>
        </w:rPr>
        <w:t xml:space="preserve">؛ کینگ، </w:t>
      </w:r>
      <w:r w:rsidRPr="00A97883">
        <w:rPr>
          <w:rFonts w:ascii="Times New Roman" w:eastAsia="Times New Roman" w:hAnsi="Times New Roman" w:cs="B Lotus"/>
          <w:color w:val="auto"/>
          <w:sz w:val="28"/>
          <w:szCs w:val="28"/>
          <w:rtl/>
          <w:lang w:bidi="fa-IR"/>
        </w:rPr>
        <w:t>۲۰۲۱)</w:t>
      </w:r>
      <w:r w:rsidRPr="00A97883">
        <w:rPr>
          <w:rFonts w:ascii="Times New Roman" w:eastAsia="Times New Roman" w:hAnsi="Times New Roman" w:cs="B Lotus"/>
          <w:color w:val="auto"/>
          <w:sz w:val="28"/>
          <w:szCs w:val="28"/>
        </w:rPr>
        <w:t>.</w:t>
      </w:r>
    </w:p>
    <w:p w:rsidR="008B5909" w:rsidRPr="00E140AE" w:rsidRDefault="008B5909" w:rsidP="008B5909">
      <w:pPr>
        <w:tabs>
          <w:tab w:val="right" w:pos="8450"/>
        </w:tabs>
        <w:autoSpaceDE/>
        <w:autoSpaceDN/>
        <w:bidi/>
        <w:adjustRightInd/>
        <w:spacing w:line="276" w:lineRule="auto"/>
        <w:ind w:left="-568" w:firstLine="558"/>
        <w:jc w:val="both"/>
        <w:rPr>
          <w:rFonts w:ascii="Times New Roman" w:eastAsia="Times New Roman" w:hAnsi="Times New Roman" w:cs="B Lotus"/>
          <w:color w:val="auto"/>
          <w:sz w:val="28"/>
          <w:szCs w:val="28"/>
          <w:rtl/>
        </w:rPr>
      </w:pPr>
      <w:r w:rsidRPr="00E140AE">
        <w:rPr>
          <w:rFonts w:ascii="Times New Roman" w:eastAsia="Times New Roman" w:hAnsi="Times New Roman" w:cs="B Lotus"/>
          <w:color w:val="auto"/>
          <w:sz w:val="28"/>
          <w:szCs w:val="28"/>
          <w:rtl/>
        </w:rPr>
        <w:t xml:space="preserve">در رویکردهای نوین سلامت روان، میان وجود یا نبود اختلال روان‌شناختی و سطح بهزیستی و کارکرد مثبت فرد تمایز قائل می‌شوند. بر اساس این دیدگاه، سلامت روان را نمی‌توان صرفاً با نبود بیماری </w:t>
      </w:r>
      <w:r w:rsidRPr="00E140AE">
        <w:rPr>
          <w:rFonts w:ascii="Times New Roman" w:eastAsia="Times New Roman" w:hAnsi="Times New Roman" w:cs="B Lotus"/>
          <w:color w:val="auto"/>
          <w:sz w:val="28"/>
          <w:szCs w:val="28"/>
          <w:rtl/>
        </w:rPr>
        <w:lastRenderedPageBreak/>
        <w:t xml:space="preserve">یا نشانه‌های روان‌شناختی تعریف کرد؛ زیرا ممکن است فردی با وجود برخی مشکلات یا اختلالات روانی، از احساس معنا، روابط مثبت، رشد شخصی و سطح مناسبی از کارکرد روان‌شناختی برخوردار باشد. به همین ترتیب، فقدان اختلال روانی لزوماً به معنای برخورداری از سطح بالای بهزیستی نیست. بنابراین، سلامت و بیماری روانی را می‌توان به عنوان دو بعد مرتبط اما متمایز در نظر گرفت که هر یک اطلاعات متفاوتی درباره وضعیت کلی فرد ارائه می‌کنند (کیز، </w:t>
      </w:r>
      <w:r w:rsidRPr="00E140AE">
        <w:rPr>
          <w:rFonts w:ascii="Times New Roman" w:eastAsia="Times New Roman" w:hAnsi="Times New Roman" w:cs="B Lotus"/>
          <w:color w:val="auto"/>
          <w:sz w:val="28"/>
          <w:szCs w:val="28"/>
          <w:rtl/>
          <w:lang w:bidi="fa-IR"/>
        </w:rPr>
        <w:t>۲۰۰۲</w:t>
      </w:r>
      <w:r w:rsidRPr="00E140AE">
        <w:rPr>
          <w:rFonts w:ascii="Times New Roman" w:eastAsia="Times New Roman" w:hAnsi="Times New Roman" w:cs="B Lotus"/>
          <w:color w:val="auto"/>
          <w:sz w:val="28"/>
          <w:szCs w:val="28"/>
          <w:rtl/>
        </w:rPr>
        <w:t xml:space="preserve">؛ ریف، </w:t>
      </w:r>
      <w:r w:rsidRPr="00E140AE">
        <w:rPr>
          <w:rFonts w:ascii="Times New Roman" w:eastAsia="Times New Roman" w:hAnsi="Times New Roman" w:cs="B Lotus"/>
          <w:color w:val="auto"/>
          <w:sz w:val="28"/>
          <w:szCs w:val="28"/>
          <w:rtl/>
          <w:lang w:bidi="fa-IR"/>
        </w:rPr>
        <w:t>۲۰۲۴)</w:t>
      </w:r>
      <w:r w:rsidRPr="00E140AE">
        <w:rPr>
          <w:rFonts w:ascii="Times New Roman" w:eastAsia="Times New Roman" w:hAnsi="Times New Roman" w:cs="B Lotus"/>
          <w:color w:val="auto"/>
          <w:sz w:val="28"/>
          <w:szCs w:val="28"/>
        </w:rPr>
        <w:t>.</w:t>
      </w:r>
      <w:r w:rsidRPr="00E140AE">
        <w:rPr>
          <w:rtl/>
        </w:rPr>
        <w:t xml:space="preserve"> </w:t>
      </w:r>
      <w:r w:rsidRPr="00E140AE">
        <w:rPr>
          <w:rFonts w:ascii="Times New Roman" w:eastAsia="Times New Roman" w:hAnsi="Times New Roman" w:cs="B Lotus"/>
          <w:color w:val="auto"/>
          <w:sz w:val="28"/>
          <w:szCs w:val="28"/>
          <w:rtl/>
        </w:rPr>
        <w:t xml:space="preserve">سلامت روان را می‌توان مفهومی چندبعدی دانست که علاوه بر نبود اختلالات روان‌شناختی، شامل برخورداری از احساس معنا و هدف در زندگی، روابط مثبت با دیگران، احساس شایستگی، رشد شخصی و توانایی سازگاری با شرایط زندگی است. از این منظر، ارزیابی سلامت فرد تنها بر اساس وجود یا نبود نشانه‌های بیماری کافی نیست و لازم است میزان بهزیستی و کارکرد مثبت او نیز مورد توجه قرار گیرد. این رویکرد به‌ویژه در سالمندی اهمیت دارد؛ زیرا حفظ احساس معنا، استقلال، ارتباط اجتماعی و مشارکت فعال می‌تواند در ارتقای کیفیت زندگی و بهزیستی روان‌شناختی سالمندان نقش داشته باشد (ریف، </w:t>
      </w:r>
      <w:r w:rsidRPr="00E140AE">
        <w:rPr>
          <w:rFonts w:ascii="Times New Roman" w:eastAsia="Times New Roman" w:hAnsi="Times New Roman" w:cs="B Lotus"/>
          <w:color w:val="auto"/>
          <w:sz w:val="28"/>
          <w:szCs w:val="28"/>
          <w:rtl/>
          <w:lang w:bidi="fa-IR"/>
        </w:rPr>
        <w:t>۲۰۲۴</w:t>
      </w:r>
      <w:r w:rsidRPr="00E140AE">
        <w:rPr>
          <w:rFonts w:ascii="Times New Roman" w:eastAsia="Times New Roman" w:hAnsi="Times New Roman" w:cs="B Lotus"/>
          <w:color w:val="auto"/>
          <w:sz w:val="28"/>
          <w:szCs w:val="28"/>
          <w:rtl/>
        </w:rPr>
        <w:t xml:space="preserve">؛ سازمان جهانی بهداشت، </w:t>
      </w:r>
      <w:r w:rsidRPr="00E140AE">
        <w:rPr>
          <w:rFonts w:ascii="Times New Roman" w:eastAsia="Times New Roman" w:hAnsi="Times New Roman" w:cs="B Lotus"/>
          <w:color w:val="auto"/>
          <w:sz w:val="28"/>
          <w:szCs w:val="28"/>
          <w:rtl/>
          <w:lang w:bidi="fa-IR"/>
        </w:rPr>
        <w:t>۲۰۲۲)</w:t>
      </w:r>
      <w:r w:rsidRPr="00E140AE">
        <w:rPr>
          <w:rFonts w:ascii="Times New Roman" w:eastAsia="Times New Roman" w:hAnsi="Times New Roman" w:cs="B Lotus"/>
          <w:color w:val="auto"/>
          <w:sz w:val="28"/>
          <w:szCs w:val="28"/>
        </w:rPr>
        <w:t>.</w:t>
      </w:r>
    </w:p>
    <w:p w:rsidR="00621175" w:rsidRPr="00621175" w:rsidRDefault="00621175" w:rsidP="00621175">
      <w:pPr>
        <w:bidi/>
        <w:spacing w:line="276" w:lineRule="auto"/>
        <w:ind w:left="-550" w:firstLine="540"/>
        <w:jc w:val="lowKashida"/>
        <w:rPr>
          <w:rFonts w:ascii="Times New Roman" w:eastAsia="Times New Roman" w:hAnsi="Times New Roman" w:cs="B Lotus"/>
          <w:color w:val="auto"/>
          <w:sz w:val="28"/>
          <w:szCs w:val="28"/>
          <w:rtl/>
        </w:rPr>
      </w:pPr>
      <w:r w:rsidRPr="00621175">
        <w:rPr>
          <w:rFonts w:ascii="Times New Roman" w:eastAsia="Times New Roman" w:hAnsi="Times New Roman" w:cs="B Lotus"/>
          <w:color w:val="auto"/>
          <w:sz w:val="28"/>
          <w:szCs w:val="28"/>
          <w:rtl/>
        </w:rPr>
        <w:t>رویکرد لذت‌گرایانه به بهزیستی پیشینه‌ای طولانی در فلسفه و روان‌شناسی دارد و بر تجربه لذت، شادی و رضایت از زندگی تأکید می‌کند. در این دیدگاه، بهزیستی فرد بیشتر بر اساس میزان تجربه هیجانات مثبت، کاهش هیجانات منفی و ارزیابی کلی فرد از رضایت خود از زندگی سنجیده می‌شود. در روان‌شناسی معاصر نیز بهزیستی ذهنی معمولاً از دو مؤلفه اصلی تشکیل می‌شود: مؤلفه شناختی که در قالب رضایت از زندگی ارزیابی می‌شود و مؤلفه هیجانی که شامل تجربه عاطفه مثبت و عاطفه منفی است. بنابراین، فردی که از بهزیستی ذهنی بالاتری برخوردار است، معمولاً رضایت بیشتری از زندگی، عواطف مثبت بیشتر و عواطف منفی کمتری را تجربه می‌کند</w:t>
      </w:r>
      <w:r w:rsidRPr="00621175">
        <w:rPr>
          <w:rFonts w:ascii="Times New Roman" w:eastAsia="Times New Roman" w:hAnsi="Times New Roman" w:cs="B Lotus" w:hint="cs"/>
          <w:color w:val="auto"/>
          <w:sz w:val="28"/>
          <w:szCs w:val="28"/>
          <w:rtl/>
        </w:rPr>
        <w:t xml:space="preserve">؛ </w:t>
      </w:r>
      <w:r w:rsidRPr="00621175">
        <w:rPr>
          <w:rFonts w:ascii="Times New Roman" w:eastAsia="Times New Roman" w:hAnsi="Times New Roman" w:cs="B Lotus"/>
          <w:color w:val="auto"/>
          <w:sz w:val="28"/>
          <w:szCs w:val="28"/>
          <w:rtl/>
        </w:rPr>
        <w:t>بهزیستی ذهنی تنها به تجربه لحظه‌ای شادی محدود نمی‌شود، بلکه ارزیابی شناختی و هیجانی فرد از کیفیت زندگی خود را نیز دربرمی‌گیرد. در این چارچوب، رضایت از زندگی بیانگر ارزیابی کلی فرد از شرایط زندگی است، در حالی که عواطف مثبت و منفی نشان‌دهنده تجربه‌های هیجانی روزمره او هستند. پژوهش‌ها نشان می‌دهند که بهزیستی ذهنی تحت تأثیر عوامل مختلفی از جمله روابط اجتماعی، شرایط زندگی، ویژگی‌های شخصیتی و نحوه ارزیابی فرد از تجربه‌های زندگی قرار دارد. بنابراین، بررسی بهزیستی ذهنی مستلزم توجه همزمان به ارزیابی شناختی فرد از زندگی و تجربه هیجانی اوست</w:t>
      </w:r>
      <w:r w:rsidRPr="00621175">
        <w:rPr>
          <w:rFonts w:ascii="Times New Roman" w:eastAsia="Times New Roman" w:hAnsi="Times New Roman" w:cs="B Lotus" w:hint="cs"/>
          <w:color w:val="auto"/>
          <w:sz w:val="28"/>
          <w:szCs w:val="28"/>
          <w:rtl/>
        </w:rPr>
        <w:t xml:space="preserve"> </w:t>
      </w:r>
      <w:r w:rsidRPr="00621175">
        <w:rPr>
          <w:rFonts w:ascii="Times New Roman" w:eastAsia="Times New Roman" w:hAnsi="Times New Roman" w:cs="B Lotus"/>
          <w:color w:val="auto"/>
          <w:sz w:val="28"/>
          <w:szCs w:val="28"/>
          <w:rtl/>
        </w:rPr>
        <w:t>(داینر، اویشی و تای</w:t>
      </w:r>
      <w:r>
        <w:rPr>
          <w:rStyle w:val="FootnoteReference"/>
          <w:rFonts w:ascii="Times New Roman" w:eastAsia="Times New Roman" w:hAnsi="Times New Roman" w:cs="B Lotus"/>
          <w:color w:val="auto"/>
          <w:sz w:val="28"/>
          <w:szCs w:val="28"/>
          <w:rtl/>
        </w:rPr>
        <w:footnoteReference w:id="52"/>
      </w:r>
      <w:r w:rsidRPr="00621175">
        <w:rPr>
          <w:rFonts w:ascii="Times New Roman" w:eastAsia="Times New Roman" w:hAnsi="Times New Roman" w:cs="B Lotus"/>
          <w:color w:val="auto"/>
          <w:sz w:val="28"/>
          <w:szCs w:val="28"/>
          <w:rtl/>
        </w:rPr>
        <w:t xml:space="preserve">، </w:t>
      </w:r>
      <w:r w:rsidRPr="00621175">
        <w:rPr>
          <w:rFonts w:ascii="Times New Roman" w:eastAsia="Times New Roman" w:hAnsi="Times New Roman" w:cs="B Lotus"/>
          <w:color w:val="auto"/>
          <w:sz w:val="28"/>
          <w:szCs w:val="28"/>
          <w:rtl/>
          <w:lang w:bidi="fa-IR"/>
        </w:rPr>
        <w:t>۲۰۱۸)</w:t>
      </w:r>
      <w:r w:rsidRPr="00621175">
        <w:rPr>
          <w:rFonts w:ascii="Times New Roman" w:eastAsia="Times New Roman" w:hAnsi="Times New Roman" w:cs="B Lotus"/>
          <w:color w:val="auto"/>
          <w:sz w:val="28"/>
          <w:szCs w:val="28"/>
        </w:rPr>
        <w:t>.</w:t>
      </w:r>
    </w:p>
    <w:p w:rsidR="007903FE" w:rsidRPr="006D7654" w:rsidRDefault="007903FE" w:rsidP="00621175">
      <w:pPr>
        <w:bidi/>
        <w:spacing w:line="276" w:lineRule="auto"/>
        <w:ind w:left="-550" w:firstLine="540"/>
        <w:jc w:val="lowKashida"/>
        <w:rPr>
          <w:rFonts w:cs="B Lotus"/>
          <w:b/>
          <w:bCs/>
          <w:color w:val="auto"/>
          <w:sz w:val="28"/>
          <w:szCs w:val="28"/>
          <w:rtl/>
        </w:rPr>
      </w:pPr>
      <w:r w:rsidRPr="006D7654">
        <w:rPr>
          <w:rFonts w:cs="B Lotus" w:hint="cs"/>
          <w:b/>
          <w:bCs/>
          <w:color w:val="auto"/>
          <w:sz w:val="28"/>
          <w:szCs w:val="28"/>
          <w:rtl/>
        </w:rPr>
        <w:t>2-</w:t>
      </w:r>
      <w:r w:rsidR="00B74065">
        <w:rPr>
          <w:rFonts w:cs="B Lotus" w:hint="cs"/>
          <w:b/>
          <w:bCs/>
          <w:color w:val="auto"/>
          <w:sz w:val="28"/>
          <w:szCs w:val="28"/>
          <w:rtl/>
        </w:rPr>
        <w:t>4</w:t>
      </w:r>
      <w:r w:rsidRPr="006D7654">
        <w:rPr>
          <w:rFonts w:cs="B Lotus" w:hint="cs"/>
          <w:b/>
          <w:bCs/>
          <w:color w:val="auto"/>
          <w:sz w:val="28"/>
          <w:szCs w:val="28"/>
          <w:rtl/>
        </w:rPr>
        <w:t xml:space="preserve">- گستره </w:t>
      </w:r>
      <w:r w:rsidR="00B74065">
        <w:rPr>
          <w:rFonts w:cs="B Lotus" w:hint="cs"/>
          <w:b/>
          <w:bCs/>
          <w:color w:val="auto"/>
          <w:sz w:val="28"/>
          <w:szCs w:val="28"/>
          <w:rtl/>
        </w:rPr>
        <w:t>چهارم</w:t>
      </w:r>
      <w:r w:rsidRPr="006D7654">
        <w:rPr>
          <w:rFonts w:cs="B Lotus" w:hint="cs"/>
          <w:b/>
          <w:bCs/>
          <w:color w:val="auto"/>
          <w:sz w:val="28"/>
          <w:szCs w:val="28"/>
          <w:rtl/>
        </w:rPr>
        <w:t xml:space="preserve">: </w:t>
      </w:r>
      <w:r w:rsidR="005733A7">
        <w:rPr>
          <w:rFonts w:cs="B Lotus" w:hint="cs"/>
          <w:b/>
          <w:bCs/>
          <w:color w:val="auto"/>
          <w:sz w:val="28"/>
          <w:szCs w:val="28"/>
          <w:rtl/>
        </w:rPr>
        <w:t>اضطراب سلامتی</w:t>
      </w:r>
    </w:p>
    <w:p w:rsidR="0064614B" w:rsidRDefault="007903FE" w:rsidP="0064614B">
      <w:pPr>
        <w:bidi/>
        <w:spacing w:line="276" w:lineRule="auto"/>
        <w:ind w:left="-550" w:firstLine="540"/>
        <w:jc w:val="lowKashida"/>
        <w:rPr>
          <w:rFonts w:cs="B Lotus"/>
          <w:b/>
          <w:bCs/>
          <w:color w:val="auto"/>
          <w:sz w:val="28"/>
          <w:szCs w:val="28"/>
          <w:rtl/>
        </w:rPr>
      </w:pPr>
      <w:r w:rsidRPr="006D7654">
        <w:rPr>
          <w:rFonts w:cs="B Lotus" w:hint="cs"/>
          <w:b/>
          <w:bCs/>
          <w:color w:val="auto"/>
          <w:sz w:val="28"/>
          <w:szCs w:val="28"/>
          <w:rtl/>
        </w:rPr>
        <w:lastRenderedPageBreak/>
        <w:t xml:space="preserve">2-4-1- مفهوم </w:t>
      </w:r>
      <w:r w:rsidR="00B74065">
        <w:rPr>
          <w:rFonts w:cs="B Lotus" w:hint="cs"/>
          <w:b/>
          <w:bCs/>
          <w:color w:val="auto"/>
          <w:sz w:val="28"/>
          <w:szCs w:val="28"/>
          <w:rtl/>
        </w:rPr>
        <w:t>اضطراب سلامتی</w:t>
      </w:r>
    </w:p>
    <w:p w:rsidR="008F7378" w:rsidRPr="008F7378" w:rsidRDefault="00621175" w:rsidP="008F7378">
      <w:pPr>
        <w:bidi/>
        <w:spacing w:line="276" w:lineRule="auto"/>
        <w:ind w:left="-550" w:firstLine="540"/>
        <w:jc w:val="lowKashida"/>
        <w:rPr>
          <w:rFonts w:cs="B Lotus"/>
          <w:color w:val="auto"/>
          <w:sz w:val="28"/>
          <w:szCs w:val="28"/>
        </w:rPr>
      </w:pPr>
      <w:bookmarkStart w:id="20" w:name="_Hlk218187582"/>
      <w:r w:rsidRPr="00621175">
        <w:rPr>
          <w:rFonts w:cs="B Lotus"/>
          <w:color w:val="auto"/>
          <w:sz w:val="28"/>
          <w:szCs w:val="28"/>
          <w:rtl/>
        </w:rPr>
        <w:t>اضطراب سلامت یکی از سازه‌های مهم در روان‌شناسی سلامت و آسیب‌شناسی روانی است که به نگرانی و اشتغال ذهنی مداوم درباره ابتلا به بیماری یا احتمال بیمار شدن اشاره دارد. در این وضعیت، فرد ممکن است نشانه‌های جسمانی طبیعی یا خفیف را به‌عنوان نشانه‌ای از بیماری جدی تفسیر کند و حتی پس از دریافت اطمینان پزشکی همچنان نسبت به وضعیت سلامت خود نگران باقی بماند. تداوم این نگرانی‌ها می‌تواند با اختلال در عملکرد روزمره، افزایش مراجعه به خدمات پزشکی و کاهش بهزیستی و کیفیت زندگی همراه باشد</w:t>
      </w:r>
      <w:r w:rsidR="008F7378">
        <w:rPr>
          <w:rFonts w:cs="B Lotus" w:hint="cs"/>
          <w:color w:val="auto"/>
          <w:sz w:val="28"/>
          <w:szCs w:val="28"/>
          <w:rtl/>
        </w:rPr>
        <w:t xml:space="preserve">؛ </w:t>
      </w:r>
      <w:r w:rsidR="008F7378" w:rsidRPr="008F7378">
        <w:rPr>
          <w:rFonts w:cs="B Lotus"/>
          <w:color w:val="auto"/>
          <w:sz w:val="28"/>
          <w:szCs w:val="28"/>
          <w:rtl/>
        </w:rPr>
        <w:t>سالمندان به دلیل افزایش شیوع بیماری‌های مزمن، تغییرات جسمانی مرتبط با افزایش سن، کاهش توانایی‌های عملکردی و مواجهه بیشتر با تجربه‌هایی مانند بیماری، فقدان و مرگ، ممکن است با نگرانی‌های بیشتری درباره وضعیت سلامت خود مواجه شوند. این عوامل می‌توانند حساسیت فرد نسبت به نشانه‌های جسمانی را افزایش داده و در برخی سالمندان به شکل‌گیری یا تشدید نگرانی‌های مرتبط با سلامت منجر شوند (کیکاس</w:t>
      </w:r>
      <w:r w:rsidR="008F7378">
        <w:rPr>
          <w:rStyle w:val="FootnoteReference"/>
          <w:rFonts w:cs="B Lotus"/>
          <w:color w:val="auto"/>
          <w:sz w:val="28"/>
          <w:szCs w:val="28"/>
          <w:rtl/>
        </w:rPr>
        <w:footnoteReference w:id="53"/>
      </w:r>
      <w:r w:rsidR="008F7378" w:rsidRPr="008F7378">
        <w:rPr>
          <w:rFonts w:cs="B Lotus"/>
          <w:color w:val="auto"/>
          <w:sz w:val="28"/>
          <w:szCs w:val="28"/>
          <w:rtl/>
        </w:rPr>
        <w:t xml:space="preserve"> و همکاران، </w:t>
      </w:r>
      <w:r w:rsidR="008F7378" w:rsidRPr="008F7378">
        <w:rPr>
          <w:rFonts w:cs="B Lotus"/>
          <w:color w:val="auto"/>
          <w:sz w:val="28"/>
          <w:szCs w:val="28"/>
          <w:rtl/>
          <w:lang w:bidi="fa-IR"/>
        </w:rPr>
        <w:t>۲۰۲۴)</w:t>
      </w:r>
      <w:r w:rsidR="008F7378" w:rsidRPr="008F7378">
        <w:rPr>
          <w:rFonts w:cs="B Lotus"/>
          <w:color w:val="auto"/>
          <w:sz w:val="28"/>
          <w:szCs w:val="28"/>
        </w:rPr>
        <w:t>.</w:t>
      </w:r>
    </w:p>
    <w:p w:rsidR="0038626B" w:rsidRPr="0038626B" w:rsidRDefault="00724D37" w:rsidP="008F7378">
      <w:pPr>
        <w:bidi/>
        <w:spacing w:line="276" w:lineRule="auto"/>
        <w:ind w:left="-550" w:firstLine="540"/>
        <w:jc w:val="lowKashida"/>
        <w:rPr>
          <w:rFonts w:cs="B Lotus"/>
          <w:color w:val="auto"/>
          <w:sz w:val="28"/>
          <w:szCs w:val="28"/>
          <w:rtl/>
        </w:rPr>
      </w:pPr>
      <w:r>
        <w:rPr>
          <w:rFonts w:cs="B Lotus" w:hint="cs"/>
          <w:color w:val="auto"/>
          <w:sz w:val="28"/>
          <w:szCs w:val="28"/>
          <w:rtl/>
        </w:rPr>
        <w:t xml:space="preserve"> </w:t>
      </w:r>
      <w:r w:rsidR="0038626B" w:rsidRPr="0038626B">
        <w:rPr>
          <w:rFonts w:cs="B Lotus"/>
          <w:color w:val="auto"/>
          <w:sz w:val="28"/>
          <w:szCs w:val="28"/>
          <w:rtl/>
        </w:rPr>
        <w:t>شناخت عوامل، مدل‌های نظری و پیامدهای اضطراب سلامتی در سالمندان می‌تواند راهگشای طراحی مداخلات روان‌شناختی مؤثر باشد</w:t>
      </w:r>
      <w:r w:rsidR="0038626B" w:rsidRPr="0038626B">
        <w:rPr>
          <w:rFonts w:cs="B Lotus"/>
          <w:color w:val="auto"/>
          <w:sz w:val="28"/>
          <w:szCs w:val="28"/>
        </w:rPr>
        <w:t>.</w:t>
      </w:r>
    </w:p>
    <w:bookmarkEnd w:id="20"/>
    <w:p w:rsidR="008F7378" w:rsidRDefault="008F7378" w:rsidP="008F7378">
      <w:pPr>
        <w:bidi/>
        <w:spacing w:line="276" w:lineRule="auto"/>
        <w:ind w:left="-550" w:firstLine="540"/>
        <w:jc w:val="lowKashida"/>
        <w:rPr>
          <w:rFonts w:cs="B Lotus"/>
          <w:color w:val="auto"/>
          <w:sz w:val="28"/>
          <w:szCs w:val="28"/>
          <w:rtl/>
        </w:rPr>
      </w:pPr>
      <w:r w:rsidRPr="008F7378">
        <w:rPr>
          <w:rFonts w:cs="B Lotus"/>
          <w:b/>
          <w:bCs/>
          <w:color w:val="auto"/>
          <w:sz w:val="28"/>
          <w:szCs w:val="28"/>
          <w:rtl/>
        </w:rPr>
        <w:t>اضطراب سلامت</w:t>
      </w:r>
      <w:r w:rsidRPr="008F7378">
        <w:rPr>
          <w:rFonts w:cs="B Lotus"/>
          <w:color w:val="auto"/>
          <w:sz w:val="28"/>
          <w:szCs w:val="28"/>
          <w:rtl/>
        </w:rPr>
        <w:t xml:space="preserve"> به نگرانی و اشتغال ذهنی مداوم درباره ابتلا به یک بیماری جدی یا احتمال ابتلا به آن اشاره دارد. افراد دارای اضطراب سلامت ممکن است نشانه‌ها و احساسات جسمانی طبیعی یا خفیف را به‌صورت فاجعه‌آمیز تفسیر کرده و آن‌ها را نشانه‌ای از بیماری جدی تلقی کنند؛ این نگرانی‌ها می‌توانند حتی پس از دریافت اطمینان پزشکی نیز تداوم داشته باشند (کیکاس و همکاران، </w:t>
      </w:r>
      <w:r w:rsidRPr="008F7378">
        <w:rPr>
          <w:rFonts w:cs="B Lotus"/>
          <w:color w:val="auto"/>
          <w:sz w:val="28"/>
          <w:szCs w:val="28"/>
          <w:rtl/>
          <w:lang w:bidi="fa-IR"/>
        </w:rPr>
        <w:t>۲۰۲۴)</w:t>
      </w:r>
      <w:r>
        <w:rPr>
          <w:rFonts w:cs="B Lotus" w:hint="cs"/>
          <w:color w:val="auto"/>
          <w:sz w:val="28"/>
          <w:szCs w:val="28"/>
          <w:rtl/>
        </w:rPr>
        <w:t xml:space="preserve">. </w:t>
      </w:r>
      <w:bookmarkStart w:id="21" w:name="_Hlk216147150"/>
    </w:p>
    <w:p w:rsidR="008F7378" w:rsidRDefault="008F7378" w:rsidP="008F7378">
      <w:pPr>
        <w:bidi/>
        <w:spacing w:line="276" w:lineRule="auto"/>
        <w:ind w:left="-550" w:firstLine="540"/>
        <w:jc w:val="lowKashida"/>
        <w:rPr>
          <w:rFonts w:cs="B Lotus"/>
          <w:color w:val="auto"/>
          <w:sz w:val="28"/>
          <w:szCs w:val="28"/>
          <w:rtl/>
        </w:rPr>
      </w:pPr>
      <w:r w:rsidRPr="008F7378">
        <w:rPr>
          <w:rFonts w:cs="B Lotus"/>
          <w:color w:val="auto"/>
          <w:sz w:val="28"/>
          <w:szCs w:val="28"/>
          <w:rtl/>
        </w:rPr>
        <w:t xml:space="preserve">در سالمندان، نگرانی‌های مرتبط با سلامت می‌تواند به صورت ترس از ابتلا یا پیشرفت بیماری، توجه و پایش بیش از حد نشانه‌های جسمانی و تفسیر تهدیدآمیز تغییرات بدنی بروز کند. در نظام تشخیصی </w:t>
      </w:r>
      <w:r w:rsidRPr="0098171D">
        <w:rPr>
          <w:rFonts w:ascii="Times New Roman" w:hAnsi="Times New Roman" w:cs="Times New Roman"/>
          <w:color w:val="auto"/>
          <w:sz w:val="28"/>
          <w:szCs w:val="28"/>
        </w:rPr>
        <w:t>DSM-5</w:t>
      </w:r>
      <w:r w:rsidRPr="008F7378">
        <w:rPr>
          <w:rFonts w:cs="B Lotus"/>
          <w:color w:val="auto"/>
          <w:sz w:val="28"/>
          <w:szCs w:val="28"/>
          <w:rtl/>
        </w:rPr>
        <w:t>، مشکلات مرتبط با اضطراب سلامت عمدتاً در قالب «اختلال اضطراب بیماری» و «اختلال علائم جسمانی» مورد توجه قرار گرفته‌اند؛ در اختلال اضطراب بیماری، نگرانی مداوم درباره ابتلا یا احتمال ابتلا به یک بیماری جدی، همراه با پایش مکرر وضعیت سلامت و رفتارهایی مانند مراجعه مکرر برای اطمینان پزشکی یا بررسی بدن مشاهده می‌شود (کیکاس</w:t>
      </w:r>
      <w:r>
        <w:rPr>
          <w:rStyle w:val="FootnoteReference"/>
          <w:rFonts w:cs="B Lotus"/>
          <w:color w:val="auto"/>
          <w:sz w:val="28"/>
          <w:szCs w:val="28"/>
          <w:rtl/>
        </w:rPr>
        <w:footnoteReference w:id="54"/>
      </w:r>
      <w:r w:rsidRPr="008F7378">
        <w:rPr>
          <w:rFonts w:cs="B Lotus"/>
          <w:color w:val="auto"/>
          <w:sz w:val="28"/>
          <w:szCs w:val="28"/>
          <w:rtl/>
        </w:rPr>
        <w:t xml:space="preserve"> و همکاران، </w:t>
      </w:r>
      <w:r w:rsidRPr="008F7378">
        <w:rPr>
          <w:rFonts w:cs="B Lotus"/>
          <w:color w:val="auto"/>
          <w:sz w:val="28"/>
          <w:szCs w:val="28"/>
          <w:rtl/>
          <w:lang w:bidi="fa-IR"/>
        </w:rPr>
        <w:t>۲۰۲۴)</w:t>
      </w:r>
      <w:r>
        <w:rPr>
          <w:rFonts w:cs="B Lotus" w:hint="cs"/>
          <w:color w:val="auto"/>
          <w:sz w:val="28"/>
          <w:szCs w:val="28"/>
          <w:rtl/>
        </w:rPr>
        <w:t>.</w:t>
      </w:r>
    </w:p>
    <w:p w:rsidR="008F7378" w:rsidRPr="008F7378" w:rsidRDefault="008F7378" w:rsidP="008F7378">
      <w:pPr>
        <w:bidi/>
        <w:spacing w:line="276" w:lineRule="auto"/>
        <w:ind w:left="-550" w:firstLine="540"/>
        <w:jc w:val="lowKashida"/>
        <w:rPr>
          <w:rFonts w:cs="B Lotus"/>
          <w:color w:val="auto"/>
          <w:sz w:val="28"/>
          <w:szCs w:val="28"/>
          <w:rtl/>
        </w:rPr>
      </w:pPr>
      <w:r w:rsidRPr="008F7378">
        <w:rPr>
          <w:rFonts w:cs="B Lotus"/>
          <w:color w:val="auto"/>
          <w:sz w:val="28"/>
          <w:szCs w:val="28"/>
          <w:rtl/>
        </w:rPr>
        <w:lastRenderedPageBreak/>
        <w:t>اضطراب سلامت را می‌توان از منظر شناختی ـ رفتاری در سه حوزه مرتبط با یکدیگر بررسی کرد</w:t>
      </w:r>
      <w:r w:rsidRPr="008F7378">
        <w:rPr>
          <w:rFonts w:cs="B Lotus"/>
          <w:color w:val="auto"/>
          <w:sz w:val="28"/>
          <w:szCs w:val="28"/>
        </w:rPr>
        <w:t xml:space="preserve">. </w:t>
      </w:r>
      <w:r w:rsidRPr="008F7378">
        <w:rPr>
          <w:rFonts w:cs="B Lotus"/>
          <w:color w:val="auto"/>
          <w:sz w:val="28"/>
          <w:szCs w:val="28"/>
          <w:rtl/>
        </w:rPr>
        <w:t xml:space="preserve">بعد شناختی شامل باورهای ناکارآمد درباره سلامت، توجه انتخابی به نشانه‌های بدنی و تفسیر فاجعه‌آمیز آن‌هاست؛ بعد هیجانی شامل ترس، نگرانی و اضطراب ناشی از احتمال بیماری است؛ و بعد رفتاری شامل رفتارهای ایمنی‌بخش مانند بررسی مکرر بدن، جست‌وجوی اطلاعات پزشکی، اطمینان‌خواهی از دیگران و مراجعه مکرر به مراکز درمانی است. این رفتارها اگرچه ممکن است در کوتاه‌مدت اضطراب را کاهش دهند، در بلندمدت می‌توانند موجب تداوم نگرانی‌های مرتبط با سلامت شوند (کیکاس و همکاران، </w:t>
      </w:r>
      <w:r w:rsidRPr="008F7378">
        <w:rPr>
          <w:rFonts w:cs="B Lotus"/>
          <w:color w:val="auto"/>
          <w:sz w:val="28"/>
          <w:szCs w:val="28"/>
          <w:rtl/>
          <w:lang w:bidi="fa-IR"/>
        </w:rPr>
        <w:t>۲۰۲۴</w:t>
      </w:r>
      <w:r w:rsidRPr="008F7378">
        <w:rPr>
          <w:rFonts w:cs="B Lotus"/>
          <w:color w:val="auto"/>
          <w:sz w:val="28"/>
          <w:szCs w:val="28"/>
          <w:rtl/>
        </w:rPr>
        <w:t>؛ هالدورسون و سالکووسکیس</w:t>
      </w:r>
      <w:r>
        <w:rPr>
          <w:rStyle w:val="FootnoteReference"/>
          <w:rFonts w:cs="B Lotus"/>
          <w:color w:val="auto"/>
          <w:sz w:val="28"/>
          <w:szCs w:val="28"/>
          <w:rtl/>
        </w:rPr>
        <w:footnoteReference w:id="55"/>
      </w:r>
      <w:r w:rsidRPr="008F7378">
        <w:rPr>
          <w:rFonts w:cs="B Lotus"/>
          <w:color w:val="auto"/>
          <w:sz w:val="28"/>
          <w:szCs w:val="28"/>
          <w:rtl/>
        </w:rPr>
        <w:t xml:space="preserve">، </w:t>
      </w:r>
      <w:r w:rsidRPr="008F7378">
        <w:rPr>
          <w:rFonts w:cs="B Lotus"/>
          <w:color w:val="auto"/>
          <w:sz w:val="28"/>
          <w:szCs w:val="28"/>
          <w:rtl/>
          <w:lang w:bidi="fa-IR"/>
        </w:rPr>
        <w:t>۲۰۲۳)</w:t>
      </w:r>
      <w:r w:rsidRPr="008F7378">
        <w:rPr>
          <w:rFonts w:cs="B Lotus"/>
          <w:color w:val="auto"/>
          <w:sz w:val="28"/>
          <w:szCs w:val="28"/>
        </w:rPr>
        <w:t>.</w:t>
      </w:r>
    </w:p>
    <w:p w:rsidR="00361913" w:rsidRPr="00361913" w:rsidRDefault="0011648A" w:rsidP="008F7378">
      <w:pPr>
        <w:bidi/>
        <w:spacing w:line="276" w:lineRule="auto"/>
        <w:ind w:left="-550" w:firstLine="540"/>
        <w:jc w:val="lowKashida"/>
        <w:rPr>
          <w:rFonts w:cs="B Lotus"/>
          <w:b/>
          <w:bCs/>
          <w:color w:val="auto"/>
          <w:sz w:val="28"/>
          <w:szCs w:val="28"/>
        </w:rPr>
      </w:pPr>
      <w:r>
        <w:rPr>
          <w:rFonts w:cs="B Lotus" w:hint="cs"/>
          <w:b/>
          <w:bCs/>
          <w:color w:val="auto"/>
          <w:sz w:val="28"/>
          <w:szCs w:val="28"/>
          <w:rtl/>
        </w:rPr>
        <w:t>2</w:t>
      </w:r>
      <w:r w:rsidRPr="0011648A">
        <w:rPr>
          <w:rFonts w:cs="B Lotus" w:hint="cs"/>
          <w:b/>
          <w:bCs/>
          <w:color w:val="auto"/>
          <w:sz w:val="28"/>
          <w:szCs w:val="28"/>
          <w:rtl/>
        </w:rPr>
        <w:t>-4-</w:t>
      </w:r>
      <w:r>
        <w:rPr>
          <w:rFonts w:cs="B Lotus" w:hint="cs"/>
          <w:b/>
          <w:bCs/>
          <w:color w:val="auto"/>
          <w:sz w:val="28"/>
          <w:szCs w:val="28"/>
          <w:rtl/>
        </w:rPr>
        <w:t>2</w:t>
      </w:r>
      <w:r w:rsidRPr="0011648A">
        <w:rPr>
          <w:rFonts w:cs="B Lotus" w:hint="cs"/>
          <w:b/>
          <w:bCs/>
          <w:color w:val="auto"/>
          <w:sz w:val="28"/>
          <w:szCs w:val="28"/>
          <w:rtl/>
        </w:rPr>
        <w:t xml:space="preserve">- </w:t>
      </w:r>
      <w:bookmarkEnd w:id="21"/>
      <w:r w:rsidR="00361913" w:rsidRPr="00361913">
        <w:rPr>
          <w:rFonts w:cs="B Lotus"/>
          <w:b/>
          <w:bCs/>
          <w:color w:val="auto"/>
          <w:sz w:val="28"/>
          <w:szCs w:val="28"/>
          <w:rtl/>
        </w:rPr>
        <w:t>مدل‌های نظری اضطراب سلامتی</w:t>
      </w:r>
    </w:p>
    <w:p w:rsidR="00361913" w:rsidRPr="00361913" w:rsidRDefault="0011648A" w:rsidP="0011648A">
      <w:pPr>
        <w:bidi/>
        <w:spacing w:line="276" w:lineRule="auto"/>
        <w:ind w:left="-550" w:firstLine="540"/>
        <w:jc w:val="lowKashida"/>
        <w:rPr>
          <w:rFonts w:cs="B Lotus"/>
          <w:b/>
          <w:bCs/>
          <w:color w:val="auto"/>
          <w:sz w:val="28"/>
          <w:szCs w:val="28"/>
        </w:rPr>
      </w:pPr>
      <w:bookmarkStart w:id="22" w:name="_Hlk216147110"/>
      <w:r w:rsidRPr="0011648A">
        <w:rPr>
          <w:rFonts w:cs="B Lotus" w:hint="cs"/>
          <w:b/>
          <w:bCs/>
          <w:color w:val="auto"/>
          <w:sz w:val="28"/>
          <w:szCs w:val="28"/>
          <w:rtl/>
        </w:rPr>
        <w:t>2-4-2-</w:t>
      </w:r>
      <w:r>
        <w:rPr>
          <w:rFonts w:cs="B Lotus" w:hint="cs"/>
          <w:b/>
          <w:bCs/>
          <w:color w:val="auto"/>
          <w:sz w:val="28"/>
          <w:szCs w:val="28"/>
          <w:rtl/>
        </w:rPr>
        <w:t>1</w:t>
      </w:r>
      <w:r>
        <w:rPr>
          <w:rFonts w:cs="Cambria" w:hint="cs"/>
          <w:b/>
          <w:bCs/>
          <w:color w:val="auto"/>
          <w:sz w:val="28"/>
          <w:szCs w:val="28"/>
          <w:rtl/>
        </w:rPr>
        <w:t>-</w:t>
      </w:r>
      <w:r w:rsidRPr="0011648A">
        <w:rPr>
          <w:rFonts w:cs="B Lotus" w:hint="cs"/>
          <w:b/>
          <w:bCs/>
          <w:color w:val="auto"/>
          <w:sz w:val="28"/>
          <w:szCs w:val="28"/>
          <w:rtl/>
        </w:rPr>
        <w:t xml:space="preserve"> </w:t>
      </w:r>
      <w:bookmarkEnd w:id="22"/>
      <w:r w:rsidR="00361913" w:rsidRPr="00361913">
        <w:rPr>
          <w:rFonts w:cs="B Lotus"/>
          <w:b/>
          <w:bCs/>
          <w:color w:val="auto"/>
          <w:sz w:val="28"/>
          <w:szCs w:val="28"/>
          <w:rtl/>
        </w:rPr>
        <w:t>مدل شناختی-رفتاری</w:t>
      </w:r>
    </w:p>
    <w:p w:rsidR="00E441CE" w:rsidRDefault="00E441CE" w:rsidP="00E441CE">
      <w:pPr>
        <w:bidi/>
        <w:spacing w:line="276" w:lineRule="auto"/>
        <w:ind w:left="-550" w:firstLine="540"/>
        <w:jc w:val="lowKashida"/>
        <w:rPr>
          <w:rFonts w:cs="B Lotus"/>
          <w:color w:val="auto"/>
          <w:sz w:val="28"/>
          <w:szCs w:val="28"/>
          <w:rtl/>
        </w:rPr>
      </w:pPr>
      <w:r w:rsidRPr="00E441CE">
        <w:rPr>
          <w:rFonts w:cs="B Lotus"/>
          <w:color w:val="auto"/>
          <w:sz w:val="28"/>
          <w:szCs w:val="28"/>
          <w:rtl/>
        </w:rPr>
        <w:t xml:space="preserve">مدل شناختی ـ رفتاری اضطراب سلامت بیان می‌کند که افراد مبتلا به اضطراب سلامت ممکن است نشانه‌ها و احساسات جسمانی خفیف یا مبهم را به‌صورت منفی و فاجعه‌آمیز تفسیر کرده و آن‌ها را نشانه‌ای از وجود یک بیماری جدی بدانند. این تفسیرهای تهدیدآمیز می‌توانند موجب افزایش اضطراب و شکل‌گیری رفتارهای ایمنی‌بخش، مانند بررسی مکرر بدن و اطمینان‌خواهی پزشکی، شوند و از این طریق چرخه اضطراب سلامت را تداوم بخشند (کیکاس و همکاران، </w:t>
      </w:r>
      <w:r w:rsidRPr="00E441CE">
        <w:rPr>
          <w:rFonts w:cs="B Lotus"/>
          <w:color w:val="auto"/>
          <w:sz w:val="28"/>
          <w:szCs w:val="28"/>
          <w:rtl/>
          <w:lang w:bidi="fa-IR"/>
        </w:rPr>
        <w:t>۲۰۲۴)</w:t>
      </w:r>
      <w:r>
        <w:rPr>
          <w:rFonts w:cs="B Lotus" w:hint="cs"/>
          <w:color w:val="auto"/>
          <w:sz w:val="28"/>
          <w:szCs w:val="28"/>
          <w:rtl/>
        </w:rPr>
        <w:t xml:space="preserve">. </w:t>
      </w:r>
      <w:r w:rsidRPr="00E441CE">
        <w:rPr>
          <w:rFonts w:cs="B Lotus"/>
          <w:color w:val="auto"/>
          <w:sz w:val="28"/>
          <w:szCs w:val="28"/>
          <w:rtl/>
        </w:rPr>
        <w:t xml:space="preserve">در سالمندان، تغییرات جسمانی و بروز نشانه‌های بدنی می‌تواند توجه فرد را نسبت به وضعیت سلامت افزایش دهد. در چارچوب مدل شناختی ـ رفتاری اضطراب سلامت، تفسیر تهدیدآمیز و فاجعه‌آمیز نشانه‌های جسمانی ممکن است موجب افزایش نگرانی درباره ابتلا به بیماری و شکل‌گیری رفتارهای ایمنی‌بخش، مانند بررسی مکرر بدن، اطمینان‌خواهی پزشکی و جست‌وجوی اطلاعات مربوط به بیماری شود. اگرچه این رفتارها ممکن است در کوتاه‌مدت اضطراب را کاهش دهند، در بلندمدت می‌توانند با جلوگیری از اصلاح باورهای ناکارآمد، به تداوم اضطراب سلامت کمک کنند. ازاین‌رو، اصلاح باورهای فاجعه‌آمیز و کاهش رفتارهای ایمنی‌بخش از مؤلفه‌های مهم درمان شناختی ـ رفتاری اضطراب سلامت محسوب می‌شوند (کیکاس و همکاران، </w:t>
      </w:r>
      <w:r w:rsidRPr="00E441CE">
        <w:rPr>
          <w:rFonts w:cs="B Lotus"/>
          <w:color w:val="auto"/>
          <w:sz w:val="28"/>
          <w:szCs w:val="28"/>
          <w:rtl/>
          <w:lang w:bidi="fa-IR"/>
        </w:rPr>
        <w:t>۲۰۲۴)</w:t>
      </w:r>
      <w:r>
        <w:rPr>
          <w:rFonts w:cs="B Lotus" w:hint="cs"/>
          <w:color w:val="auto"/>
          <w:sz w:val="28"/>
          <w:szCs w:val="28"/>
          <w:rtl/>
        </w:rPr>
        <w:t>.</w:t>
      </w:r>
    </w:p>
    <w:p w:rsidR="00361913" w:rsidRPr="00361913" w:rsidRDefault="0011648A" w:rsidP="00E441CE">
      <w:pPr>
        <w:bidi/>
        <w:spacing w:line="276" w:lineRule="auto"/>
        <w:ind w:left="-550" w:firstLine="540"/>
        <w:jc w:val="lowKashida"/>
        <w:rPr>
          <w:rFonts w:cs="B Lotus"/>
          <w:b/>
          <w:bCs/>
          <w:color w:val="auto"/>
          <w:sz w:val="28"/>
          <w:szCs w:val="28"/>
        </w:rPr>
      </w:pPr>
      <w:r w:rsidRPr="0011648A">
        <w:rPr>
          <w:rFonts w:cs="B Lotus" w:hint="cs"/>
          <w:b/>
          <w:bCs/>
          <w:color w:val="auto"/>
          <w:sz w:val="28"/>
          <w:szCs w:val="28"/>
          <w:rtl/>
        </w:rPr>
        <w:t>2-4-2-</w:t>
      </w:r>
      <w:r>
        <w:rPr>
          <w:rFonts w:cs="B Lotus" w:hint="cs"/>
          <w:b/>
          <w:bCs/>
          <w:color w:val="auto"/>
          <w:sz w:val="28"/>
          <w:szCs w:val="28"/>
          <w:rtl/>
        </w:rPr>
        <w:t>2</w:t>
      </w:r>
      <w:r w:rsidRPr="0011648A">
        <w:rPr>
          <w:rFonts w:cs="B Lotus" w:hint="cs"/>
          <w:b/>
          <w:bCs/>
          <w:color w:val="auto"/>
          <w:sz w:val="28"/>
          <w:szCs w:val="28"/>
          <w:rtl/>
        </w:rPr>
        <w:t xml:space="preserve">- </w:t>
      </w:r>
      <w:r w:rsidR="00361913" w:rsidRPr="00361913">
        <w:rPr>
          <w:rFonts w:cs="B Lotus"/>
          <w:b/>
          <w:bCs/>
          <w:color w:val="auto"/>
          <w:sz w:val="28"/>
          <w:szCs w:val="28"/>
          <w:rtl/>
        </w:rPr>
        <w:t>مدل زیستی-روانی-اجتماعی</w:t>
      </w:r>
    </w:p>
    <w:p w:rsidR="00E441CE" w:rsidRDefault="00E441CE" w:rsidP="00E441CE">
      <w:pPr>
        <w:bidi/>
        <w:spacing w:line="276" w:lineRule="auto"/>
        <w:ind w:left="-550" w:firstLine="540"/>
        <w:jc w:val="lowKashida"/>
        <w:rPr>
          <w:rFonts w:cs="B Lotus"/>
          <w:color w:val="auto"/>
          <w:sz w:val="28"/>
          <w:szCs w:val="28"/>
          <w:rtl/>
        </w:rPr>
      </w:pPr>
      <w:r w:rsidRPr="00E441CE">
        <w:rPr>
          <w:rFonts w:cs="B Lotus"/>
          <w:color w:val="auto"/>
          <w:sz w:val="28"/>
          <w:szCs w:val="28"/>
          <w:rtl/>
        </w:rPr>
        <w:t xml:space="preserve">مدل زیستی ـ روانی ـ اجتماعی بر این فرض استوار است که سلامت و بیماری حاصل تعامل متقابل عوامل زیستی، روان‌شناختی و اجتماعی هستند و نمی‌توان وضعیت سلامت فرد را صرفاً بر اساس یک </w:t>
      </w:r>
      <w:r w:rsidRPr="00E441CE">
        <w:rPr>
          <w:rFonts w:cs="B Lotus"/>
          <w:color w:val="auto"/>
          <w:sz w:val="28"/>
          <w:szCs w:val="28"/>
          <w:rtl/>
        </w:rPr>
        <w:lastRenderedPageBreak/>
        <w:t>عامل توضیح داد. در مورد اضطراب سلامت نیز عوامل جسمانی و زیستی، ویژگی‌های شناختی و هیجانی فرد و شرایط اجتماعی و محیطی می‌توانند در شکل‌گیری و تداوم نگرانی‌های مرتبط با سلامت نقش داشته باشند. در سالمندان، تغییرات جسمانی و افزایش بیماری‌های مزمن می‌تواند در کنار عوامل روان‌شناختی و شرایط اجتماعی، تجربه و ادراک فرد از وضعیت سلامت خود را تحت تأثیر قرار دهد. بنابراین، بررسی اضطراب سلامت در این گروه سنی نیازمند توجه همزمان به ابعاد زیستی، روان‌شناختی و اجتماعی است (بولتون و ژیلت</w:t>
      </w:r>
      <w:r>
        <w:rPr>
          <w:rStyle w:val="FootnoteReference"/>
          <w:rFonts w:cs="B Lotus"/>
          <w:color w:val="auto"/>
          <w:sz w:val="28"/>
          <w:szCs w:val="28"/>
          <w:rtl/>
        </w:rPr>
        <w:footnoteReference w:id="56"/>
      </w:r>
      <w:r w:rsidRPr="00E441CE">
        <w:rPr>
          <w:rFonts w:cs="B Lotus"/>
          <w:color w:val="auto"/>
          <w:sz w:val="28"/>
          <w:szCs w:val="28"/>
          <w:rtl/>
        </w:rPr>
        <w:t xml:space="preserve">، </w:t>
      </w:r>
      <w:r w:rsidRPr="00E441CE">
        <w:rPr>
          <w:rFonts w:cs="B Lotus"/>
          <w:color w:val="auto"/>
          <w:sz w:val="28"/>
          <w:szCs w:val="28"/>
          <w:rtl/>
          <w:lang w:bidi="fa-IR"/>
        </w:rPr>
        <w:t>۲۰۱۹)</w:t>
      </w:r>
      <w:r>
        <w:rPr>
          <w:rFonts w:cs="B Lotus" w:hint="cs"/>
          <w:color w:val="auto"/>
          <w:sz w:val="28"/>
          <w:szCs w:val="28"/>
          <w:rtl/>
        </w:rPr>
        <w:t>.</w:t>
      </w:r>
    </w:p>
    <w:p w:rsidR="00361913" w:rsidRPr="00361913" w:rsidRDefault="0011648A" w:rsidP="00E441CE">
      <w:pPr>
        <w:bidi/>
        <w:spacing w:line="276" w:lineRule="auto"/>
        <w:ind w:left="-550" w:firstLine="540"/>
        <w:jc w:val="lowKashida"/>
        <w:rPr>
          <w:rFonts w:cs="B Lotus"/>
          <w:b/>
          <w:bCs/>
          <w:color w:val="auto"/>
          <w:sz w:val="28"/>
          <w:szCs w:val="28"/>
        </w:rPr>
      </w:pPr>
      <w:r w:rsidRPr="0011648A">
        <w:rPr>
          <w:rFonts w:cs="B Lotus" w:hint="cs"/>
          <w:b/>
          <w:bCs/>
          <w:color w:val="auto"/>
          <w:sz w:val="28"/>
          <w:szCs w:val="28"/>
          <w:rtl/>
        </w:rPr>
        <w:t>2-4-2-</w:t>
      </w:r>
      <w:r>
        <w:rPr>
          <w:rFonts w:cs="B Lotus" w:hint="cs"/>
          <w:b/>
          <w:bCs/>
          <w:color w:val="auto"/>
          <w:sz w:val="28"/>
          <w:szCs w:val="28"/>
          <w:rtl/>
        </w:rPr>
        <w:t>3</w:t>
      </w:r>
      <w:r w:rsidRPr="0011648A">
        <w:rPr>
          <w:rFonts w:cs="B Lotus" w:hint="cs"/>
          <w:b/>
          <w:bCs/>
          <w:color w:val="auto"/>
          <w:sz w:val="28"/>
          <w:szCs w:val="28"/>
          <w:rtl/>
        </w:rPr>
        <w:t xml:space="preserve">- </w:t>
      </w:r>
      <w:r w:rsidR="00361913" w:rsidRPr="00361913">
        <w:rPr>
          <w:rFonts w:cs="B Lotus"/>
          <w:b/>
          <w:bCs/>
          <w:color w:val="auto"/>
          <w:sz w:val="28"/>
          <w:szCs w:val="28"/>
          <w:rtl/>
        </w:rPr>
        <w:t>مدل دلبستگی</w:t>
      </w:r>
    </w:p>
    <w:p w:rsidR="006012D9" w:rsidRDefault="006012D9" w:rsidP="006012D9">
      <w:pPr>
        <w:bidi/>
        <w:spacing w:line="276" w:lineRule="auto"/>
        <w:ind w:left="-547" w:firstLine="547"/>
        <w:jc w:val="both"/>
        <w:rPr>
          <w:rFonts w:cs="B Lotus"/>
          <w:color w:val="auto"/>
          <w:sz w:val="28"/>
          <w:szCs w:val="28"/>
          <w:rtl/>
        </w:rPr>
      </w:pPr>
      <w:r w:rsidRPr="006012D9">
        <w:rPr>
          <w:rFonts w:cs="B Lotus"/>
          <w:color w:val="auto"/>
          <w:sz w:val="28"/>
          <w:szCs w:val="28"/>
          <w:rtl/>
        </w:rPr>
        <w:t>مدل دلبستگی بر این فرض استوار است که سبک‌های دلبستگی ناایمن، به‌ویژه دلبستگی اضطرابی، می‌توانند با افزایش آسیب‌پذیری فرد در برابر اضطراب و کاهش ادراک حمایت اجتماعی همراه باشند. افراد دارای دلبستگی اضطرابی ممکن است در مواجهه با تهدید و ابهام، نگرانی بیشتری تجربه کنند و حمایت اجتماعی را ناکافی ادراک نمایند؛ عواملی که می‌توانند در افزایش مشکلات اضطرابی نقش داشته باشند (چاریکچی‌اوزگول و ایشیک</w:t>
      </w:r>
      <w:r>
        <w:rPr>
          <w:rStyle w:val="FootnoteReference"/>
          <w:rFonts w:cs="B Lotus"/>
          <w:color w:val="auto"/>
          <w:sz w:val="28"/>
          <w:szCs w:val="28"/>
          <w:rtl/>
        </w:rPr>
        <w:footnoteReference w:id="57"/>
      </w:r>
      <w:r w:rsidRPr="006012D9">
        <w:rPr>
          <w:rFonts w:cs="B Lotus"/>
          <w:color w:val="auto"/>
          <w:sz w:val="28"/>
          <w:szCs w:val="28"/>
          <w:rtl/>
        </w:rPr>
        <w:t xml:space="preserve">، </w:t>
      </w:r>
      <w:r w:rsidRPr="006012D9">
        <w:rPr>
          <w:rFonts w:cs="B Lotus"/>
          <w:color w:val="auto"/>
          <w:sz w:val="28"/>
          <w:szCs w:val="28"/>
          <w:rtl/>
          <w:lang w:bidi="fa-IR"/>
        </w:rPr>
        <w:t>۲۰۲۴)</w:t>
      </w:r>
      <w:r>
        <w:rPr>
          <w:rFonts w:cs="B Lotus" w:hint="cs"/>
          <w:color w:val="auto"/>
          <w:sz w:val="28"/>
          <w:szCs w:val="28"/>
          <w:rtl/>
        </w:rPr>
        <w:t>.</w:t>
      </w:r>
    </w:p>
    <w:p w:rsidR="006012D9" w:rsidRDefault="006012D9" w:rsidP="006012D9">
      <w:pPr>
        <w:bidi/>
        <w:spacing w:line="276" w:lineRule="auto"/>
        <w:ind w:left="-547" w:firstLine="547"/>
        <w:jc w:val="both"/>
        <w:rPr>
          <w:rFonts w:cs="B Lotus"/>
          <w:color w:val="auto"/>
          <w:sz w:val="28"/>
          <w:szCs w:val="28"/>
          <w:rtl/>
        </w:rPr>
      </w:pPr>
    </w:p>
    <w:p w:rsidR="006012D9" w:rsidRPr="006012D9" w:rsidRDefault="006012D9" w:rsidP="006012D9">
      <w:pPr>
        <w:bidi/>
        <w:spacing w:line="276" w:lineRule="auto"/>
        <w:ind w:left="-547" w:firstLine="547"/>
        <w:jc w:val="both"/>
        <w:rPr>
          <w:rFonts w:cs="B Lotus"/>
          <w:color w:val="auto"/>
          <w:sz w:val="28"/>
          <w:szCs w:val="28"/>
          <w:rtl/>
        </w:rPr>
      </w:pPr>
    </w:p>
    <w:p w:rsidR="0064614B" w:rsidRPr="002F693E" w:rsidRDefault="0011648A" w:rsidP="006012D9">
      <w:pPr>
        <w:bidi/>
        <w:spacing w:line="276" w:lineRule="auto"/>
        <w:ind w:left="-547" w:firstLine="547"/>
        <w:jc w:val="both"/>
        <w:rPr>
          <w:rFonts w:cs="B Lotus"/>
          <w:b/>
          <w:bCs/>
          <w:color w:val="auto"/>
          <w:sz w:val="28"/>
          <w:szCs w:val="28"/>
          <w:rtl/>
          <w:lang w:bidi="fa-IR"/>
        </w:rPr>
      </w:pPr>
      <w:r w:rsidRPr="002F693E">
        <w:rPr>
          <w:rFonts w:cs="B Lotus" w:hint="cs"/>
          <w:b/>
          <w:bCs/>
          <w:color w:val="auto"/>
          <w:sz w:val="28"/>
          <w:szCs w:val="28"/>
          <w:rtl/>
        </w:rPr>
        <w:t xml:space="preserve">2-4-3- </w:t>
      </w:r>
      <w:r w:rsidR="0064614B" w:rsidRPr="002F693E">
        <w:rPr>
          <w:rFonts w:cs="B Lotus" w:hint="eastAsia"/>
          <w:b/>
          <w:bCs/>
          <w:color w:val="auto"/>
          <w:sz w:val="28"/>
          <w:szCs w:val="28"/>
          <w:rtl/>
          <w:lang w:bidi="fa-IR"/>
        </w:rPr>
        <w:t>سالمند</w:t>
      </w:r>
      <w:r w:rsidR="0064614B" w:rsidRPr="002F693E">
        <w:rPr>
          <w:rFonts w:cs="B Lotus" w:hint="cs"/>
          <w:b/>
          <w:bCs/>
          <w:color w:val="auto"/>
          <w:sz w:val="28"/>
          <w:szCs w:val="28"/>
          <w:rtl/>
          <w:lang w:bidi="fa-IR"/>
        </w:rPr>
        <w:t>ی</w:t>
      </w:r>
      <w:r w:rsidR="0064614B" w:rsidRPr="002F693E">
        <w:rPr>
          <w:rFonts w:cs="B Lotus"/>
          <w:b/>
          <w:bCs/>
          <w:color w:val="auto"/>
          <w:sz w:val="28"/>
          <w:szCs w:val="28"/>
          <w:rtl/>
          <w:lang w:bidi="fa-IR"/>
        </w:rPr>
        <w:t xml:space="preserve"> و اضطراب سلامت</w:t>
      </w:r>
    </w:p>
    <w:p w:rsidR="00542E2B" w:rsidRPr="00542E2B" w:rsidRDefault="00542E2B" w:rsidP="00542E2B">
      <w:pPr>
        <w:bidi/>
        <w:spacing w:line="276" w:lineRule="auto"/>
        <w:ind w:left="-547" w:firstLine="547"/>
        <w:jc w:val="both"/>
        <w:rPr>
          <w:rFonts w:cs="B Lotus"/>
          <w:color w:val="auto"/>
          <w:sz w:val="28"/>
          <w:szCs w:val="28"/>
          <w:lang w:bidi="fa-IR"/>
        </w:rPr>
      </w:pPr>
      <w:bookmarkStart w:id="23" w:name="_Hlk218187771"/>
      <w:r w:rsidRPr="00542E2B">
        <w:rPr>
          <w:rFonts w:cs="B Lotus"/>
          <w:color w:val="auto"/>
          <w:sz w:val="28"/>
          <w:szCs w:val="28"/>
          <w:rtl/>
        </w:rPr>
        <w:t>اضطراب سلامت به نگرانی و ترس مداوم درباره ابتلا به یک بیماری جدی اشاره دارد، به‌گونه‌ای که فرد نسبت به نشانه‌های جسمانی خود حساسیت بیش از حد نشان داده و آن‌ها را به‌عنوان نشانه‌ای از بیماری تفسیر می‌کند. این مفهوم در یک طیف قرار دارد؛ به این معنا که نگرانی درباره سلامت می‌تواند از سطح طبیعی و خفیف تا سطوح شدیدتر مانند اختلال اضطراب بیماری</w:t>
      </w:r>
      <w:r>
        <w:rPr>
          <w:rFonts w:cs="B Lotus"/>
          <w:color w:val="auto"/>
          <w:sz w:val="28"/>
          <w:szCs w:val="28"/>
          <w:lang w:bidi="fa-IR"/>
        </w:rPr>
        <w:t xml:space="preserve"> </w:t>
      </w:r>
      <w:r w:rsidRPr="00542E2B">
        <w:rPr>
          <w:rFonts w:cs="B Lotus"/>
          <w:color w:val="auto"/>
          <w:sz w:val="28"/>
          <w:szCs w:val="28"/>
          <w:rtl/>
        </w:rPr>
        <w:t>ادامه یابد. سالکوویس و وارویک با ارائه مفهوم پیوستار اضطراب سلامت، بیان کردند که افراد ممکن است بدون داشتن معیارهای کامل اختلال، درجاتی از نگرانی افراطی درباره سلامت خود را تجربه کنند. پژوهش‌های جدید نشان داده‌اند که عواملی مانند افزایش سن، تجربه بیماری‌های مزمن، مواجهه بیشتر با مشکلات جسمانی و نگرانی درباره کاهش توانایی‌های بدنی می‌توانند اضطراب سلامت را در سالمندان افزایش دهند</w:t>
      </w:r>
      <w:r>
        <w:rPr>
          <w:rFonts w:cs="B Lotus" w:hint="cs"/>
          <w:color w:val="auto"/>
          <w:sz w:val="28"/>
          <w:szCs w:val="28"/>
          <w:rtl/>
        </w:rPr>
        <w:t xml:space="preserve"> </w:t>
      </w:r>
      <w:r>
        <w:rPr>
          <w:rFonts w:cs="B Lotus" w:hint="cs"/>
          <w:color w:val="auto"/>
          <w:sz w:val="28"/>
          <w:szCs w:val="28"/>
          <w:rtl/>
          <w:lang w:bidi="fa-IR"/>
        </w:rPr>
        <w:t>(</w:t>
      </w:r>
      <w:r w:rsidRPr="00542E2B">
        <w:rPr>
          <w:rFonts w:cs="B Lotus"/>
          <w:color w:val="auto"/>
          <w:sz w:val="28"/>
          <w:szCs w:val="28"/>
          <w:rtl/>
        </w:rPr>
        <w:t>انجمن روان‌پزشکی آمریکا</w:t>
      </w:r>
      <w:r>
        <w:rPr>
          <w:rStyle w:val="FootnoteReference"/>
          <w:rFonts w:cs="B Lotus"/>
          <w:color w:val="auto"/>
          <w:sz w:val="28"/>
          <w:szCs w:val="28"/>
          <w:rtl/>
        </w:rPr>
        <w:footnoteReference w:id="58"/>
      </w:r>
      <w:r w:rsidRPr="00542E2B">
        <w:rPr>
          <w:rFonts w:cs="B Lotus"/>
          <w:color w:val="auto"/>
          <w:sz w:val="28"/>
          <w:szCs w:val="28"/>
          <w:rtl/>
        </w:rPr>
        <w:t>،</w:t>
      </w:r>
      <w:r w:rsidRPr="00542E2B">
        <w:rPr>
          <w:rFonts w:cs="B Lotus"/>
          <w:color w:val="auto"/>
          <w:sz w:val="28"/>
          <w:szCs w:val="28"/>
          <w:rtl/>
          <w:lang w:bidi="fa-IR"/>
        </w:rPr>
        <w:t>۲۰۲۲</w:t>
      </w:r>
      <w:r w:rsidRPr="00542E2B">
        <w:rPr>
          <w:rFonts w:cs="B Lotus"/>
          <w:color w:val="auto"/>
          <w:sz w:val="28"/>
          <w:szCs w:val="28"/>
          <w:rtl/>
        </w:rPr>
        <w:t>؛</w:t>
      </w:r>
      <w:r>
        <w:rPr>
          <w:rFonts w:cs="B Lotus" w:hint="cs"/>
          <w:color w:val="auto"/>
          <w:sz w:val="28"/>
          <w:szCs w:val="28"/>
          <w:rtl/>
        </w:rPr>
        <w:t xml:space="preserve"> </w:t>
      </w:r>
      <w:r w:rsidRPr="00542E2B">
        <w:rPr>
          <w:rFonts w:cs="B Lotus"/>
          <w:color w:val="auto"/>
          <w:sz w:val="28"/>
          <w:szCs w:val="28"/>
          <w:rtl/>
        </w:rPr>
        <w:t>فرگوس و والنتاینر</w:t>
      </w:r>
      <w:r>
        <w:rPr>
          <w:rStyle w:val="FootnoteReference"/>
          <w:rFonts w:cs="B Lotus"/>
          <w:color w:val="auto"/>
          <w:sz w:val="28"/>
          <w:szCs w:val="28"/>
          <w:rtl/>
        </w:rPr>
        <w:footnoteReference w:id="59"/>
      </w:r>
      <w:r w:rsidRPr="00542E2B">
        <w:rPr>
          <w:rFonts w:cs="B Lotus"/>
          <w:color w:val="auto"/>
          <w:sz w:val="28"/>
          <w:szCs w:val="28"/>
          <w:rtl/>
        </w:rPr>
        <w:t xml:space="preserve">، </w:t>
      </w:r>
      <w:r w:rsidRPr="00542E2B">
        <w:rPr>
          <w:rFonts w:cs="B Lotus"/>
          <w:color w:val="auto"/>
          <w:sz w:val="28"/>
          <w:szCs w:val="28"/>
          <w:rtl/>
          <w:lang w:bidi="fa-IR"/>
        </w:rPr>
        <w:t>۲۰۲۲</w:t>
      </w:r>
      <w:r>
        <w:rPr>
          <w:rFonts w:cs="B Lotus" w:hint="cs"/>
          <w:color w:val="auto"/>
          <w:sz w:val="28"/>
          <w:szCs w:val="28"/>
          <w:rtl/>
          <w:lang w:bidi="fa-IR"/>
        </w:rPr>
        <w:t xml:space="preserve">). </w:t>
      </w:r>
    </w:p>
    <w:p w:rsidR="00446A2C" w:rsidRPr="00446A2C" w:rsidRDefault="006012D9" w:rsidP="00446A2C">
      <w:pPr>
        <w:bidi/>
        <w:spacing w:line="276" w:lineRule="auto"/>
        <w:ind w:left="-547" w:firstLine="547"/>
        <w:jc w:val="both"/>
        <w:rPr>
          <w:rFonts w:cs="B Lotus"/>
          <w:color w:val="auto"/>
          <w:sz w:val="28"/>
          <w:szCs w:val="28"/>
          <w:rtl/>
          <w:lang w:bidi="fa-IR"/>
        </w:rPr>
      </w:pPr>
      <w:r w:rsidRPr="00446A2C">
        <w:rPr>
          <w:rFonts w:cs="B Lotus"/>
          <w:color w:val="auto"/>
          <w:sz w:val="28"/>
          <w:szCs w:val="28"/>
          <w:rtl/>
        </w:rPr>
        <w:lastRenderedPageBreak/>
        <w:t>اضطراب سلامت ممکن است در دوره سالمندی تحت تأثیر افزایش تجربه بیماری‌های جسمانی، بیماری‌های مزمن، ضعف و محدودیت‌های عملکردی و همچنین مواجهه بیشتر با بیماری و مرگ در خود یا نزدیکان افزایش یابد. پژوهش‌ها نشان داده‌اند که وجود بیماری‌های مزمن و کاهش عملکرد جسمانی با سطوح بالاتر اضطراب سلامت در سالمندان ارتباط دارد؛ بنابراین، افزایش نگرانی درباره سلامت در این دوره را می‌توان تا حدی در ارتباط با تغییرات جسمانی و تجربیات مرتبط با بیماری در طول زندگی در نظر گرفت (هیل و واتس</w:t>
      </w:r>
      <w:r w:rsidRPr="00446A2C">
        <w:rPr>
          <w:rStyle w:val="FootnoteReference"/>
          <w:rFonts w:cs="B Lotus"/>
          <w:color w:val="auto"/>
          <w:sz w:val="28"/>
          <w:szCs w:val="28"/>
          <w:rtl/>
        </w:rPr>
        <w:footnoteReference w:id="60"/>
      </w:r>
      <w:r w:rsidRPr="00446A2C">
        <w:rPr>
          <w:rFonts w:cs="B Lotus"/>
          <w:color w:val="auto"/>
          <w:sz w:val="28"/>
          <w:szCs w:val="28"/>
          <w:rtl/>
        </w:rPr>
        <w:t xml:space="preserve">، </w:t>
      </w:r>
      <w:r w:rsidRPr="00446A2C">
        <w:rPr>
          <w:rFonts w:cs="B Lotus"/>
          <w:color w:val="auto"/>
          <w:sz w:val="28"/>
          <w:szCs w:val="28"/>
          <w:rtl/>
          <w:lang w:bidi="fa-IR"/>
        </w:rPr>
        <w:t>۲۰۲۴)</w:t>
      </w:r>
      <w:r w:rsidRPr="00446A2C">
        <w:rPr>
          <w:rFonts w:cs="B Lotus" w:hint="cs"/>
          <w:color w:val="auto"/>
          <w:sz w:val="28"/>
          <w:szCs w:val="28"/>
          <w:rtl/>
          <w:lang w:bidi="fa-IR"/>
        </w:rPr>
        <w:t>.</w:t>
      </w:r>
      <w:r w:rsidR="0064614B" w:rsidRPr="00446A2C">
        <w:rPr>
          <w:rFonts w:cs="B Lotus"/>
          <w:color w:val="auto"/>
          <w:sz w:val="28"/>
          <w:szCs w:val="28"/>
          <w:rtl/>
          <w:lang w:bidi="fa-IR"/>
        </w:rPr>
        <w:t xml:space="preserve"> </w:t>
      </w:r>
      <w:bookmarkEnd w:id="23"/>
      <w:r w:rsidR="00446A2C" w:rsidRPr="00446A2C">
        <w:rPr>
          <w:rFonts w:cs="B Lotus"/>
          <w:color w:val="auto"/>
          <w:sz w:val="28"/>
          <w:szCs w:val="28"/>
          <w:rtl/>
        </w:rPr>
        <w:t>اضطراب از مشکلات شایع سلامت روان در دوره سالمندی است و با وجود شیوع قابل توجه، در بسیاری از موارد کمتر شناسایی و درمان می‌شود. مطالعات نشان داده‌اند که اضطراب در سالمندان می‌تواند با پیامدهایی همچون کاهش عملکرد جسمانی و شناختی، افزایش استفاده از خدمات سلامت و کاهش کیفیت زندگی همراه باشد. همچنین، بیماری‌های جسمانی، مشکلات عملکردی و شرایط روانی ـ اجتماعی می‌توانند در بروز و تداوم علائم اضطرابی در این دوره نقش داشته باشند (ماتویچ</w:t>
      </w:r>
      <w:r w:rsidR="00446A2C" w:rsidRPr="00446A2C">
        <w:rPr>
          <w:rStyle w:val="FootnoteReference"/>
          <w:rFonts w:cs="B Lotus"/>
          <w:color w:val="auto"/>
          <w:sz w:val="28"/>
          <w:szCs w:val="28"/>
          <w:rtl/>
        </w:rPr>
        <w:footnoteReference w:id="61"/>
      </w:r>
      <w:r w:rsidR="00446A2C" w:rsidRPr="00446A2C">
        <w:rPr>
          <w:rFonts w:cs="B Lotus"/>
          <w:color w:val="auto"/>
          <w:sz w:val="28"/>
          <w:szCs w:val="28"/>
          <w:rtl/>
        </w:rPr>
        <w:t xml:space="preserve"> و همکاران، </w:t>
      </w:r>
      <w:r w:rsidR="00446A2C" w:rsidRPr="00446A2C">
        <w:rPr>
          <w:rFonts w:cs="B Lotus"/>
          <w:color w:val="auto"/>
          <w:sz w:val="28"/>
          <w:szCs w:val="28"/>
          <w:rtl/>
          <w:lang w:bidi="fa-IR"/>
        </w:rPr>
        <w:t>۲۰۲۴)</w:t>
      </w:r>
      <w:r w:rsidR="00446A2C" w:rsidRPr="00446A2C">
        <w:rPr>
          <w:rFonts w:cs="B Lotus" w:hint="cs"/>
          <w:color w:val="auto"/>
          <w:sz w:val="28"/>
          <w:szCs w:val="28"/>
          <w:rtl/>
          <w:lang w:bidi="fa-IR"/>
        </w:rPr>
        <w:t xml:space="preserve">. </w:t>
      </w:r>
      <w:r w:rsidR="00446A2C" w:rsidRPr="00446A2C">
        <w:rPr>
          <w:rFonts w:cs="B Lotus"/>
          <w:color w:val="auto"/>
          <w:sz w:val="28"/>
          <w:szCs w:val="28"/>
          <w:rtl/>
        </w:rPr>
        <w:t xml:space="preserve">یافته‌های یک مرور نظام‌مند و فراتحلیل نشان داد که شیوع جهانی علائم اضطراب در سالمندان حدود </w:t>
      </w:r>
      <w:r w:rsidR="00446A2C" w:rsidRPr="00446A2C">
        <w:rPr>
          <w:rFonts w:cs="B Lotus"/>
          <w:color w:val="auto"/>
          <w:sz w:val="28"/>
          <w:szCs w:val="28"/>
          <w:rtl/>
          <w:lang w:bidi="fa-IR"/>
        </w:rPr>
        <w:t>۲۸</w:t>
      </w:r>
      <w:r w:rsidR="00446A2C" w:rsidRPr="00446A2C">
        <w:rPr>
          <w:rFonts w:cs="B Lotus"/>
          <w:color w:val="auto"/>
          <w:sz w:val="28"/>
          <w:szCs w:val="28"/>
          <w:rtl/>
        </w:rPr>
        <w:t xml:space="preserve"> درصد است. همچنین، بیماری‌های جسمانی، جنسیت، حمایت اجتماعی پایین و انزوای اجتماعی از جمله عوامل مرتبط با علائم اضطرابی در سالمندان گزارش شده‌اند (شفیعی و همکاران، </w:t>
      </w:r>
      <w:r w:rsidR="00446A2C" w:rsidRPr="00446A2C">
        <w:rPr>
          <w:rFonts w:cs="B Lotus"/>
          <w:color w:val="auto"/>
          <w:sz w:val="28"/>
          <w:szCs w:val="28"/>
          <w:rtl/>
          <w:lang w:bidi="fa-IR"/>
        </w:rPr>
        <w:t>۲۰۲۵)</w:t>
      </w:r>
      <w:r w:rsidR="00446A2C" w:rsidRPr="00446A2C">
        <w:rPr>
          <w:rFonts w:cs="B Lotus" w:hint="cs"/>
          <w:color w:val="auto"/>
          <w:sz w:val="28"/>
          <w:szCs w:val="28"/>
          <w:rtl/>
          <w:lang w:bidi="fa-IR"/>
        </w:rPr>
        <w:t>.</w:t>
      </w:r>
    </w:p>
    <w:p w:rsidR="0064614B" w:rsidRPr="0064614B" w:rsidRDefault="0064614B" w:rsidP="00446A2C">
      <w:pPr>
        <w:bidi/>
        <w:spacing w:line="276" w:lineRule="auto"/>
        <w:ind w:left="-547" w:firstLine="547"/>
        <w:jc w:val="both"/>
        <w:rPr>
          <w:rFonts w:cs="B Lotus"/>
          <w:color w:val="auto"/>
          <w:sz w:val="28"/>
          <w:szCs w:val="28"/>
          <w:rtl/>
          <w:lang w:bidi="fa-IR"/>
        </w:rPr>
      </w:pPr>
      <w:r w:rsidRPr="0064614B">
        <w:rPr>
          <w:rFonts w:cs="B Lotus"/>
          <w:color w:val="auto"/>
          <w:sz w:val="28"/>
          <w:szCs w:val="28"/>
          <w:rtl/>
          <w:lang w:bidi="fa-IR"/>
        </w:rPr>
        <w:t>سالمندان به دل</w:t>
      </w:r>
      <w:r w:rsidRPr="0064614B">
        <w:rPr>
          <w:rFonts w:cs="B Lotus" w:hint="cs"/>
          <w:color w:val="auto"/>
          <w:sz w:val="28"/>
          <w:szCs w:val="28"/>
          <w:rtl/>
          <w:lang w:bidi="fa-IR"/>
        </w:rPr>
        <w:t>ی</w:t>
      </w:r>
      <w:r w:rsidRPr="0064614B">
        <w:rPr>
          <w:rFonts w:cs="B Lotus" w:hint="eastAsia"/>
          <w:color w:val="auto"/>
          <w:sz w:val="28"/>
          <w:szCs w:val="28"/>
          <w:rtl/>
          <w:lang w:bidi="fa-IR"/>
        </w:rPr>
        <w:t>ل</w:t>
      </w:r>
      <w:r w:rsidRPr="0064614B">
        <w:rPr>
          <w:rFonts w:cs="B Lotus"/>
          <w:color w:val="auto"/>
          <w:sz w:val="28"/>
          <w:szCs w:val="28"/>
          <w:rtl/>
          <w:lang w:bidi="fa-IR"/>
        </w:rPr>
        <w:t xml:space="preserve"> مشکلات مختلف در ابعاد سلامت و آ</w:t>
      </w:r>
      <w:r w:rsidRPr="0064614B">
        <w:rPr>
          <w:rFonts w:cs="B Lotus" w:hint="cs"/>
          <w:color w:val="auto"/>
          <w:sz w:val="28"/>
          <w:szCs w:val="28"/>
          <w:rtl/>
          <w:lang w:bidi="fa-IR"/>
        </w:rPr>
        <w:t>ی</w:t>
      </w:r>
      <w:r w:rsidRPr="0064614B">
        <w:rPr>
          <w:rFonts w:cs="B Lotus" w:hint="eastAsia"/>
          <w:color w:val="auto"/>
          <w:sz w:val="28"/>
          <w:szCs w:val="28"/>
          <w:rtl/>
          <w:lang w:bidi="fa-IR"/>
        </w:rPr>
        <w:t>نده</w:t>
      </w:r>
      <w:r w:rsidRPr="0064614B">
        <w:rPr>
          <w:rFonts w:cs="B Lotus"/>
          <w:color w:val="auto"/>
          <w:sz w:val="28"/>
          <w:szCs w:val="28"/>
          <w:rtl/>
          <w:lang w:bidi="fa-IR"/>
        </w:rPr>
        <w:t xml:space="preserve"> مبهم خو</w:t>
      </w:r>
      <w:r w:rsidRPr="0064614B">
        <w:rPr>
          <w:rFonts w:cs="B Lotus" w:hint="cs"/>
          <w:color w:val="auto"/>
          <w:sz w:val="28"/>
          <w:szCs w:val="28"/>
          <w:rtl/>
          <w:lang w:bidi="fa-IR"/>
        </w:rPr>
        <w:t>ی</w:t>
      </w:r>
      <w:r w:rsidRPr="0064614B">
        <w:rPr>
          <w:rFonts w:cs="B Lotus" w:hint="eastAsia"/>
          <w:color w:val="auto"/>
          <w:sz w:val="28"/>
          <w:szCs w:val="28"/>
          <w:rtl/>
          <w:lang w:bidi="fa-IR"/>
        </w:rPr>
        <w:t>ش</w:t>
      </w:r>
      <w:r w:rsidRPr="0064614B">
        <w:rPr>
          <w:rFonts w:cs="B Lotus"/>
          <w:color w:val="auto"/>
          <w:sz w:val="28"/>
          <w:szCs w:val="28"/>
          <w:rtl/>
          <w:lang w:bidi="fa-IR"/>
        </w:rPr>
        <w:t xml:space="preserve"> گرفتار اضطراب م</w:t>
      </w:r>
      <w:r w:rsidRPr="0064614B">
        <w:rPr>
          <w:rFonts w:cs="B Lotus" w:hint="cs"/>
          <w:color w:val="auto"/>
          <w:sz w:val="28"/>
          <w:szCs w:val="28"/>
          <w:rtl/>
          <w:lang w:bidi="fa-IR"/>
        </w:rPr>
        <w:t>ی‌</w:t>
      </w:r>
      <w:r w:rsidRPr="0064614B">
        <w:rPr>
          <w:rFonts w:cs="B Lotus" w:hint="eastAsia"/>
          <w:color w:val="auto"/>
          <w:sz w:val="28"/>
          <w:szCs w:val="28"/>
          <w:rtl/>
          <w:lang w:bidi="fa-IR"/>
        </w:rPr>
        <w:t>شوند</w:t>
      </w:r>
      <w:r w:rsidRPr="0064614B">
        <w:rPr>
          <w:rFonts w:cs="B Lotus"/>
          <w:color w:val="auto"/>
          <w:sz w:val="28"/>
          <w:szCs w:val="28"/>
          <w:rtl/>
          <w:lang w:bidi="fa-IR"/>
        </w:rPr>
        <w:t>. از طرف</w:t>
      </w:r>
      <w:r w:rsidRPr="0064614B">
        <w:rPr>
          <w:rFonts w:cs="B Lotus" w:hint="cs"/>
          <w:color w:val="auto"/>
          <w:sz w:val="28"/>
          <w:szCs w:val="28"/>
          <w:rtl/>
          <w:lang w:bidi="fa-IR"/>
        </w:rPr>
        <w:t>ی</w:t>
      </w:r>
      <w:r w:rsidRPr="0064614B">
        <w:rPr>
          <w:rFonts w:cs="B Lotus"/>
          <w:color w:val="auto"/>
          <w:sz w:val="28"/>
          <w:szCs w:val="28"/>
          <w:rtl/>
          <w:lang w:bidi="fa-IR"/>
        </w:rPr>
        <w:t xml:space="preserve"> تنها</w:t>
      </w:r>
      <w:r w:rsidRPr="0064614B">
        <w:rPr>
          <w:rFonts w:cs="B Lotus" w:hint="cs"/>
          <w:color w:val="auto"/>
          <w:sz w:val="28"/>
          <w:szCs w:val="28"/>
          <w:rtl/>
          <w:lang w:bidi="fa-IR"/>
        </w:rPr>
        <w:t>یی</w:t>
      </w:r>
      <w:r w:rsidRPr="0064614B">
        <w:rPr>
          <w:rFonts w:cs="B Lotus" w:hint="eastAsia"/>
          <w:color w:val="auto"/>
          <w:sz w:val="28"/>
          <w:szCs w:val="28"/>
          <w:rtl/>
          <w:lang w:bidi="fa-IR"/>
        </w:rPr>
        <w:t>،</w:t>
      </w:r>
      <w:r w:rsidRPr="0064614B">
        <w:rPr>
          <w:rFonts w:cs="B Lotus"/>
          <w:color w:val="auto"/>
          <w:sz w:val="28"/>
          <w:szCs w:val="28"/>
          <w:rtl/>
          <w:lang w:bidi="fa-IR"/>
        </w:rPr>
        <w:t xml:space="preserve"> وابستگ</w:t>
      </w:r>
      <w:r w:rsidRPr="0064614B">
        <w:rPr>
          <w:rFonts w:cs="B Lotus" w:hint="cs"/>
          <w:color w:val="auto"/>
          <w:sz w:val="28"/>
          <w:szCs w:val="28"/>
          <w:rtl/>
          <w:lang w:bidi="fa-IR"/>
        </w:rPr>
        <w:t>ی</w:t>
      </w:r>
      <w:r w:rsidRPr="0064614B">
        <w:rPr>
          <w:rFonts w:cs="B Lotus"/>
          <w:color w:val="auto"/>
          <w:sz w:val="28"/>
          <w:szCs w:val="28"/>
          <w:rtl/>
          <w:lang w:bidi="fa-IR"/>
        </w:rPr>
        <w:t xml:space="preserve"> عاطف</w:t>
      </w:r>
      <w:r w:rsidRPr="0064614B">
        <w:rPr>
          <w:rFonts w:cs="B Lotus" w:hint="cs"/>
          <w:color w:val="auto"/>
          <w:sz w:val="28"/>
          <w:szCs w:val="28"/>
          <w:rtl/>
          <w:lang w:bidi="fa-IR"/>
        </w:rPr>
        <w:t>ی</w:t>
      </w:r>
      <w:r w:rsidRPr="0064614B">
        <w:rPr>
          <w:rFonts w:cs="B Lotus"/>
          <w:color w:val="auto"/>
          <w:sz w:val="28"/>
          <w:szCs w:val="28"/>
          <w:rtl/>
          <w:lang w:bidi="fa-IR"/>
        </w:rPr>
        <w:t xml:space="preserve"> و مال</w:t>
      </w:r>
      <w:r w:rsidRPr="0064614B">
        <w:rPr>
          <w:rFonts w:cs="B Lotus" w:hint="cs"/>
          <w:color w:val="auto"/>
          <w:sz w:val="28"/>
          <w:szCs w:val="28"/>
          <w:rtl/>
          <w:lang w:bidi="fa-IR"/>
        </w:rPr>
        <w:t>ی</w:t>
      </w:r>
      <w:r w:rsidRPr="0064614B">
        <w:rPr>
          <w:rFonts w:cs="B Lotus" w:hint="eastAsia"/>
          <w:color w:val="auto"/>
          <w:sz w:val="28"/>
          <w:szCs w:val="28"/>
          <w:rtl/>
          <w:lang w:bidi="fa-IR"/>
        </w:rPr>
        <w:t>،</w:t>
      </w:r>
      <w:r w:rsidRPr="0064614B">
        <w:rPr>
          <w:rFonts w:cs="B Lotus"/>
          <w:color w:val="auto"/>
          <w:sz w:val="28"/>
          <w:szCs w:val="28"/>
          <w:rtl/>
          <w:lang w:bidi="fa-IR"/>
        </w:rPr>
        <w:t xml:space="preserve"> ب</w:t>
      </w:r>
      <w:r w:rsidRPr="0064614B">
        <w:rPr>
          <w:rFonts w:cs="B Lotus" w:hint="cs"/>
          <w:color w:val="auto"/>
          <w:sz w:val="28"/>
          <w:szCs w:val="28"/>
          <w:rtl/>
          <w:lang w:bidi="fa-IR"/>
        </w:rPr>
        <w:t>ی</w:t>
      </w:r>
      <w:r w:rsidRPr="0064614B">
        <w:rPr>
          <w:rFonts w:cs="B Lotus" w:hint="eastAsia"/>
          <w:color w:val="auto"/>
          <w:sz w:val="28"/>
          <w:szCs w:val="28"/>
          <w:rtl/>
          <w:lang w:bidi="fa-IR"/>
        </w:rPr>
        <w:t>مار</w:t>
      </w:r>
      <w:r w:rsidRPr="0064614B">
        <w:rPr>
          <w:rFonts w:cs="B Lotus" w:hint="cs"/>
          <w:color w:val="auto"/>
          <w:sz w:val="28"/>
          <w:szCs w:val="28"/>
          <w:rtl/>
          <w:lang w:bidi="fa-IR"/>
        </w:rPr>
        <w:t>ی</w:t>
      </w:r>
      <w:r w:rsidRPr="0064614B">
        <w:rPr>
          <w:rFonts w:cs="B Lotus" w:hint="eastAsia"/>
          <w:color w:val="auto"/>
          <w:sz w:val="28"/>
          <w:szCs w:val="28"/>
          <w:rtl/>
          <w:lang w:bidi="fa-IR"/>
        </w:rPr>
        <w:t>ها</w:t>
      </w:r>
      <w:r w:rsidRPr="0064614B">
        <w:rPr>
          <w:rFonts w:cs="B Lotus" w:hint="cs"/>
          <w:color w:val="auto"/>
          <w:sz w:val="28"/>
          <w:szCs w:val="28"/>
          <w:rtl/>
          <w:lang w:bidi="fa-IR"/>
        </w:rPr>
        <w:t>ی</w:t>
      </w:r>
      <w:r w:rsidRPr="0064614B">
        <w:rPr>
          <w:rFonts w:cs="B Lotus"/>
          <w:color w:val="auto"/>
          <w:sz w:val="28"/>
          <w:szCs w:val="28"/>
          <w:rtl/>
          <w:lang w:bidi="fa-IR"/>
        </w:rPr>
        <w:t xml:space="preserve"> جسمان</w:t>
      </w:r>
      <w:r w:rsidRPr="0064614B">
        <w:rPr>
          <w:rFonts w:cs="B Lotus" w:hint="cs"/>
          <w:color w:val="auto"/>
          <w:sz w:val="28"/>
          <w:szCs w:val="28"/>
          <w:rtl/>
          <w:lang w:bidi="fa-IR"/>
        </w:rPr>
        <w:t>ی</w:t>
      </w:r>
      <w:r w:rsidRPr="0064614B">
        <w:rPr>
          <w:rFonts w:cs="B Lotus" w:hint="eastAsia"/>
          <w:color w:val="auto"/>
          <w:sz w:val="28"/>
          <w:szCs w:val="28"/>
          <w:rtl/>
          <w:lang w:bidi="fa-IR"/>
        </w:rPr>
        <w:t>،</w:t>
      </w:r>
      <w:r w:rsidRPr="0064614B">
        <w:rPr>
          <w:rFonts w:cs="B Lotus"/>
          <w:color w:val="auto"/>
          <w:sz w:val="28"/>
          <w:szCs w:val="28"/>
          <w:rtl/>
          <w:lang w:bidi="fa-IR"/>
        </w:rPr>
        <w:t xml:space="preserve"> ضعف عضلان</w:t>
      </w:r>
      <w:r w:rsidRPr="0064614B">
        <w:rPr>
          <w:rFonts w:cs="B Lotus" w:hint="cs"/>
          <w:color w:val="auto"/>
          <w:sz w:val="28"/>
          <w:szCs w:val="28"/>
          <w:rtl/>
          <w:lang w:bidi="fa-IR"/>
        </w:rPr>
        <w:t>ی</w:t>
      </w:r>
      <w:r w:rsidRPr="0064614B">
        <w:rPr>
          <w:rFonts w:cs="B Lotus"/>
          <w:color w:val="auto"/>
          <w:sz w:val="28"/>
          <w:szCs w:val="28"/>
          <w:rtl/>
          <w:lang w:bidi="fa-IR"/>
        </w:rPr>
        <w:t xml:space="preserve"> و کاهش قوا</w:t>
      </w:r>
      <w:r w:rsidRPr="0064614B">
        <w:rPr>
          <w:rFonts w:cs="B Lotus" w:hint="cs"/>
          <w:color w:val="auto"/>
          <w:sz w:val="28"/>
          <w:szCs w:val="28"/>
          <w:rtl/>
          <w:lang w:bidi="fa-IR"/>
        </w:rPr>
        <w:t>ی</w:t>
      </w:r>
      <w:r w:rsidRPr="0064614B">
        <w:rPr>
          <w:rFonts w:cs="B Lotus"/>
          <w:color w:val="auto"/>
          <w:sz w:val="28"/>
          <w:szCs w:val="28"/>
          <w:rtl/>
          <w:lang w:bidi="fa-IR"/>
        </w:rPr>
        <w:t xml:space="preserve"> جسم از عوامل ا</w:t>
      </w:r>
      <w:r w:rsidRPr="0064614B">
        <w:rPr>
          <w:rFonts w:cs="B Lotus" w:hint="cs"/>
          <w:color w:val="auto"/>
          <w:sz w:val="28"/>
          <w:szCs w:val="28"/>
          <w:rtl/>
          <w:lang w:bidi="fa-IR"/>
        </w:rPr>
        <w:t>ی</w:t>
      </w:r>
      <w:r w:rsidRPr="0064614B">
        <w:rPr>
          <w:rFonts w:cs="B Lotus" w:hint="eastAsia"/>
          <w:color w:val="auto"/>
          <w:sz w:val="28"/>
          <w:szCs w:val="28"/>
          <w:rtl/>
          <w:lang w:bidi="fa-IR"/>
        </w:rPr>
        <w:t>جاد</w:t>
      </w:r>
      <w:r w:rsidRPr="0064614B">
        <w:rPr>
          <w:rFonts w:cs="B Lotus"/>
          <w:color w:val="auto"/>
          <w:sz w:val="28"/>
          <w:szCs w:val="28"/>
          <w:rtl/>
          <w:lang w:bidi="fa-IR"/>
        </w:rPr>
        <w:t xml:space="preserve"> اضطراب در سالمندان م</w:t>
      </w:r>
      <w:r w:rsidRPr="0064614B">
        <w:rPr>
          <w:rFonts w:cs="B Lotus" w:hint="cs"/>
          <w:color w:val="auto"/>
          <w:sz w:val="28"/>
          <w:szCs w:val="28"/>
          <w:rtl/>
          <w:lang w:bidi="fa-IR"/>
        </w:rPr>
        <w:t>ی‌</w:t>
      </w:r>
      <w:r w:rsidRPr="0064614B">
        <w:rPr>
          <w:rFonts w:cs="B Lotus" w:hint="eastAsia"/>
          <w:color w:val="auto"/>
          <w:sz w:val="28"/>
          <w:szCs w:val="28"/>
          <w:rtl/>
          <w:lang w:bidi="fa-IR"/>
        </w:rPr>
        <w:t>باشد</w:t>
      </w:r>
      <w:r w:rsidRPr="0064614B">
        <w:rPr>
          <w:rFonts w:cs="B Lotus"/>
          <w:color w:val="auto"/>
          <w:sz w:val="28"/>
          <w:szCs w:val="28"/>
          <w:rtl/>
          <w:lang w:bidi="fa-IR"/>
        </w:rPr>
        <w:t>. از علا</w:t>
      </w:r>
      <w:r w:rsidRPr="0064614B">
        <w:rPr>
          <w:rFonts w:cs="B Lotus" w:hint="cs"/>
          <w:color w:val="auto"/>
          <w:sz w:val="28"/>
          <w:szCs w:val="28"/>
          <w:rtl/>
          <w:lang w:bidi="fa-IR"/>
        </w:rPr>
        <w:t>ی</w:t>
      </w:r>
      <w:r w:rsidRPr="0064614B">
        <w:rPr>
          <w:rFonts w:cs="B Lotus" w:hint="eastAsia"/>
          <w:color w:val="auto"/>
          <w:sz w:val="28"/>
          <w:szCs w:val="28"/>
          <w:rtl/>
          <w:lang w:bidi="fa-IR"/>
        </w:rPr>
        <w:t>م</w:t>
      </w:r>
      <w:r w:rsidRPr="0064614B">
        <w:rPr>
          <w:rFonts w:cs="B Lotus"/>
          <w:color w:val="auto"/>
          <w:sz w:val="28"/>
          <w:szCs w:val="28"/>
          <w:rtl/>
          <w:lang w:bidi="fa-IR"/>
        </w:rPr>
        <w:t xml:space="preserve"> اضطراب در سالمن</w:t>
      </w:r>
      <w:r w:rsidRPr="0064614B">
        <w:rPr>
          <w:rFonts w:cs="B Lotus" w:hint="eastAsia"/>
          <w:color w:val="auto"/>
          <w:sz w:val="28"/>
          <w:szCs w:val="28"/>
          <w:rtl/>
          <w:lang w:bidi="fa-IR"/>
        </w:rPr>
        <w:t>دان</w:t>
      </w:r>
      <w:r w:rsidRPr="0064614B">
        <w:rPr>
          <w:rFonts w:cs="B Lotus"/>
          <w:color w:val="auto"/>
          <w:sz w:val="28"/>
          <w:szCs w:val="28"/>
          <w:rtl/>
          <w:lang w:bidi="fa-IR"/>
        </w:rPr>
        <w:t xml:space="preserve"> م</w:t>
      </w:r>
      <w:r w:rsidRPr="0064614B">
        <w:rPr>
          <w:rFonts w:cs="B Lotus" w:hint="cs"/>
          <w:color w:val="auto"/>
          <w:sz w:val="28"/>
          <w:szCs w:val="28"/>
          <w:rtl/>
          <w:lang w:bidi="fa-IR"/>
        </w:rPr>
        <w:t>ی‌</w:t>
      </w:r>
      <w:r w:rsidRPr="0064614B">
        <w:rPr>
          <w:rFonts w:cs="B Lotus" w:hint="eastAsia"/>
          <w:color w:val="auto"/>
          <w:sz w:val="28"/>
          <w:szCs w:val="28"/>
          <w:rtl/>
          <w:lang w:bidi="fa-IR"/>
        </w:rPr>
        <w:t>توان</w:t>
      </w:r>
      <w:r w:rsidRPr="0064614B">
        <w:rPr>
          <w:rFonts w:cs="B Lotus"/>
          <w:color w:val="auto"/>
          <w:sz w:val="28"/>
          <w:szCs w:val="28"/>
          <w:rtl/>
          <w:lang w:bidi="fa-IR"/>
        </w:rPr>
        <w:t xml:space="preserve"> به افزا</w:t>
      </w:r>
      <w:r w:rsidRPr="0064614B">
        <w:rPr>
          <w:rFonts w:cs="B Lotus" w:hint="cs"/>
          <w:color w:val="auto"/>
          <w:sz w:val="28"/>
          <w:szCs w:val="28"/>
          <w:rtl/>
          <w:lang w:bidi="fa-IR"/>
        </w:rPr>
        <w:t>ی</w:t>
      </w:r>
      <w:r w:rsidRPr="0064614B">
        <w:rPr>
          <w:rFonts w:cs="B Lotus" w:hint="eastAsia"/>
          <w:color w:val="auto"/>
          <w:sz w:val="28"/>
          <w:szCs w:val="28"/>
          <w:rtl/>
          <w:lang w:bidi="fa-IR"/>
        </w:rPr>
        <w:t>ش</w:t>
      </w:r>
      <w:r w:rsidRPr="0064614B">
        <w:rPr>
          <w:rFonts w:cs="B Lotus"/>
          <w:color w:val="auto"/>
          <w:sz w:val="28"/>
          <w:szCs w:val="28"/>
          <w:rtl/>
          <w:lang w:bidi="fa-IR"/>
        </w:rPr>
        <w:t xml:space="preserve"> فشار خون، تپش قلب، کاهش تمرکز، همچن</w:t>
      </w:r>
      <w:r w:rsidRPr="0064614B">
        <w:rPr>
          <w:rFonts w:cs="B Lotus" w:hint="cs"/>
          <w:color w:val="auto"/>
          <w:sz w:val="28"/>
          <w:szCs w:val="28"/>
          <w:rtl/>
          <w:lang w:bidi="fa-IR"/>
        </w:rPr>
        <w:t>ی</w:t>
      </w:r>
      <w:r w:rsidRPr="0064614B">
        <w:rPr>
          <w:rFonts w:cs="B Lotus" w:hint="eastAsia"/>
          <w:color w:val="auto"/>
          <w:sz w:val="28"/>
          <w:szCs w:val="28"/>
          <w:rtl/>
          <w:lang w:bidi="fa-IR"/>
        </w:rPr>
        <w:t>ن</w:t>
      </w:r>
      <w:r w:rsidRPr="0064614B">
        <w:rPr>
          <w:rFonts w:cs="B Lotus"/>
          <w:color w:val="auto"/>
          <w:sz w:val="28"/>
          <w:szCs w:val="28"/>
          <w:rtl/>
          <w:lang w:bidi="fa-IR"/>
        </w:rPr>
        <w:t xml:space="preserve"> علا</w:t>
      </w:r>
      <w:r w:rsidRPr="0064614B">
        <w:rPr>
          <w:rFonts w:cs="B Lotus" w:hint="cs"/>
          <w:color w:val="auto"/>
          <w:sz w:val="28"/>
          <w:szCs w:val="28"/>
          <w:rtl/>
          <w:lang w:bidi="fa-IR"/>
        </w:rPr>
        <w:t>ی</w:t>
      </w:r>
      <w:r w:rsidRPr="0064614B">
        <w:rPr>
          <w:rFonts w:cs="B Lotus" w:hint="eastAsia"/>
          <w:color w:val="auto"/>
          <w:sz w:val="28"/>
          <w:szCs w:val="28"/>
          <w:rtl/>
          <w:lang w:bidi="fa-IR"/>
        </w:rPr>
        <w:t>م</w:t>
      </w:r>
      <w:r w:rsidRPr="0064614B">
        <w:rPr>
          <w:rFonts w:cs="B Lotus"/>
          <w:color w:val="auto"/>
          <w:sz w:val="28"/>
          <w:szCs w:val="28"/>
          <w:rtl/>
          <w:lang w:bidi="fa-IR"/>
        </w:rPr>
        <w:t xml:space="preserve"> گوارش</w:t>
      </w:r>
      <w:r w:rsidRPr="0064614B">
        <w:rPr>
          <w:rFonts w:cs="B Lotus" w:hint="cs"/>
          <w:color w:val="auto"/>
          <w:sz w:val="28"/>
          <w:szCs w:val="28"/>
          <w:rtl/>
          <w:lang w:bidi="fa-IR"/>
        </w:rPr>
        <w:t>ی</w:t>
      </w:r>
      <w:r w:rsidRPr="0064614B">
        <w:rPr>
          <w:rFonts w:cs="B Lotus"/>
          <w:color w:val="auto"/>
          <w:sz w:val="28"/>
          <w:szCs w:val="28"/>
          <w:rtl/>
          <w:lang w:bidi="fa-IR"/>
        </w:rPr>
        <w:t xml:space="preserve"> و تکرر ادرار که از عوامل اضطراب سالمندان هستند، اشاره کرد. در خصوص اضطراب در دوره سالمند</w:t>
      </w:r>
      <w:r w:rsidRPr="0064614B">
        <w:rPr>
          <w:rFonts w:cs="B Lotus" w:hint="cs"/>
          <w:color w:val="auto"/>
          <w:sz w:val="28"/>
          <w:szCs w:val="28"/>
          <w:rtl/>
          <w:lang w:bidi="fa-IR"/>
        </w:rPr>
        <w:t>ی</w:t>
      </w:r>
      <w:r w:rsidRPr="0064614B">
        <w:rPr>
          <w:rFonts w:cs="B Lotus"/>
          <w:color w:val="auto"/>
          <w:sz w:val="28"/>
          <w:szCs w:val="28"/>
          <w:rtl/>
          <w:lang w:bidi="fa-IR"/>
        </w:rPr>
        <w:t xml:space="preserve"> با</w:t>
      </w:r>
      <w:r w:rsidRPr="0064614B">
        <w:rPr>
          <w:rFonts w:cs="B Lotus" w:hint="cs"/>
          <w:color w:val="auto"/>
          <w:sz w:val="28"/>
          <w:szCs w:val="28"/>
          <w:rtl/>
          <w:lang w:bidi="fa-IR"/>
        </w:rPr>
        <w:t>ی</w:t>
      </w:r>
      <w:r w:rsidRPr="0064614B">
        <w:rPr>
          <w:rFonts w:cs="B Lotus" w:hint="eastAsia"/>
          <w:color w:val="auto"/>
          <w:sz w:val="28"/>
          <w:szCs w:val="28"/>
          <w:rtl/>
          <w:lang w:bidi="fa-IR"/>
        </w:rPr>
        <w:t>د</w:t>
      </w:r>
      <w:r w:rsidRPr="0064614B">
        <w:rPr>
          <w:rFonts w:cs="B Lotus"/>
          <w:color w:val="auto"/>
          <w:sz w:val="28"/>
          <w:szCs w:val="28"/>
          <w:rtl/>
          <w:lang w:bidi="fa-IR"/>
        </w:rPr>
        <w:t xml:space="preserve"> ذکر کرد که اضطراب جز جدا</w:t>
      </w:r>
      <w:r w:rsidRPr="0064614B">
        <w:rPr>
          <w:rFonts w:cs="B Lotus" w:hint="cs"/>
          <w:color w:val="auto"/>
          <w:sz w:val="28"/>
          <w:szCs w:val="28"/>
          <w:rtl/>
          <w:lang w:bidi="fa-IR"/>
        </w:rPr>
        <w:t>یی</w:t>
      </w:r>
      <w:r w:rsidRPr="0064614B">
        <w:rPr>
          <w:rFonts w:cs="B Lotus"/>
          <w:color w:val="auto"/>
          <w:sz w:val="28"/>
          <w:szCs w:val="28"/>
          <w:rtl/>
          <w:lang w:bidi="fa-IR"/>
        </w:rPr>
        <w:t xml:space="preserve"> ناپذ</w:t>
      </w:r>
      <w:r w:rsidRPr="0064614B">
        <w:rPr>
          <w:rFonts w:cs="B Lotus" w:hint="cs"/>
          <w:color w:val="auto"/>
          <w:sz w:val="28"/>
          <w:szCs w:val="28"/>
          <w:rtl/>
          <w:lang w:bidi="fa-IR"/>
        </w:rPr>
        <w:t>ی</w:t>
      </w:r>
      <w:r w:rsidRPr="0064614B">
        <w:rPr>
          <w:rFonts w:cs="B Lotus" w:hint="eastAsia"/>
          <w:color w:val="auto"/>
          <w:sz w:val="28"/>
          <w:szCs w:val="28"/>
          <w:rtl/>
          <w:lang w:bidi="fa-IR"/>
        </w:rPr>
        <w:t>ر</w:t>
      </w:r>
      <w:r w:rsidRPr="0064614B">
        <w:rPr>
          <w:rFonts w:cs="B Lotus" w:hint="cs"/>
          <w:color w:val="auto"/>
          <w:sz w:val="28"/>
          <w:szCs w:val="28"/>
          <w:rtl/>
          <w:lang w:bidi="fa-IR"/>
        </w:rPr>
        <w:t>ی</w:t>
      </w:r>
      <w:r w:rsidRPr="0064614B">
        <w:rPr>
          <w:rFonts w:cs="B Lotus"/>
          <w:color w:val="auto"/>
          <w:sz w:val="28"/>
          <w:szCs w:val="28"/>
          <w:rtl/>
          <w:lang w:bidi="fa-IR"/>
        </w:rPr>
        <w:t xml:space="preserve"> از زندگ</w:t>
      </w:r>
      <w:r w:rsidRPr="0064614B">
        <w:rPr>
          <w:rFonts w:cs="B Lotus" w:hint="cs"/>
          <w:color w:val="auto"/>
          <w:sz w:val="28"/>
          <w:szCs w:val="28"/>
          <w:rtl/>
          <w:lang w:bidi="fa-IR"/>
        </w:rPr>
        <w:t>ی</w:t>
      </w:r>
      <w:r w:rsidRPr="0064614B">
        <w:rPr>
          <w:rFonts w:cs="B Lotus"/>
          <w:color w:val="auto"/>
          <w:sz w:val="28"/>
          <w:szCs w:val="28"/>
          <w:rtl/>
          <w:lang w:bidi="fa-IR"/>
        </w:rPr>
        <w:t xml:space="preserve"> روزمره است، اما در صورت</w:t>
      </w:r>
      <w:r w:rsidRPr="0064614B">
        <w:rPr>
          <w:rFonts w:cs="B Lotus" w:hint="cs"/>
          <w:color w:val="auto"/>
          <w:sz w:val="28"/>
          <w:szCs w:val="28"/>
          <w:rtl/>
          <w:lang w:bidi="fa-IR"/>
        </w:rPr>
        <w:t>ی</w:t>
      </w:r>
      <w:r w:rsidRPr="0064614B">
        <w:rPr>
          <w:rFonts w:cs="B Lotus"/>
          <w:color w:val="auto"/>
          <w:sz w:val="28"/>
          <w:szCs w:val="28"/>
          <w:rtl/>
          <w:lang w:bidi="fa-IR"/>
        </w:rPr>
        <w:t xml:space="preserve"> که ا</w:t>
      </w:r>
      <w:r w:rsidRPr="0064614B">
        <w:rPr>
          <w:rFonts w:cs="B Lotus" w:hint="cs"/>
          <w:color w:val="auto"/>
          <w:sz w:val="28"/>
          <w:szCs w:val="28"/>
          <w:rtl/>
          <w:lang w:bidi="fa-IR"/>
        </w:rPr>
        <w:t>ی</w:t>
      </w:r>
      <w:r w:rsidRPr="0064614B">
        <w:rPr>
          <w:rFonts w:cs="B Lotus" w:hint="eastAsia"/>
          <w:color w:val="auto"/>
          <w:sz w:val="28"/>
          <w:szCs w:val="28"/>
          <w:rtl/>
          <w:lang w:bidi="fa-IR"/>
        </w:rPr>
        <w:t>ن</w:t>
      </w:r>
      <w:r w:rsidRPr="0064614B">
        <w:rPr>
          <w:rFonts w:cs="B Lotus"/>
          <w:color w:val="auto"/>
          <w:sz w:val="28"/>
          <w:szCs w:val="28"/>
          <w:rtl/>
          <w:lang w:bidi="fa-IR"/>
        </w:rPr>
        <w:t xml:space="preserve"> اضطراب تداوم </w:t>
      </w:r>
      <w:r w:rsidRPr="0064614B">
        <w:rPr>
          <w:rFonts w:cs="B Lotus" w:hint="cs"/>
          <w:color w:val="auto"/>
          <w:sz w:val="28"/>
          <w:szCs w:val="28"/>
          <w:rtl/>
          <w:lang w:bidi="fa-IR"/>
        </w:rPr>
        <w:t>ی</w:t>
      </w:r>
      <w:r w:rsidRPr="0064614B">
        <w:rPr>
          <w:rFonts w:cs="B Lotus" w:hint="eastAsia"/>
          <w:color w:val="auto"/>
          <w:sz w:val="28"/>
          <w:szCs w:val="28"/>
          <w:rtl/>
          <w:lang w:bidi="fa-IR"/>
        </w:rPr>
        <w:t>ابد</w:t>
      </w:r>
      <w:r w:rsidRPr="0064614B">
        <w:rPr>
          <w:rFonts w:cs="B Lotus"/>
          <w:color w:val="auto"/>
          <w:sz w:val="28"/>
          <w:szCs w:val="28"/>
          <w:rtl/>
          <w:lang w:bidi="fa-IR"/>
        </w:rPr>
        <w:t xml:space="preserve"> و مقدار آن ز</w:t>
      </w:r>
      <w:r w:rsidRPr="0064614B">
        <w:rPr>
          <w:rFonts w:cs="B Lotus" w:hint="cs"/>
          <w:color w:val="auto"/>
          <w:sz w:val="28"/>
          <w:szCs w:val="28"/>
          <w:rtl/>
          <w:lang w:bidi="fa-IR"/>
        </w:rPr>
        <w:t>ی</w:t>
      </w:r>
      <w:r w:rsidRPr="0064614B">
        <w:rPr>
          <w:rFonts w:cs="B Lotus" w:hint="eastAsia"/>
          <w:color w:val="auto"/>
          <w:sz w:val="28"/>
          <w:szCs w:val="28"/>
          <w:rtl/>
          <w:lang w:bidi="fa-IR"/>
        </w:rPr>
        <w:t>اد</w:t>
      </w:r>
      <w:r w:rsidRPr="0064614B">
        <w:rPr>
          <w:rFonts w:cs="B Lotus"/>
          <w:color w:val="auto"/>
          <w:sz w:val="28"/>
          <w:szCs w:val="28"/>
          <w:rtl/>
          <w:lang w:bidi="fa-IR"/>
        </w:rPr>
        <w:t xml:space="preserve"> شود م</w:t>
      </w:r>
      <w:r w:rsidRPr="0064614B">
        <w:rPr>
          <w:rFonts w:cs="B Lotus" w:hint="cs"/>
          <w:color w:val="auto"/>
          <w:sz w:val="28"/>
          <w:szCs w:val="28"/>
          <w:rtl/>
          <w:lang w:bidi="fa-IR"/>
        </w:rPr>
        <w:t>ی‌</w:t>
      </w:r>
      <w:r w:rsidRPr="0064614B">
        <w:rPr>
          <w:rFonts w:cs="B Lotus" w:hint="eastAsia"/>
          <w:color w:val="auto"/>
          <w:sz w:val="28"/>
          <w:szCs w:val="28"/>
          <w:rtl/>
          <w:lang w:bidi="fa-IR"/>
        </w:rPr>
        <w:t>تواند</w:t>
      </w:r>
      <w:r w:rsidRPr="0064614B">
        <w:rPr>
          <w:rFonts w:cs="B Lotus"/>
          <w:color w:val="auto"/>
          <w:sz w:val="28"/>
          <w:szCs w:val="28"/>
          <w:rtl/>
          <w:lang w:bidi="fa-IR"/>
        </w:rPr>
        <w:t xml:space="preserve"> فرد سالمند را مبتلا به </w:t>
      </w:r>
      <w:r w:rsidRPr="0064614B">
        <w:rPr>
          <w:rFonts w:cs="B Lotus" w:hint="cs"/>
          <w:color w:val="auto"/>
          <w:sz w:val="28"/>
          <w:szCs w:val="28"/>
          <w:rtl/>
          <w:lang w:bidi="fa-IR"/>
        </w:rPr>
        <w:t>ی</w:t>
      </w:r>
      <w:r w:rsidRPr="0064614B">
        <w:rPr>
          <w:rFonts w:cs="B Lotus" w:hint="eastAsia"/>
          <w:color w:val="auto"/>
          <w:sz w:val="28"/>
          <w:szCs w:val="28"/>
          <w:rtl/>
          <w:lang w:bidi="fa-IR"/>
        </w:rPr>
        <w:t>ک</w:t>
      </w:r>
      <w:r w:rsidRPr="0064614B">
        <w:rPr>
          <w:rFonts w:cs="B Lotus"/>
          <w:color w:val="auto"/>
          <w:sz w:val="28"/>
          <w:szCs w:val="28"/>
          <w:rtl/>
          <w:lang w:bidi="fa-IR"/>
        </w:rPr>
        <w:t xml:space="preserve"> نگران</w:t>
      </w:r>
      <w:r w:rsidRPr="0064614B">
        <w:rPr>
          <w:rFonts w:cs="B Lotus" w:hint="cs"/>
          <w:color w:val="auto"/>
          <w:sz w:val="28"/>
          <w:szCs w:val="28"/>
          <w:rtl/>
          <w:lang w:bidi="fa-IR"/>
        </w:rPr>
        <w:t>ی</w:t>
      </w:r>
      <w:r w:rsidRPr="0064614B">
        <w:rPr>
          <w:rFonts w:cs="B Lotus"/>
          <w:color w:val="auto"/>
          <w:sz w:val="28"/>
          <w:szCs w:val="28"/>
          <w:rtl/>
          <w:lang w:bidi="fa-IR"/>
        </w:rPr>
        <w:t xml:space="preserve"> مزمن در خصوص سلامت سالمند درآ</w:t>
      </w:r>
      <w:r w:rsidRPr="0064614B">
        <w:rPr>
          <w:rFonts w:cs="B Lotus" w:hint="cs"/>
          <w:color w:val="auto"/>
          <w:sz w:val="28"/>
          <w:szCs w:val="28"/>
          <w:rtl/>
          <w:lang w:bidi="fa-IR"/>
        </w:rPr>
        <w:t>ی</w:t>
      </w:r>
      <w:r w:rsidRPr="0064614B">
        <w:rPr>
          <w:rFonts w:cs="B Lotus" w:hint="eastAsia"/>
          <w:color w:val="auto"/>
          <w:sz w:val="28"/>
          <w:szCs w:val="28"/>
          <w:rtl/>
          <w:lang w:bidi="fa-IR"/>
        </w:rPr>
        <w:t>د</w:t>
      </w:r>
      <w:r w:rsidRPr="0064614B">
        <w:rPr>
          <w:rFonts w:cs="B Lotus"/>
          <w:color w:val="auto"/>
          <w:sz w:val="28"/>
          <w:szCs w:val="28"/>
          <w:rtl/>
          <w:lang w:bidi="fa-IR"/>
        </w:rPr>
        <w:t>. مشکلات عد</w:t>
      </w:r>
      <w:r w:rsidRPr="0064614B">
        <w:rPr>
          <w:rFonts w:cs="B Lotus" w:hint="cs"/>
          <w:color w:val="auto"/>
          <w:sz w:val="28"/>
          <w:szCs w:val="28"/>
          <w:rtl/>
          <w:lang w:bidi="fa-IR"/>
        </w:rPr>
        <w:t>ی</w:t>
      </w:r>
      <w:r w:rsidRPr="0064614B">
        <w:rPr>
          <w:rFonts w:cs="B Lotus" w:hint="eastAsia"/>
          <w:color w:val="auto"/>
          <w:sz w:val="28"/>
          <w:szCs w:val="28"/>
          <w:rtl/>
          <w:lang w:bidi="fa-IR"/>
        </w:rPr>
        <w:t>ده</w:t>
      </w:r>
      <w:r w:rsidRPr="0064614B">
        <w:rPr>
          <w:rFonts w:cs="B Lotus"/>
          <w:color w:val="auto"/>
          <w:sz w:val="28"/>
          <w:szCs w:val="28"/>
          <w:rtl/>
          <w:lang w:bidi="fa-IR"/>
        </w:rPr>
        <w:t xml:space="preserve"> ا</w:t>
      </w:r>
      <w:r w:rsidRPr="0064614B">
        <w:rPr>
          <w:rFonts w:cs="B Lotus" w:hint="cs"/>
          <w:color w:val="auto"/>
          <w:sz w:val="28"/>
          <w:szCs w:val="28"/>
          <w:rtl/>
          <w:lang w:bidi="fa-IR"/>
        </w:rPr>
        <w:t>ی</w:t>
      </w:r>
      <w:r w:rsidRPr="0064614B">
        <w:rPr>
          <w:rFonts w:cs="B Lotus"/>
          <w:color w:val="auto"/>
          <w:sz w:val="28"/>
          <w:szCs w:val="28"/>
          <w:rtl/>
          <w:lang w:bidi="fa-IR"/>
        </w:rPr>
        <w:t xml:space="preserve"> د</w:t>
      </w:r>
      <w:r w:rsidRPr="0064614B">
        <w:rPr>
          <w:rFonts w:cs="B Lotus" w:hint="cs"/>
          <w:color w:val="auto"/>
          <w:sz w:val="28"/>
          <w:szCs w:val="28"/>
          <w:rtl/>
          <w:lang w:bidi="fa-IR"/>
        </w:rPr>
        <w:t>ی</w:t>
      </w:r>
      <w:r w:rsidRPr="0064614B">
        <w:rPr>
          <w:rFonts w:cs="B Lotus" w:hint="eastAsia"/>
          <w:color w:val="auto"/>
          <w:sz w:val="28"/>
          <w:szCs w:val="28"/>
          <w:rtl/>
          <w:lang w:bidi="fa-IR"/>
        </w:rPr>
        <w:t>گر</w:t>
      </w:r>
      <w:r w:rsidRPr="0064614B">
        <w:rPr>
          <w:rFonts w:cs="B Lotus"/>
          <w:color w:val="auto"/>
          <w:sz w:val="28"/>
          <w:szCs w:val="28"/>
          <w:rtl/>
          <w:lang w:bidi="fa-IR"/>
        </w:rPr>
        <w:t xml:space="preserve"> در ا</w:t>
      </w:r>
      <w:r w:rsidRPr="0064614B">
        <w:rPr>
          <w:rFonts w:cs="B Lotus" w:hint="cs"/>
          <w:color w:val="auto"/>
          <w:sz w:val="28"/>
          <w:szCs w:val="28"/>
          <w:rtl/>
          <w:lang w:bidi="fa-IR"/>
        </w:rPr>
        <w:t>ی</w:t>
      </w:r>
      <w:r w:rsidRPr="0064614B">
        <w:rPr>
          <w:rFonts w:cs="B Lotus" w:hint="eastAsia"/>
          <w:color w:val="auto"/>
          <w:sz w:val="28"/>
          <w:szCs w:val="28"/>
          <w:rtl/>
          <w:lang w:bidi="fa-IR"/>
        </w:rPr>
        <w:t>ن</w:t>
      </w:r>
      <w:r w:rsidRPr="0064614B">
        <w:rPr>
          <w:rFonts w:cs="B Lotus"/>
          <w:color w:val="auto"/>
          <w:sz w:val="28"/>
          <w:szCs w:val="28"/>
          <w:rtl/>
          <w:lang w:bidi="fa-IR"/>
        </w:rPr>
        <w:t xml:space="preserve"> دوران به خصوص کابوس‌ها</w:t>
      </w:r>
      <w:r w:rsidRPr="0064614B">
        <w:rPr>
          <w:rFonts w:cs="B Lotus" w:hint="cs"/>
          <w:color w:val="auto"/>
          <w:sz w:val="28"/>
          <w:szCs w:val="28"/>
          <w:rtl/>
          <w:lang w:bidi="fa-IR"/>
        </w:rPr>
        <w:t>ی</w:t>
      </w:r>
      <w:r w:rsidRPr="0064614B">
        <w:rPr>
          <w:rFonts w:cs="B Lotus"/>
          <w:color w:val="auto"/>
          <w:sz w:val="28"/>
          <w:szCs w:val="28"/>
          <w:rtl/>
          <w:lang w:bidi="fa-IR"/>
        </w:rPr>
        <w:t xml:space="preserve"> شبانه و خستگ</w:t>
      </w:r>
      <w:r w:rsidRPr="0064614B">
        <w:rPr>
          <w:rFonts w:cs="B Lotus" w:hint="cs"/>
          <w:color w:val="auto"/>
          <w:sz w:val="28"/>
          <w:szCs w:val="28"/>
          <w:rtl/>
          <w:lang w:bidi="fa-IR"/>
        </w:rPr>
        <w:t>ی</w:t>
      </w:r>
      <w:r w:rsidRPr="0064614B">
        <w:rPr>
          <w:rFonts w:cs="B Lotus"/>
          <w:color w:val="auto"/>
          <w:sz w:val="28"/>
          <w:szCs w:val="28"/>
          <w:rtl/>
          <w:lang w:bidi="fa-IR"/>
        </w:rPr>
        <w:t xml:space="preserve"> جسمان</w:t>
      </w:r>
      <w:r w:rsidRPr="0064614B">
        <w:rPr>
          <w:rFonts w:cs="B Lotus" w:hint="cs"/>
          <w:color w:val="auto"/>
          <w:sz w:val="28"/>
          <w:szCs w:val="28"/>
          <w:rtl/>
          <w:lang w:bidi="fa-IR"/>
        </w:rPr>
        <w:t>ی</w:t>
      </w:r>
      <w:r w:rsidRPr="0064614B">
        <w:rPr>
          <w:rFonts w:cs="B Lotus"/>
          <w:color w:val="auto"/>
          <w:sz w:val="28"/>
          <w:szCs w:val="28"/>
          <w:rtl/>
          <w:lang w:bidi="fa-IR"/>
        </w:rPr>
        <w:t xml:space="preserve"> و مراقبت از همسر خود م</w:t>
      </w:r>
      <w:r w:rsidRPr="0064614B">
        <w:rPr>
          <w:rFonts w:cs="B Lotus" w:hint="cs"/>
          <w:color w:val="auto"/>
          <w:sz w:val="28"/>
          <w:szCs w:val="28"/>
          <w:rtl/>
          <w:lang w:bidi="fa-IR"/>
        </w:rPr>
        <w:t>ی‌</w:t>
      </w:r>
      <w:r w:rsidRPr="0064614B">
        <w:rPr>
          <w:rFonts w:cs="B Lotus" w:hint="eastAsia"/>
          <w:color w:val="auto"/>
          <w:sz w:val="28"/>
          <w:szCs w:val="28"/>
          <w:rtl/>
          <w:lang w:bidi="fa-IR"/>
        </w:rPr>
        <w:t>تواند</w:t>
      </w:r>
      <w:r w:rsidRPr="0064614B">
        <w:rPr>
          <w:rFonts w:cs="B Lotus"/>
          <w:color w:val="auto"/>
          <w:sz w:val="28"/>
          <w:szCs w:val="28"/>
          <w:rtl/>
          <w:lang w:bidi="fa-IR"/>
        </w:rPr>
        <w:t xml:space="preserve"> فرآ</w:t>
      </w:r>
      <w:r w:rsidRPr="0064614B">
        <w:rPr>
          <w:rFonts w:cs="B Lotus" w:hint="cs"/>
          <w:color w:val="auto"/>
          <w:sz w:val="28"/>
          <w:szCs w:val="28"/>
          <w:rtl/>
          <w:lang w:bidi="fa-IR"/>
        </w:rPr>
        <w:t>ی</w:t>
      </w:r>
      <w:r w:rsidRPr="0064614B">
        <w:rPr>
          <w:rFonts w:cs="B Lotus" w:hint="eastAsia"/>
          <w:color w:val="auto"/>
          <w:sz w:val="28"/>
          <w:szCs w:val="28"/>
          <w:rtl/>
          <w:lang w:bidi="fa-IR"/>
        </w:rPr>
        <w:t>ندها</w:t>
      </w:r>
      <w:r w:rsidRPr="0064614B">
        <w:rPr>
          <w:rFonts w:cs="B Lotus" w:hint="cs"/>
          <w:color w:val="auto"/>
          <w:sz w:val="28"/>
          <w:szCs w:val="28"/>
          <w:rtl/>
          <w:lang w:bidi="fa-IR"/>
        </w:rPr>
        <w:t>ی</w:t>
      </w:r>
      <w:r w:rsidRPr="0064614B">
        <w:rPr>
          <w:rFonts w:cs="B Lotus"/>
          <w:color w:val="auto"/>
          <w:sz w:val="28"/>
          <w:szCs w:val="28"/>
          <w:rtl/>
          <w:lang w:bidi="fa-IR"/>
        </w:rPr>
        <w:t xml:space="preserve"> شناخت</w:t>
      </w:r>
      <w:r w:rsidRPr="0064614B">
        <w:rPr>
          <w:rFonts w:cs="B Lotus" w:hint="cs"/>
          <w:color w:val="auto"/>
          <w:sz w:val="28"/>
          <w:szCs w:val="28"/>
          <w:rtl/>
          <w:lang w:bidi="fa-IR"/>
        </w:rPr>
        <w:t>ی</w:t>
      </w:r>
      <w:r w:rsidRPr="0064614B">
        <w:rPr>
          <w:rFonts w:cs="B Lotus"/>
          <w:color w:val="auto"/>
          <w:sz w:val="28"/>
          <w:szCs w:val="28"/>
          <w:rtl/>
          <w:lang w:bidi="fa-IR"/>
        </w:rPr>
        <w:t xml:space="preserve"> فرد سالمند را تحت تاث</w:t>
      </w:r>
      <w:r w:rsidRPr="0064614B">
        <w:rPr>
          <w:rFonts w:cs="B Lotus" w:hint="cs"/>
          <w:color w:val="auto"/>
          <w:sz w:val="28"/>
          <w:szCs w:val="28"/>
          <w:rtl/>
          <w:lang w:bidi="fa-IR"/>
        </w:rPr>
        <w:t>ی</w:t>
      </w:r>
      <w:r w:rsidRPr="0064614B">
        <w:rPr>
          <w:rFonts w:cs="B Lotus" w:hint="eastAsia"/>
          <w:color w:val="auto"/>
          <w:sz w:val="28"/>
          <w:szCs w:val="28"/>
          <w:rtl/>
          <w:lang w:bidi="fa-IR"/>
        </w:rPr>
        <w:t>ر</w:t>
      </w:r>
      <w:r w:rsidRPr="0064614B">
        <w:rPr>
          <w:rFonts w:cs="B Lotus"/>
          <w:color w:val="auto"/>
          <w:sz w:val="28"/>
          <w:szCs w:val="28"/>
          <w:rtl/>
          <w:lang w:bidi="fa-IR"/>
        </w:rPr>
        <w:t xml:space="preserve"> خود قرار ده</w:t>
      </w:r>
      <w:r w:rsidRPr="0064614B">
        <w:rPr>
          <w:rFonts w:cs="B Lotus" w:hint="eastAsia"/>
          <w:color w:val="auto"/>
          <w:sz w:val="28"/>
          <w:szCs w:val="28"/>
          <w:rtl/>
          <w:lang w:bidi="fa-IR"/>
        </w:rPr>
        <w:t>د</w:t>
      </w:r>
      <w:r w:rsidRPr="0064614B">
        <w:rPr>
          <w:rFonts w:cs="B Lotus"/>
          <w:color w:val="auto"/>
          <w:sz w:val="28"/>
          <w:szCs w:val="28"/>
          <w:rtl/>
          <w:lang w:bidi="fa-IR"/>
        </w:rPr>
        <w:t>. عوامل موثر بر اضطراب سالمندان: بنابر تعر</w:t>
      </w:r>
      <w:r w:rsidRPr="0064614B">
        <w:rPr>
          <w:rFonts w:cs="B Lotus" w:hint="cs"/>
          <w:color w:val="auto"/>
          <w:sz w:val="28"/>
          <w:szCs w:val="28"/>
          <w:rtl/>
          <w:lang w:bidi="fa-IR"/>
        </w:rPr>
        <w:t>ی</w:t>
      </w:r>
      <w:r w:rsidRPr="0064614B">
        <w:rPr>
          <w:rFonts w:cs="B Lotus" w:hint="eastAsia"/>
          <w:color w:val="auto"/>
          <w:sz w:val="28"/>
          <w:szCs w:val="28"/>
          <w:rtl/>
          <w:lang w:bidi="fa-IR"/>
        </w:rPr>
        <w:t>ف</w:t>
      </w:r>
      <w:r w:rsidRPr="0064614B">
        <w:rPr>
          <w:rFonts w:cs="B Lotus"/>
          <w:color w:val="auto"/>
          <w:sz w:val="28"/>
          <w:szCs w:val="28"/>
          <w:rtl/>
          <w:lang w:bidi="fa-IR"/>
        </w:rPr>
        <w:t xml:space="preserve"> جهان</w:t>
      </w:r>
      <w:r w:rsidRPr="0064614B">
        <w:rPr>
          <w:rFonts w:cs="B Lotus" w:hint="cs"/>
          <w:color w:val="auto"/>
          <w:sz w:val="28"/>
          <w:szCs w:val="28"/>
          <w:rtl/>
          <w:lang w:bidi="fa-IR"/>
        </w:rPr>
        <w:t>ی</w:t>
      </w:r>
      <w:r w:rsidRPr="0064614B">
        <w:rPr>
          <w:rFonts w:cs="B Lotus"/>
          <w:color w:val="auto"/>
          <w:sz w:val="28"/>
          <w:szCs w:val="28"/>
          <w:rtl/>
          <w:lang w:bidi="fa-IR"/>
        </w:rPr>
        <w:t xml:space="preserve"> بهداشت، ک</w:t>
      </w:r>
      <w:r w:rsidRPr="0064614B">
        <w:rPr>
          <w:rFonts w:cs="B Lotus" w:hint="cs"/>
          <w:color w:val="auto"/>
          <w:sz w:val="28"/>
          <w:szCs w:val="28"/>
          <w:rtl/>
          <w:lang w:bidi="fa-IR"/>
        </w:rPr>
        <w:t>ی</w:t>
      </w:r>
      <w:r w:rsidRPr="0064614B">
        <w:rPr>
          <w:rFonts w:cs="B Lotus" w:hint="eastAsia"/>
          <w:color w:val="auto"/>
          <w:sz w:val="28"/>
          <w:szCs w:val="28"/>
          <w:rtl/>
          <w:lang w:bidi="fa-IR"/>
        </w:rPr>
        <w:t>ف</w:t>
      </w:r>
      <w:r w:rsidRPr="0064614B">
        <w:rPr>
          <w:rFonts w:cs="B Lotus" w:hint="cs"/>
          <w:color w:val="auto"/>
          <w:sz w:val="28"/>
          <w:szCs w:val="28"/>
          <w:rtl/>
          <w:lang w:bidi="fa-IR"/>
        </w:rPr>
        <w:t>ی</w:t>
      </w:r>
      <w:r w:rsidRPr="0064614B">
        <w:rPr>
          <w:rFonts w:cs="B Lotus" w:hint="eastAsia"/>
          <w:color w:val="auto"/>
          <w:sz w:val="28"/>
          <w:szCs w:val="28"/>
          <w:rtl/>
          <w:lang w:bidi="fa-IR"/>
        </w:rPr>
        <w:t>ت</w:t>
      </w:r>
      <w:r w:rsidRPr="0064614B">
        <w:rPr>
          <w:rFonts w:cs="B Lotus"/>
          <w:color w:val="auto"/>
          <w:sz w:val="28"/>
          <w:szCs w:val="28"/>
          <w:rtl/>
          <w:lang w:bidi="fa-IR"/>
        </w:rPr>
        <w:t xml:space="preserve"> زندگ</w:t>
      </w:r>
      <w:r w:rsidRPr="0064614B">
        <w:rPr>
          <w:rFonts w:cs="B Lotus" w:hint="cs"/>
          <w:color w:val="auto"/>
          <w:sz w:val="28"/>
          <w:szCs w:val="28"/>
          <w:rtl/>
          <w:lang w:bidi="fa-IR"/>
        </w:rPr>
        <w:t>ی</w:t>
      </w:r>
      <w:r w:rsidRPr="0064614B">
        <w:rPr>
          <w:rFonts w:cs="B Lotus" w:hint="eastAsia"/>
          <w:color w:val="auto"/>
          <w:sz w:val="28"/>
          <w:szCs w:val="28"/>
          <w:rtl/>
          <w:lang w:bidi="fa-IR"/>
        </w:rPr>
        <w:t>،</w:t>
      </w:r>
      <w:r w:rsidRPr="0064614B">
        <w:rPr>
          <w:rFonts w:cs="B Lotus"/>
          <w:color w:val="auto"/>
          <w:sz w:val="28"/>
          <w:szCs w:val="28"/>
          <w:rtl/>
          <w:lang w:bidi="fa-IR"/>
        </w:rPr>
        <w:t xml:space="preserve"> درک افراد از موقع</w:t>
      </w:r>
      <w:r w:rsidRPr="0064614B">
        <w:rPr>
          <w:rFonts w:cs="B Lotus" w:hint="cs"/>
          <w:color w:val="auto"/>
          <w:sz w:val="28"/>
          <w:szCs w:val="28"/>
          <w:rtl/>
          <w:lang w:bidi="fa-IR"/>
        </w:rPr>
        <w:t>ی</w:t>
      </w:r>
      <w:r w:rsidRPr="0064614B">
        <w:rPr>
          <w:rFonts w:cs="B Lotus" w:hint="eastAsia"/>
          <w:color w:val="auto"/>
          <w:sz w:val="28"/>
          <w:szCs w:val="28"/>
          <w:rtl/>
          <w:lang w:bidi="fa-IR"/>
        </w:rPr>
        <w:t>ت</w:t>
      </w:r>
      <w:r w:rsidRPr="0064614B">
        <w:rPr>
          <w:rFonts w:cs="B Lotus"/>
          <w:color w:val="auto"/>
          <w:sz w:val="28"/>
          <w:szCs w:val="28"/>
          <w:rtl/>
          <w:lang w:bidi="fa-IR"/>
        </w:rPr>
        <w:t xml:space="preserve"> کنون</w:t>
      </w:r>
      <w:r w:rsidRPr="0064614B">
        <w:rPr>
          <w:rFonts w:cs="B Lotus" w:hint="cs"/>
          <w:color w:val="auto"/>
          <w:sz w:val="28"/>
          <w:szCs w:val="28"/>
          <w:rtl/>
          <w:lang w:bidi="fa-IR"/>
        </w:rPr>
        <w:t>ی</w:t>
      </w:r>
      <w:r w:rsidRPr="0064614B">
        <w:rPr>
          <w:rFonts w:cs="B Lotus"/>
          <w:color w:val="auto"/>
          <w:sz w:val="28"/>
          <w:szCs w:val="28"/>
          <w:rtl/>
          <w:lang w:bidi="fa-IR"/>
        </w:rPr>
        <w:t xml:space="preserve"> خود از نظر فرهنگ، س</w:t>
      </w:r>
      <w:r w:rsidRPr="0064614B">
        <w:rPr>
          <w:rFonts w:cs="B Lotus" w:hint="cs"/>
          <w:color w:val="auto"/>
          <w:sz w:val="28"/>
          <w:szCs w:val="28"/>
          <w:rtl/>
          <w:lang w:bidi="fa-IR"/>
        </w:rPr>
        <w:t>ی</w:t>
      </w:r>
      <w:r w:rsidRPr="0064614B">
        <w:rPr>
          <w:rFonts w:cs="B Lotus" w:hint="eastAsia"/>
          <w:color w:val="auto"/>
          <w:sz w:val="28"/>
          <w:szCs w:val="28"/>
          <w:rtl/>
          <w:lang w:bidi="fa-IR"/>
        </w:rPr>
        <w:t>ستم</w:t>
      </w:r>
      <w:r w:rsidRPr="0064614B">
        <w:rPr>
          <w:rFonts w:cs="B Lotus"/>
          <w:color w:val="auto"/>
          <w:sz w:val="28"/>
          <w:szCs w:val="28"/>
          <w:rtl/>
          <w:lang w:bidi="fa-IR"/>
        </w:rPr>
        <w:t xml:space="preserve"> ارزش</w:t>
      </w:r>
      <w:r w:rsidRPr="0064614B">
        <w:rPr>
          <w:rFonts w:cs="B Lotus" w:hint="cs"/>
          <w:color w:val="auto"/>
          <w:sz w:val="28"/>
          <w:szCs w:val="28"/>
          <w:rtl/>
          <w:lang w:bidi="fa-IR"/>
        </w:rPr>
        <w:t>ی</w:t>
      </w:r>
      <w:r w:rsidRPr="0064614B">
        <w:rPr>
          <w:rFonts w:cs="B Lotus"/>
          <w:color w:val="auto"/>
          <w:sz w:val="28"/>
          <w:szCs w:val="28"/>
          <w:rtl/>
          <w:lang w:bidi="fa-IR"/>
        </w:rPr>
        <w:t xml:space="preserve"> که فرد در آن زندگ</w:t>
      </w:r>
      <w:r w:rsidRPr="0064614B">
        <w:rPr>
          <w:rFonts w:cs="B Lotus" w:hint="cs"/>
          <w:color w:val="auto"/>
          <w:sz w:val="28"/>
          <w:szCs w:val="28"/>
          <w:rtl/>
          <w:lang w:bidi="fa-IR"/>
        </w:rPr>
        <w:t>ی</w:t>
      </w:r>
      <w:r w:rsidRPr="0064614B">
        <w:rPr>
          <w:rFonts w:cs="B Lotus"/>
          <w:color w:val="auto"/>
          <w:sz w:val="28"/>
          <w:szCs w:val="28"/>
          <w:rtl/>
          <w:lang w:bidi="fa-IR"/>
        </w:rPr>
        <w:t xml:space="preserve"> </w:t>
      </w:r>
      <w:r w:rsidRPr="0064614B">
        <w:rPr>
          <w:rFonts w:cs="B Lotus"/>
          <w:color w:val="auto"/>
          <w:sz w:val="28"/>
          <w:szCs w:val="28"/>
          <w:rtl/>
          <w:lang w:bidi="fa-IR"/>
        </w:rPr>
        <w:lastRenderedPageBreak/>
        <w:t>م</w:t>
      </w:r>
      <w:r w:rsidRPr="0064614B">
        <w:rPr>
          <w:rFonts w:cs="B Lotus" w:hint="cs"/>
          <w:color w:val="auto"/>
          <w:sz w:val="28"/>
          <w:szCs w:val="28"/>
          <w:rtl/>
          <w:lang w:bidi="fa-IR"/>
        </w:rPr>
        <w:t>ی‌</w:t>
      </w:r>
      <w:r w:rsidRPr="0064614B">
        <w:rPr>
          <w:rFonts w:cs="B Lotus" w:hint="eastAsia"/>
          <w:color w:val="auto"/>
          <w:sz w:val="28"/>
          <w:szCs w:val="28"/>
          <w:rtl/>
          <w:lang w:bidi="fa-IR"/>
        </w:rPr>
        <w:t>کند،</w:t>
      </w:r>
      <w:r w:rsidRPr="0064614B">
        <w:rPr>
          <w:rFonts w:cs="B Lotus"/>
          <w:color w:val="auto"/>
          <w:sz w:val="28"/>
          <w:szCs w:val="28"/>
          <w:rtl/>
          <w:lang w:bidi="fa-IR"/>
        </w:rPr>
        <w:t xml:space="preserve"> اهداف، انتظارات، استاندارد و اولو</w:t>
      </w:r>
      <w:r w:rsidRPr="0064614B">
        <w:rPr>
          <w:rFonts w:cs="B Lotus" w:hint="cs"/>
          <w:color w:val="auto"/>
          <w:sz w:val="28"/>
          <w:szCs w:val="28"/>
          <w:rtl/>
          <w:lang w:bidi="fa-IR"/>
        </w:rPr>
        <w:t>ی</w:t>
      </w:r>
      <w:r w:rsidRPr="0064614B">
        <w:rPr>
          <w:rFonts w:cs="B Lotus" w:hint="eastAsia"/>
          <w:color w:val="auto"/>
          <w:sz w:val="28"/>
          <w:szCs w:val="28"/>
          <w:rtl/>
          <w:lang w:bidi="fa-IR"/>
        </w:rPr>
        <w:t>ت</w:t>
      </w:r>
      <w:r w:rsidRPr="0064614B">
        <w:rPr>
          <w:rFonts w:cs="B Lotus"/>
          <w:color w:val="auto"/>
          <w:sz w:val="28"/>
          <w:szCs w:val="28"/>
          <w:rtl/>
          <w:lang w:bidi="fa-IR"/>
        </w:rPr>
        <w:t xml:space="preserve"> ها</w:t>
      </w:r>
      <w:r w:rsidRPr="0064614B">
        <w:rPr>
          <w:rFonts w:cs="B Lotus" w:hint="cs"/>
          <w:color w:val="auto"/>
          <w:sz w:val="28"/>
          <w:szCs w:val="28"/>
          <w:rtl/>
          <w:lang w:bidi="fa-IR"/>
        </w:rPr>
        <w:t>ی</w:t>
      </w:r>
      <w:r w:rsidRPr="0064614B">
        <w:rPr>
          <w:rFonts w:cs="B Lotus" w:hint="eastAsia"/>
          <w:color w:val="auto"/>
          <w:sz w:val="28"/>
          <w:szCs w:val="28"/>
          <w:rtl/>
          <w:lang w:bidi="fa-IR"/>
        </w:rPr>
        <w:t>شان</w:t>
      </w:r>
      <w:r w:rsidRPr="0064614B">
        <w:rPr>
          <w:rFonts w:cs="B Lotus"/>
          <w:color w:val="auto"/>
          <w:sz w:val="28"/>
          <w:szCs w:val="28"/>
          <w:rtl/>
          <w:lang w:bidi="fa-IR"/>
        </w:rPr>
        <w:t xml:space="preserve"> م</w:t>
      </w:r>
      <w:r w:rsidRPr="0064614B">
        <w:rPr>
          <w:rFonts w:cs="B Lotus" w:hint="cs"/>
          <w:color w:val="auto"/>
          <w:sz w:val="28"/>
          <w:szCs w:val="28"/>
          <w:rtl/>
          <w:lang w:bidi="fa-IR"/>
        </w:rPr>
        <w:t>ی‌</w:t>
      </w:r>
      <w:r w:rsidRPr="0064614B">
        <w:rPr>
          <w:rFonts w:cs="B Lotus" w:hint="eastAsia"/>
          <w:color w:val="auto"/>
          <w:sz w:val="28"/>
          <w:szCs w:val="28"/>
          <w:rtl/>
          <w:lang w:bidi="fa-IR"/>
        </w:rPr>
        <w:t>باشد</w:t>
      </w:r>
      <w:r w:rsidRPr="0064614B">
        <w:rPr>
          <w:rFonts w:cs="B Lotus"/>
          <w:color w:val="auto"/>
          <w:sz w:val="28"/>
          <w:szCs w:val="28"/>
          <w:rtl/>
          <w:lang w:bidi="fa-IR"/>
        </w:rPr>
        <w:t>. هم چن</w:t>
      </w:r>
      <w:r w:rsidRPr="0064614B">
        <w:rPr>
          <w:rFonts w:cs="B Lotus" w:hint="cs"/>
          <w:color w:val="auto"/>
          <w:sz w:val="28"/>
          <w:szCs w:val="28"/>
          <w:rtl/>
          <w:lang w:bidi="fa-IR"/>
        </w:rPr>
        <w:t>ی</w:t>
      </w:r>
      <w:r w:rsidRPr="0064614B">
        <w:rPr>
          <w:rFonts w:cs="B Lotus" w:hint="eastAsia"/>
          <w:color w:val="auto"/>
          <w:sz w:val="28"/>
          <w:szCs w:val="28"/>
          <w:rtl/>
          <w:lang w:bidi="fa-IR"/>
        </w:rPr>
        <w:t>ن</w:t>
      </w:r>
      <w:r w:rsidRPr="0064614B">
        <w:rPr>
          <w:rFonts w:cs="B Lotus"/>
          <w:color w:val="auto"/>
          <w:sz w:val="28"/>
          <w:szCs w:val="28"/>
          <w:rtl/>
          <w:lang w:bidi="fa-IR"/>
        </w:rPr>
        <w:t xml:space="preserve"> تنها</w:t>
      </w:r>
      <w:r w:rsidRPr="0064614B">
        <w:rPr>
          <w:rFonts w:cs="B Lotus" w:hint="cs"/>
          <w:color w:val="auto"/>
          <w:sz w:val="28"/>
          <w:szCs w:val="28"/>
          <w:rtl/>
          <w:lang w:bidi="fa-IR"/>
        </w:rPr>
        <w:t>یی</w:t>
      </w:r>
      <w:r w:rsidRPr="0064614B">
        <w:rPr>
          <w:rFonts w:cs="B Lotus" w:hint="eastAsia"/>
          <w:color w:val="auto"/>
          <w:sz w:val="28"/>
          <w:szCs w:val="28"/>
          <w:rtl/>
          <w:lang w:bidi="fa-IR"/>
        </w:rPr>
        <w:t>،</w:t>
      </w:r>
      <w:r w:rsidRPr="0064614B">
        <w:rPr>
          <w:rFonts w:cs="B Lotus"/>
          <w:color w:val="auto"/>
          <w:sz w:val="28"/>
          <w:szCs w:val="28"/>
          <w:rtl/>
          <w:lang w:bidi="fa-IR"/>
        </w:rPr>
        <w:t xml:space="preserve"> اضطراب و افسردگ</w:t>
      </w:r>
      <w:r w:rsidRPr="0064614B">
        <w:rPr>
          <w:rFonts w:cs="B Lotus" w:hint="cs"/>
          <w:color w:val="auto"/>
          <w:sz w:val="28"/>
          <w:szCs w:val="28"/>
          <w:rtl/>
          <w:lang w:bidi="fa-IR"/>
        </w:rPr>
        <w:t>ی</w:t>
      </w:r>
      <w:r w:rsidRPr="0064614B">
        <w:rPr>
          <w:rFonts w:cs="B Lotus"/>
          <w:color w:val="auto"/>
          <w:sz w:val="28"/>
          <w:szCs w:val="28"/>
          <w:rtl/>
          <w:lang w:bidi="fa-IR"/>
        </w:rPr>
        <w:t xml:space="preserve"> مشکلات را</w:t>
      </w:r>
      <w:r w:rsidRPr="0064614B">
        <w:rPr>
          <w:rFonts w:cs="B Lotus" w:hint="cs"/>
          <w:color w:val="auto"/>
          <w:sz w:val="28"/>
          <w:szCs w:val="28"/>
          <w:rtl/>
          <w:lang w:bidi="fa-IR"/>
        </w:rPr>
        <w:t>ی</w:t>
      </w:r>
      <w:r w:rsidRPr="0064614B">
        <w:rPr>
          <w:rFonts w:cs="B Lotus" w:hint="eastAsia"/>
          <w:color w:val="auto"/>
          <w:sz w:val="28"/>
          <w:szCs w:val="28"/>
          <w:rtl/>
          <w:lang w:bidi="fa-IR"/>
        </w:rPr>
        <w:t>ج</w:t>
      </w:r>
      <w:r w:rsidRPr="0064614B">
        <w:rPr>
          <w:rFonts w:cs="B Lotus" w:hint="cs"/>
          <w:color w:val="auto"/>
          <w:sz w:val="28"/>
          <w:szCs w:val="28"/>
          <w:rtl/>
          <w:lang w:bidi="fa-IR"/>
        </w:rPr>
        <w:t>ی</w:t>
      </w:r>
      <w:r w:rsidRPr="0064614B">
        <w:rPr>
          <w:rFonts w:cs="B Lotus"/>
          <w:color w:val="auto"/>
          <w:sz w:val="28"/>
          <w:szCs w:val="28"/>
          <w:rtl/>
          <w:lang w:bidi="fa-IR"/>
        </w:rPr>
        <w:t xml:space="preserve"> هس</w:t>
      </w:r>
      <w:r w:rsidRPr="0064614B">
        <w:rPr>
          <w:rFonts w:cs="B Lotus" w:hint="eastAsia"/>
          <w:color w:val="auto"/>
          <w:sz w:val="28"/>
          <w:szCs w:val="28"/>
          <w:rtl/>
          <w:lang w:bidi="fa-IR"/>
        </w:rPr>
        <w:t>تند</w:t>
      </w:r>
      <w:r w:rsidRPr="0064614B">
        <w:rPr>
          <w:rFonts w:cs="B Lotus"/>
          <w:color w:val="auto"/>
          <w:sz w:val="28"/>
          <w:szCs w:val="28"/>
          <w:rtl/>
          <w:lang w:bidi="fa-IR"/>
        </w:rPr>
        <w:t xml:space="preserve"> که در سالمندان</w:t>
      </w:r>
      <w:r w:rsidRPr="0064614B">
        <w:rPr>
          <w:rFonts w:cs="B Lotus" w:hint="cs"/>
          <w:color w:val="auto"/>
          <w:sz w:val="28"/>
          <w:szCs w:val="28"/>
          <w:rtl/>
          <w:lang w:bidi="fa-IR"/>
        </w:rPr>
        <w:t>ی</w:t>
      </w:r>
      <w:r w:rsidRPr="0064614B">
        <w:rPr>
          <w:rFonts w:cs="B Lotus"/>
          <w:color w:val="auto"/>
          <w:sz w:val="28"/>
          <w:szCs w:val="28"/>
          <w:rtl/>
          <w:lang w:bidi="fa-IR"/>
        </w:rPr>
        <w:t xml:space="preserve"> که تحت مراقبت‌ها</w:t>
      </w:r>
      <w:r w:rsidRPr="0064614B">
        <w:rPr>
          <w:rFonts w:cs="B Lotus" w:hint="cs"/>
          <w:color w:val="auto"/>
          <w:sz w:val="28"/>
          <w:szCs w:val="28"/>
          <w:rtl/>
          <w:lang w:bidi="fa-IR"/>
        </w:rPr>
        <w:t>ی</w:t>
      </w:r>
      <w:r w:rsidRPr="0064614B">
        <w:rPr>
          <w:rFonts w:cs="B Lotus"/>
          <w:color w:val="auto"/>
          <w:sz w:val="28"/>
          <w:szCs w:val="28"/>
          <w:rtl/>
          <w:lang w:bidi="fa-IR"/>
        </w:rPr>
        <w:t xml:space="preserve"> بهداشت</w:t>
      </w:r>
      <w:r w:rsidRPr="0064614B">
        <w:rPr>
          <w:rFonts w:cs="B Lotus" w:hint="cs"/>
          <w:color w:val="auto"/>
          <w:sz w:val="28"/>
          <w:szCs w:val="28"/>
          <w:rtl/>
          <w:lang w:bidi="fa-IR"/>
        </w:rPr>
        <w:t>ی</w:t>
      </w:r>
      <w:r w:rsidRPr="0064614B">
        <w:rPr>
          <w:rFonts w:cs="B Lotus"/>
          <w:color w:val="auto"/>
          <w:sz w:val="28"/>
          <w:szCs w:val="28"/>
          <w:rtl/>
          <w:lang w:bidi="fa-IR"/>
        </w:rPr>
        <w:t xml:space="preserve"> طولان</w:t>
      </w:r>
      <w:r w:rsidRPr="0064614B">
        <w:rPr>
          <w:rFonts w:cs="B Lotus" w:hint="cs"/>
          <w:color w:val="auto"/>
          <w:sz w:val="28"/>
          <w:szCs w:val="28"/>
          <w:rtl/>
          <w:lang w:bidi="fa-IR"/>
        </w:rPr>
        <w:t>ی</w:t>
      </w:r>
      <w:r w:rsidRPr="0064614B">
        <w:rPr>
          <w:rFonts w:cs="B Lotus"/>
          <w:color w:val="auto"/>
          <w:sz w:val="28"/>
          <w:szCs w:val="28"/>
          <w:rtl/>
          <w:lang w:bidi="fa-IR"/>
        </w:rPr>
        <w:t xml:space="preserve"> قرار دارند شا</w:t>
      </w:r>
      <w:r w:rsidRPr="0064614B">
        <w:rPr>
          <w:rFonts w:cs="B Lotus" w:hint="cs"/>
          <w:color w:val="auto"/>
          <w:sz w:val="28"/>
          <w:szCs w:val="28"/>
          <w:rtl/>
          <w:lang w:bidi="fa-IR"/>
        </w:rPr>
        <w:t>ی</w:t>
      </w:r>
      <w:r w:rsidRPr="0064614B">
        <w:rPr>
          <w:rFonts w:cs="B Lotus" w:hint="eastAsia"/>
          <w:color w:val="auto"/>
          <w:sz w:val="28"/>
          <w:szCs w:val="28"/>
          <w:rtl/>
          <w:lang w:bidi="fa-IR"/>
        </w:rPr>
        <w:t>ع</w:t>
      </w:r>
      <w:r w:rsidRPr="0064614B">
        <w:rPr>
          <w:rFonts w:cs="B Lotus"/>
          <w:color w:val="auto"/>
          <w:sz w:val="28"/>
          <w:szCs w:val="28"/>
          <w:rtl/>
          <w:lang w:bidi="fa-IR"/>
        </w:rPr>
        <w:t xml:space="preserve"> است</w:t>
      </w:r>
      <w:r w:rsidRPr="0064614B">
        <w:rPr>
          <w:rFonts w:cs="B Lotus"/>
          <w:color w:val="auto"/>
          <w:sz w:val="28"/>
          <w:szCs w:val="28"/>
          <w:lang w:bidi="fa-IR"/>
        </w:rPr>
        <w:t>.</w:t>
      </w:r>
    </w:p>
    <w:p w:rsidR="00542E2B" w:rsidRPr="00542E2B" w:rsidRDefault="00542E2B" w:rsidP="00542E2B">
      <w:pPr>
        <w:bidi/>
        <w:spacing w:line="276" w:lineRule="auto"/>
        <w:ind w:left="-547" w:firstLine="547"/>
        <w:jc w:val="both"/>
        <w:rPr>
          <w:rFonts w:cs="B Lotus"/>
          <w:color w:val="auto"/>
          <w:sz w:val="28"/>
          <w:szCs w:val="28"/>
          <w:lang w:bidi="fa-IR"/>
        </w:rPr>
      </w:pPr>
      <w:r w:rsidRPr="00542E2B">
        <w:rPr>
          <w:rFonts w:cs="B Lotus"/>
          <w:color w:val="auto"/>
          <w:sz w:val="28"/>
          <w:szCs w:val="28"/>
          <w:rtl/>
        </w:rPr>
        <w:t xml:space="preserve">اگرچه بسیاری از تغییرات جسمی، روانی و اجتماعی دوران سالمندی اجتناب‌ناپذیر هستند، اما بخش قابل‌توجهی از پیامدهای آن‌ها از طریق مداخلات مناسب قابل پیشگیری یا کنترل است. پژوهش‌ها نشان می‌دهند که تقویت حمایت اجتماعی، گسترش شبکه‌های ارتباطی، کاهش احساس تنهایی و افزایش مشارکت اجتماعی سالمندان می‌تواند به بهبود سلامت روان، کاهش افسردگی و اضطراب و ارتقای کیفیت زندگی آنان کمک کند. همچنین، عوامل اجتماعی و اقتصادی مانند وضعیت اقتصادی، درآمد، پوشش بیمه‌ای، سطح تحصیلات، وضعیت اشتغال، شرایط مسکن، جنسیت و برخورداری از حمایت خانواده و افرادی که با سالمند زندگی می‌کنند، از مهم‌ترین عوامل مؤثر بر سلامت و کیفیت زندگی سالمندان به شمار می‌روند (سازمان جهانی بهداشت، </w:t>
      </w:r>
      <w:r w:rsidRPr="00542E2B">
        <w:rPr>
          <w:rFonts w:cs="B Lotus"/>
          <w:color w:val="auto"/>
          <w:sz w:val="28"/>
          <w:szCs w:val="28"/>
          <w:rtl/>
          <w:lang w:bidi="fa-IR"/>
        </w:rPr>
        <w:t>۲۰۲۴</w:t>
      </w:r>
      <w:r w:rsidRPr="00542E2B">
        <w:rPr>
          <w:rFonts w:cs="B Lotus"/>
          <w:color w:val="auto"/>
          <w:sz w:val="28"/>
          <w:szCs w:val="28"/>
          <w:rtl/>
        </w:rPr>
        <w:t xml:space="preserve">؛ سازمان ملل متحد، </w:t>
      </w:r>
      <w:r w:rsidRPr="00542E2B">
        <w:rPr>
          <w:rFonts w:cs="B Lotus"/>
          <w:color w:val="auto"/>
          <w:sz w:val="28"/>
          <w:szCs w:val="28"/>
          <w:rtl/>
          <w:lang w:bidi="fa-IR"/>
        </w:rPr>
        <w:t>۲۰۲۳)</w:t>
      </w:r>
      <w:r w:rsidRPr="00542E2B">
        <w:rPr>
          <w:rFonts w:cs="B Lotus"/>
          <w:color w:val="auto"/>
          <w:sz w:val="28"/>
          <w:szCs w:val="28"/>
          <w:lang w:bidi="fa-IR"/>
        </w:rPr>
        <w:t>.</w:t>
      </w:r>
    </w:p>
    <w:p w:rsidR="0064614B" w:rsidRPr="002F693E" w:rsidRDefault="0064614B" w:rsidP="0011648A">
      <w:pPr>
        <w:bidi/>
        <w:spacing w:line="276" w:lineRule="auto"/>
        <w:ind w:left="-547" w:firstLine="547"/>
        <w:jc w:val="both"/>
        <w:rPr>
          <w:rFonts w:cs="B Lotus"/>
          <w:b/>
          <w:bCs/>
          <w:color w:val="auto"/>
          <w:sz w:val="28"/>
          <w:szCs w:val="28"/>
          <w:rtl/>
          <w:lang w:bidi="fa-IR"/>
        </w:rPr>
      </w:pPr>
      <w:r w:rsidRPr="002F693E">
        <w:rPr>
          <w:rFonts w:cs="B Lotus"/>
          <w:b/>
          <w:bCs/>
          <w:color w:val="auto"/>
          <w:sz w:val="28"/>
          <w:szCs w:val="28"/>
          <w:lang w:bidi="fa-IR"/>
        </w:rPr>
        <w:t xml:space="preserve"> </w:t>
      </w:r>
      <w:r w:rsidR="0011648A" w:rsidRPr="002F693E">
        <w:rPr>
          <w:rFonts w:cs="B Lotus" w:hint="cs"/>
          <w:b/>
          <w:bCs/>
          <w:color w:val="auto"/>
          <w:sz w:val="28"/>
          <w:szCs w:val="28"/>
          <w:rtl/>
        </w:rPr>
        <w:t xml:space="preserve">2-4-4- </w:t>
      </w:r>
      <w:r w:rsidRPr="002F693E">
        <w:rPr>
          <w:rFonts w:cs="B Lotus"/>
          <w:b/>
          <w:bCs/>
          <w:color w:val="auto"/>
          <w:sz w:val="28"/>
          <w:szCs w:val="28"/>
          <w:rtl/>
          <w:lang w:bidi="fa-IR"/>
        </w:rPr>
        <w:t>عوامل زم</w:t>
      </w:r>
      <w:r w:rsidRPr="002F693E">
        <w:rPr>
          <w:rFonts w:cs="B Lotus" w:hint="cs"/>
          <w:b/>
          <w:bCs/>
          <w:color w:val="auto"/>
          <w:sz w:val="28"/>
          <w:szCs w:val="28"/>
          <w:rtl/>
          <w:lang w:bidi="fa-IR"/>
        </w:rPr>
        <w:t>ی</w:t>
      </w:r>
      <w:r w:rsidRPr="002F693E">
        <w:rPr>
          <w:rFonts w:cs="B Lotus" w:hint="eastAsia"/>
          <w:b/>
          <w:bCs/>
          <w:color w:val="auto"/>
          <w:sz w:val="28"/>
          <w:szCs w:val="28"/>
          <w:rtl/>
          <w:lang w:bidi="fa-IR"/>
        </w:rPr>
        <w:t>نه‌ساز</w:t>
      </w:r>
      <w:r w:rsidRPr="002F693E">
        <w:rPr>
          <w:rFonts w:cs="B Lotus"/>
          <w:b/>
          <w:bCs/>
          <w:color w:val="auto"/>
          <w:sz w:val="28"/>
          <w:szCs w:val="28"/>
          <w:rtl/>
          <w:lang w:bidi="fa-IR"/>
        </w:rPr>
        <w:t xml:space="preserve"> اضطراب</w:t>
      </w:r>
    </w:p>
    <w:p w:rsidR="00542E2B" w:rsidRPr="00542E2B" w:rsidRDefault="00542E2B" w:rsidP="00542E2B">
      <w:pPr>
        <w:bidi/>
        <w:spacing w:line="276" w:lineRule="auto"/>
        <w:ind w:left="-547" w:firstLine="547"/>
        <w:jc w:val="both"/>
        <w:rPr>
          <w:rFonts w:cs="B Lotus"/>
          <w:color w:val="auto"/>
          <w:sz w:val="28"/>
          <w:szCs w:val="28"/>
          <w:lang w:bidi="fa-IR"/>
        </w:rPr>
      </w:pPr>
      <w:r w:rsidRPr="00542E2B">
        <w:rPr>
          <w:rFonts w:cs="B Lotus"/>
          <w:color w:val="auto"/>
          <w:sz w:val="28"/>
          <w:szCs w:val="28"/>
          <w:rtl/>
        </w:rPr>
        <w:t xml:space="preserve">سالمندان به دلیل تغییرات جسمانی، روان‌شناختی و اجتماعی، بیش از سایر گروه‌های سنی در معرض مشکلات سلامت روان قرار دارند. کاهش توانایی‌های جسمی، ابتلا به بیماری‌های مزمن، از دست دادن همسر، دوستان و سایر نزدیکان، بازنشستگی، کاهش استقلال و محدود شدن مشارکت اجتماعی می‌تواند خطر بروز اضطراب، افسردگی و احساس تنهایی را افزایش دهد. همچنین، نشانه‌هایی مانند ترس از مرگ، احساس بی‌فایدگی، کاهش امید، اختلالات خواب، خستگی، استرس و کاهش تعاملات اجتماعی از جمله مشکلات شایع در این دوره از زندگی هستند. علاوه بر این، تغییرات طبیعی ناشی از افزایش سن ممکن است توانایی سالمندان را در انجام فعالیت‌های روزمره کاهش داده و وابستگی آنان به دیگران را افزایش دهد که این امر می‌تواند زمینه‌ساز کاهش کیفیت زندگی و افزایش مشکلات روان‌شناختی شود. پژوهش‌ها نشان داده‌اند که حمایت خانوادگی و اجتماعی، حفظ استقلال عملکردی، مشارکت در فعالیت‌های اجتماعی و دسترسی به خدمات سلامت، نقش مهمی در حفظ سلامت روان و کاهش اضطراب و افسردگی سالمندان دارند (سازمان جهانی بهداشت، </w:t>
      </w:r>
      <w:r w:rsidRPr="00542E2B">
        <w:rPr>
          <w:rFonts w:cs="B Lotus"/>
          <w:color w:val="auto"/>
          <w:sz w:val="28"/>
          <w:szCs w:val="28"/>
          <w:rtl/>
          <w:lang w:bidi="fa-IR"/>
        </w:rPr>
        <w:t>۲۰۲۴</w:t>
      </w:r>
      <w:r w:rsidRPr="00542E2B">
        <w:rPr>
          <w:rFonts w:cs="B Lotus"/>
          <w:color w:val="auto"/>
          <w:sz w:val="28"/>
          <w:szCs w:val="28"/>
          <w:rtl/>
        </w:rPr>
        <w:t xml:space="preserve">؛ انجمن روان‌پزشکی آمریکا، </w:t>
      </w:r>
      <w:r w:rsidRPr="00542E2B">
        <w:rPr>
          <w:rFonts w:cs="B Lotus"/>
          <w:color w:val="auto"/>
          <w:sz w:val="28"/>
          <w:szCs w:val="28"/>
          <w:rtl/>
          <w:lang w:bidi="fa-IR"/>
        </w:rPr>
        <w:t>۲۰۲۲)</w:t>
      </w:r>
      <w:r w:rsidRPr="00542E2B">
        <w:rPr>
          <w:rFonts w:cs="B Lotus"/>
          <w:color w:val="auto"/>
          <w:sz w:val="28"/>
          <w:szCs w:val="28"/>
          <w:lang w:bidi="fa-IR"/>
        </w:rPr>
        <w:t>.</w:t>
      </w:r>
    </w:p>
    <w:p w:rsidR="00265764" w:rsidRPr="00265764" w:rsidRDefault="0064614B" w:rsidP="00265764">
      <w:pPr>
        <w:bidi/>
        <w:spacing w:line="276" w:lineRule="auto"/>
        <w:ind w:left="-547" w:firstLine="547"/>
        <w:jc w:val="both"/>
        <w:rPr>
          <w:rFonts w:cs="B Lotus"/>
          <w:color w:val="auto"/>
          <w:sz w:val="28"/>
          <w:szCs w:val="28"/>
          <w:lang w:bidi="fa-IR"/>
        </w:rPr>
      </w:pPr>
      <w:r w:rsidRPr="0064614B">
        <w:rPr>
          <w:rFonts w:cs="B Lotus"/>
          <w:color w:val="auto"/>
          <w:sz w:val="28"/>
          <w:szCs w:val="28"/>
          <w:rtl/>
          <w:lang w:bidi="fa-IR"/>
        </w:rPr>
        <w:t xml:space="preserve"> </w:t>
      </w:r>
      <w:r w:rsidR="00265764" w:rsidRPr="00265764">
        <w:rPr>
          <w:rFonts w:cs="B Lotus"/>
          <w:color w:val="auto"/>
          <w:sz w:val="28"/>
          <w:szCs w:val="28"/>
          <w:rtl/>
        </w:rPr>
        <w:t xml:space="preserve">با افزایش جمعیت سالمندان، توجه به مشکلات روان‌شناختی، به‌ویژه اضطراب، افسردگی و احساس تنهایی، به یکی از اولویت‌های نظام‌های سلامت تبدیل شده است. سالمندان به دلیل تغییرات جسمانی، روانی و اجتماعی، از گروه‌های آسیب‌پذیر جامعه محسوب می‌شوند و نیازمند برنامه‌ریزی و مداخلات </w:t>
      </w:r>
      <w:r w:rsidR="00265764" w:rsidRPr="00265764">
        <w:rPr>
          <w:rFonts w:cs="B Lotus"/>
          <w:color w:val="auto"/>
          <w:sz w:val="28"/>
          <w:szCs w:val="28"/>
          <w:rtl/>
        </w:rPr>
        <w:lastRenderedPageBreak/>
        <w:t xml:space="preserve">هدفمند هستند. همچنین، تغییر ساختار خانواده از الگوی گسترده به خانواده هسته‌ای، افزایش شهرنشینی، تغییر سبک زندگی و کاهش حمایت‌های سنتی، موجب شده است بسیاری از سالمندان با کاهش حمایت خانوادگی و اجتماعی روبه‌رو شوند. این تحولات، ضرورت شناسایی مستمر نیازهای جسمی، روانی و اجتماعی سالمندان و تدوین سیاست‌ها و برنامه‌های مبتنی بر شواهد را بیش از پیش آشکار ساخته است. ازاین‌رو، انجام پژوهش‌های به‌روز و مستمر در حوزه سالمندی، نقش مهمی در طراحی خدمات حمایتی، ارتقای سلامت روان و بهبود کیفیت زندگی سالمندان دارد (سازمان جهانی بهداشت، </w:t>
      </w:r>
      <w:r w:rsidR="00265764" w:rsidRPr="00265764">
        <w:rPr>
          <w:rFonts w:cs="B Lotus"/>
          <w:color w:val="auto"/>
          <w:sz w:val="28"/>
          <w:szCs w:val="28"/>
          <w:rtl/>
          <w:lang w:bidi="fa-IR"/>
        </w:rPr>
        <w:t>۲۰۲۴</w:t>
      </w:r>
      <w:r w:rsidR="00265764" w:rsidRPr="00265764">
        <w:rPr>
          <w:rFonts w:cs="B Lotus"/>
          <w:color w:val="auto"/>
          <w:sz w:val="28"/>
          <w:szCs w:val="28"/>
          <w:rtl/>
        </w:rPr>
        <w:t xml:space="preserve">؛ سازمان ملل متحد، </w:t>
      </w:r>
      <w:r w:rsidR="00265764" w:rsidRPr="00265764">
        <w:rPr>
          <w:rFonts w:cs="B Lotus"/>
          <w:color w:val="auto"/>
          <w:sz w:val="28"/>
          <w:szCs w:val="28"/>
          <w:rtl/>
          <w:lang w:bidi="fa-IR"/>
        </w:rPr>
        <w:t>۲۰۲۳)</w:t>
      </w:r>
      <w:r w:rsidR="00265764" w:rsidRPr="00265764">
        <w:rPr>
          <w:rFonts w:cs="B Lotus"/>
          <w:color w:val="auto"/>
          <w:sz w:val="28"/>
          <w:szCs w:val="28"/>
          <w:lang w:bidi="fa-IR"/>
        </w:rPr>
        <w:t>.</w:t>
      </w:r>
    </w:p>
    <w:p w:rsidR="00265764" w:rsidRPr="00265764" w:rsidRDefault="00265764" w:rsidP="00265764">
      <w:pPr>
        <w:bidi/>
        <w:spacing w:line="276" w:lineRule="auto"/>
        <w:ind w:left="-547" w:firstLine="547"/>
        <w:jc w:val="both"/>
        <w:rPr>
          <w:rFonts w:cs="B Lotus"/>
          <w:color w:val="auto"/>
          <w:sz w:val="28"/>
          <w:szCs w:val="28"/>
          <w:lang w:bidi="fa-IR"/>
        </w:rPr>
      </w:pPr>
      <w:r w:rsidRPr="00265764">
        <w:rPr>
          <w:rFonts w:cs="B Lotus"/>
          <w:color w:val="auto"/>
          <w:sz w:val="28"/>
          <w:szCs w:val="28"/>
          <w:rtl/>
        </w:rPr>
        <w:t xml:space="preserve">تشخیص اختلالات اضطرابی در سالمندان به دلیل همپوشانی علائم روان‌شناختی با بیماری‌های جسمانی و تغییرات طبیعی ناشی از افزایش سن، با چالش‌های فراوانی همراه است. بسیاری از سالمندان به دلیل ابتلا به بیماری‌های مزمن، کاهش توانایی‌های جسمانی و نگرانی درباره وضعیت سلامت خود، بیش از سایر گروه‌های سنی در معرض اضطراب سلامت قرار دارند. اضطراب سلامت با نگرانی مداوم و افراطی درباره ابتلا به بیماری یا تفسیر نادرست علائم جسمانی مشخص می‌شود و افراد مبتلا معمولاً حساسیت بالایی نسبت به تغییرات بدنی خود دارند. اگرچه نگرانی درباره سلامت تا حدی طبیعی است، اما زمانی که این نگرانی شدید، پایدار و نامتناسب با شواهد پزشکی باشد، می‌تواند به اختلال اضطراب بیماری، کاهش کیفیت زندگی، افزایش مراجعات غیرضروری به مراکز درمانی و تشدید مشکلات روان‌شناختی منجر شود. ازاین‌رو، شناسایی زودهنگام اضطراب سلامت در سالمندان و ارائه مداخلات روان‌شناختی مناسب، نقش مهمی در حفظ سلامت روان و بهبود عملکرد آنان دارد (انجمن روان‌پزشکی آمریکا، </w:t>
      </w:r>
      <w:r w:rsidRPr="00265764">
        <w:rPr>
          <w:rFonts w:cs="B Lotus"/>
          <w:color w:val="auto"/>
          <w:sz w:val="28"/>
          <w:szCs w:val="28"/>
          <w:rtl/>
          <w:lang w:bidi="fa-IR"/>
        </w:rPr>
        <w:t>۲۰۲۲</w:t>
      </w:r>
      <w:r w:rsidRPr="00265764">
        <w:rPr>
          <w:rFonts w:cs="B Lotus"/>
          <w:color w:val="auto"/>
          <w:sz w:val="28"/>
          <w:szCs w:val="28"/>
          <w:rtl/>
        </w:rPr>
        <w:t>؛ آبراموویتز و برادوک</w:t>
      </w:r>
      <w:r w:rsidR="001F46FB">
        <w:rPr>
          <w:rStyle w:val="FootnoteReference"/>
          <w:rFonts w:cs="B Lotus"/>
          <w:color w:val="auto"/>
          <w:sz w:val="28"/>
          <w:szCs w:val="28"/>
          <w:rtl/>
        </w:rPr>
        <w:footnoteReference w:id="62"/>
      </w:r>
      <w:r w:rsidRPr="00265764">
        <w:rPr>
          <w:rFonts w:cs="B Lotus"/>
          <w:color w:val="auto"/>
          <w:sz w:val="28"/>
          <w:szCs w:val="28"/>
          <w:rtl/>
        </w:rPr>
        <w:t xml:space="preserve">، </w:t>
      </w:r>
      <w:r w:rsidRPr="00265764">
        <w:rPr>
          <w:rFonts w:cs="B Lotus"/>
          <w:color w:val="auto"/>
          <w:sz w:val="28"/>
          <w:szCs w:val="28"/>
          <w:rtl/>
          <w:lang w:bidi="fa-IR"/>
        </w:rPr>
        <w:t>۲۰۲۳)</w:t>
      </w:r>
      <w:r w:rsidRPr="00265764">
        <w:rPr>
          <w:rFonts w:cs="B Lotus"/>
          <w:color w:val="auto"/>
          <w:sz w:val="28"/>
          <w:szCs w:val="28"/>
          <w:lang w:bidi="fa-IR"/>
        </w:rPr>
        <w:t>.</w:t>
      </w:r>
    </w:p>
    <w:p w:rsidR="00265764" w:rsidRPr="00265764" w:rsidRDefault="00265764" w:rsidP="00265764">
      <w:pPr>
        <w:bidi/>
        <w:spacing w:line="276" w:lineRule="auto"/>
        <w:ind w:left="-547" w:firstLine="547"/>
        <w:jc w:val="both"/>
        <w:rPr>
          <w:rFonts w:cs="B Lotus"/>
          <w:color w:val="auto"/>
          <w:sz w:val="28"/>
          <w:szCs w:val="28"/>
          <w:lang w:bidi="fa-IR"/>
        </w:rPr>
      </w:pPr>
      <w:r w:rsidRPr="00265764">
        <w:rPr>
          <w:rFonts w:cs="B Lotus"/>
          <w:color w:val="auto"/>
          <w:sz w:val="28"/>
          <w:szCs w:val="28"/>
          <w:rtl/>
        </w:rPr>
        <w:t>اضطراب سلامت با نگرانی مداوم، افراطی و پایدار درباره ابتلا به یک بیماری جدی یا تفسیر نادرست علائم جسمانی مشخص می‌شود. در طبقه‌بندی جدید اختلالات روان‌پزشکی، مفهوم</w:t>
      </w:r>
      <w:r>
        <w:rPr>
          <w:rFonts w:cs="B Lotus" w:hint="cs"/>
          <w:color w:val="auto"/>
          <w:sz w:val="28"/>
          <w:szCs w:val="28"/>
          <w:rtl/>
        </w:rPr>
        <w:t xml:space="preserve"> </w:t>
      </w:r>
      <w:r w:rsidRPr="00265764">
        <w:rPr>
          <w:rFonts w:cs="B Lotus"/>
          <w:color w:val="auto"/>
          <w:sz w:val="28"/>
          <w:szCs w:val="28"/>
          <w:rtl/>
        </w:rPr>
        <w:t>اختلال اضطراب بیماری</w:t>
      </w:r>
      <w:r>
        <w:rPr>
          <w:rFonts w:cs="B Lotus" w:hint="cs"/>
          <w:color w:val="auto"/>
          <w:sz w:val="28"/>
          <w:szCs w:val="28"/>
          <w:rtl/>
          <w:lang w:bidi="fa-IR"/>
        </w:rPr>
        <w:t xml:space="preserve"> </w:t>
      </w:r>
      <w:r w:rsidRPr="00265764">
        <w:rPr>
          <w:rFonts w:cs="B Lotus"/>
          <w:color w:val="auto"/>
          <w:sz w:val="28"/>
          <w:szCs w:val="28"/>
          <w:rtl/>
        </w:rPr>
        <w:t xml:space="preserve">تا حد زیادی جایگزین تشخیص خودبیمارانگاری شده است و افرادی که با وجود ارزیابی‌های پزشکی اطمینان‌بخش همچنان نگرانی شدیدی درباره سلامت خود دارند، ممکن است در این گروه قرار گیرند. تداوم اضطراب سلامت می‌تواند موجب افزایش خطاهای شناختی، توجه انتخابی به علائم جسمانی و تفسیر فاجعه‌آمیز احساسات بدنی شود و زمینه‌ساز بروز یا تشدید مشکلات هیجانی مانند اضطراب و افسردگی گردد. در سالمندان، این وضعیت به دلیل هم‌زمانی بیماری‌های مزمن، کاهش عملکرد </w:t>
      </w:r>
      <w:r w:rsidRPr="00265764">
        <w:rPr>
          <w:rFonts w:cs="B Lotus"/>
          <w:color w:val="auto"/>
          <w:sz w:val="28"/>
          <w:szCs w:val="28"/>
          <w:rtl/>
        </w:rPr>
        <w:lastRenderedPageBreak/>
        <w:t xml:space="preserve">جسمانی و تغییرات مرتبط با سالمندی، از اهمیت بیشتری برخوردار است و می‌تواند کیفیت زندگی، عملکرد روزانه و سلامت روان را تحت تأثیر قرار دهد. افزون بر این، شواهد نشان می‌دهد که سبک زندگی سالم، فعالیت بدنی منظم، خواب کافی، تغذیه مناسب، حمایت اجتماعی و اصلاح باورهای ناکارآمد درباره بیماری، در کاهش اضطراب سلامت و ارتقای سلامت روان سالمندان نقش مؤثری دارند (انجمن روان‌پزشکی آمریکا، </w:t>
      </w:r>
      <w:r w:rsidRPr="00265764">
        <w:rPr>
          <w:rFonts w:cs="B Lotus"/>
          <w:color w:val="auto"/>
          <w:sz w:val="28"/>
          <w:szCs w:val="28"/>
          <w:rtl/>
          <w:lang w:bidi="fa-IR"/>
        </w:rPr>
        <w:t>۲۰۲۲</w:t>
      </w:r>
      <w:r w:rsidRPr="00265764">
        <w:rPr>
          <w:rFonts w:cs="B Lotus"/>
          <w:color w:val="auto"/>
          <w:sz w:val="28"/>
          <w:szCs w:val="28"/>
          <w:rtl/>
        </w:rPr>
        <w:t>؛ تیلور و آسْموندسون</w:t>
      </w:r>
      <w:r w:rsidR="001F46FB">
        <w:rPr>
          <w:rStyle w:val="FootnoteReference"/>
          <w:rFonts w:cs="B Lotus"/>
          <w:color w:val="auto"/>
          <w:sz w:val="28"/>
          <w:szCs w:val="28"/>
          <w:rtl/>
        </w:rPr>
        <w:footnoteReference w:id="63"/>
      </w:r>
      <w:r w:rsidRPr="00265764">
        <w:rPr>
          <w:rFonts w:cs="B Lotus"/>
          <w:color w:val="auto"/>
          <w:sz w:val="28"/>
          <w:szCs w:val="28"/>
          <w:rtl/>
        </w:rPr>
        <w:t xml:space="preserve">، </w:t>
      </w:r>
      <w:r w:rsidRPr="00265764">
        <w:rPr>
          <w:rFonts w:cs="B Lotus"/>
          <w:color w:val="auto"/>
          <w:sz w:val="28"/>
          <w:szCs w:val="28"/>
          <w:rtl/>
          <w:lang w:bidi="fa-IR"/>
        </w:rPr>
        <w:t>۲۰۲۱</w:t>
      </w:r>
      <w:r w:rsidRPr="00265764">
        <w:rPr>
          <w:rFonts w:cs="B Lotus"/>
          <w:color w:val="auto"/>
          <w:sz w:val="28"/>
          <w:szCs w:val="28"/>
          <w:rtl/>
        </w:rPr>
        <w:t xml:space="preserve">؛ سازمان جهانی بهداشت، </w:t>
      </w:r>
      <w:r w:rsidRPr="00265764">
        <w:rPr>
          <w:rFonts w:cs="B Lotus"/>
          <w:color w:val="auto"/>
          <w:sz w:val="28"/>
          <w:szCs w:val="28"/>
          <w:rtl/>
          <w:lang w:bidi="fa-IR"/>
        </w:rPr>
        <w:t>۲۰۲۴)</w:t>
      </w:r>
      <w:r w:rsidR="007C774C">
        <w:rPr>
          <w:rFonts w:cs="B Lotus" w:hint="cs"/>
          <w:color w:val="auto"/>
          <w:sz w:val="28"/>
          <w:szCs w:val="28"/>
          <w:rtl/>
          <w:lang w:bidi="fa-IR"/>
        </w:rPr>
        <w:t>.</w:t>
      </w:r>
    </w:p>
    <w:p w:rsidR="0064614B" w:rsidRPr="002F693E" w:rsidRDefault="0011648A" w:rsidP="0011648A">
      <w:pPr>
        <w:bidi/>
        <w:spacing w:line="276" w:lineRule="auto"/>
        <w:ind w:left="-547" w:firstLine="547"/>
        <w:jc w:val="both"/>
        <w:rPr>
          <w:rFonts w:cs="B Lotus"/>
          <w:b/>
          <w:bCs/>
          <w:color w:val="auto"/>
          <w:sz w:val="28"/>
          <w:szCs w:val="28"/>
          <w:rtl/>
          <w:lang w:bidi="fa-IR"/>
        </w:rPr>
      </w:pPr>
      <w:r w:rsidRPr="002F693E">
        <w:rPr>
          <w:rFonts w:cs="B Lotus" w:hint="cs"/>
          <w:b/>
          <w:bCs/>
          <w:color w:val="auto"/>
          <w:sz w:val="28"/>
          <w:szCs w:val="28"/>
          <w:rtl/>
        </w:rPr>
        <w:t xml:space="preserve">2-4-5- </w:t>
      </w:r>
      <w:r w:rsidR="0064614B" w:rsidRPr="002F693E">
        <w:rPr>
          <w:rFonts w:cs="B Lotus"/>
          <w:b/>
          <w:bCs/>
          <w:color w:val="auto"/>
          <w:sz w:val="28"/>
          <w:szCs w:val="28"/>
          <w:rtl/>
          <w:lang w:bidi="fa-IR"/>
        </w:rPr>
        <w:t>مداخلات معطوف به کاهش اضطراب سلامت سالمندان</w:t>
      </w:r>
    </w:p>
    <w:p w:rsidR="00A005D1" w:rsidRPr="00A005D1" w:rsidRDefault="0064614B" w:rsidP="00A005D1">
      <w:pPr>
        <w:bidi/>
        <w:spacing w:line="276" w:lineRule="auto"/>
        <w:ind w:left="-547" w:firstLine="547"/>
        <w:jc w:val="both"/>
        <w:rPr>
          <w:rFonts w:cs="B Lotus"/>
          <w:b/>
          <w:bCs/>
          <w:color w:val="auto"/>
          <w:sz w:val="28"/>
          <w:szCs w:val="28"/>
          <w:lang w:bidi="fa-IR"/>
        </w:rPr>
      </w:pPr>
      <w:r w:rsidRPr="0064614B">
        <w:rPr>
          <w:rFonts w:cs="B Lotus"/>
          <w:color w:val="auto"/>
          <w:sz w:val="28"/>
          <w:szCs w:val="28"/>
          <w:lang w:bidi="fa-IR"/>
        </w:rPr>
        <w:t xml:space="preserve"> </w:t>
      </w:r>
      <w:r w:rsidR="00A005D1" w:rsidRPr="00A005D1">
        <w:rPr>
          <w:rFonts w:cs="B Lotus"/>
          <w:b/>
          <w:bCs/>
          <w:color w:val="auto"/>
          <w:sz w:val="28"/>
          <w:szCs w:val="28"/>
          <w:rtl/>
        </w:rPr>
        <w:t>مداخلات معطوف به کاهش اضطراب سلامت سالمندان</w:t>
      </w:r>
    </w:p>
    <w:p w:rsidR="00A005D1" w:rsidRPr="00A005D1" w:rsidRDefault="00A005D1" w:rsidP="00A005D1">
      <w:pPr>
        <w:bidi/>
        <w:spacing w:line="276" w:lineRule="auto"/>
        <w:ind w:left="-547" w:firstLine="547"/>
        <w:jc w:val="both"/>
        <w:rPr>
          <w:rFonts w:cs="B Lotus"/>
          <w:color w:val="auto"/>
          <w:sz w:val="28"/>
          <w:szCs w:val="28"/>
          <w:lang w:bidi="fa-IR"/>
        </w:rPr>
      </w:pPr>
      <w:r w:rsidRPr="00A005D1">
        <w:rPr>
          <w:rFonts w:cs="B Lotus"/>
          <w:color w:val="auto"/>
          <w:sz w:val="28"/>
          <w:szCs w:val="28"/>
          <w:rtl/>
        </w:rPr>
        <w:t>اضطراب و استرس در دوران سالمندی به دلیل تغییرات جسمانی، روان‌شناختی و اجتماعی، از مشکلات شایع این دوره به شمار می‌روند. کاهش توانایی‌های جسمی، ابتلا به بیماری‌های مزمن، از دست دادن همسر، دوستان یا سایر نزدیکان، کاهش استقلال، بازنشستگی و محدود شدن مشارکت اجتماعی، از جمله عواملی هستند که می‌توانند سطح اضطراب سلامت را در سالمندان افزایش دهند. این وضعیت ممکن است با نشانه‌هایی مانند بی‌قراری، نگرانی مداوم، اختلال خواب، کاهش تمرکز، خستگی، تپش قلب، افزایش فشار خون و کاهش توانایی انجام فعالیت‌های روزمره همراه باشد و در صورت تداوم، سلامت جسمی و روانی و کیفیت زندگی سالمندان را تحت تأثیر قرار دهد. از</w:t>
      </w:r>
      <w:r w:rsidR="00446A2C">
        <w:rPr>
          <w:rFonts w:cs="B Lotus" w:hint="cs"/>
          <w:color w:val="auto"/>
          <w:sz w:val="28"/>
          <w:szCs w:val="28"/>
          <w:rtl/>
        </w:rPr>
        <w:t xml:space="preserve"> </w:t>
      </w:r>
      <w:r w:rsidRPr="00A005D1">
        <w:rPr>
          <w:rFonts w:cs="B Lotus"/>
          <w:color w:val="auto"/>
          <w:sz w:val="28"/>
          <w:szCs w:val="28"/>
          <w:rtl/>
        </w:rPr>
        <w:t>این</w:t>
      </w:r>
      <w:r w:rsidR="00446A2C">
        <w:rPr>
          <w:rFonts w:cs="B Lotus" w:hint="cs"/>
          <w:color w:val="auto"/>
          <w:sz w:val="28"/>
          <w:szCs w:val="28"/>
          <w:rtl/>
        </w:rPr>
        <w:t xml:space="preserve"> </w:t>
      </w:r>
      <w:r w:rsidRPr="00A005D1">
        <w:rPr>
          <w:rFonts w:cs="B Lotus"/>
          <w:color w:val="auto"/>
          <w:sz w:val="28"/>
          <w:szCs w:val="28"/>
          <w:rtl/>
        </w:rPr>
        <w:t>‌رو، مداخلاتی نظیر آموزش روان‌شناختی، درمان شناختی ـ رفتاری، افزایش فعالیت بدنی متناسب با توانایی فرد، تقویت حمایت اجتماعی، آموزش مهارت‌های مقابله با استرس، تمرین‌های آرام‌سازی و ذهن‌آگاهی و ارتقای سبک زندگی سالم، از مؤثرترین راهکارهای کاهش اضطراب سلامت و بهبود سلامت روان سالمندان محسوب می‌شوند (سازمان جهانی بهداشت</w:t>
      </w:r>
      <w:r w:rsidR="001F46FB">
        <w:rPr>
          <w:rStyle w:val="FootnoteReference"/>
          <w:rFonts w:cs="B Lotus"/>
          <w:color w:val="auto"/>
          <w:sz w:val="28"/>
          <w:szCs w:val="28"/>
          <w:rtl/>
        </w:rPr>
        <w:footnoteReference w:id="64"/>
      </w:r>
      <w:r w:rsidRPr="00A005D1">
        <w:rPr>
          <w:rFonts w:cs="B Lotus"/>
          <w:color w:val="auto"/>
          <w:sz w:val="28"/>
          <w:szCs w:val="28"/>
          <w:rtl/>
        </w:rPr>
        <w:t xml:space="preserve">، </w:t>
      </w:r>
      <w:r w:rsidRPr="00A005D1">
        <w:rPr>
          <w:rFonts w:cs="B Lotus"/>
          <w:color w:val="auto"/>
          <w:sz w:val="28"/>
          <w:szCs w:val="28"/>
          <w:rtl/>
          <w:lang w:bidi="fa-IR"/>
        </w:rPr>
        <w:t>۲۰۲۴</w:t>
      </w:r>
      <w:r w:rsidRPr="00A005D1">
        <w:rPr>
          <w:rFonts w:cs="B Lotus"/>
          <w:color w:val="auto"/>
          <w:sz w:val="28"/>
          <w:szCs w:val="28"/>
          <w:rtl/>
        </w:rPr>
        <w:t>؛ انجمن روان‌پزشکی آمریکا</w:t>
      </w:r>
      <w:r w:rsidR="001F46FB">
        <w:rPr>
          <w:rStyle w:val="FootnoteReference"/>
          <w:rFonts w:cs="B Lotus"/>
          <w:color w:val="auto"/>
          <w:sz w:val="28"/>
          <w:szCs w:val="28"/>
          <w:rtl/>
        </w:rPr>
        <w:footnoteReference w:id="65"/>
      </w:r>
      <w:r w:rsidRPr="00A005D1">
        <w:rPr>
          <w:rFonts w:cs="B Lotus"/>
          <w:color w:val="auto"/>
          <w:sz w:val="28"/>
          <w:szCs w:val="28"/>
          <w:rtl/>
        </w:rPr>
        <w:t xml:space="preserve">، </w:t>
      </w:r>
      <w:r w:rsidRPr="00A005D1">
        <w:rPr>
          <w:rFonts w:cs="B Lotus"/>
          <w:color w:val="auto"/>
          <w:sz w:val="28"/>
          <w:szCs w:val="28"/>
          <w:rtl/>
          <w:lang w:bidi="fa-IR"/>
        </w:rPr>
        <w:t>۲۰۲۲</w:t>
      </w:r>
      <w:r w:rsidRPr="00A005D1">
        <w:rPr>
          <w:rFonts w:cs="B Lotus"/>
          <w:color w:val="auto"/>
          <w:sz w:val="28"/>
          <w:szCs w:val="28"/>
          <w:rtl/>
        </w:rPr>
        <w:t>؛ نشنال اینستیتوت آن ایجینگ</w:t>
      </w:r>
      <w:r w:rsidR="001F46FB">
        <w:rPr>
          <w:rStyle w:val="FootnoteReference"/>
          <w:rFonts w:cs="B Lotus"/>
          <w:color w:val="auto"/>
          <w:sz w:val="28"/>
          <w:szCs w:val="28"/>
          <w:rtl/>
        </w:rPr>
        <w:footnoteReference w:id="66"/>
      </w:r>
      <w:r w:rsidRPr="00A005D1">
        <w:rPr>
          <w:rFonts w:cs="B Lotus"/>
          <w:color w:val="auto"/>
          <w:sz w:val="28"/>
          <w:szCs w:val="28"/>
          <w:rtl/>
        </w:rPr>
        <w:t xml:space="preserve">، </w:t>
      </w:r>
      <w:r w:rsidRPr="00A005D1">
        <w:rPr>
          <w:rFonts w:cs="B Lotus"/>
          <w:color w:val="auto"/>
          <w:sz w:val="28"/>
          <w:szCs w:val="28"/>
          <w:rtl/>
          <w:lang w:bidi="fa-IR"/>
        </w:rPr>
        <w:t>۲۰۲۳)</w:t>
      </w:r>
      <w:r w:rsidRPr="00A005D1">
        <w:rPr>
          <w:rFonts w:cs="B Lotus"/>
          <w:color w:val="auto"/>
          <w:sz w:val="28"/>
          <w:szCs w:val="28"/>
          <w:lang w:bidi="fa-IR"/>
        </w:rPr>
        <w:t>.</w:t>
      </w:r>
    </w:p>
    <w:p w:rsidR="00A005D1" w:rsidRPr="00446A2C" w:rsidRDefault="0064614B" w:rsidP="00A005D1">
      <w:pPr>
        <w:bidi/>
        <w:spacing w:line="276" w:lineRule="auto"/>
        <w:ind w:left="-547" w:firstLine="547"/>
        <w:jc w:val="both"/>
        <w:rPr>
          <w:rFonts w:cs="B Lotus"/>
          <w:color w:val="auto"/>
          <w:sz w:val="28"/>
          <w:szCs w:val="28"/>
          <w:lang w:bidi="fa-IR"/>
        </w:rPr>
      </w:pPr>
      <w:r w:rsidRPr="00446A2C">
        <w:rPr>
          <w:rFonts w:cs="B Lotus"/>
          <w:color w:val="auto"/>
          <w:sz w:val="28"/>
          <w:szCs w:val="28"/>
          <w:rtl/>
          <w:lang w:bidi="fa-IR"/>
        </w:rPr>
        <w:t xml:space="preserve"> </w:t>
      </w:r>
      <w:r w:rsidR="00A005D1" w:rsidRPr="00446A2C">
        <w:rPr>
          <w:rFonts w:cs="B Lotus"/>
          <w:color w:val="auto"/>
          <w:sz w:val="28"/>
          <w:szCs w:val="28"/>
          <w:rtl/>
        </w:rPr>
        <w:t xml:space="preserve">مداخلات مبتنی بر معنویت از جمله رویکردهای مؤثر در کاهش اضطراب و ارتقای سلامت روان سالمندان به شمار می‌روند. امروزه در ارائه مراقبت‌های جامع، توجه به نیازهای معنوی افراد در کنار ابعاد جسمی، روانی و اجتماعی، یکی از ارکان اساسی مراقبت سلامت محسوب می‌شود. سلامت معنوی به فرد کمک می‌کند تا در زندگی احساس معنا، هدف، امید و آرامش بیشتری داشته باشد و در مواجهه با بیماری، </w:t>
      </w:r>
      <w:r w:rsidR="00A005D1" w:rsidRPr="00446A2C">
        <w:rPr>
          <w:rFonts w:cs="B Lotus"/>
          <w:color w:val="auto"/>
          <w:sz w:val="28"/>
          <w:szCs w:val="28"/>
          <w:rtl/>
        </w:rPr>
        <w:lastRenderedPageBreak/>
        <w:t>استرس و چالش‌های دوران سالمندی، سازگاری مؤثرتری نشان دهد. این مفهوم معمولاً از دو مؤلفه اصلی تشکیل شده است</w:t>
      </w:r>
      <w:r w:rsidR="00A005D1" w:rsidRPr="00446A2C">
        <w:rPr>
          <w:rFonts w:cs="B Lotus" w:hint="cs"/>
          <w:color w:val="auto"/>
          <w:sz w:val="28"/>
          <w:szCs w:val="28"/>
          <w:rtl/>
          <w:lang w:bidi="fa-IR"/>
        </w:rPr>
        <w:t xml:space="preserve">: </w:t>
      </w:r>
      <w:r w:rsidR="00A005D1" w:rsidRPr="00446A2C">
        <w:rPr>
          <w:rFonts w:cs="B Lotus"/>
          <w:color w:val="auto"/>
          <w:sz w:val="28"/>
          <w:szCs w:val="28"/>
          <w:rtl/>
        </w:rPr>
        <w:t>سلامت مذهبی که بیانگر ارتباط فرد با خدا یا نیروی برتر است و سلامت وجودی که به احساس معنا، هدف، هویت و رضایت از زندگی اشاره دارد. این دو مؤلفه با یکدیگر تعامل داشته و در کنار هم می‌توانند به بهبود سلامت روان، کاهش اضطراب و افزایش کیفیت زندگی سالمندان کمک کنند (کونیگ</w:t>
      </w:r>
      <w:r w:rsidR="001F46FB" w:rsidRPr="00446A2C">
        <w:rPr>
          <w:rStyle w:val="FootnoteReference"/>
          <w:rFonts w:cs="B Lotus"/>
          <w:color w:val="auto"/>
          <w:sz w:val="28"/>
          <w:szCs w:val="28"/>
          <w:rtl/>
        </w:rPr>
        <w:footnoteReference w:id="67"/>
      </w:r>
      <w:r w:rsidR="00A005D1" w:rsidRPr="00446A2C">
        <w:rPr>
          <w:rFonts w:cs="B Lotus"/>
          <w:color w:val="auto"/>
          <w:sz w:val="28"/>
          <w:szCs w:val="28"/>
          <w:rtl/>
        </w:rPr>
        <w:t xml:space="preserve">، </w:t>
      </w:r>
      <w:r w:rsidR="00A005D1" w:rsidRPr="00446A2C">
        <w:rPr>
          <w:rFonts w:cs="B Lotus"/>
          <w:color w:val="auto"/>
          <w:sz w:val="28"/>
          <w:szCs w:val="28"/>
          <w:rtl/>
          <w:lang w:bidi="fa-IR"/>
        </w:rPr>
        <w:t>۲۰۲۳</w:t>
      </w:r>
      <w:r w:rsidR="00A005D1" w:rsidRPr="00446A2C">
        <w:rPr>
          <w:rFonts w:cs="B Lotus"/>
          <w:color w:val="auto"/>
          <w:sz w:val="28"/>
          <w:szCs w:val="28"/>
          <w:rtl/>
        </w:rPr>
        <w:t xml:space="preserve">؛ سازمان جهانی بهداشت، </w:t>
      </w:r>
      <w:r w:rsidR="00A005D1" w:rsidRPr="00446A2C">
        <w:rPr>
          <w:rFonts w:cs="B Lotus"/>
          <w:color w:val="auto"/>
          <w:sz w:val="28"/>
          <w:szCs w:val="28"/>
          <w:rtl/>
          <w:lang w:bidi="fa-IR"/>
        </w:rPr>
        <w:t>۲۰۲۴)</w:t>
      </w:r>
      <w:r w:rsidR="007C774C" w:rsidRPr="00446A2C">
        <w:rPr>
          <w:rFonts w:cs="B Lotus" w:hint="cs"/>
          <w:color w:val="auto"/>
          <w:sz w:val="28"/>
          <w:szCs w:val="28"/>
          <w:rtl/>
          <w:lang w:bidi="fa-IR"/>
        </w:rPr>
        <w:t>.</w:t>
      </w:r>
    </w:p>
    <w:p w:rsidR="00A005D1" w:rsidRPr="00A005D1" w:rsidRDefault="00A005D1" w:rsidP="00A005D1">
      <w:pPr>
        <w:bidi/>
        <w:spacing w:line="276" w:lineRule="auto"/>
        <w:ind w:left="-547" w:firstLine="547"/>
        <w:jc w:val="both"/>
        <w:rPr>
          <w:rFonts w:cs="B Lotus"/>
          <w:color w:val="auto"/>
          <w:sz w:val="28"/>
          <w:szCs w:val="28"/>
          <w:lang w:bidi="fa-IR"/>
        </w:rPr>
      </w:pPr>
      <w:r w:rsidRPr="00A005D1">
        <w:rPr>
          <w:rFonts w:cs="B Lotus"/>
          <w:color w:val="auto"/>
          <w:sz w:val="28"/>
          <w:szCs w:val="28"/>
          <w:rtl/>
        </w:rPr>
        <w:t>پژوهش‌ها نشان می‌دهند که مداخلات مبتنی بر معنادرمانی می‌توانند در ارتقای سلامت روان سالمندان نقش مؤثری داشته باشند. معنادرمانی با تأکید بر یافتن معنا و هدف در زندگی، به افراد کمک می‌کند تا در مواجهه با چالش‌های دوران سالمندی، از جمله بیماری، تنهایی، فقدان و نگرانی از مرگ، سازگاری بیشتری پیدا کنند. این رویکرد با تقویت احساس معنا، امید، مسئولیت‌پذیری و پذیرش شرایط زندگی، موجب کاهش اضطراب مرگ، اضطراب سلامت و نشانه‌های افسردگی شده و در نهایت کیفیت زندگی و بهزیستی روان‌شناختی سالمندان را بهبود می‌بخشد. ازاین‌رو، معنا در زندگی به‌عنوان یکی از عوامل محافظت‌کننده سلامت روان شناخته می‌شود و با متغیرهایی مانند امید، تاب‌آوری، رضایت از زندگی و سلامت روان رابطه مثبت دارد (وانگ</w:t>
      </w:r>
      <w:r w:rsidR="001F46FB">
        <w:rPr>
          <w:rStyle w:val="FootnoteReference"/>
          <w:rFonts w:cs="B Lotus"/>
          <w:color w:val="auto"/>
          <w:sz w:val="28"/>
          <w:szCs w:val="28"/>
          <w:rtl/>
        </w:rPr>
        <w:footnoteReference w:id="68"/>
      </w:r>
      <w:r w:rsidRPr="00A005D1">
        <w:rPr>
          <w:rFonts w:cs="B Lotus"/>
          <w:color w:val="auto"/>
          <w:sz w:val="28"/>
          <w:szCs w:val="28"/>
          <w:rtl/>
        </w:rPr>
        <w:t xml:space="preserve"> و همکاران، </w:t>
      </w:r>
      <w:r w:rsidRPr="00A005D1">
        <w:rPr>
          <w:rFonts w:cs="B Lotus"/>
          <w:color w:val="auto"/>
          <w:sz w:val="28"/>
          <w:szCs w:val="28"/>
          <w:rtl/>
          <w:lang w:bidi="fa-IR"/>
        </w:rPr>
        <w:t>۲۰۲۳</w:t>
      </w:r>
      <w:r w:rsidRPr="00A005D1">
        <w:rPr>
          <w:rFonts w:cs="B Lotus"/>
          <w:color w:val="auto"/>
          <w:sz w:val="28"/>
          <w:szCs w:val="28"/>
          <w:rtl/>
        </w:rPr>
        <w:t>؛ سوتو</w:t>
      </w:r>
      <w:r w:rsidR="001F46FB">
        <w:rPr>
          <w:rStyle w:val="FootnoteReference"/>
          <w:rFonts w:cs="B Lotus"/>
          <w:color w:val="auto"/>
          <w:sz w:val="28"/>
          <w:szCs w:val="28"/>
          <w:rtl/>
        </w:rPr>
        <w:footnoteReference w:id="69"/>
      </w:r>
      <w:r w:rsidRPr="00A005D1">
        <w:rPr>
          <w:rFonts w:cs="B Lotus"/>
          <w:color w:val="auto"/>
          <w:sz w:val="28"/>
          <w:szCs w:val="28"/>
          <w:rtl/>
        </w:rPr>
        <w:t xml:space="preserve"> و همکاران، </w:t>
      </w:r>
      <w:r w:rsidRPr="00A005D1">
        <w:rPr>
          <w:rFonts w:cs="B Lotus"/>
          <w:color w:val="auto"/>
          <w:sz w:val="28"/>
          <w:szCs w:val="28"/>
          <w:rtl/>
          <w:lang w:bidi="fa-IR"/>
        </w:rPr>
        <w:t>۲۰۲۴)</w:t>
      </w:r>
      <w:r w:rsidR="007C774C">
        <w:rPr>
          <w:rFonts w:cs="B Lotus" w:hint="cs"/>
          <w:color w:val="auto"/>
          <w:sz w:val="28"/>
          <w:szCs w:val="28"/>
          <w:rtl/>
          <w:lang w:bidi="fa-IR"/>
        </w:rPr>
        <w:t>.</w:t>
      </w:r>
    </w:p>
    <w:p w:rsidR="00A005D1" w:rsidRPr="00A005D1" w:rsidRDefault="00A005D1" w:rsidP="00A005D1">
      <w:pPr>
        <w:bidi/>
        <w:spacing w:line="276" w:lineRule="auto"/>
        <w:ind w:left="-547" w:firstLine="547"/>
        <w:jc w:val="both"/>
        <w:rPr>
          <w:rFonts w:cs="B Lotus"/>
          <w:color w:val="auto"/>
          <w:sz w:val="28"/>
          <w:szCs w:val="28"/>
          <w:lang w:bidi="fa-IR"/>
        </w:rPr>
      </w:pPr>
      <w:r w:rsidRPr="00A005D1">
        <w:rPr>
          <w:rFonts w:cs="B Lotus"/>
          <w:color w:val="auto"/>
          <w:sz w:val="28"/>
          <w:szCs w:val="28"/>
          <w:rtl/>
        </w:rPr>
        <w:t xml:space="preserve">یکی از مداخلات غیردارویی مؤثر در کاهش استرس و اضطراب سالمندان، </w:t>
      </w:r>
      <w:r w:rsidRPr="00A005D1">
        <w:rPr>
          <w:rFonts w:cs="B Lotus"/>
          <w:b/>
          <w:bCs/>
          <w:color w:val="auto"/>
          <w:sz w:val="28"/>
          <w:szCs w:val="28"/>
          <w:rtl/>
        </w:rPr>
        <w:t>تکنیک آرام‌سازی پیشرونده عضلانی</w:t>
      </w:r>
      <w:r>
        <w:rPr>
          <w:rFonts w:cs="B Lotus" w:hint="cs"/>
          <w:color w:val="auto"/>
          <w:sz w:val="28"/>
          <w:szCs w:val="28"/>
          <w:rtl/>
          <w:lang w:bidi="fa-IR"/>
        </w:rPr>
        <w:t xml:space="preserve"> </w:t>
      </w:r>
      <w:r w:rsidRPr="00A005D1">
        <w:rPr>
          <w:rFonts w:cs="B Lotus"/>
          <w:color w:val="auto"/>
          <w:sz w:val="28"/>
          <w:szCs w:val="28"/>
          <w:rtl/>
        </w:rPr>
        <w:t>است. در این روش، فرد به‌صورت هدفمند گروه‌های مختلف عضلانی را به ترتیب منقبض و سپس شل می‌کند تا تنش جسمانی و برانگیختگی فیزیولوژیک کاهش یابد. پژوهش‌ها نشان داده‌اند که این تکنیک با کاهش فعالیت دستگاه عصبی سمپاتیک، بهبود تعادل دستگاه عصبی خودمختار، کاهش ضربان قلب و فشار خون و افزایش احساس آرامش، در کاهش اضطراب، استرس، اختلالات خواب و بهبود کیفیت زندگی سالمندان مؤثر است. آرام‌سازی پیشرونده عضلانی به دلیل سادگی، ایمنی، هزینه پایین و امکان آموزش در مدت‌زمان کوتاه، یکی از پرکاربردترین مداخلات مکمل در مراقبت از سالمندان محسوب می‌شود و به‌راحتی در منزل یا مراکز مراقبتی قابل اجرا است (چن</w:t>
      </w:r>
      <w:r w:rsidR="001F46FB">
        <w:rPr>
          <w:rStyle w:val="FootnoteReference"/>
          <w:rFonts w:cs="B Lotus"/>
          <w:color w:val="auto"/>
          <w:sz w:val="28"/>
          <w:szCs w:val="28"/>
          <w:rtl/>
        </w:rPr>
        <w:footnoteReference w:id="70"/>
      </w:r>
      <w:r w:rsidRPr="00A005D1">
        <w:rPr>
          <w:rFonts w:cs="B Lotus"/>
          <w:color w:val="auto"/>
          <w:sz w:val="28"/>
          <w:szCs w:val="28"/>
          <w:rtl/>
        </w:rPr>
        <w:t xml:space="preserve"> و همکاران، </w:t>
      </w:r>
      <w:r w:rsidRPr="00A005D1">
        <w:rPr>
          <w:rFonts w:cs="B Lotus"/>
          <w:color w:val="auto"/>
          <w:sz w:val="28"/>
          <w:szCs w:val="28"/>
          <w:rtl/>
          <w:lang w:bidi="fa-IR"/>
        </w:rPr>
        <w:t>۲۰۲۳</w:t>
      </w:r>
      <w:r w:rsidRPr="00A005D1">
        <w:rPr>
          <w:rFonts w:cs="B Lotus"/>
          <w:color w:val="auto"/>
          <w:sz w:val="28"/>
          <w:szCs w:val="28"/>
          <w:rtl/>
        </w:rPr>
        <w:t>؛ کاپلان</w:t>
      </w:r>
      <w:r w:rsidR="001F46FB">
        <w:rPr>
          <w:rStyle w:val="FootnoteReference"/>
          <w:rFonts w:cs="B Lotus"/>
          <w:color w:val="auto"/>
          <w:sz w:val="28"/>
          <w:szCs w:val="28"/>
          <w:rtl/>
        </w:rPr>
        <w:footnoteReference w:id="71"/>
      </w:r>
      <w:r w:rsidRPr="00A005D1">
        <w:rPr>
          <w:rFonts w:cs="B Lotus"/>
          <w:color w:val="auto"/>
          <w:sz w:val="28"/>
          <w:szCs w:val="28"/>
          <w:rtl/>
        </w:rPr>
        <w:t xml:space="preserve"> و همکاران، </w:t>
      </w:r>
      <w:r w:rsidRPr="00A005D1">
        <w:rPr>
          <w:rFonts w:cs="B Lotus"/>
          <w:color w:val="auto"/>
          <w:sz w:val="28"/>
          <w:szCs w:val="28"/>
          <w:rtl/>
          <w:lang w:bidi="fa-IR"/>
        </w:rPr>
        <w:t>۲۰۲۴)</w:t>
      </w:r>
      <w:r w:rsidRPr="00A005D1">
        <w:rPr>
          <w:rFonts w:cs="B Lotus"/>
          <w:color w:val="auto"/>
          <w:sz w:val="28"/>
          <w:szCs w:val="28"/>
          <w:lang w:bidi="fa-IR"/>
        </w:rPr>
        <w:t>.</w:t>
      </w:r>
    </w:p>
    <w:p w:rsidR="00A005D1" w:rsidRPr="00A005D1" w:rsidRDefault="00A005D1" w:rsidP="00A005D1">
      <w:pPr>
        <w:bidi/>
        <w:spacing w:line="276" w:lineRule="auto"/>
        <w:ind w:left="-547" w:firstLine="547"/>
        <w:jc w:val="both"/>
        <w:rPr>
          <w:rFonts w:cs="B Lotus"/>
          <w:color w:val="auto"/>
          <w:sz w:val="28"/>
          <w:szCs w:val="28"/>
          <w:lang w:bidi="fa-IR"/>
        </w:rPr>
      </w:pPr>
      <w:r w:rsidRPr="00A005D1">
        <w:rPr>
          <w:rFonts w:cs="B Lotus"/>
          <w:color w:val="auto"/>
          <w:sz w:val="28"/>
          <w:szCs w:val="28"/>
          <w:rtl/>
        </w:rPr>
        <w:lastRenderedPageBreak/>
        <w:t>از دیگر راهکارهای مؤثر در کاهش اضطراب سالمندان، تقویت حمایت خانوادگی و اجتماعی و آموزش راهبردهای سازگاری روان‌شناختی است. سالمندان به دلیل تغییرات جسمانی، روانی و اجتماعی، نسبت به نحوه برخورد اطرافیان حساس‌تر هستند و رفتارهای همراه با احترام، همدلی و حمایت عاطفی می‌تواند احساس امنیت، ارزشمندی و آرامش را در آنان تقویت کند. همچنین، فراهم کردن فرصت برای بیان احساسات و نگرانی‌ها، تشویق سالمندان به استفاده از وسایل کمک‌کننده در صورت نیاز، حفظ ارتباط مستمر با خانواده و دوستان، مشارکت در فعالیت‌های اجتماعی، مذهبی و اوقات فراغت، و ترغیب آنان به داشتن سبک زندگی سالم شامل تغذیه مناسب، فعالیت بدنی منظم و خواب کافی، از عوامل مؤثر در کاهش اضطراب و ارتقای سلامت روان محسوب می‌شوند. علاوه بر این، شواهد پژوهشی نشان می‌دهد که مداخلات شناختی ـ رفتاری</w:t>
      </w:r>
      <w:r w:rsidR="001E24D1">
        <w:rPr>
          <w:rFonts w:cs="B Lotus" w:hint="cs"/>
          <w:color w:val="auto"/>
          <w:sz w:val="28"/>
          <w:szCs w:val="28"/>
          <w:rtl/>
          <w:lang w:bidi="fa-IR"/>
        </w:rPr>
        <w:t xml:space="preserve"> </w:t>
      </w:r>
      <w:r w:rsidRPr="00A005D1">
        <w:rPr>
          <w:rFonts w:cs="B Lotus"/>
          <w:color w:val="auto"/>
          <w:sz w:val="28"/>
          <w:szCs w:val="28"/>
          <w:rtl/>
        </w:rPr>
        <w:t xml:space="preserve">با اصلاح افکار ناکارآمد، آموزش مهارت‌های مقابله با استرس و افزایش فعالیت‌های لذت‌بخش، می‌توانند به طور مؤثری اضطراب و افسردگی سالمندان را کاهش داده و کیفیت زندگی آنان را بهبود بخشند (سازمان جهانی بهداشت، </w:t>
      </w:r>
      <w:r w:rsidRPr="00A005D1">
        <w:rPr>
          <w:rFonts w:cs="B Lotus"/>
          <w:color w:val="auto"/>
          <w:sz w:val="28"/>
          <w:szCs w:val="28"/>
          <w:rtl/>
          <w:lang w:bidi="fa-IR"/>
        </w:rPr>
        <w:t>۲۰۲۴</w:t>
      </w:r>
      <w:r w:rsidRPr="00A005D1">
        <w:rPr>
          <w:rFonts w:cs="B Lotus"/>
          <w:color w:val="auto"/>
          <w:sz w:val="28"/>
          <w:szCs w:val="28"/>
          <w:rtl/>
        </w:rPr>
        <w:t xml:space="preserve">؛ انجمن روان‌شناسی آمریکا، </w:t>
      </w:r>
      <w:r w:rsidRPr="00A005D1">
        <w:rPr>
          <w:rFonts w:cs="B Lotus"/>
          <w:color w:val="auto"/>
          <w:sz w:val="28"/>
          <w:szCs w:val="28"/>
          <w:rtl/>
          <w:lang w:bidi="fa-IR"/>
        </w:rPr>
        <w:t>۲۰۲۳</w:t>
      </w:r>
      <w:r w:rsidRPr="00A005D1">
        <w:rPr>
          <w:rFonts w:cs="B Lotus"/>
          <w:color w:val="auto"/>
          <w:sz w:val="28"/>
          <w:szCs w:val="28"/>
          <w:rtl/>
        </w:rPr>
        <w:t xml:space="preserve">؛ گولدبرگ </w:t>
      </w:r>
      <w:r w:rsidR="00BD40F4">
        <w:rPr>
          <w:rStyle w:val="FootnoteReference"/>
          <w:rFonts w:cs="B Lotus"/>
          <w:color w:val="auto"/>
          <w:sz w:val="28"/>
          <w:szCs w:val="28"/>
          <w:rtl/>
        </w:rPr>
        <w:footnoteReference w:id="72"/>
      </w:r>
      <w:r w:rsidRPr="00A005D1">
        <w:rPr>
          <w:rFonts w:cs="B Lotus"/>
          <w:color w:val="auto"/>
          <w:sz w:val="28"/>
          <w:szCs w:val="28"/>
          <w:rtl/>
        </w:rPr>
        <w:t xml:space="preserve">و همکاران، </w:t>
      </w:r>
      <w:r w:rsidRPr="00A005D1">
        <w:rPr>
          <w:rFonts w:cs="B Lotus"/>
          <w:color w:val="auto"/>
          <w:sz w:val="28"/>
          <w:szCs w:val="28"/>
          <w:rtl/>
          <w:lang w:bidi="fa-IR"/>
        </w:rPr>
        <w:t>۲۰۲۲)</w:t>
      </w:r>
      <w:r w:rsidRPr="00A005D1">
        <w:rPr>
          <w:rFonts w:cs="B Lotus"/>
          <w:color w:val="auto"/>
          <w:sz w:val="28"/>
          <w:szCs w:val="28"/>
          <w:lang w:bidi="fa-IR"/>
        </w:rPr>
        <w:t>.</w:t>
      </w:r>
    </w:p>
    <w:p w:rsidR="00A005D1" w:rsidRPr="00A005D1" w:rsidRDefault="00A005D1" w:rsidP="00A005D1">
      <w:pPr>
        <w:bidi/>
        <w:spacing w:line="276" w:lineRule="auto"/>
        <w:ind w:left="-562" w:firstLine="562"/>
        <w:jc w:val="lowKashida"/>
        <w:rPr>
          <w:rFonts w:cs="B Lotus"/>
          <w:color w:val="auto"/>
          <w:sz w:val="28"/>
          <w:szCs w:val="28"/>
          <w:lang w:bidi="fa-IR"/>
        </w:rPr>
      </w:pPr>
      <w:r w:rsidRPr="00A005D1">
        <w:rPr>
          <w:rFonts w:cs="B Lotus"/>
          <w:color w:val="auto"/>
          <w:sz w:val="28"/>
          <w:szCs w:val="28"/>
          <w:rtl/>
        </w:rPr>
        <w:t>مداخلات شناختی از مؤثرترین رویکردهای روان‌شناختی در کاهش اضطراب و افسردگی سالمندان به شمار می‌روند. در این رویکرد، بر شناسایی و اصلاح افکار ناکارآمد، باورهای غیرمنطقی و خطاهای شناختی تأکید می‌شود؛ زیرا این الگوهای فکری می‌توانند موجب تداوم یا تشدید هیجان‌های منفی مانند اضطراب و افسردگی شوند. درمان شناختی ـ رفتاری به افراد کمک می‌کند تا تفسیرهای واقع‌بینانه‌تری از رویدادهای زندگی داشته باشند، راهبردهای مقابله‌ای مؤثرتری را به کار گیرند و با جایگزین کردن افکار سازگارانه به جای افکار منفی و خودکار، سلامت روان و کیفیت زندگی خود را بهبود بخشند. شواهد پژوهشی نشان می‌دهد که این رویکرد در کاهش اضطراب، افسردگی و نگرانی‌های مرتبط با سلامت در سالمندان اثربخشی قابل‌توجهی دارد (بک و هایگا</w:t>
      </w:r>
      <w:r w:rsidR="00B95E2A">
        <w:rPr>
          <w:rStyle w:val="FootnoteReference"/>
          <w:rFonts w:cs="B Lotus"/>
          <w:color w:val="auto"/>
          <w:sz w:val="28"/>
          <w:szCs w:val="28"/>
          <w:rtl/>
        </w:rPr>
        <w:footnoteReference w:id="73"/>
      </w:r>
      <w:r w:rsidRPr="00A005D1">
        <w:rPr>
          <w:rFonts w:cs="B Lotus"/>
          <w:color w:val="auto"/>
          <w:sz w:val="28"/>
          <w:szCs w:val="28"/>
          <w:rtl/>
        </w:rPr>
        <w:t xml:space="preserve">، </w:t>
      </w:r>
      <w:r w:rsidRPr="00A005D1">
        <w:rPr>
          <w:rFonts w:cs="B Lotus"/>
          <w:color w:val="auto"/>
          <w:sz w:val="28"/>
          <w:szCs w:val="28"/>
          <w:rtl/>
          <w:lang w:bidi="fa-IR"/>
        </w:rPr>
        <w:t>۲۰۱۴</w:t>
      </w:r>
      <w:r w:rsidRPr="00A005D1">
        <w:rPr>
          <w:rFonts w:cs="B Lotus"/>
          <w:color w:val="auto"/>
          <w:sz w:val="28"/>
          <w:szCs w:val="28"/>
          <w:rtl/>
        </w:rPr>
        <w:t xml:space="preserve">؛ انجمن روان‌شناسی آمریکا، </w:t>
      </w:r>
      <w:r w:rsidRPr="00A005D1">
        <w:rPr>
          <w:rFonts w:cs="B Lotus"/>
          <w:color w:val="auto"/>
          <w:sz w:val="28"/>
          <w:szCs w:val="28"/>
          <w:rtl/>
          <w:lang w:bidi="fa-IR"/>
        </w:rPr>
        <w:t>۲۰۲۳</w:t>
      </w:r>
      <w:r w:rsidRPr="00A005D1">
        <w:rPr>
          <w:rFonts w:cs="B Lotus"/>
          <w:color w:val="auto"/>
          <w:sz w:val="28"/>
          <w:szCs w:val="28"/>
          <w:rtl/>
        </w:rPr>
        <w:t xml:space="preserve">؛ گولد </w:t>
      </w:r>
      <w:r w:rsidR="00B95E2A">
        <w:rPr>
          <w:rStyle w:val="FootnoteReference"/>
          <w:rFonts w:cs="B Lotus"/>
          <w:color w:val="auto"/>
          <w:sz w:val="28"/>
          <w:szCs w:val="28"/>
          <w:rtl/>
        </w:rPr>
        <w:footnoteReference w:id="74"/>
      </w:r>
      <w:r w:rsidRPr="00A005D1">
        <w:rPr>
          <w:rFonts w:cs="B Lotus"/>
          <w:color w:val="auto"/>
          <w:sz w:val="28"/>
          <w:szCs w:val="28"/>
          <w:rtl/>
        </w:rPr>
        <w:t xml:space="preserve">و همکاران، </w:t>
      </w:r>
      <w:r w:rsidRPr="00A005D1">
        <w:rPr>
          <w:rFonts w:cs="B Lotus"/>
          <w:color w:val="auto"/>
          <w:sz w:val="28"/>
          <w:szCs w:val="28"/>
          <w:rtl/>
          <w:lang w:bidi="fa-IR"/>
        </w:rPr>
        <w:t>۲۰۲۲)</w:t>
      </w:r>
      <w:r w:rsidR="007C774C">
        <w:rPr>
          <w:rFonts w:cs="B Lotus" w:hint="cs"/>
          <w:color w:val="auto"/>
          <w:sz w:val="28"/>
          <w:szCs w:val="28"/>
          <w:rtl/>
          <w:lang w:bidi="fa-IR"/>
        </w:rPr>
        <w:t>.</w:t>
      </w:r>
    </w:p>
    <w:p w:rsidR="007903FE" w:rsidRPr="006D7654" w:rsidRDefault="007903FE" w:rsidP="00C5080E">
      <w:pPr>
        <w:bidi/>
        <w:spacing w:line="276" w:lineRule="auto"/>
        <w:ind w:left="-562" w:firstLine="562"/>
        <w:jc w:val="lowKashida"/>
        <w:rPr>
          <w:rFonts w:ascii="B Nazanin" w:hAnsi="Calibri" w:cs="B Lotus" w:hint="cs"/>
          <w:b/>
          <w:bCs/>
          <w:color w:val="auto"/>
          <w:sz w:val="28"/>
          <w:szCs w:val="28"/>
          <w:rtl/>
        </w:rPr>
      </w:pPr>
      <w:r w:rsidRPr="006D7654">
        <w:rPr>
          <w:rFonts w:ascii="B Nazanin" w:hAnsi="Calibri" w:cs="B Lotus" w:hint="cs"/>
          <w:b/>
          <w:bCs/>
          <w:color w:val="auto"/>
          <w:sz w:val="28"/>
          <w:szCs w:val="28"/>
          <w:rtl/>
        </w:rPr>
        <w:t>2-</w:t>
      </w:r>
      <w:r w:rsidR="00B74065">
        <w:rPr>
          <w:rFonts w:ascii="B Nazanin" w:hAnsi="Calibri" w:cs="B Lotus" w:hint="cs"/>
          <w:b/>
          <w:bCs/>
          <w:color w:val="auto"/>
          <w:sz w:val="28"/>
          <w:szCs w:val="28"/>
          <w:rtl/>
        </w:rPr>
        <w:t>5</w:t>
      </w:r>
      <w:r w:rsidRPr="006D7654">
        <w:rPr>
          <w:rFonts w:ascii="B Nazanin" w:hAnsi="Calibri" w:cs="B Lotus" w:hint="cs"/>
          <w:b/>
          <w:bCs/>
          <w:color w:val="auto"/>
          <w:sz w:val="28"/>
          <w:szCs w:val="28"/>
          <w:rtl/>
        </w:rPr>
        <w:t>- پیشینه پژوهش</w:t>
      </w:r>
    </w:p>
    <w:p w:rsidR="007903FE" w:rsidRPr="006D7654" w:rsidRDefault="00B74065" w:rsidP="00C5080E">
      <w:pPr>
        <w:bidi/>
        <w:spacing w:line="276" w:lineRule="auto"/>
        <w:ind w:left="-562" w:right="-568" w:firstLine="562"/>
        <w:jc w:val="lowKashida"/>
        <w:rPr>
          <w:rFonts w:cs="B Lotus"/>
          <w:b/>
          <w:bCs/>
          <w:color w:val="auto"/>
          <w:sz w:val="28"/>
          <w:szCs w:val="28"/>
          <w:lang w:bidi="fa-IR"/>
        </w:rPr>
      </w:pPr>
      <w:r>
        <w:rPr>
          <w:rFonts w:cs="B Lotus" w:hint="cs"/>
          <w:b/>
          <w:bCs/>
          <w:color w:val="auto"/>
          <w:sz w:val="28"/>
          <w:szCs w:val="28"/>
          <w:rtl/>
          <w:lang w:bidi="fa-IR"/>
        </w:rPr>
        <w:t>1</w:t>
      </w:r>
      <w:r w:rsidR="007903FE" w:rsidRPr="006D7654">
        <w:rPr>
          <w:rFonts w:cs="B Lotus" w:hint="cs"/>
          <w:b/>
          <w:bCs/>
          <w:color w:val="auto"/>
          <w:sz w:val="28"/>
          <w:szCs w:val="28"/>
          <w:rtl/>
          <w:lang w:bidi="fa-IR"/>
        </w:rPr>
        <w:t>-</w:t>
      </w:r>
      <w:r>
        <w:rPr>
          <w:rFonts w:cs="B Lotus" w:hint="cs"/>
          <w:b/>
          <w:bCs/>
          <w:color w:val="auto"/>
          <w:sz w:val="28"/>
          <w:szCs w:val="28"/>
          <w:rtl/>
          <w:lang w:bidi="fa-IR"/>
        </w:rPr>
        <w:t>5</w:t>
      </w:r>
      <w:r w:rsidR="007903FE" w:rsidRPr="006D7654">
        <w:rPr>
          <w:rFonts w:cs="B Lotus" w:hint="cs"/>
          <w:b/>
          <w:bCs/>
          <w:color w:val="auto"/>
          <w:sz w:val="28"/>
          <w:szCs w:val="28"/>
          <w:rtl/>
          <w:lang w:bidi="fa-IR"/>
        </w:rPr>
        <w:t>-</w:t>
      </w:r>
      <w:r>
        <w:rPr>
          <w:rFonts w:cs="B Lotus" w:hint="cs"/>
          <w:b/>
          <w:bCs/>
          <w:color w:val="auto"/>
          <w:sz w:val="28"/>
          <w:szCs w:val="28"/>
          <w:rtl/>
          <w:lang w:bidi="fa-IR"/>
        </w:rPr>
        <w:t>2</w:t>
      </w:r>
      <w:r w:rsidR="007903FE" w:rsidRPr="006D7654">
        <w:rPr>
          <w:rFonts w:cs="B Lotus" w:hint="cs"/>
          <w:b/>
          <w:bCs/>
          <w:color w:val="auto"/>
          <w:sz w:val="28"/>
          <w:szCs w:val="28"/>
          <w:rtl/>
          <w:lang w:bidi="fa-IR"/>
        </w:rPr>
        <w:t>- پیشینه داخلی</w:t>
      </w:r>
    </w:p>
    <w:p w:rsidR="00281CB4" w:rsidRPr="00281CB4" w:rsidRDefault="00281CB4" w:rsidP="00E1643F">
      <w:pPr>
        <w:bidi/>
        <w:spacing w:line="276" w:lineRule="auto"/>
        <w:ind w:left="-562" w:firstLine="562"/>
        <w:jc w:val="both"/>
        <w:rPr>
          <w:rFonts w:ascii="Times New Roman" w:eastAsia="Times New Roman" w:hAnsi="Times New Roman" w:cs="B Lotus"/>
          <w:b/>
          <w:color w:val="auto"/>
          <w:sz w:val="28"/>
          <w:szCs w:val="28"/>
        </w:rPr>
      </w:pPr>
      <w:r w:rsidRPr="00281CB4">
        <w:rPr>
          <w:rFonts w:ascii="Times New Roman" w:eastAsia="Times New Roman" w:hAnsi="Times New Roman" w:cs="B Lotus"/>
          <w:b/>
          <w:color w:val="auto"/>
          <w:sz w:val="28"/>
          <w:szCs w:val="28"/>
          <w:rtl/>
        </w:rPr>
        <w:lastRenderedPageBreak/>
        <w:t>یوسفی‌افراشته، فرتاش و ابوترابی در سال</w:t>
      </w:r>
      <w:r w:rsidR="00E1643F">
        <w:rPr>
          <w:rFonts w:ascii="Times New Roman" w:eastAsia="Times New Roman" w:hAnsi="Times New Roman" w:cs="B Lotus" w:hint="cs"/>
          <w:b/>
          <w:color w:val="auto"/>
          <w:sz w:val="28"/>
          <w:szCs w:val="28"/>
          <w:rtl/>
        </w:rPr>
        <w:t xml:space="preserve"> (</w:t>
      </w:r>
      <w:r w:rsidR="00E1643F" w:rsidRPr="00E1643F">
        <w:rPr>
          <w:rFonts w:ascii="Times New Roman" w:eastAsia="Times New Roman" w:hAnsi="Times New Roman" w:cs="B Lotus"/>
          <w:b/>
          <w:color w:val="auto"/>
          <w:sz w:val="28"/>
          <w:szCs w:val="28"/>
          <w:rtl/>
          <w:lang w:bidi="fa-IR"/>
        </w:rPr>
        <w:t>۱۴۰۴</w:t>
      </w:r>
      <w:r w:rsidR="00E1643F">
        <w:rPr>
          <w:rFonts w:ascii="Times New Roman" w:eastAsia="Times New Roman" w:hAnsi="Times New Roman" w:cs="B Lotus" w:hint="cs"/>
          <w:b/>
          <w:color w:val="auto"/>
          <w:sz w:val="28"/>
          <w:szCs w:val="28"/>
          <w:rtl/>
        </w:rPr>
        <w:t xml:space="preserve">) </w:t>
      </w:r>
      <w:r w:rsidRPr="00281CB4">
        <w:rPr>
          <w:rFonts w:ascii="Times New Roman" w:eastAsia="Times New Roman" w:hAnsi="Times New Roman" w:cs="B Lotus"/>
          <w:b/>
          <w:color w:val="auto"/>
          <w:sz w:val="28"/>
          <w:szCs w:val="28"/>
          <w:rtl/>
        </w:rPr>
        <w:t xml:space="preserve">رابطه اضطراب مرگ و هوش معنوی را در سالمندان ایرانی بررسی کردند. این پژوهش با روش توصیفی ـ همبستگی و با مشارکت </w:t>
      </w:r>
      <w:r w:rsidRPr="00281CB4">
        <w:rPr>
          <w:rFonts w:ascii="Times New Roman" w:eastAsia="Times New Roman" w:hAnsi="Times New Roman" w:cs="B Lotus"/>
          <w:b/>
          <w:color w:val="auto"/>
          <w:sz w:val="28"/>
          <w:szCs w:val="28"/>
          <w:rtl/>
          <w:lang w:bidi="fa-IR"/>
        </w:rPr>
        <w:t>۳۴۸</w:t>
      </w:r>
      <w:r w:rsidRPr="00281CB4">
        <w:rPr>
          <w:rFonts w:ascii="Times New Roman" w:eastAsia="Times New Roman" w:hAnsi="Times New Roman" w:cs="B Lotus"/>
          <w:b/>
          <w:color w:val="auto"/>
          <w:sz w:val="28"/>
          <w:szCs w:val="28"/>
        </w:rPr>
        <w:t xml:space="preserve"> </w:t>
      </w:r>
      <w:r w:rsidRPr="00281CB4">
        <w:rPr>
          <w:rFonts w:ascii="Times New Roman" w:eastAsia="Times New Roman" w:hAnsi="Times New Roman" w:cs="B Lotus"/>
          <w:b/>
          <w:color w:val="auto"/>
          <w:sz w:val="28"/>
          <w:szCs w:val="28"/>
          <w:rtl/>
        </w:rPr>
        <w:t xml:space="preserve">سالمند بالای </w:t>
      </w:r>
      <w:r w:rsidRPr="00281CB4">
        <w:rPr>
          <w:rFonts w:ascii="Times New Roman" w:eastAsia="Times New Roman" w:hAnsi="Times New Roman" w:cs="B Lotus"/>
          <w:b/>
          <w:color w:val="auto"/>
          <w:sz w:val="28"/>
          <w:szCs w:val="28"/>
          <w:rtl/>
          <w:lang w:bidi="fa-IR"/>
        </w:rPr>
        <w:t>۶۰</w:t>
      </w:r>
      <w:r w:rsidRPr="00281CB4">
        <w:rPr>
          <w:rFonts w:ascii="Times New Roman" w:eastAsia="Times New Roman" w:hAnsi="Times New Roman" w:cs="B Lotus"/>
          <w:b/>
          <w:color w:val="auto"/>
          <w:sz w:val="28"/>
          <w:szCs w:val="28"/>
          <w:rtl/>
        </w:rPr>
        <w:t xml:space="preserve"> سال در شهر زنجان انجام شد. برای گردآوری داده‌ها از مقیاس هوش معنوی، مقیاس اضطراب مرگ، پرسشنامه معنای زندگی و مقیاس تاب‌آوری استفاده شد. نتایج نشان داد بین هوش معنوی و اضطراب مرگ رابطه منفی و معنادار وجود دارد. همچنین نتایج نشان داد معنای زندگی و تاب‌آوری در رابطه میان هوش معنوی و اضطراب مرگ نقش میانجی دارند. بنابراین، سالمندانی که از هوش معنوی بالاتری برخوردارند، در مقایسه با سالمندان دارای هوش معنوی پایین‌تر، اضطراب مرگ کمتری تجربه می‌کنند</w:t>
      </w:r>
      <w:r w:rsidRPr="00281CB4">
        <w:rPr>
          <w:rFonts w:ascii="Times New Roman" w:eastAsia="Times New Roman" w:hAnsi="Times New Roman" w:cs="B Lotus"/>
          <w:b/>
          <w:color w:val="auto"/>
          <w:sz w:val="28"/>
          <w:szCs w:val="28"/>
        </w:rPr>
        <w:t>.</w:t>
      </w:r>
    </w:p>
    <w:p w:rsidR="005733A7" w:rsidRPr="005733A7" w:rsidRDefault="005733A7" w:rsidP="00281CB4">
      <w:pPr>
        <w:bidi/>
        <w:spacing w:line="276" w:lineRule="auto"/>
        <w:ind w:left="-562" w:firstLine="562"/>
        <w:jc w:val="both"/>
        <w:rPr>
          <w:rFonts w:ascii="Times New Roman" w:eastAsia="Times New Roman" w:hAnsi="Times New Roman" w:cs="B Lotus" w:hint="cs"/>
          <w:b/>
          <w:color w:val="auto"/>
          <w:sz w:val="28"/>
          <w:szCs w:val="28"/>
          <w:rtl/>
          <w:lang w:bidi="fa-IR"/>
        </w:rPr>
      </w:pPr>
      <w:r w:rsidRPr="005733A7">
        <w:rPr>
          <w:rFonts w:ascii="Times New Roman" w:eastAsia="Times New Roman" w:hAnsi="Times New Roman" w:cs="B Lotus" w:hint="cs"/>
          <w:b/>
          <w:color w:val="auto"/>
          <w:sz w:val="28"/>
          <w:szCs w:val="28"/>
          <w:rtl/>
        </w:rPr>
        <w:t>ک</w:t>
      </w:r>
      <w:r w:rsidRPr="005733A7">
        <w:rPr>
          <w:rFonts w:ascii="Times New Roman" w:eastAsia="Times New Roman" w:hAnsi="Times New Roman" w:cs="B Lotus"/>
          <w:b/>
          <w:color w:val="auto"/>
          <w:sz w:val="28"/>
          <w:szCs w:val="28"/>
          <w:rtl/>
        </w:rPr>
        <w:t>ریمی و همکاران (1400) در مطالعه‌ای بر روی 150 سالمند نشان دادند که هوش معنوی می‌تواند اثر اضطراب سلامتی بر اضطراب مرگ را میانجی‌گری کند</w:t>
      </w:r>
      <w:r w:rsidRPr="005733A7">
        <w:rPr>
          <w:rFonts w:ascii="Times New Roman" w:eastAsia="Times New Roman" w:hAnsi="Times New Roman" w:cs="B Lotus"/>
          <w:b/>
          <w:color w:val="auto"/>
          <w:sz w:val="28"/>
          <w:szCs w:val="28"/>
          <w:lang w:bidi="fa-IR"/>
        </w:rPr>
        <w:t xml:space="preserve">. </w:t>
      </w:r>
      <w:r w:rsidRPr="005733A7">
        <w:rPr>
          <w:rFonts w:ascii="Times New Roman" w:eastAsia="Times New Roman" w:hAnsi="Times New Roman" w:cs="B Lotus"/>
          <w:b/>
          <w:color w:val="auto"/>
          <w:sz w:val="28"/>
          <w:szCs w:val="28"/>
          <w:rtl/>
        </w:rPr>
        <w:t>به‌عبارت دیگر، افرادی که نگرانی بیشتری از وضعیت سلامت داشتند ولی دارای سطح بالاتری از هوش معنوی بودند، اضطراب مرگ کمتری تجربه می‌کردند</w:t>
      </w:r>
      <w:r w:rsidRPr="005733A7">
        <w:rPr>
          <w:rFonts w:ascii="Times New Roman" w:eastAsia="Times New Roman" w:hAnsi="Times New Roman" w:cs="B Lotus"/>
          <w:b/>
          <w:color w:val="auto"/>
          <w:sz w:val="28"/>
          <w:szCs w:val="28"/>
          <w:lang w:bidi="fa-IR"/>
        </w:rPr>
        <w:t>.</w:t>
      </w:r>
    </w:p>
    <w:p w:rsidR="005733A7" w:rsidRPr="005733A7" w:rsidRDefault="005733A7" w:rsidP="00CB468E">
      <w:pPr>
        <w:bidi/>
        <w:spacing w:line="276" w:lineRule="auto"/>
        <w:ind w:left="-562" w:firstLine="562"/>
        <w:jc w:val="both"/>
        <w:rPr>
          <w:rFonts w:ascii="Times New Roman" w:eastAsia="Times New Roman" w:hAnsi="Times New Roman" w:cs="B Lotus"/>
          <w:b/>
          <w:color w:val="auto"/>
          <w:sz w:val="28"/>
          <w:szCs w:val="28"/>
          <w:rtl/>
          <w:lang w:bidi="fa-IR"/>
        </w:rPr>
      </w:pPr>
      <w:r w:rsidRPr="005733A7">
        <w:rPr>
          <w:rFonts w:ascii="Times New Roman" w:eastAsia="Times New Roman" w:hAnsi="Times New Roman" w:cs="B Lotus"/>
          <w:b/>
          <w:color w:val="auto"/>
          <w:sz w:val="28"/>
          <w:szCs w:val="28"/>
          <w:lang w:bidi="fa-IR"/>
        </w:rPr>
        <w:t xml:space="preserve"> </w:t>
      </w:r>
      <w:r w:rsidRPr="005733A7">
        <w:rPr>
          <w:rFonts w:ascii="Times New Roman" w:eastAsia="Times New Roman" w:hAnsi="Times New Roman" w:cs="B Lotus" w:hint="cs"/>
          <w:b/>
          <w:color w:val="auto"/>
          <w:sz w:val="28"/>
          <w:szCs w:val="28"/>
          <w:rtl/>
          <w:lang w:bidi="fa-IR"/>
        </w:rPr>
        <w:t>فروتن و محمدی  (۱۴۰۰) ضمن پژوهشی به پیش‌بینی سلامت روان بر اساس هوش معنوی در سـالمندان ساکن شهر شیراز پرداختند. روش پژوهش همبستگی و جامعه آماری آن کلیه سالمندان ساکن شـهر شیراز بـود که براساس معیارهای ورود ۲۰۰ نفر سالمند (۹۵ نفر زن و ۱۰۵ نفر مرد) عضو کانون روزانه جهاندیدگان شـهر شیراز بـه شیوه در دسترس انتخاب شدند. نتایج نشان داد که هـوش معنـوی می توانـد بـه طـور معنـاداری سـلامت روان را در سالمندان پیش‌بینی مثبت کند. بنابراین می‌توان نتیجه گرفت که رابطه مثبـت و معنـاداری بـین هـوش معنـوی و سلامت روان به عنوان دو متغیر اساسی در زندگی، وجود دارد.</w:t>
      </w:r>
    </w:p>
    <w:p w:rsidR="00281CB4" w:rsidRDefault="005733A7" w:rsidP="00CB468E">
      <w:pPr>
        <w:bidi/>
        <w:spacing w:line="276" w:lineRule="auto"/>
        <w:ind w:left="-562" w:firstLine="562"/>
        <w:jc w:val="both"/>
        <w:rPr>
          <w:rFonts w:ascii="Times New Roman" w:eastAsia="Times New Roman" w:hAnsi="Times New Roman" w:cs="B Lotus"/>
          <w:b/>
          <w:color w:val="auto"/>
          <w:sz w:val="28"/>
          <w:szCs w:val="28"/>
          <w:lang w:bidi="fa-IR"/>
        </w:rPr>
      </w:pPr>
      <w:r w:rsidRPr="005733A7">
        <w:rPr>
          <w:rFonts w:ascii="Times New Roman" w:eastAsia="Times New Roman" w:hAnsi="Times New Roman" w:cs="B Lotus"/>
          <w:b/>
          <w:color w:val="auto"/>
          <w:sz w:val="28"/>
          <w:szCs w:val="28"/>
          <w:lang w:bidi="fa-IR"/>
        </w:rPr>
        <w:t xml:space="preserve"> </w:t>
      </w:r>
      <w:r w:rsidRPr="005733A7">
        <w:rPr>
          <w:rFonts w:ascii="Times New Roman" w:eastAsia="Times New Roman" w:hAnsi="Times New Roman" w:cs="B Lotus" w:hint="cs"/>
          <w:b/>
          <w:color w:val="auto"/>
          <w:sz w:val="28"/>
          <w:szCs w:val="28"/>
          <w:rtl/>
          <w:lang w:bidi="fa-IR"/>
        </w:rPr>
        <w:t xml:space="preserve">رحمانی و همکاران (1400) </w:t>
      </w:r>
      <w:r w:rsidRPr="005733A7">
        <w:rPr>
          <w:rFonts w:ascii="Times New Roman" w:eastAsia="Times New Roman" w:hAnsi="Times New Roman" w:cs="B Lotus" w:hint="eastAsia"/>
          <w:b/>
          <w:color w:val="auto"/>
          <w:sz w:val="28"/>
          <w:szCs w:val="28"/>
          <w:rtl/>
        </w:rPr>
        <w:t>پژوهش</w:t>
      </w:r>
      <w:r w:rsidRPr="005733A7">
        <w:rPr>
          <w:rFonts w:ascii="Times New Roman" w:eastAsia="Times New Roman" w:hAnsi="Times New Roman" w:cs="B Lotus" w:hint="cs"/>
          <w:b/>
          <w:color w:val="auto"/>
          <w:sz w:val="28"/>
          <w:szCs w:val="28"/>
          <w:rtl/>
        </w:rPr>
        <w:t>ی</w:t>
      </w:r>
      <w:r w:rsidRPr="005733A7">
        <w:rPr>
          <w:rFonts w:ascii="Times New Roman" w:eastAsia="Times New Roman" w:hAnsi="Times New Roman" w:cs="B Lotus"/>
          <w:b/>
          <w:color w:val="auto"/>
          <w:sz w:val="28"/>
          <w:szCs w:val="28"/>
          <w:rtl/>
        </w:rPr>
        <w:t xml:space="preserve"> در شهر تبر</w:t>
      </w:r>
      <w:r w:rsidRPr="005733A7">
        <w:rPr>
          <w:rFonts w:ascii="Times New Roman" w:eastAsia="Times New Roman" w:hAnsi="Times New Roman" w:cs="B Lotus" w:hint="cs"/>
          <w:b/>
          <w:color w:val="auto"/>
          <w:sz w:val="28"/>
          <w:szCs w:val="28"/>
          <w:rtl/>
        </w:rPr>
        <w:t>ی</w:t>
      </w:r>
      <w:r w:rsidRPr="005733A7">
        <w:rPr>
          <w:rFonts w:ascii="Times New Roman" w:eastAsia="Times New Roman" w:hAnsi="Times New Roman" w:cs="B Lotus" w:hint="eastAsia"/>
          <w:b/>
          <w:color w:val="auto"/>
          <w:sz w:val="28"/>
          <w:szCs w:val="28"/>
          <w:rtl/>
        </w:rPr>
        <w:t>ز</w:t>
      </w:r>
      <w:r w:rsidRPr="005733A7">
        <w:rPr>
          <w:rFonts w:ascii="Times New Roman" w:eastAsia="Times New Roman" w:hAnsi="Times New Roman" w:cs="B Lotus"/>
          <w:b/>
          <w:color w:val="auto"/>
          <w:sz w:val="28"/>
          <w:szCs w:val="28"/>
          <w:rtl/>
        </w:rPr>
        <w:t xml:space="preserve"> بر رو</w:t>
      </w:r>
      <w:r w:rsidRPr="005733A7">
        <w:rPr>
          <w:rFonts w:ascii="Times New Roman" w:eastAsia="Times New Roman" w:hAnsi="Times New Roman" w:cs="B Lotus" w:hint="cs"/>
          <w:b/>
          <w:color w:val="auto"/>
          <w:sz w:val="28"/>
          <w:szCs w:val="28"/>
          <w:rtl/>
        </w:rPr>
        <w:t>ی</w:t>
      </w:r>
      <w:r w:rsidRPr="005733A7">
        <w:rPr>
          <w:rFonts w:ascii="Times New Roman" w:eastAsia="Times New Roman" w:hAnsi="Times New Roman" w:cs="B Lotus"/>
          <w:b/>
          <w:color w:val="auto"/>
          <w:sz w:val="28"/>
          <w:szCs w:val="28"/>
          <w:rtl/>
        </w:rPr>
        <w:t xml:space="preserve"> 200 سالمند نشان داد که هوش معنو</w:t>
      </w:r>
      <w:r w:rsidRPr="005733A7">
        <w:rPr>
          <w:rFonts w:ascii="Times New Roman" w:eastAsia="Times New Roman" w:hAnsi="Times New Roman" w:cs="B Lotus" w:hint="cs"/>
          <w:b/>
          <w:color w:val="auto"/>
          <w:sz w:val="28"/>
          <w:szCs w:val="28"/>
          <w:rtl/>
        </w:rPr>
        <w:t>ی</w:t>
      </w:r>
      <w:r w:rsidRPr="005733A7">
        <w:rPr>
          <w:rFonts w:ascii="Times New Roman" w:eastAsia="Times New Roman" w:hAnsi="Times New Roman" w:cs="B Lotus"/>
          <w:b/>
          <w:color w:val="auto"/>
          <w:sz w:val="28"/>
          <w:szCs w:val="28"/>
          <w:rtl/>
        </w:rPr>
        <w:t xml:space="preserve"> م</w:t>
      </w:r>
      <w:r w:rsidRPr="005733A7">
        <w:rPr>
          <w:rFonts w:ascii="Times New Roman" w:eastAsia="Times New Roman" w:hAnsi="Times New Roman" w:cs="B Lotus" w:hint="cs"/>
          <w:b/>
          <w:color w:val="auto"/>
          <w:sz w:val="28"/>
          <w:szCs w:val="28"/>
          <w:rtl/>
        </w:rPr>
        <w:t>ی‌</w:t>
      </w:r>
      <w:r w:rsidRPr="005733A7">
        <w:rPr>
          <w:rFonts w:ascii="Times New Roman" w:eastAsia="Times New Roman" w:hAnsi="Times New Roman" w:cs="B Lotus" w:hint="eastAsia"/>
          <w:b/>
          <w:color w:val="auto"/>
          <w:sz w:val="28"/>
          <w:szCs w:val="28"/>
          <w:rtl/>
        </w:rPr>
        <w:t>تواند</w:t>
      </w:r>
      <w:r w:rsidRPr="005733A7">
        <w:rPr>
          <w:rFonts w:ascii="Times New Roman" w:eastAsia="Times New Roman" w:hAnsi="Times New Roman" w:cs="B Lotus"/>
          <w:b/>
          <w:color w:val="auto"/>
          <w:sz w:val="28"/>
          <w:szCs w:val="28"/>
          <w:rtl/>
        </w:rPr>
        <w:t xml:space="preserve"> نقش واسطه‌ا</w:t>
      </w:r>
      <w:r w:rsidRPr="005733A7">
        <w:rPr>
          <w:rFonts w:ascii="Times New Roman" w:eastAsia="Times New Roman" w:hAnsi="Times New Roman" w:cs="B Lotus" w:hint="cs"/>
          <w:b/>
          <w:color w:val="auto"/>
          <w:sz w:val="28"/>
          <w:szCs w:val="28"/>
          <w:rtl/>
        </w:rPr>
        <w:t>ی</w:t>
      </w:r>
      <w:r w:rsidRPr="005733A7">
        <w:rPr>
          <w:rFonts w:ascii="Times New Roman" w:eastAsia="Times New Roman" w:hAnsi="Times New Roman" w:cs="B Lotus"/>
          <w:b/>
          <w:color w:val="auto"/>
          <w:sz w:val="28"/>
          <w:szCs w:val="28"/>
          <w:rtl/>
        </w:rPr>
        <w:t xml:space="preserve"> ب</w:t>
      </w:r>
      <w:r w:rsidRPr="005733A7">
        <w:rPr>
          <w:rFonts w:ascii="Times New Roman" w:eastAsia="Times New Roman" w:hAnsi="Times New Roman" w:cs="B Lotus" w:hint="cs"/>
          <w:b/>
          <w:color w:val="auto"/>
          <w:sz w:val="28"/>
          <w:szCs w:val="28"/>
          <w:rtl/>
        </w:rPr>
        <w:t>ی</w:t>
      </w:r>
      <w:r w:rsidRPr="005733A7">
        <w:rPr>
          <w:rFonts w:ascii="Times New Roman" w:eastAsia="Times New Roman" w:hAnsi="Times New Roman" w:cs="B Lotus" w:hint="eastAsia"/>
          <w:b/>
          <w:color w:val="auto"/>
          <w:sz w:val="28"/>
          <w:szCs w:val="28"/>
          <w:rtl/>
        </w:rPr>
        <w:t>ن</w:t>
      </w:r>
      <w:r w:rsidRPr="005733A7">
        <w:rPr>
          <w:rFonts w:ascii="Times New Roman" w:eastAsia="Times New Roman" w:hAnsi="Times New Roman" w:cs="B Lotus"/>
          <w:b/>
          <w:color w:val="auto"/>
          <w:sz w:val="28"/>
          <w:szCs w:val="28"/>
          <w:rtl/>
        </w:rPr>
        <w:t xml:space="preserve"> اضطراب سلامت</w:t>
      </w:r>
      <w:r w:rsidRPr="005733A7">
        <w:rPr>
          <w:rFonts w:ascii="Times New Roman" w:eastAsia="Times New Roman" w:hAnsi="Times New Roman" w:cs="B Lotus" w:hint="cs"/>
          <w:b/>
          <w:color w:val="auto"/>
          <w:sz w:val="28"/>
          <w:szCs w:val="28"/>
          <w:rtl/>
        </w:rPr>
        <w:t>ی</w:t>
      </w:r>
      <w:r w:rsidRPr="005733A7">
        <w:rPr>
          <w:rFonts w:ascii="Times New Roman" w:eastAsia="Times New Roman" w:hAnsi="Times New Roman" w:cs="B Lotus"/>
          <w:b/>
          <w:color w:val="auto"/>
          <w:sz w:val="28"/>
          <w:szCs w:val="28"/>
          <w:rtl/>
        </w:rPr>
        <w:t xml:space="preserve"> و اضطراب مرگ ا</w:t>
      </w:r>
      <w:r w:rsidRPr="005733A7">
        <w:rPr>
          <w:rFonts w:ascii="Times New Roman" w:eastAsia="Times New Roman" w:hAnsi="Times New Roman" w:cs="B Lotus" w:hint="cs"/>
          <w:b/>
          <w:color w:val="auto"/>
          <w:sz w:val="28"/>
          <w:szCs w:val="28"/>
          <w:rtl/>
        </w:rPr>
        <w:t>ی</w:t>
      </w:r>
      <w:r w:rsidRPr="005733A7">
        <w:rPr>
          <w:rFonts w:ascii="Times New Roman" w:eastAsia="Times New Roman" w:hAnsi="Times New Roman" w:cs="B Lotus" w:hint="eastAsia"/>
          <w:b/>
          <w:color w:val="auto"/>
          <w:sz w:val="28"/>
          <w:szCs w:val="28"/>
          <w:rtl/>
        </w:rPr>
        <w:t>فا</w:t>
      </w:r>
      <w:r w:rsidRPr="005733A7">
        <w:rPr>
          <w:rFonts w:ascii="Times New Roman" w:eastAsia="Times New Roman" w:hAnsi="Times New Roman" w:cs="B Lotus"/>
          <w:b/>
          <w:color w:val="auto"/>
          <w:sz w:val="28"/>
          <w:szCs w:val="28"/>
          <w:rtl/>
        </w:rPr>
        <w:t xml:space="preserve"> کند؛ بد</w:t>
      </w:r>
      <w:r w:rsidRPr="005733A7">
        <w:rPr>
          <w:rFonts w:ascii="Times New Roman" w:eastAsia="Times New Roman" w:hAnsi="Times New Roman" w:cs="B Lotus" w:hint="cs"/>
          <w:b/>
          <w:color w:val="auto"/>
          <w:sz w:val="28"/>
          <w:szCs w:val="28"/>
          <w:rtl/>
        </w:rPr>
        <w:t>ی</w:t>
      </w:r>
      <w:r w:rsidRPr="005733A7">
        <w:rPr>
          <w:rFonts w:ascii="Times New Roman" w:eastAsia="Times New Roman" w:hAnsi="Times New Roman" w:cs="B Lotus" w:hint="eastAsia"/>
          <w:b/>
          <w:color w:val="auto"/>
          <w:sz w:val="28"/>
          <w:szCs w:val="28"/>
          <w:rtl/>
        </w:rPr>
        <w:t>ن</w:t>
      </w:r>
      <w:r w:rsidRPr="005733A7">
        <w:rPr>
          <w:rFonts w:ascii="Times New Roman" w:eastAsia="Times New Roman" w:hAnsi="Times New Roman" w:cs="B Lotus"/>
          <w:b/>
          <w:color w:val="auto"/>
          <w:sz w:val="28"/>
          <w:szCs w:val="28"/>
          <w:rtl/>
        </w:rPr>
        <w:t xml:space="preserve"> معنا که افراد با سطح بالاتر</w:t>
      </w:r>
      <w:r w:rsidRPr="005733A7">
        <w:rPr>
          <w:rFonts w:ascii="Times New Roman" w:eastAsia="Times New Roman" w:hAnsi="Times New Roman" w:cs="B Lotus" w:hint="cs"/>
          <w:b/>
          <w:color w:val="auto"/>
          <w:sz w:val="28"/>
          <w:szCs w:val="28"/>
          <w:rtl/>
        </w:rPr>
        <w:t>ی</w:t>
      </w:r>
      <w:r w:rsidRPr="005733A7">
        <w:rPr>
          <w:rFonts w:ascii="Times New Roman" w:eastAsia="Times New Roman" w:hAnsi="Times New Roman" w:cs="B Lotus"/>
          <w:b/>
          <w:color w:val="auto"/>
          <w:sz w:val="28"/>
          <w:szCs w:val="28"/>
          <w:rtl/>
        </w:rPr>
        <w:t xml:space="preserve"> از هوش معنو</w:t>
      </w:r>
      <w:r w:rsidRPr="005733A7">
        <w:rPr>
          <w:rFonts w:ascii="Times New Roman" w:eastAsia="Times New Roman" w:hAnsi="Times New Roman" w:cs="B Lotus" w:hint="cs"/>
          <w:b/>
          <w:color w:val="auto"/>
          <w:sz w:val="28"/>
          <w:szCs w:val="28"/>
          <w:rtl/>
        </w:rPr>
        <w:t>ی</w:t>
      </w:r>
      <w:r w:rsidRPr="005733A7">
        <w:rPr>
          <w:rFonts w:ascii="Times New Roman" w:eastAsia="Times New Roman" w:hAnsi="Times New Roman" w:cs="B Lotus" w:hint="eastAsia"/>
          <w:b/>
          <w:color w:val="auto"/>
          <w:sz w:val="28"/>
          <w:szCs w:val="28"/>
          <w:rtl/>
        </w:rPr>
        <w:t>،</w:t>
      </w:r>
      <w:r w:rsidRPr="005733A7">
        <w:rPr>
          <w:rFonts w:ascii="Times New Roman" w:eastAsia="Times New Roman" w:hAnsi="Times New Roman" w:cs="B Lotus"/>
          <w:b/>
          <w:color w:val="auto"/>
          <w:sz w:val="28"/>
          <w:szCs w:val="28"/>
          <w:rtl/>
        </w:rPr>
        <w:t xml:space="preserve"> اضطراب کمتر</w:t>
      </w:r>
      <w:r w:rsidRPr="005733A7">
        <w:rPr>
          <w:rFonts w:ascii="Times New Roman" w:eastAsia="Times New Roman" w:hAnsi="Times New Roman" w:cs="B Lotus" w:hint="cs"/>
          <w:b/>
          <w:color w:val="auto"/>
          <w:sz w:val="28"/>
          <w:szCs w:val="28"/>
          <w:rtl/>
        </w:rPr>
        <w:t>ی</w:t>
      </w:r>
      <w:r w:rsidRPr="005733A7">
        <w:rPr>
          <w:rFonts w:ascii="Times New Roman" w:eastAsia="Times New Roman" w:hAnsi="Times New Roman" w:cs="B Lotus"/>
          <w:b/>
          <w:color w:val="auto"/>
          <w:sz w:val="28"/>
          <w:szCs w:val="28"/>
          <w:rtl/>
        </w:rPr>
        <w:t xml:space="preserve"> در مواجهه با مسائل سلامت</w:t>
      </w:r>
      <w:r w:rsidRPr="005733A7">
        <w:rPr>
          <w:rFonts w:ascii="Times New Roman" w:eastAsia="Times New Roman" w:hAnsi="Times New Roman" w:cs="B Lotus" w:hint="cs"/>
          <w:b/>
          <w:color w:val="auto"/>
          <w:sz w:val="28"/>
          <w:szCs w:val="28"/>
          <w:rtl/>
        </w:rPr>
        <w:t>ی</w:t>
      </w:r>
      <w:r w:rsidRPr="005733A7">
        <w:rPr>
          <w:rFonts w:ascii="Times New Roman" w:eastAsia="Times New Roman" w:hAnsi="Times New Roman" w:cs="B Lotus"/>
          <w:b/>
          <w:color w:val="auto"/>
          <w:sz w:val="28"/>
          <w:szCs w:val="28"/>
          <w:rtl/>
        </w:rPr>
        <w:t xml:space="preserve"> و مرگ دارند</w:t>
      </w:r>
      <w:r w:rsidRPr="005733A7">
        <w:rPr>
          <w:rFonts w:ascii="Times New Roman" w:eastAsia="Times New Roman" w:hAnsi="Times New Roman" w:cs="B Lotus"/>
          <w:b/>
          <w:color w:val="auto"/>
          <w:sz w:val="28"/>
          <w:szCs w:val="28"/>
          <w:lang w:bidi="fa-IR"/>
        </w:rPr>
        <w:t>.</w:t>
      </w:r>
      <w:r w:rsidRPr="005733A7">
        <w:rPr>
          <w:rFonts w:ascii="Times New Roman" w:eastAsia="Times New Roman" w:hAnsi="Times New Roman" w:cs="B Lotus" w:hint="cs"/>
          <w:b/>
          <w:color w:val="auto"/>
          <w:sz w:val="28"/>
          <w:szCs w:val="28"/>
          <w:rtl/>
          <w:lang w:bidi="fa-IR"/>
        </w:rPr>
        <w:t xml:space="preserve">  </w:t>
      </w:r>
    </w:p>
    <w:p w:rsidR="005733A7" w:rsidRDefault="005733A7" w:rsidP="00281CB4">
      <w:pPr>
        <w:bidi/>
        <w:spacing w:line="276" w:lineRule="auto"/>
        <w:ind w:left="-562" w:firstLine="562"/>
        <w:jc w:val="both"/>
        <w:rPr>
          <w:rFonts w:ascii="Times New Roman" w:eastAsia="Times New Roman" w:hAnsi="Times New Roman" w:cs="B Lotus"/>
          <w:b/>
          <w:color w:val="auto"/>
          <w:sz w:val="28"/>
          <w:szCs w:val="28"/>
          <w:rtl/>
          <w:lang w:bidi="fa-IR"/>
        </w:rPr>
      </w:pPr>
      <w:r w:rsidRPr="00281CB4">
        <w:rPr>
          <w:rFonts w:ascii="Times New Roman" w:eastAsia="Times New Roman" w:hAnsi="Times New Roman" w:cs="B Lotus" w:hint="cs"/>
          <w:b/>
          <w:color w:val="auto"/>
          <w:sz w:val="28"/>
          <w:szCs w:val="28"/>
          <w:rtl/>
          <w:lang w:bidi="fa-IR"/>
        </w:rPr>
        <w:t xml:space="preserve">  </w:t>
      </w:r>
      <w:r w:rsidR="00281CB4" w:rsidRPr="00281CB4">
        <w:rPr>
          <w:rFonts w:ascii="Times New Roman" w:eastAsia="Times New Roman" w:hAnsi="Times New Roman" w:cs="B Lotus"/>
          <w:b/>
          <w:color w:val="auto"/>
          <w:sz w:val="28"/>
          <w:szCs w:val="28"/>
          <w:rtl/>
        </w:rPr>
        <w:t>سلیمانی‌زاده، محمدی</w:t>
      </w:r>
      <w:r w:rsidR="00281CB4">
        <w:rPr>
          <w:rFonts w:ascii="Times New Roman" w:eastAsia="Times New Roman" w:hAnsi="Times New Roman" w:cs="B Lotus"/>
          <w:b/>
          <w:color w:val="auto"/>
          <w:sz w:val="28"/>
          <w:szCs w:val="28"/>
        </w:rPr>
        <w:t xml:space="preserve"> </w:t>
      </w:r>
      <w:r w:rsidR="00281CB4" w:rsidRPr="00281CB4">
        <w:rPr>
          <w:rFonts w:ascii="Times New Roman" w:eastAsia="Times New Roman" w:hAnsi="Times New Roman" w:cs="B Lotus"/>
          <w:b/>
          <w:color w:val="auto"/>
          <w:sz w:val="28"/>
          <w:szCs w:val="28"/>
          <w:rtl/>
        </w:rPr>
        <w:t xml:space="preserve">نیا و سلیمانی‌زاده در سال </w:t>
      </w:r>
      <w:r w:rsidR="00E1643F">
        <w:rPr>
          <w:rFonts w:ascii="Times New Roman" w:eastAsia="Times New Roman" w:hAnsi="Times New Roman" w:cs="B Lotus" w:hint="cs"/>
          <w:b/>
          <w:color w:val="auto"/>
          <w:sz w:val="28"/>
          <w:szCs w:val="28"/>
          <w:rtl/>
        </w:rPr>
        <w:t>(</w:t>
      </w:r>
      <w:r w:rsidR="00281CB4" w:rsidRPr="00281CB4">
        <w:rPr>
          <w:rFonts w:ascii="Times New Roman" w:eastAsia="Times New Roman" w:hAnsi="Times New Roman" w:cs="B Lotus"/>
          <w:b/>
          <w:color w:val="auto"/>
          <w:sz w:val="28"/>
          <w:szCs w:val="28"/>
          <w:rtl/>
          <w:lang w:bidi="fa-IR"/>
        </w:rPr>
        <w:t>۱۳۹۹</w:t>
      </w:r>
      <w:r w:rsidR="00E1643F">
        <w:rPr>
          <w:rFonts w:ascii="Times New Roman" w:eastAsia="Times New Roman" w:hAnsi="Times New Roman" w:cs="B Lotus" w:hint="cs"/>
          <w:b/>
          <w:color w:val="auto"/>
          <w:sz w:val="28"/>
          <w:szCs w:val="28"/>
          <w:rtl/>
          <w:lang w:bidi="fa-IR"/>
        </w:rPr>
        <w:t>)</w:t>
      </w:r>
      <w:r w:rsidR="00281CB4" w:rsidRPr="00281CB4">
        <w:rPr>
          <w:rFonts w:ascii="Times New Roman" w:eastAsia="Times New Roman" w:hAnsi="Times New Roman" w:cs="B Lotus"/>
          <w:b/>
          <w:color w:val="auto"/>
          <w:sz w:val="28"/>
          <w:szCs w:val="28"/>
          <w:rtl/>
        </w:rPr>
        <w:t xml:space="preserve"> رابطه سلامت معنوی و مقابله مذهبی با اضطراب مرگ در سالمندان را بررسی کردند. این پژوهش از نوع توصیفی ـ مقطعی بود و </w:t>
      </w:r>
      <w:r w:rsidR="00281CB4" w:rsidRPr="00281CB4">
        <w:rPr>
          <w:rFonts w:ascii="Times New Roman" w:eastAsia="Times New Roman" w:hAnsi="Times New Roman" w:cs="B Lotus"/>
          <w:b/>
          <w:color w:val="auto"/>
          <w:sz w:val="28"/>
          <w:szCs w:val="28"/>
          <w:rtl/>
          <w:lang w:bidi="fa-IR"/>
        </w:rPr>
        <w:t>۱۸۰</w:t>
      </w:r>
      <w:r w:rsidR="00281CB4" w:rsidRPr="00281CB4">
        <w:rPr>
          <w:rFonts w:ascii="Times New Roman" w:eastAsia="Times New Roman" w:hAnsi="Times New Roman" w:cs="B Lotus"/>
          <w:b/>
          <w:color w:val="auto"/>
          <w:sz w:val="28"/>
          <w:szCs w:val="28"/>
          <w:lang w:bidi="fa-IR"/>
        </w:rPr>
        <w:t xml:space="preserve"> </w:t>
      </w:r>
      <w:r w:rsidR="00281CB4" w:rsidRPr="00281CB4">
        <w:rPr>
          <w:rFonts w:ascii="Times New Roman" w:eastAsia="Times New Roman" w:hAnsi="Times New Roman" w:cs="B Lotus"/>
          <w:b/>
          <w:color w:val="auto"/>
          <w:sz w:val="28"/>
          <w:szCs w:val="28"/>
          <w:rtl/>
        </w:rPr>
        <w:t xml:space="preserve">سالمند در آن شرکت کردند. ابزارهای پژوهش شامل پرسشنامه سلامت معنوی، پرسشنامه مقابله مذهبی و پرسشنامه اضطراب مرگ بود. نتایج نشان داد بین سلامت معنوی و مقابله مذهبی با اضطراب مرگ سالمندان رابطه </w:t>
      </w:r>
      <w:r w:rsidR="00281CB4" w:rsidRPr="00281CB4">
        <w:rPr>
          <w:rFonts w:ascii="Times New Roman" w:eastAsia="Times New Roman" w:hAnsi="Times New Roman" w:cs="B Lotus"/>
          <w:b/>
          <w:color w:val="auto"/>
          <w:sz w:val="28"/>
          <w:szCs w:val="28"/>
          <w:rtl/>
        </w:rPr>
        <w:lastRenderedPageBreak/>
        <w:t>معناداری وجود دارد. یافته‌های پژوهش بیانگر آن بود که برخورداری از وضعیت مطلوب‌تر سلامت معنوی و استفاده بیشتر از راهبردهای مقابله مذهبی می‌تواند با اضطراب مرگ پایین‌تر همراه باشد</w:t>
      </w:r>
      <w:r w:rsidR="00281CB4">
        <w:rPr>
          <w:rFonts w:ascii="Times New Roman" w:eastAsia="Times New Roman" w:hAnsi="Times New Roman" w:cs="B Lotus" w:hint="cs"/>
          <w:b/>
          <w:color w:val="auto"/>
          <w:sz w:val="28"/>
          <w:szCs w:val="28"/>
          <w:rtl/>
          <w:lang w:bidi="fa-IR"/>
        </w:rPr>
        <w:t>.</w:t>
      </w:r>
    </w:p>
    <w:p w:rsidR="00281CB4" w:rsidRPr="00281CB4" w:rsidRDefault="00281CB4" w:rsidP="00281CB4">
      <w:pPr>
        <w:bidi/>
        <w:spacing w:line="276" w:lineRule="auto"/>
        <w:ind w:left="-562" w:firstLine="562"/>
        <w:jc w:val="both"/>
        <w:rPr>
          <w:rFonts w:ascii="Times New Roman" w:eastAsia="Times New Roman" w:hAnsi="Times New Roman" w:cs="B Lotus" w:hint="cs"/>
          <w:b/>
          <w:color w:val="auto"/>
          <w:sz w:val="28"/>
          <w:szCs w:val="28"/>
          <w:rtl/>
          <w:lang w:bidi="fa-IR"/>
        </w:rPr>
      </w:pPr>
      <w:r w:rsidRPr="00281CB4">
        <w:rPr>
          <w:rFonts w:ascii="Times New Roman" w:eastAsia="Times New Roman" w:hAnsi="Times New Roman" w:cs="B Lotus"/>
          <w:b/>
          <w:color w:val="auto"/>
          <w:sz w:val="28"/>
          <w:szCs w:val="28"/>
          <w:rtl/>
        </w:rPr>
        <w:t xml:space="preserve">راشدی، ابراهیمی، شریف محسنی و حسینی در سال </w:t>
      </w:r>
      <w:r w:rsidR="00E1643F">
        <w:rPr>
          <w:rFonts w:ascii="Times New Roman" w:eastAsia="Times New Roman" w:hAnsi="Times New Roman" w:cs="B Lotus" w:hint="cs"/>
          <w:b/>
          <w:color w:val="auto"/>
          <w:sz w:val="28"/>
          <w:szCs w:val="28"/>
          <w:rtl/>
        </w:rPr>
        <w:t>(</w:t>
      </w:r>
      <w:r w:rsidRPr="00281CB4">
        <w:rPr>
          <w:rFonts w:ascii="Times New Roman" w:eastAsia="Times New Roman" w:hAnsi="Times New Roman" w:cs="B Lotus"/>
          <w:b/>
          <w:color w:val="auto"/>
          <w:sz w:val="28"/>
          <w:szCs w:val="28"/>
          <w:rtl/>
          <w:lang w:bidi="fa-IR"/>
        </w:rPr>
        <w:t>۱۳۹۹</w:t>
      </w:r>
      <w:r w:rsidR="00E1643F">
        <w:rPr>
          <w:rFonts w:ascii="Times New Roman" w:eastAsia="Times New Roman" w:hAnsi="Times New Roman" w:cs="B Lotus" w:hint="cs"/>
          <w:b/>
          <w:color w:val="auto"/>
          <w:sz w:val="28"/>
          <w:szCs w:val="28"/>
          <w:rtl/>
          <w:lang w:bidi="fa-IR"/>
        </w:rPr>
        <w:t>)</w:t>
      </w:r>
      <w:r w:rsidRPr="00281CB4">
        <w:rPr>
          <w:rFonts w:ascii="Times New Roman" w:eastAsia="Times New Roman" w:hAnsi="Times New Roman" w:cs="B Lotus"/>
          <w:b/>
          <w:color w:val="auto"/>
          <w:sz w:val="28"/>
          <w:szCs w:val="28"/>
          <w:rtl/>
        </w:rPr>
        <w:t xml:space="preserve"> رابطه اضطراب مرگ و امید به زندگی در سالمندان ایرانی را بررسی کردند. جامعه پژوهش شامل </w:t>
      </w:r>
      <w:r w:rsidRPr="00281CB4">
        <w:rPr>
          <w:rFonts w:ascii="Times New Roman" w:eastAsia="Times New Roman" w:hAnsi="Times New Roman" w:cs="B Lotus"/>
          <w:b/>
          <w:color w:val="auto"/>
          <w:sz w:val="28"/>
          <w:szCs w:val="28"/>
          <w:rtl/>
          <w:lang w:bidi="fa-IR"/>
        </w:rPr>
        <w:t>۲۰۸</w:t>
      </w:r>
      <w:r w:rsidRPr="00281CB4">
        <w:rPr>
          <w:rFonts w:ascii="Times New Roman" w:eastAsia="Times New Roman" w:hAnsi="Times New Roman" w:cs="B Lotus"/>
          <w:b/>
          <w:color w:val="auto"/>
          <w:sz w:val="28"/>
          <w:szCs w:val="28"/>
          <w:lang w:bidi="fa-IR"/>
        </w:rPr>
        <w:t xml:space="preserve"> </w:t>
      </w:r>
      <w:r w:rsidRPr="00281CB4">
        <w:rPr>
          <w:rFonts w:ascii="Times New Roman" w:eastAsia="Times New Roman" w:hAnsi="Times New Roman" w:cs="B Lotus"/>
          <w:b/>
          <w:color w:val="auto"/>
          <w:sz w:val="28"/>
          <w:szCs w:val="28"/>
          <w:rtl/>
        </w:rPr>
        <w:t xml:space="preserve">سالمند </w:t>
      </w:r>
      <w:r w:rsidRPr="00281CB4">
        <w:rPr>
          <w:rFonts w:ascii="Times New Roman" w:eastAsia="Times New Roman" w:hAnsi="Times New Roman" w:cs="B Lotus"/>
          <w:b/>
          <w:color w:val="auto"/>
          <w:sz w:val="28"/>
          <w:szCs w:val="28"/>
          <w:rtl/>
          <w:lang w:bidi="fa-IR"/>
        </w:rPr>
        <w:t>۶۰</w:t>
      </w:r>
      <w:r w:rsidRPr="00281CB4">
        <w:rPr>
          <w:rFonts w:ascii="Times New Roman" w:eastAsia="Times New Roman" w:hAnsi="Times New Roman" w:cs="B Lotus"/>
          <w:b/>
          <w:color w:val="auto"/>
          <w:sz w:val="28"/>
          <w:szCs w:val="28"/>
          <w:rtl/>
        </w:rPr>
        <w:t xml:space="preserve"> سال و بالاتر در تهران بود که از مراکز روزانه سالمندان انتخاب شدند. برای سنجش اضطراب مرگ از مقیاس اضطراب مرگ و برای سنجش امید به زندگی از مقیاس امید به زندگی استفاده شد. نتایج نشان داد بین اضطراب مرگ و امید به زندگی رابطه منفی و معنادار وجود دارد؛ به این معنا که با افزایش اضطراب مرگ، امید به زندگی سالمندان کاهش می‌یابد. همچنین اضطراب مرگ از عوامل پیش‌بینی‌کننده کاهش امید به زندگی در سالمندان بود</w:t>
      </w:r>
      <w:r w:rsidRPr="00281CB4">
        <w:rPr>
          <w:rFonts w:ascii="Times New Roman" w:eastAsia="Times New Roman" w:hAnsi="Times New Roman" w:cs="B Lotus"/>
          <w:b/>
          <w:color w:val="auto"/>
          <w:sz w:val="28"/>
          <w:szCs w:val="28"/>
          <w:lang w:bidi="fa-IR"/>
        </w:rPr>
        <w:t>.</w:t>
      </w:r>
    </w:p>
    <w:p w:rsidR="005733A7" w:rsidRPr="005733A7" w:rsidRDefault="005733A7" w:rsidP="00CB468E">
      <w:pPr>
        <w:bidi/>
        <w:spacing w:line="276" w:lineRule="auto"/>
        <w:ind w:left="-562" w:firstLine="562"/>
        <w:jc w:val="both"/>
        <w:rPr>
          <w:rFonts w:ascii="Times New Roman" w:eastAsia="Times New Roman" w:hAnsi="Times New Roman" w:cs="B Lotus"/>
          <w:b/>
          <w:color w:val="auto"/>
          <w:sz w:val="28"/>
          <w:szCs w:val="28"/>
          <w:lang w:bidi="fa-IR"/>
        </w:rPr>
      </w:pPr>
      <w:r w:rsidRPr="005733A7">
        <w:rPr>
          <w:rFonts w:ascii="Times New Roman" w:eastAsia="Times New Roman" w:hAnsi="Times New Roman" w:cs="B Lotus" w:hint="cs"/>
          <w:b/>
          <w:color w:val="auto"/>
          <w:sz w:val="28"/>
          <w:szCs w:val="28"/>
          <w:rtl/>
          <w:lang w:bidi="fa-IR"/>
        </w:rPr>
        <w:t>رحیمی پور و کرمی (۱۳۹۹) ضمن پژوهشی به نقش واسطه گری هوش معنوی با بهزیستی روان شناختی و رضایت از زندگی در سالمندان یزد پرداختند روش مطالعه این پژوهش توصیفی و از نوع همبستگی می‌باشد و جامعه آماری این پژوهش همه افراد سالمند شهر یزد بودند که از این تعداد ۳۲۲ نفر سالمند از طریق نمونه گیری هدفمند جهت نمونه پژوهش انتخاب شدند و برای اندازه گیری متغیرها از پرسشنامه های هوش معنوی کینگ رضایت از زندگی دیتر و همکارانش و بهزیستی روان شناختی ریف استفاده شده است. یافته ها نشان داد که بین بهزیستی روان شناختی و هوش معنوی بین هوش معنوی و رضایت از زندگی در سطح (۰/۰۵) رابطه معنادار وجود دارد و بهزیستی روانشناختی قادر به تبیین ۳۹ درصد واریانس از روی رضایت از زندگی و همچنین هوش معنوی قادر به تبیین ۴۵ درصد واریانس از روی بهزیستی روان شناختی می باشد.</w:t>
      </w:r>
    </w:p>
    <w:p w:rsidR="005733A7" w:rsidRPr="005733A7" w:rsidRDefault="005733A7" w:rsidP="00CB468E">
      <w:pPr>
        <w:bidi/>
        <w:spacing w:line="276" w:lineRule="auto"/>
        <w:ind w:left="-562" w:firstLine="562"/>
        <w:jc w:val="both"/>
        <w:rPr>
          <w:rFonts w:ascii="Times New Roman" w:eastAsia="Times New Roman" w:hAnsi="Times New Roman" w:cs="B Lotus"/>
          <w:b/>
          <w:color w:val="auto"/>
          <w:sz w:val="28"/>
          <w:szCs w:val="28"/>
          <w:rtl/>
          <w:lang w:bidi="fa-IR"/>
        </w:rPr>
      </w:pPr>
      <w:r w:rsidRPr="005733A7">
        <w:rPr>
          <w:rFonts w:ascii="Times New Roman" w:eastAsia="Times New Roman" w:hAnsi="Times New Roman" w:cs="B Lotus" w:hint="cs"/>
          <w:b/>
          <w:color w:val="auto"/>
          <w:sz w:val="28"/>
          <w:szCs w:val="28"/>
          <w:rtl/>
          <w:lang w:bidi="fa-IR"/>
        </w:rPr>
        <w:t xml:space="preserve">مهدوی کیا و همکاران (1399) </w:t>
      </w:r>
      <w:r w:rsidRPr="005733A7">
        <w:rPr>
          <w:rFonts w:ascii="Times New Roman" w:eastAsia="Times New Roman" w:hAnsi="Times New Roman" w:cs="B Lotus" w:hint="eastAsia"/>
          <w:b/>
          <w:color w:val="auto"/>
          <w:sz w:val="28"/>
          <w:szCs w:val="28"/>
          <w:rtl/>
        </w:rPr>
        <w:t>در</w:t>
      </w:r>
      <w:r w:rsidRPr="005733A7">
        <w:rPr>
          <w:rFonts w:ascii="Times New Roman" w:eastAsia="Times New Roman" w:hAnsi="Times New Roman" w:cs="B Lotus"/>
          <w:b/>
          <w:color w:val="auto"/>
          <w:sz w:val="28"/>
          <w:szCs w:val="28"/>
          <w:rtl/>
        </w:rPr>
        <w:t xml:space="preserve"> مطالعه‌ا</w:t>
      </w:r>
      <w:r w:rsidRPr="005733A7">
        <w:rPr>
          <w:rFonts w:ascii="Times New Roman" w:eastAsia="Times New Roman" w:hAnsi="Times New Roman" w:cs="B Lotus" w:hint="cs"/>
          <w:b/>
          <w:color w:val="auto"/>
          <w:sz w:val="28"/>
          <w:szCs w:val="28"/>
          <w:rtl/>
        </w:rPr>
        <w:t>ی</w:t>
      </w:r>
      <w:r w:rsidRPr="005733A7">
        <w:rPr>
          <w:rFonts w:ascii="Times New Roman" w:eastAsia="Times New Roman" w:hAnsi="Times New Roman" w:cs="B Lotus"/>
          <w:b/>
          <w:color w:val="auto"/>
          <w:sz w:val="28"/>
          <w:szCs w:val="28"/>
          <w:rtl/>
        </w:rPr>
        <w:t xml:space="preserve"> با عنوان بررس</w:t>
      </w:r>
      <w:r w:rsidRPr="005733A7">
        <w:rPr>
          <w:rFonts w:ascii="Times New Roman" w:eastAsia="Times New Roman" w:hAnsi="Times New Roman" w:cs="B Lotus" w:hint="cs"/>
          <w:b/>
          <w:color w:val="auto"/>
          <w:sz w:val="28"/>
          <w:szCs w:val="28"/>
          <w:rtl/>
        </w:rPr>
        <w:t>ی</w:t>
      </w:r>
      <w:r w:rsidRPr="005733A7">
        <w:rPr>
          <w:rFonts w:ascii="Times New Roman" w:eastAsia="Times New Roman" w:hAnsi="Times New Roman" w:cs="B Lotus"/>
          <w:b/>
          <w:color w:val="auto"/>
          <w:sz w:val="28"/>
          <w:szCs w:val="28"/>
          <w:rtl/>
        </w:rPr>
        <w:t xml:space="preserve"> رابطه ب</w:t>
      </w:r>
      <w:r w:rsidRPr="005733A7">
        <w:rPr>
          <w:rFonts w:ascii="Times New Roman" w:eastAsia="Times New Roman" w:hAnsi="Times New Roman" w:cs="B Lotus" w:hint="cs"/>
          <w:b/>
          <w:color w:val="auto"/>
          <w:sz w:val="28"/>
          <w:szCs w:val="28"/>
          <w:rtl/>
        </w:rPr>
        <w:t>ی</w:t>
      </w:r>
      <w:r w:rsidRPr="005733A7">
        <w:rPr>
          <w:rFonts w:ascii="Times New Roman" w:eastAsia="Times New Roman" w:hAnsi="Times New Roman" w:cs="B Lotus" w:hint="eastAsia"/>
          <w:b/>
          <w:color w:val="auto"/>
          <w:sz w:val="28"/>
          <w:szCs w:val="28"/>
          <w:rtl/>
        </w:rPr>
        <w:t>ن</w:t>
      </w:r>
      <w:r w:rsidRPr="005733A7">
        <w:rPr>
          <w:rFonts w:ascii="Times New Roman" w:eastAsia="Times New Roman" w:hAnsi="Times New Roman" w:cs="B Lotus"/>
          <w:b/>
          <w:color w:val="auto"/>
          <w:sz w:val="28"/>
          <w:szCs w:val="28"/>
          <w:rtl/>
        </w:rPr>
        <w:t xml:space="preserve"> هوش معنو</w:t>
      </w:r>
      <w:r w:rsidRPr="005733A7">
        <w:rPr>
          <w:rFonts w:ascii="Times New Roman" w:eastAsia="Times New Roman" w:hAnsi="Times New Roman" w:cs="B Lotus" w:hint="cs"/>
          <w:b/>
          <w:color w:val="auto"/>
          <w:sz w:val="28"/>
          <w:szCs w:val="28"/>
          <w:rtl/>
        </w:rPr>
        <w:t>ی</w:t>
      </w:r>
      <w:r w:rsidRPr="005733A7">
        <w:rPr>
          <w:rFonts w:ascii="Times New Roman" w:eastAsia="Times New Roman" w:hAnsi="Times New Roman" w:cs="B Lotus"/>
          <w:b/>
          <w:color w:val="auto"/>
          <w:sz w:val="28"/>
          <w:szCs w:val="28"/>
          <w:rtl/>
        </w:rPr>
        <w:t xml:space="preserve"> و اضطراب مرگ در سالمندان</w:t>
      </w:r>
      <w:r w:rsidRPr="005733A7">
        <w:rPr>
          <w:rFonts w:ascii="Times New Roman" w:eastAsia="Times New Roman" w:hAnsi="Times New Roman" w:cs="B Lotus" w:hint="cs"/>
          <w:b/>
          <w:color w:val="auto"/>
          <w:sz w:val="28"/>
          <w:szCs w:val="28"/>
          <w:rtl/>
        </w:rPr>
        <w:t xml:space="preserve"> پرداختند</w:t>
      </w:r>
      <w:r w:rsidRPr="005733A7">
        <w:rPr>
          <w:rFonts w:ascii="Times New Roman" w:eastAsia="Times New Roman" w:hAnsi="Times New Roman" w:cs="B Lotus"/>
          <w:b/>
          <w:color w:val="auto"/>
          <w:sz w:val="28"/>
          <w:szCs w:val="28"/>
          <w:rtl/>
        </w:rPr>
        <w:t>، نتا</w:t>
      </w:r>
      <w:r w:rsidRPr="005733A7">
        <w:rPr>
          <w:rFonts w:ascii="Times New Roman" w:eastAsia="Times New Roman" w:hAnsi="Times New Roman" w:cs="B Lotus" w:hint="cs"/>
          <w:b/>
          <w:color w:val="auto"/>
          <w:sz w:val="28"/>
          <w:szCs w:val="28"/>
          <w:rtl/>
        </w:rPr>
        <w:t>ی</w:t>
      </w:r>
      <w:r w:rsidRPr="005733A7">
        <w:rPr>
          <w:rFonts w:ascii="Times New Roman" w:eastAsia="Times New Roman" w:hAnsi="Times New Roman" w:cs="B Lotus" w:hint="eastAsia"/>
          <w:b/>
          <w:color w:val="auto"/>
          <w:sz w:val="28"/>
          <w:szCs w:val="28"/>
          <w:rtl/>
        </w:rPr>
        <w:t>ج</w:t>
      </w:r>
      <w:r w:rsidRPr="005733A7">
        <w:rPr>
          <w:rFonts w:ascii="Times New Roman" w:eastAsia="Times New Roman" w:hAnsi="Times New Roman" w:cs="B Lotus"/>
          <w:b/>
          <w:color w:val="auto"/>
          <w:sz w:val="28"/>
          <w:szCs w:val="28"/>
          <w:rtl/>
        </w:rPr>
        <w:t xml:space="preserve"> نشان داد که ب</w:t>
      </w:r>
      <w:r w:rsidRPr="005733A7">
        <w:rPr>
          <w:rFonts w:ascii="Times New Roman" w:eastAsia="Times New Roman" w:hAnsi="Times New Roman" w:cs="B Lotus" w:hint="cs"/>
          <w:b/>
          <w:color w:val="auto"/>
          <w:sz w:val="28"/>
          <w:szCs w:val="28"/>
          <w:rtl/>
        </w:rPr>
        <w:t>ی</w:t>
      </w:r>
      <w:r w:rsidRPr="005733A7">
        <w:rPr>
          <w:rFonts w:ascii="Times New Roman" w:eastAsia="Times New Roman" w:hAnsi="Times New Roman" w:cs="B Lotus" w:hint="eastAsia"/>
          <w:b/>
          <w:color w:val="auto"/>
          <w:sz w:val="28"/>
          <w:szCs w:val="28"/>
          <w:rtl/>
        </w:rPr>
        <w:t>ن</w:t>
      </w:r>
      <w:r w:rsidRPr="005733A7">
        <w:rPr>
          <w:rFonts w:ascii="Times New Roman" w:eastAsia="Times New Roman" w:hAnsi="Times New Roman" w:cs="B Lotus"/>
          <w:b/>
          <w:color w:val="auto"/>
          <w:sz w:val="28"/>
          <w:szCs w:val="28"/>
          <w:rtl/>
        </w:rPr>
        <w:t xml:space="preserve"> مؤلفه‌ها</w:t>
      </w:r>
      <w:r w:rsidRPr="005733A7">
        <w:rPr>
          <w:rFonts w:ascii="Times New Roman" w:eastAsia="Times New Roman" w:hAnsi="Times New Roman" w:cs="B Lotus" w:hint="cs"/>
          <w:b/>
          <w:color w:val="auto"/>
          <w:sz w:val="28"/>
          <w:szCs w:val="28"/>
          <w:rtl/>
        </w:rPr>
        <w:t>ی</w:t>
      </w:r>
      <w:r w:rsidRPr="005733A7">
        <w:rPr>
          <w:rFonts w:ascii="Times New Roman" w:eastAsia="Times New Roman" w:hAnsi="Times New Roman" w:cs="B Lotus"/>
          <w:b/>
          <w:color w:val="auto"/>
          <w:sz w:val="28"/>
          <w:szCs w:val="28"/>
          <w:rtl/>
        </w:rPr>
        <w:t xml:space="preserve"> هوش معنو</w:t>
      </w:r>
      <w:r w:rsidRPr="005733A7">
        <w:rPr>
          <w:rFonts w:ascii="Times New Roman" w:eastAsia="Times New Roman" w:hAnsi="Times New Roman" w:cs="B Lotus" w:hint="cs"/>
          <w:b/>
          <w:color w:val="auto"/>
          <w:sz w:val="28"/>
          <w:szCs w:val="28"/>
          <w:rtl/>
        </w:rPr>
        <w:t>ی</w:t>
      </w:r>
      <w:r w:rsidRPr="005733A7">
        <w:rPr>
          <w:rFonts w:ascii="Times New Roman" w:eastAsia="Times New Roman" w:hAnsi="Times New Roman" w:cs="B Lotus"/>
          <w:b/>
          <w:color w:val="auto"/>
          <w:sz w:val="28"/>
          <w:szCs w:val="28"/>
          <w:rtl/>
        </w:rPr>
        <w:t xml:space="preserve"> (مانند خودآگاه</w:t>
      </w:r>
      <w:r w:rsidRPr="005733A7">
        <w:rPr>
          <w:rFonts w:ascii="Times New Roman" w:eastAsia="Times New Roman" w:hAnsi="Times New Roman" w:cs="B Lotus" w:hint="cs"/>
          <w:b/>
          <w:color w:val="auto"/>
          <w:sz w:val="28"/>
          <w:szCs w:val="28"/>
          <w:rtl/>
        </w:rPr>
        <w:t>ی</w:t>
      </w:r>
      <w:r w:rsidRPr="005733A7">
        <w:rPr>
          <w:rFonts w:ascii="Times New Roman" w:eastAsia="Times New Roman" w:hAnsi="Times New Roman" w:cs="B Lotus"/>
          <w:b/>
          <w:color w:val="auto"/>
          <w:sz w:val="28"/>
          <w:szCs w:val="28"/>
          <w:rtl/>
        </w:rPr>
        <w:t xml:space="preserve"> وجود</w:t>
      </w:r>
      <w:r w:rsidRPr="005733A7">
        <w:rPr>
          <w:rFonts w:ascii="Times New Roman" w:eastAsia="Times New Roman" w:hAnsi="Times New Roman" w:cs="B Lotus" w:hint="cs"/>
          <w:b/>
          <w:color w:val="auto"/>
          <w:sz w:val="28"/>
          <w:szCs w:val="28"/>
          <w:rtl/>
        </w:rPr>
        <w:t>ی</w:t>
      </w:r>
      <w:r w:rsidRPr="005733A7">
        <w:rPr>
          <w:rFonts w:ascii="Times New Roman" w:eastAsia="Times New Roman" w:hAnsi="Times New Roman" w:cs="B Lotus"/>
          <w:b/>
          <w:color w:val="auto"/>
          <w:sz w:val="28"/>
          <w:szCs w:val="28"/>
          <w:rtl/>
        </w:rPr>
        <w:t xml:space="preserve"> و بُعد معنابخش</w:t>
      </w:r>
      <w:r w:rsidRPr="005733A7">
        <w:rPr>
          <w:rFonts w:ascii="Times New Roman" w:eastAsia="Times New Roman" w:hAnsi="Times New Roman" w:cs="B Lotus" w:hint="cs"/>
          <w:b/>
          <w:color w:val="auto"/>
          <w:sz w:val="28"/>
          <w:szCs w:val="28"/>
          <w:rtl/>
        </w:rPr>
        <w:t>ی</w:t>
      </w:r>
      <w:r w:rsidRPr="005733A7">
        <w:rPr>
          <w:rFonts w:ascii="Times New Roman" w:eastAsia="Times New Roman" w:hAnsi="Times New Roman" w:cs="B Lotus"/>
          <w:b/>
          <w:color w:val="auto"/>
          <w:sz w:val="28"/>
          <w:szCs w:val="28"/>
          <w:rtl/>
        </w:rPr>
        <w:t>) و اضطراب مرگ، رابطه معکوس معنادار</w:t>
      </w:r>
      <w:r w:rsidRPr="005733A7">
        <w:rPr>
          <w:rFonts w:ascii="Times New Roman" w:eastAsia="Times New Roman" w:hAnsi="Times New Roman" w:cs="B Lotus" w:hint="cs"/>
          <w:b/>
          <w:color w:val="auto"/>
          <w:sz w:val="28"/>
          <w:szCs w:val="28"/>
          <w:rtl/>
        </w:rPr>
        <w:t>ی</w:t>
      </w:r>
      <w:r w:rsidRPr="005733A7">
        <w:rPr>
          <w:rFonts w:ascii="Times New Roman" w:eastAsia="Times New Roman" w:hAnsi="Times New Roman" w:cs="B Lotus"/>
          <w:b/>
          <w:color w:val="auto"/>
          <w:sz w:val="28"/>
          <w:szCs w:val="28"/>
          <w:rtl/>
        </w:rPr>
        <w:t xml:space="preserve"> وجود دارد</w:t>
      </w:r>
      <w:r w:rsidRPr="005733A7">
        <w:rPr>
          <w:rFonts w:ascii="Times New Roman" w:eastAsia="Times New Roman" w:hAnsi="Times New Roman" w:cs="B Lotus" w:hint="cs"/>
          <w:b/>
          <w:color w:val="auto"/>
          <w:sz w:val="28"/>
          <w:szCs w:val="28"/>
          <w:rtl/>
        </w:rPr>
        <w:t>،</w:t>
      </w:r>
      <w:r w:rsidRPr="005733A7">
        <w:rPr>
          <w:rFonts w:ascii="Times New Roman" w:eastAsia="Times New Roman" w:hAnsi="Times New Roman" w:cs="B Lotus"/>
          <w:b/>
          <w:color w:val="auto"/>
          <w:sz w:val="28"/>
          <w:szCs w:val="28"/>
          <w:rtl/>
        </w:rPr>
        <w:t xml:space="preserve"> هوش معنو</w:t>
      </w:r>
      <w:r w:rsidRPr="005733A7">
        <w:rPr>
          <w:rFonts w:ascii="Times New Roman" w:eastAsia="Times New Roman" w:hAnsi="Times New Roman" w:cs="B Lotus" w:hint="cs"/>
          <w:b/>
          <w:color w:val="auto"/>
          <w:sz w:val="28"/>
          <w:szCs w:val="28"/>
          <w:rtl/>
        </w:rPr>
        <w:t>ی</w:t>
      </w:r>
      <w:r w:rsidRPr="005733A7">
        <w:rPr>
          <w:rFonts w:ascii="Times New Roman" w:eastAsia="Times New Roman" w:hAnsi="Times New Roman" w:cs="B Lotus"/>
          <w:b/>
          <w:color w:val="auto"/>
          <w:sz w:val="28"/>
          <w:szCs w:val="28"/>
          <w:rtl/>
        </w:rPr>
        <w:t xml:space="preserve"> به عنوان عامل محافظت‌کننده عمل م</w:t>
      </w:r>
      <w:r w:rsidRPr="005733A7">
        <w:rPr>
          <w:rFonts w:ascii="Times New Roman" w:eastAsia="Times New Roman" w:hAnsi="Times New Roman" w:cs="B Lotus" w:hint="cs"/>
          <w:b/>
          <w:color w:val="auto"/>
          <w:sz w:val="28"/>
          <w:szCs w:val="28"/>
          <w:rtl/>
        </w:rPr>
        <w:t>ی‌</w:t>
      </w:r>
      <w:r w:rsidRPr="005733A7">
        <w:rPr>
          <w:rFonts w:ascii="Times New Roman" w:eastAsia="Times New Roman" w:hAnsi="Times New Roman" w:cs="B Lotus" w:hint="eastAsia"/>
          <w:b/>
          <w:color w:val="auto"/>
          <w:sz w:val="28"/>
          <w:szCs w:val="28"/>
          <w:rtl/>
        </w:rPr>
        <w:t>کند</w:t>
      </w:r>
      <w:r w:rsidRPr="005733A7">
        <w:rPr>
          <w:rFonts w:ascii="Times New Roman" w:eastAsia="Times New Roman" w:hAnsi="Times New Roman" w:cs="B Lotus"/>
          <w:b/>
          <w:color w:val="auto"/>
          <w:sz w:val="28"/>
          <w:szCs w:val="28"/>
          <w:lang w:bidi="fa-IR"/>
        </w:rPr>
        <w:t>.</w:t>
      </w:r>
    </w:p>
    <w:p w:rsidR="005733A7" w:rsidRPr="005733A7" w:rsidRDefault="005733A7" w:rsidP="00CB468E">
      <w:pPr>
        <w:bidi/>
        <w:spacing w:line="276" w:lineRule="auto"/>
        <w:ind w:left="-562" w:firstLine="562"/>
        <w:jc w:val="both"/>
        <w:rPr>
          <w:rFonts w:ascii="Times New Roman" w:eastAsia="Times New Roman" w:hAnsi="Times New Roman" w:cs="B Lotus"/>
          <w:b/>
          <w:color w:val="auto"/>
          <w:sz w:val="28"/>
          <w:szCs w:val="28"/>
          <w:rtl/>
          <w:lang w:bidi="fa-IR"/>
        </w:rPr>
      </w:pPr>
      <w:r w:rsidRPr="005733A7">
        <w:rPr>
          <w:rFonts w:ascii="Times New Roman" w:eastAsia="Times New Roman" w:hAnsi="Times New Roman" w:cs="B Lotus" w:hint="cs"/>
          <w:b/>
          <w:color w:val="auto"/>
          <w:sz w:val="28"/>
          <w:szCs w:val="28"/>
          <w:rtl/>
        </w:rPr>
        <w:t xml:space="preserve">اکبری و یوسفی (1397) </w:t>
      </w:r>
      <w:r w:rsidRPr="005733A7">
        <w:rPr>
          <w:rFonts w:ascii="Times New Roman" w:eastAsia="Times New Roman" w:hAnsi="Times New Roman" w:cs="B Lotus" w:hint="eastAsia"/>
          <w:b/>
          <w:color w:val="auto"/>
          <w:sz w:val="28"/>
          <w:szCs w:val="28"/>
          <w:rtl/>
        </w:rPr>
        <w:t>در</w:t>
      </w:r>
      <w:r w:rsidRPr="005733A7">
        <w:rPr>
          <w:rFonts w:ascii="Times New Roman" w:eastAsia="Times New Roman" w:hAnsi="Times New Roman" w:cs="B Lotus"/>
          <w:b/>
          <w:color w:val="auto"/>
          <w:sz w:val="28"/>
          <w:szCs w:val="28"/>
          <w:rtl/>
        </w:rPr>
        <w:t xml:space="preserve"> پژوهش</w:t>
      </w:r>
      <w:r w:rsidRPr="005733A7">
        <w:rPr>
          <w:rFonts w:ascii="Times New Roman" w:eastAsia="Times New Roman" w:hAnsi="Times New Roman" w:cs="B Lotus" w:hint="cs"/>
          <w:b/>
          <w:color w:val="auto"/>
          <w:sz w:val="28"/>
          <w:szCs w:val="28"/>
          <w:rtl/>
        </w:rPr>
        <w:t>ی</w:t>
      </w:r>
      <w:r w:rsidRPr="005733A7">
        <w:rPr>
          <w:rFonts w:ascii="Times New Roman" w:eastAsia="Times New Roman" w:hAnsi="Times New Roman" w:cs="B Lotus"/>
          <w:b/>
          <w:color w:val="auto"/>
          <w:sz w:val="28"/>
          <w:szCs w:val="28"/>
          <w:rtl/>
        </w:rPr>
        <w:t xml:space="preserve"> با عنوان پ</w:t>
      </w:r>
      <w:r w:rsidRPr="005733A7">
        <w:rPr>
          <w:rFonts w:ascii="Times New Roman" w:eastAsia="Times New Roman" w:hAnsi="Times New Roman" w:cs="B Lotus" w:hint="cs"/>
          <w:b/>
          <w:color w:val="auto"/>
          <w:sz w:val="28"/>
          <w:szCs w:val="28"/>
          <w:rtl/>
        </w:rPr>
        <w:t>ی</w:t>
      </w:r>
      <w:r w:rsidRPr="005733A7">
        <w:rPr>
          <w:rFonts w:ascii="Times New Roman" w:eastAsia="Times New Roman" w:hAnsi="Times New Roman" w:cs="B Lotus" w:hint="eastAsia"/>
          <w:b/>
          <w:color w:val="auto"/>
          <w:sz w:val="28"/>
          <w:szCs w:val="28"/>
          <w:rtl/>
        </w:rPr>
        <w:t>ش‌ب</w:t>
      </w:r>
      <w:r w:rsidRPr="005733A7">
        <w:rPr>
          <w:rFonts w:ascii="Times New Roman" w:eastAsia="Times New Roman" w:hAnsi="Times New Roman" w:cs="B Lotus" w:hint="cs"/>
          <w:b/>
          <w:color w:val="auto"/>
          <w:sz w:val="28"/>
          <w:szCs w:val="28"/>
          <w:rtl/>
        </w:rPr>
        <w:t>ی</w:t>
      </w:r>
      <w:r w:rsidRPr="005733A7">
        <w:rPr>
          <w:rFonts w:ascii="Times New Roman" w:eastAsia="Times New Roman" w:hAnsi="Times New Roman" w:cs="B Lotus" w:hint="eastAsia"/>
          <w:b/>
          <w:color w:val="auto"/>
          <w:sz w:val="28"/>
          <w:szCs w:val="28"/>
          <w:rtl/>
        </w:rPr>
        <w:t>ن</w:t>
      </w:r>
      <w:r w:rsidRPr="005733A7">
        <w:rPr>
          <w:rFonts w:ascii="Times New Roman" w:eastAsia="Times New Roman" w:hAnsi="Times New Roman" w:cs="B Lotus" w:hint="cs"/>
          <w:b/>
          <w:color w:val="auto"/>
          <w:sz w:val="28"/>
          <w:szCs w:val="28"/>
          <w:rtl/>
        </w:rPr>
        <w:t>ی</w:t>
      </w:r>
      <w:r w:rsidRPr="005733A7">
        <w:rPr>
          <w:rFonts w:ascii="Times New Roman" w:eastAsia="Times New Roman" w:hAnsi="Times New Roman" w:cs="B Lotus"/>
          <w:b/>
          <w:color w:val="auto"/>
          <w:sz w:val="28"/>
          <w:szCs w:val="28"/>
          <w:rtl/>
        </w:rPr>
        <w:t xml:space="preserve"> اضطراب مرگ سالمندان بر اساس اضطراب سلامت</w:t>
      </w:r>
      <w:r w:rsidRPr="005733A7">
        <w:rPr>
          <w:rFonts w:ascii="Times New Roman" w:eastAsia="Times New Roman" w:hAnsi="Times New Roman" w:cs="B Lotus" w:hint="cs"/>
          <w:b/>
          <w:color w:val="auto"/>
          <w:sz w:val="28"/>
          <w:szCs w:val="28"/>
          <w:rtl/>
        </w:rPr>
        <w:t>ی</w:t>
      </w:r>
      <w:r w:rsidRPr="005733A7">
        <w:rPr>
          <w:rFonts w:ascii="Times New Roman" w:eastAsia="Times New Roman" w:hAnsi="Times New Roman" w:cs="B Lotus"/>
          <w:b/>
          <w:color w:val="auto"/>
          <w:sz w:val="28"/>
          <w:szCs w:val="28"/>
          <w:rtl/>
        </w:rPr>
        <w:t xml:space="preserve"> و تاب‌آور</w:t>
      </w:r>
      <w:r w:rsidRPr="005733A7">
        <w:rPr>
          <w:rFonts w:ascii="Times New Roman" w:eastAsia="Times New Roman" w:hAnsi="Times New Roman" w:cs="B Lotus" w:hint="cs"/>
          <w:b/>
          <w:color w:val="auto"/>
          <w:sz w:val="28"/>
          <w:szCs w:val="28"/>
          <w:rtl/>
        </w:rPr>
        <w:t>ی پرداختند</w:t>
      </w:r>
      <w:r w:rsidRPr="005733A7">
        <w:rPr>
          <w:rFonts w:ascii="Times New Roman" w:eastAsia="Times New Roman" w:hAnsi="Times New Roman" w:cs="B Lotus" w:hint="eastAsia"/>
          <w:b/>
          <w:color w:val="auto"/>
          <w:sz w:val="28"/>
          <w:szCs w:val="28"/>
          <w:rtl/>
        </w:rPr>
        <w:t>،</w:t>
      </w:r>
      <w:r w:rsidRPr="005733A7">
        <w:rPr>
          <w:rFonts w:ascii="Times New Roman" w:eastAsia="Times New Roman" w:hAnsi="Times New Roman" w:cs="B Lotus"/>
          <w:b/>
          <w:color w:val="auto"/>
          <w:sz w:val="28"/>
          <w:szCs w:val="28"/>
          <w:rtl/>
        </w:rPr>
        <w:t xml:space="preserve"> </w:t>
      </w:r>
      <w:r w:rsidRPr="005733A7">
        <w:rPr>
          <w:rFonts w:ascii="Times New Roman" w:eastAsia="Times New Roman" w:hAnsi="Times New Roman" w:cs="B Lotus" w:hint="cs"/>
          <w:b/>
          <w:color w:val="auto"/>
          <w:sz w:val="28"/>
          <w:szCs w:val="28"/>
          <w:rtl/>
        </w:rPr>
        <w:t>ی</w:t>
      </w:r>
      <w:r w:rsidRPr="005733A7">
        <w:rPr>
          <w:rFonts w:ascii="Times New Roman" w:eastAsia="Times New Roman" w:hAnsi="Times New Roman" w:cs="B Lotus" w:hint="eastAsia"/>
          <w:b/>
          <w:color w:val="auto"/>
          <w:sz w:val="28"/>
          <w:szCs w:val="28"/>
          <w:rtl/>
        </w:rPr>
        <w:t>افته‌ها</w:t>
      </w:r>
      <w:r w:rsidRPr="005733A7">
        <w:rPr>
          <w:rFonts w:ascii="Times New Roman" w:eastAsia="Times New Roman" w:hAnsi="Times New Roman" w:cs="B Lotus"/>
          <w:b/>
          <w:color w:val="auto"/>
          <w:sz w:val="28"/>
          <w:szCs w:val="28"/>
          <w:rtl/>
        </w:rPr>
        <w:t xml:space="preserve"> نشان دادند که اضطراب سلامت</w:t>
      </w:r>
      <w:r w:rsidRPr="005733A7">
        <w:rPr>
          <w:rFonts w:ascii="Times New Roman" w:eastAsia="Times New Roman" w:hAnsi="Times New Roman" w:cs="B Lotus" w:hint="cs"/>
          <w:b/>
          <w:color w:val="auto"/>
          <w:sz w:val="28"/>
          <w:szCs w:val="28"/>
          <w:rtl/>
        </w:rPr>
        <w:t>ی</w:t>
      </w:r>
      <w:r w:rsidRPr="005733A7">
        <w:rPr>
          <w:rFonts w:ascii="Times New Roman" w:eastAsia="Times New Roman" w:hAnsi="Times New Roman" w:cs="B Lotus"/>
          <w:b/>
          <w:color w:val="auto"/>
          <w:sz w:val="28"/>
          <w:szCs w:val="28"/>
          <w:rtl/>
        </w:rPr>
        <w:t xml:space="preserve"> پ</w:t>
      </w:r>
      <w:r w:rsidRPr="005733A7">
        <w:rPr>
          <w:rFonts w:ascii="Times New Roman" w:eastAsia="Times New Roman" w:hAnsi="Times New Roman" w:cs="B Lotus" w:hint="cs"/>
          <w:b/>
          <w:color w:val="auto"/>
          <w:sz w:val="28"/>
          <w:szCs w:val="28"/>
          <w:rtl/>
        </w:rPr>
        <w:t>ی</w:t>
      </w:r>
      <w:r w:rsidRPr="005733A7">
        <w:rPr>
          <w:rFonts w:ascii="Times New Roman" w:eastAsia="Times New Roman" w:hAnsi="Times New Roman" w:cs="B Lotus" w:hint="eastAsia"/>
          <w:b/>
          <w:color w:val="auto"/>
          <w:sz w:val="28"/>
          <w:szCs w:val="28"/>
          <w:rtl/>
        </w:rPr>
        <w:t>ش‌ب</w:t>
      </w:r>
      <w:r w:rsidRPr="005733A7">
        <w:rPr>
          <w:rFonts w:ascii="Times New Roman" w:eastAsia="Times New Roman" w:hAnsi="Times New Roman" w:cs="B Lotus" w:hint="cs"/>
          <w:b/>
          <w:color w:val="auto"/>
          <w:sz w:val="28"/>
          <w:szCs w:val="28"/>
          <w:rtl/>
        </w:rPr>
        <w:t>ی</w:t>
      </w:r>
      <w:r w:rsidRPr="005733A7">
        <w:rPr>
          <w:rFonts w:ascii="Times New Roman" w:eastAsia="Times New Roman" w:hAnsi="Times New Roman" w:cs="B Lotus" w:hint="eastAsia"/>
          <w:b/>
          <w:color w:val="auto"/>
          <w:sz w:val="28"/>
          <w:szCs w:val="28"/>
          <w:rtl/>
        </w:rPr>
        <w:t>ن</w:t>
      </w:r>
      <w:r w:rsidRPr="005733A7">
        <w:rPr>
          <w:rFonts w:ascii="Times New Roman" w:eastAsia="Times New Roman" w:hAnsi="Times New Roman" w:cs="B Lotus" w:hint="cs"/>
          <w:b/>
          <w:color w:val="auto"/>
          <w:sz w:val="28"/>
          <w:szCs w:val="28"/>
          <w:rtl/>
        </w:rPr>
        <w:t>ی‌</w:t>
      </w:r>
      <w:r w:rsidRPr="005733A7">
        <w:rPr>
          <w:rFonts w:ascii="Times New Roman" w:eastAsia="Times New Roman" w:hAnsi="Times New Roman" w:cs="B Lotus" w:hint="eastAsia"/>
          <w:b/>
          <w:color w:val="auto"/>
          <w:sz w:val="28"/>
          <w:szCs w:val="28"/>
          <w:rtl/>
        </w:rPr>
        <w:t>کننده</w:t>
      </w:r>
      <w:r w:rsidRPr="005733A7">
        <w:rPr>
          <w:rFonts w:ascii="Times New Roman" w:eastAsia="Times New Roman" w:hAnsi="Times New Roman" w:cs="B Lotus"/>
          <w:b/>
          <w:color w:val="auto"/>
          <w:sz w:val="28"/>
          <w:szCs w:val="28"/>
          <w:rtl/>
        </w:rPr>
        <w:t xml:space="preserve"> مثبت اضطراب مرگ است. سالمندان</w:t>
      </w:r>
      <w:r w:rsidRPr="005733A7">
        <w:rPr>
          <w:rFonts w:ascii="Times New Roman" w:eastAsia="Times New Roman" w:hAnsi="Times New Roman" w:cs="B Lotus" w:hint="cs"/>
          <w:b/>
          <w:color w:val="auto"/>
          <w:sz w:val="28"/>
          <w:szCs w:val="28"/>
          <w:rtl/>
        </w:rPr>
        <w:t>ی</w:t>
      </w:r>
      <w:r w:rsidRPr="005733A7">
        <w:rPr>
          <w:rFonts w:ascii="Times New Roman" w:eastAsia="Times New Roman" w:hAnsi="Times New Roman" w:cs="B Lotus"/>
          <w:b/>
          <w:color w:val="auto"/>
          <w:sz w:val="28"/>
          <w:szCs w:val="28"/>
          <w:rtl/>
        </w:rPr>
        <w:t xml:space="preserve"> که نگران</w:t>
      </w:r>
      <w:r w:rsidRPr="005733A7">
        <w:rPr>
          <w:rFonts w:ascii="Times New Roman" w:eastAsia="Times New Roman" w:hAnsi="Times New Roman" w:cs="B Lotus" w:hint="cs"/>
          <w:b/>
          <w:color w:val="auto"/>
          <w:sz w:val="28"/>
          <w:szCs w:val="28"/>
          <w:rtl/>
        </w:rPr>
        <w:t>ی‌</w:t>
      </w:r>
      <w:r w:rsidRPr="005733A7">
        <w:rPr>
          <w:rFonts w:ascii="Times New Roman" w:eastAsia="Times New Roman" w:hAnsi="Times New Roman" w:cs="B Lotus" w:hint="eastAsia"/>
          <w:b/>
          <w:color w:val="auto"/>
          <w:sz w:val="28"/>
          <w:szCs w:val="28"/>
          <w:rtl/>
        </w:rPr>
        <w:t>ها</w:t>
      </w:r>
      <w:r w:rsidRPr="005733A7">
        <w:rPr>
          <w:rFonts w:ascii="Times New Roman" w:eastAsia="Times New Roman" w:hAnsi="Times New Roman" w:cs="B Lotus" w:hint="cs"/>
          <w:b/>
          <w:color w:val="auto"/>
          <w:sz w:val="28"/>
          <w:szCs w:val="28"/>
          <w:rtl/>
        </w:rPr>
        <w:t>ی</w:t>
      </w:r>
      <w:r w:rsidRPr="005733A7">
        <w:rPr>
          <w:rFonts w:ascii="Times New Roman" w:eastAsia="Times New Roman" w:hAnsi="Times New Roman" w:cs="B Lotus"/>
          <w:b/>
          <w:color w:val="auto"/>
          <w:sz w:val="28"/>
          <w:szCs w:val="28"/>
          <w:rtl/>
        </w:rPr>
        <w:t xml:space="preserve"> مفرط درباره وضع</w:t>
      </w:r>
      <w:r w:rsidRPr="005733A7">
        <w:rPr>
          <w:rFonts w:ascii="Times New Roman" w:eastAsia="Times New Roman" w:hAnsi="Times New Roman" w:cs="B Lotus" w:hint="cs"/>
          <w:b/>
          <w:color w:val="auto"/>
          <w:sz w:val="28"/>
          <w:szCs w:val="28"/>
          <w:rtl/>
        </w:rPr>
        <w:t>ی</w:t>
      </w:r>
      <w:r w:rsidRPr="005733A7">
        <w:rPr>
          <w:rFonts w:ascii="Times New Roman" w:eastAsia="Times New Roman" w:hAnsi="Times New Roman" w:cs="B Lotus" w:hint="eastAsia"/>
          <w:b/>
          <w:color w:val="auto"/>
          <w:sz w:val="28"/>
          <w:szCs w:val="28"/>
          <w:rtl/>
        </w:rPr>
        <w:t>ت</w:t>
      </w:r>
      <w:r w:rsidRPr="005733A7">
        <w:rPr>
          <w:rFonts w:ascii="Times New Roman" w:eastAsia="Times New Roman" w:hAnsi="Times New Roman" w:cs="B Lotus"/>
          <w:b/>
          <w:color w:val="auto"/>
          <w:sz w:val="28"/>
          <w:szCs w:val="28"/>
          <w:rtl/>
        </w:rPr>
        <w:t xml:space="preserve"> جسمان</w:t>
      </w:r>
      <w:r w:rsidRPr="005733A7">
        <w:rPr>
          <w:rFonts w:ascii="Times New Roman" w:eastAsia="Times New Roman" w:hAnsi="Times New Roman" w:cs="B Lotus" w:hint="cs"/>
          <w:b/>
          <w:color w:val="auto"/>
          <w:sz w:val="28"/>
          <w:szCs w:val="28"/>
          <w:rtl/>
        </w:rPr>
        <w:t>ی</w:t>
      </w:r>
      <w:r w:rsidRPr="005733A7">
        <w:rPr>
          <w:rFonts w:ascii="Times New Roman" w:eastAsia="Times New Roman" w:hAnsi="Times New Roman" w:cs="B Lotus"/>
          <w:b/>
          <w:color w:val="auto"/>
          <w:sz w:val="28"/>
          <w:szCs w:val="28"/>
          <w:rtl/>
        </w:rPr>
        <w:t xml:space="preserve"> دارند، ب</w:t>
      </w:r>
      <w:r w:rsidRPr="005733A7">
        <w:rPr>
          <w:rFonts w:ascii="Times New Roman" w:eastAsia="Times New Roman" w:hAnsi="Times New Roman" w:cs="B Lotus" w:hint="cs"/>
          <w:b/>
          <w:color w:val="auto"/>
          <w:sz w:val="28"/>
          <w:szCs w:val="28"/>
          <w:rtl/>
        </w:rPr>
        <w:t>ی</w:t>
      </w:r>
      <w:r w:rsidRPr="005733A7">
        <w:rPr>
          <w:rFonts w:ascii="Times New Roman" w:eastAsia="Times New Roman" w:hAnsi="Times New Roman" w:cs="B Lotus" w:hint="eastAsia"/>
          <w:b/>
          <w:color w:val="auto"/>
          <w:sz w:val="28"/>
          <w:szCs w:val="28"/>
          <w:rtl/>
        </w:rPr>
        <w:t>شتر</w:t>
      </w:r>
      <w:r w:rsidRPr="005733A7">
        <w:rPr>
          <w:rFonts w:ascii="Times New Roman" w:eastAsia="Times New Roman" w:hAnsi="Times New Roman" w:cs="B Lotus"/>
          <w:b/>
          <w:color w:val="auto"/>
          <w:sz w:val="28"/>
          <w:szCs w:val="28"/>
          <w:rtl/>
        </w:rPr>
        <w:t xml:space="preserve"> دچار اضطراب مرگ م</w:t>
      </w:r>
      <w:r w:rsidRPr="005733A7">
        <w:rPr>
          <w:rFonts w:ascii="Times New Roman" w:eastAsia="Times New Roman" w:hAnsi="Times New Roman" w:cs="B Lotus" w:hint="cs"/>
          <w:b/>
          <w:color w:val="auto"/>
          <w:sz w:val="28"/>
          <w:szCs w:val="28"/>
          <w:rtl/>
        </w:rPr>
        <w:t>ی‌</w:t>
      </w:r>
      <w:r w:rsidRPr="005733A7">
        <w:rPr>
          <w:rFonts w:ascii="Times New Roman" w:eastAsia="Times New Roman" w:hAnsi="Times New Roman" w:cs="B Lotus" w:hint="eastAsia"/>
          <w:b/>
          <w:color w:val="auto"/>
          <w:sz w:val="28"/>
          <w:szCs w:val="28"/>
          <w:rtl/>
        </w:rPr>
        <w:t>شوند</w:t>
      </w:r>
      <w:r w:rsidRPr="005733A7">
        <w:rPr>
          <w:rFonts w:ascii="Times New Roman" w:eastAsia="Times New Roman" w:hAnsi="Times New Roman" w:cs="B Lotus"/>
          <w:b/>
          <w:color w:val="auto"/>
          <w:sz w:val="28"/>
          <w:szCs w:val="28"/>
          <w:lang w:bidi="fa-IR"/>
        </w:rPr>
        <w:t>.</w:t>
      </w:r>
    </w:p>
    <w:p w:rsidR="005733A7" w:rsidRPr="005733A7" w:rsidRDefault="005733A7" w:rsidP="00CB468E">
      <w:pPr>
        <w:bidi/>
        <w:spacing w:line="276" w:lineRule="auto"/>
        <w:ind w:left="-562" w:firstLine="562"/>
        <w:jc w:val="both"/>
        <w:rPr>
          <w:rFonts w:ascii="Times New Roman" w:eastAsia="Times New Roman" w:hAnsi="Times New Roman" w:cs="B Lotus"/>
          <w:b/>
          <w:color w:val="auto"/>
          <w:sz w:val="28"/>
          <w:szCs w:val="28"/>
          <w:rtl/>
          <w:lang w:bidi="fa-IR"/>
        </w:rPr>
      </w:pPr>
      <w:r w:rsidRPr="005733A7">
        <w:rPr>
          <w:rFonts w:ascii="Times New Roman" w:eastAsia="Times New Roman" w:hAnsi="Times New Roman" w:cs="B Lotus"/>
          <w:b/>
          <w:color w:val="auto"/>
          <w:sz w:val="28"/>
          <w:szCs w:val="28"/>
          <w:rtl/>
          <w:lang w:bidi="fa-IR"/>
        </w:rPr>
        <w:t>کاظمی و همکاران (1397) در پژوهشی با عنوان "بررسی رابطه هوش معنوی و اضطراب مرگ در سالمندان ساکن خانه سالمندان و سالمندان خانواده‌</w:t>
      </w:r>
      <w:r w:rsidRPr="005733A7">
        <w:rPr>
          <w:rFonts w:ascii="Times New Roman" w:eastAsia="Times New Roman" w:hAnsi="Times New Roman" w:cs="B Lotus" w:hint="cs"/>
          <w:b/>
          <w:color w:val="auto"/>
          <w:sz w:val="28"/>
          <w:szCs w:val="28"/>
          <w:rtl/>
          <w:lang w:bidi="fa-IR"/>
        </w:rPr>
        <w:t xml:space="preserve"> </w:t>
      </w:r>
      <w:r w:rsidRPr="005733A7">
        <w:rPr>
          <w:rFonts w:ascii="Times New Roman" w:eastAsia="Times New Roman" w:hAnsi="Times New Roman" w:cs="B Lotus"/>
          <w:b/>
          <w:color w:val="auto"/>
          <w:sz w:val="28"/>
          <w:szCs w:val="28"/>
          <w:rtl/>
          <w:lang w:bidi="fa-IR"/>
        </w:rPr>
        <w:t>ز</w:t>
      </w:r>
      <w:r w:rsidRPr="005733A7">
        <w:rPr>
          <w:rFonts w:ascii="Times New Roman" w:eastAsia="Times New Roman" w:hAnsi="Times New Roman" w:cs="B Lotus" w:hint="cs"/>
          <w:b/>
          <w:color w:val="auto"/>
          <w:sz w:val="28"/>
          <w:szCs w:val="28"/>
          <w:rtl/>
          <w:lang w:bidi="fa-IR"/>
        </w:rPr>
        <w:t>ندگی می کنند</w:t>
      </w:r>
      <w:r w:rsidRPr="005733A7">
        <w:rPr>
          <w:rFonts w:ascii="Times New Roman" w:eastAsia="Times New Roman" w:hAnsi="Times New Roman" w:cs="B Lotus"/>
          <w:b/>
          <w:color w:val="auto"/>
          <w:sz w:val="28"/>
          <w:szCs w:val="28"/>
          <w:rtl/>
          <w:lang w:bidi="fa-IR"/>
        </w:rPr>
        <w:t xml:space="preserve">" نشان دادند که هوش معنوی با کاهش </w:t>
      </w:r>
      <w:r w:rsidRPr="005733A7">
        <w:rPr>
          <w:rFonts w:ascii="Times New Roman" w:eastAsia="Times New Roman" w:hAnsi="Times New Roman" w:cs="B Lotus"/>
          <w:b/>
          <w:color w:val="auto"/>
          <w:sz w:val="28"/>
          <w:szCs w:val="28"/>
          <w:rtl/>
          <w:lang w:bidi="fa-IR"/>
        </w:rPr>
        <w:lastRenderedPageBreak/>
        <w:t>اضطراب مرگ رابطه معنادار دارد. سالمندانی که سطح بالاتری از معنا و امید را تجربه می‌کردند، اضطراب کمتری نسبت به مرگ داشتن</w:t>
      </w:r>
      <w:r w:rsidRPr="005733A7">
        <w:rPr>
          <w:rFonts w:ascii="Times New Roman" w:eastAsia="Times New Roman" w:hAnsi="Times New Roman" w:cs="B Lotus" w:hint="cs"/>
          <w:b/>
          <w:color w:val="auto"/>
          <w:sz w:val="28"/>
          <w:szCs w:val="28"/>
          <w:rtl/>
          <w:lang w:bidi="fa-IR"/>
        </w:rPr>
        <w:t>د.</w:t>
      </w:r>
    </w:p>
    <w:p w:rsidR="005733A7" w:rsidRPr="005733A7" w:rsidRDefault="005733A7" w:rsidP="00CB468E">
      <w:pPr>
        <w:bidi/>
        <w:spacing w:line="276" w:lineRule="auto"/>
        <w:ind w:left="-562" w:firstLine="562"/>
        <w:jc w:val="both"/>
        <w:rPr>
          <w:rFonts w:ascii="Times New Roman" w:eastAsia="Times New Roman" w:hAnsi="Times New Roman" w:cs="B Lotus" w:hint="cs"/>
          <w:b/>
          <w:color w:val="auto"/>
          <w:sz w:val="28"/>
          <w:szCs w:val="28"/>
          <w:rtl/>
          <w:lang w:bidi="fa-IR"/>
        </w:rPr>
      </w:pPr>
      <w:r w:rsidRPr="005733A7">
        <w:rPr>
          <w:rFonts w:ascii="Times New Roman" w:eastAsia="Times New Roman" w:hAnsi="Times New Roman" w:cs="B Lotus"/>
          <w:b/>
          <w:color w:val="auto"/>
          <w:sz w:val="28"/>
          <w:szCs w:val="28"/>
          <w:rtl/>
          <w:lang w:bidi="fa-IR"/>
        </w:rPr>
        <w:t>رضایی و محمدی (1395) در پژوهشی با عنوان "بررسی رابطه اضطراب سلامتی و اضطراب مرگ در سالمندان شهر تهران" نشان دادند که سالمندانی که نگرانی بیشتری درباره وضعیت جسمی و ابتلا به بیماری داشتند، بیشتر دچار اضطراب مرگ بودند</w:t>
      </w:r>
      <w:r w:rsidRPr="005733A7">
        <w:rPr>
          <w:rFonts w:ascii="Times New Roman" w:eastAsia="Times New Roman" w:hAnsi="Times New Roman" w:cs="B Lotus"/>
          <w:b/>
          <w:color w:val="auto"/>
          <w:sz w:val="28"/>
          <w:szCs w:val="28"/>
          <w:lang w:bidi="fa-IR"/>
        </w:rPr>
        <w:t xml:space="preserve"> .</w:t>
      </w:r>
      <w:r w:rsidRPr="005733A7">
        <w:rPr>
          <w:rFonts w:ascii="Times New Roman" w:eastAsia="Times New Roman" w:hAnsi="Times New Roman" w:cs="B Lotus"/>
          <w:b/>
          <w:color w:val="auto"/>
          <w:sz w:val="28"/>
          <w:szCs w:val="28"/>
          <w:rtl/>
          <w:lang w:bidi="fa-IR"/>
        </w:rPr>
        <w:t>رابطه معناداری بین اضطراب سلامتی و اضطراب مرگ به‌دست آمد</w:t>
      </w:r>
      <w:r w:rsidRPr="005733A7">
        <w:rPr>
          <w:rFonts w:ascii="Times New Roman" w:eastAsia="Times New Roman" w:hAnsi="Times New Roman" w:cs="B Lotus"/>
          <w:b/>
          <w:color w:val="auto"/>
          <w:sz w:val="28"/>
          <w:szCs w:val="28"/>
          <w:lang w:bidi="fa-IR"/>
        </w:rPr>
        <w:t>.</w:t>
      </w:r>
    </w:p>
    <w:p w:rsidR="005733A7" w:rsidRPr="005733A7" w:rsidRDefault="005733A7" w:rsidP="00CB468E">
      <w:pPr>
        <w:bidi/>
        <w:spacing w:line="276" w:lineRule="auto"/>
        <w:ind w:left="-562" w:firstLine="562"/>
        <w:jc w:val="both"/>
        <w:rPr>
          <w:rFonts w:ascii="Times New Roman" w:eastAsia="Times New Roman" w:hAnsi="Times New Roman" w:cs="B Lotus"/>
          <w:b/>
          <w:color w:val="auto"/>
          <w:sz w:val="28"/>
          <w:szCs w:val="28"/>
          <w:rtl/>
          <w:lang w:bidi="fa-IR"/>
        </w:rPr>
      </w:pPr>
      <w:r w:rsidRPr="005733A7">
        <w:rPr>
          <w:rFonts w:ascii="Times New Roman" w:eastAsia="Times New Roman" w:hAnsi="Times New Roman" w:cs="B Lotus" w:hint="cs"/>
          <w:b/>
          <w:color w:val="auto"/>
          <w:sz w:val="28"/>
          <w:szCs w:val="28"/>
          <w:rtl/>
          <w:lang w:bidi="fa-IR"/>
        </w:rPr>
        <w:t>امامی، مولوی و کلانتری (۱۳۹۳) در تحلیل مسیر اثر هوش معنوی و هوش اخلاقی بر خود شكوفایی و رضایت از زندگی در  سالمندان  شهر  اصفهان  به  این  نتیجه  رسیدند  که،  هوش  اخلاقی  بر  رضایت  از  زندگی  و  خودشكوفایی معنادار بود اما هوش معنوی بر این دو متغیر معنادار نبود.</w:t>
      </w:r>
    </w:p>
    <w:p w:rsidR="005733A7" w:rsidRPr="005733A7" w:rsidRDefault="005733A7" w:rsidP="00CB468E">
      <w:pPr>
        <w:bidi/>
        <w:spacing w:line="276" w:lineRule="auto"/>
        <w:ind w:left="-562" w:firstLine="562"/>
        <w:jc w:val="both"/>
        <w:rPr>
          <w:rFonts w:ascii="Times New Roman" w:eastAsia="Times New Roman" w:hAnsi="Times New Roman" w:cs="B Lotus"/>
          <w:b/>
          <w:color w:val="auto"/>
          <w:sz w:val="28"/>
          <w:szCs w:val="28"/>
          <w:rtl/>
          <w:lang w:bidi="fa-IR"/>
        </w:rPr>
      </w:pPr>
      <w:r w:rsidRPr="005733A7">
        <w:rPr>
          <w:rFonts w:ascii="Times New Roman" w:eastAsia="Times New Roman" w:hAnsi="Times New Roman" w:cs="B Lotus"/>
          <w:b/>
          <w:color w:val="auto"/>
          <w:sz w:val="28"/>
          <w:szCs w:val="28"/>
          <w:rtl/>
        </w:rPr>
        <w:t>محمد پور</w:t>
      </w:r>
      <w:r w:rsidRPr="005733A7">
        <w:rPr>
          <w:rFonts w:ascii="Times New Roman" w:eastAsia="Times New Roman" w:hAnsi="Times New Roman" w:cs="B Lotus" w:hint="cs"/>
          <w:b/>
          <w:color w:val="auto"/>
          <w:sz w:val="28"/>
          <w:szCs w:val="28"/>
          <w:rtl/>
        </w:rPr>
        <w:t xml:space="preserve">(1392) </w:t>
      </w:r>
      <w:r w:rsidRPr="005733A7">
        <w:rPr>
          <w:rFonts w:ascii="Times New Roman" w:eastAsia="Times New Roman" w:hAnsi="Times New Roman" w:cs="B Lotus"/>
          <w:b/>
          <w:color w:val="auto"/>
          <w:sz w:val="28"/>
          <w:szCs w:val="28"/>
          <w:rtl/>
        </w:rPr>
        <w:t>در پژوهش خود با عنوان رابطه هوش معنوی و اضطراب مرگ به این نتیجه رسید که، مولفه های هوش معنوی قادر به پیش بینی اضطراب مرگ بود</w:t>
      </w:r>
      <w:r w:rsidRPr="005733A7">
        <w:rPr>
          <w:rFonts w:ascii="Times New Roman" w:eastAsia="Times New Roman" w:hAnsi="Times New Roman" w:cs="B Lotus" w:hint="cs"/>
          <w:b/>
          <w:color w:val="auto"/>
          <w:sz w:val="28"/>
          <w:szCs w:val="28"/>
          <w:rtl/>
          <w:lang w:bidi="fa-IR"/>
        </w:rPr>
        <w:t>.</w:t>
      </w:r>
    </w:p>
    <w:p w:rsidR="005733A7" w:rsidRPr="005733A7" w:rsidRDefault="005733A7" w:rsidP="00CB468E">
      <w:pPr>
        <w:bidi/>
        <w:spacing w:line="276" w:lineRule="auto"/>
        <w:ind w:left="-562" w:firstLine="562"/>
        <w:jc w:val="both"/>
        <w:rPr>
          <w:rFonts w:ascii="Times New Roman" w:eastAsia="Times New Roman" w:hAnsi="Times New Roman" w:cs="B Lotus"/>
          <w:b/>
          <w:color w:val="auto"/>
          <w:sz w:val="28"/>
          <w:szCs w:val="28"/>
          <w:rtl/>
          <w:lang w:bidi="fa-IR"/>
        </w:rPr>
      </w:pPr>
      <w:r w:rsidRPr="005733A7">
        <w:rPr>
          <w:rFonts w:ascii="Times New Roman" w:eastAsia="Times New Roman" w:hAnsi="Times New Roman" w:cs="B Lotus" w:hint="cs"/>
          <w:b/>
          <w:color w:val="auto"/>
          <w:sz w:val="28"/>
          <w:szCs w:val="28"/>
          <w:rtl/>
          <w:lang w:bidi="fa-IR"/>
        </w:rPr>
        <w:t>نادری و روشنی(۱۳۹۰) به بررسی رابطه هوش معنوی و هوش اجتماعی با اضطراب مرگ زنان سالمند پرداختند و  به  این  نتیجه  رسیدند  که  رابطه  معناداری  بین  هوش  معنوی  و  اضطراب  مرگ  وجود  دارد  اما  بین  هوش اجتماعی با اضطراب مرگ رابطه ی معنادار وجود نداشت.</w:t>
      </w:r>
    </w:p>
    <w:p w:rsidR="005733A7" w:rsidRPr="005733A7" w:rsidRDefault="005733A7" w:rsidP="00CB468E">
      <w:pPr>
        <w:bidi/>
        <w:spacing w:line="276" w:lineRule="auto"/>
        <w:ind w:left="-562" w:firstLine="562"/>
        <w:jc w:val="both"/>
        <w:rPr>
          <w:rFonts w:ascii="Times New Roman" w:eastAsia="Times New Roman" w:hAnsi="Times New Roman" w:cs="B Lotus"/>
          <w:b/>
          <w:color w:val="auto"/>
          <w:sz w:val="28"/>
          <w:szCs w:val="28"/>
          <w:rtl/>
          <w:lang w:bidi="fa-IR"/>
        </w:rPr>
      </w:pPr>
      <w:r w:rsidRPr="005733A7">
        <w:rPr>
          <w:rFonts w:ascii="Times New Roman" w:eastAsia="Times New Roman" w:hAnsi="Times New Roman" w:cs="B Lotus" w:hint="cs"/>
          <w:b/>
          <w:color w:val="auto"/>
          <w:sz w:val="28"/>
          <w:szCs w:val="28"/>
          <w:rtl/>
          <w:lang w:bidi="fa-IR"/>
        </w:rPr>
        <w:t>محمدی و همکاران(2019)</w:t>
      </w:r>
      <w:r w:rsidRPr="005733A7">
        <w:rPr>
          <w:rFonts w:ascii="Times New Roman" w:eastAsia="Times New Roman" w:hAnsi="Times New Roman" w:cs="B Lotus"/>
          <w:b/>
          <w:color w:val="auto"/>
          <w:sz w:val="28"/>
          <w:szCs w:val="28"/>
          <w:rtl/>
          <w:lang w:bidi="fa-IR"/>
        </w:rPr>
        <w:t xml:space="preserve"> مطالعه‌ای در مورد مؤلفه‌های روانی موثر بر اضطراب مرگ سالمندان، بر نقش معنویت، سلامت ذهنی و کیفیت زندگی تأکید کردند و پیشنهاد دادند که این عوامل می‌توانند به‌صورت تعامل‌گر تأثیرگذار باشند</w:t>
      </w:r>
      <w:r w:rsidRPr="005733A7">
        <w:rPr>
          <w:rFonts w:ascii="Times New Roman" w:eastAsia="Times New Roman" w:hAnsi="Times New Roman" w:cs="B Lotus"/>
          <w:b/>
          <w:color w:val="auto"/>
          <w:sz w:val="28"/>
          <w:szCs w:val="28"/>
          <w:lang w:bidi="fa-IR"/>
        </w:rPr>
        <w:t>.</w:t>
      </w:r>
    </w:p>
    <w:p w:rsidR="005733A7" w:rsidRPr="005733A7" w:rsidRDefault="005733A7" w:rsidP="00CB468E">
      <w:pPr>
        <w:bidi/>
        <w:spacing w:line="276" w:lineRule="auto"/>
        <w:ind w:left="-562" w:firstLine="562"/>
        <w:jc w:val="both"/>
        <w:rPr>
          <w:rFonts w:ascii="Times New Roman" w:eastAsia="Times New Roman" w:hAnsi="Times New Roman" w:cs="B Lotus"/>
          <w:b/>
          <w:color w:val="auto"/>
          <w:sz w:val="28"/>
          <w:szCs w:val="28"/>
          <w:lang w:bidi="fa-IR"/>
        </w:rPr>
      </w:pPr>
      <w:r w:rsidRPr="005733A7">
        <w:rPr>
          <w:rFonts w:ascii="Times New Roman" w:eastAsia="Times New Roman" w:hAnsi="Times New Roman" w:cs="B Lotus" w:hint="cs"/>
          <w:b/>
          <w:color w:val="auto"/>
          <w:sz w:val="28"/>
          <w:szCs w:val="28"/>
          <w:rtl/>
          <w:lang w:bidi="fa-IR"/>
        </w:rPr>
        <w:t xml:space="preserve">رحیمی و واعظی (2018) </w:t>
      </w:r>
      <w:r w:rsidRPr="005733A7">
        <w:rPr>
          <w:rFonts w:ascii="Times New Roman" w:eastAsia="Times New Roman" w:hAnsi="Times New Roman" w:cs="B Lotus"/>
          <w:b/>
          <w:color w:val="auto"/>
          <w:sz w:val="28"/>
          <w:szCs w:val="28"/>
          <w:rtl/>
          <w:lang w:bidi="fa-IR"/>
        </w:rPr>
        <w:t>نیز در مطالعه‌ای در ایران گزارش دادند که هوش معنوی، از طریق تقویت حس پذیرش، آرامش درونی و هدفمندی زندگی، می‌تواند به‌طور معناداری اضطراب مرگ را کاهش دهد</w:t>
      </w:r>
      <w:r w:rsidRPr="005733A7">
        <w:rPr>
          <w:rFonts w:ascii="Times New Roman" w:eastAsia="Times New Roman" w:hAnsi="Times New Roman" w:cs="B Lotus"/>
          <w:b/>
          <w:color w:val="auto"/>
          <w:sz w:val="28"/>
          <w:szCs w:val="28"/>
          <w:lang w:bidi="fa-IR"/>
        </w:rPr>
        <w:t>.</w:t>
      </w:r>
    </w:p>
    <w:p w:rsidR="007903FE" w:rsidRPr="00C5080E" w:rsidRDefault="005733A7" w:rsidP="00CB468E">
      <w:pPr>
        <w:bidi/>
        <w:spacing w:line="276" w:lineRule="auto"/>
        <w:ind w:left="-562" w:firstLine="562"/>
        <w:jc w:val="both"/>
        <w:rPr>
          <w:rFonts w:ascii="Times New Roman" w:eastAsia="Times New Roman" w:hAnsi="Times New Roman" w:cs="B Lotus" w:hint="cs"/>
          <w:b/>
          <w:color w:val="auto"/>
          <w:sz w:val="28"/>
          <w:szCs w:val="28"/>
          <w:rtl/>
          <w:lang w:bidi="fa-IR"/>
        </w:rPr>
      </w:pPr>
      <w:r w:rsidRPr="005733A7">
        <w:rPr>
          <w:rFonts w:ascii="Times New Roman" w:eastAsia="Times New Roman" w:hAnsi="Times New Roman" w:cs="B Lotus" w:hint="cs"/>
          <w:b/>
          <w:color w:val="auto"/>
          <w:sz w:val="28"/>
          <w:szCs w:val="28"/>
          <w:rtl/>
          <w:lang w:bidi="fa-IR"/>
        </w:rPr>
        <w:t>امیری و همکاران (2016)</w:t>
      </w:r>
      <w:r w:rsidRPr="005733A7">
        <w:rPr>
          <w:rFonts w:ascii="Times New Roman" w:eastAsia="Times New Roman" w:hAnsi="Times New Roman" w:cs="B Lotus"/>
          <w:b/>
          <w:color w:val="auto"/>
          <w:sz w:val="28"/>
          <w:szCs w:val="28"/>
          <w:lang w:bidi="fa-IR"/>
        </w:rPr>
        <w:t xml:space="preserve"> </w:t>
      </w:r>
      <w:r w:rsidRPr="005733A7">
        <w:rPr>
          <w:rFonts w:ascii="Times New Roman" w:eastAsia="Times New Roman" w:hAnsi="Times New Roman" w:cs="B Lotus"/>
          <w:b/>
          <w:color w:val="auto"/>
          <w:sz w:val="28"/>
          <w:szCs w:val="28"/>
          <w:rtl/>
          <w:lang w:bidi="fa-IR"/>
        </w:rPr>
        <w:t>بیان کردند که هوش معنوی می‌تواند نقش میانجی در کاهش اثرات منفی اختلالات اضطرابی، از جمله اضطراب مرگ، ایفا کند و آموزش مهارت‌های معنوی باعث افزایش تاب‌آوری روانی در دوران سالمندی می‌شود</w:t>
      </w:r>
      <w:r w:rsidRPr="005733A7">
        <w:rPr>
          <w:rFonts w:ascii="Times New Roman" w:eastAsia="Times New Roman" w:hAnsi="Times New Roman" w:cs="B Lotus"/>
          <w:b/>
          <w:color w:val="auto"/>
          <w:sz w:val="28"/>
          <w:szCs w:val="28"/>
          <w:lang w:bidi="fa-IR"/>
        </w:rPr>
        <w:t>.</w:t>
      </w:r>
    </w:p>
    <w:p w:rsidR="007903FE" w:rsidRPr="006D7654" w:rsidRDefault="007903FE" w:rsidP="00CB468E">
      <w:pPr>
        <w:bidi/>
        <w:spacing w:line="276" w:lineRule="auto"/>
        <w:ind w:left="-562" w:firstLine="562"/>
        <w:jc w:val="lowKashida"/>
        <w:rPr>
          <w:rFonts w:cs="B Lotus"/>
          <w:b/>
          <w:bCs/>
          <w:color w:val="auto"/>
          <w:sz w:val="28"/>
          <w:szCs w:val="28"/>
          <w:rtl/>
          <w:lang w:bidi="fa-IR"/>
        </w:rPr>
      </w:pPr>
      <w:r w:rsidRPr="006D7654">
        <w:rPr>
          <w:rFonts w:cs="B Lotus" w:hint="cs"/>
          <w:b/>
          <w:bCs/>
          <w:color w:val="auto"/>
          <w:sz w:val="28"/>
          <w:szCs w:val="28"/>
          <w:rtl/>
          <w:lang w:bidi="fa-IR"/>
        </w:rPr>
        <w:t>2-</w:t>
      </w:r>
      <w:r w:rsidR="00C5080E">
        <w:rPr>
          <w:rFonts w:cs="B Lotus" w:hint="cs"/>
          <w:b/>
          <w:bCs/>
          <w:color w:val="auto"/>
          <w:sz w:val="28"/>
          <w:szCs w:val="28"/>
          <w:rtl/>
          <w:lang w:bidi="fa-IR"/>
        </w:rPr>
        <w:t>5</w:t>
      </w:r>
      <w:r w:rsidRPr="006D7654">
        <w:rPr>
          <w:rFonts w:cs="B Lotus" w:hint="cs"/>
          <w:b/>
          <w:bCs/>
          <w:color w:val="auto"/>
          <w:sz w:val="28"/>
          <w:szCs w:val="28"/>
          <w:rtl/>
          <w:lang w:bidi="fa-IR"/>
        </w:rPr>
        <w:t>-</w:t>
      </w:r>
      <w:r w:rsidR="00C5080E">
        <w:rPr>
          <w:rFonts w:cs="B Lotus" w:hint="cs"/>
          <w:b/>
          <w:bCs/>
          <w:color w:val="auto"/>
          <w:sz w:val="28"/>
          <w:szCs w:val="28"/>
          <w:rtl/>
          <w:lang w:bidi="fa-IR"/>
        </w:rPr>
        <w:t>2</w:t>
      </w:r>
      <w:r w:rsidRPr="006D7654">
        <w:rPr>
          <w:rFonts w:cs="B Lotus" w:hint="cs"/>
          <w:b/>
          <w:bCs/>
          <w:color w:val="auto"/>
          <w:sz w:val="28"/>
          <w:szCs w:val="28"/>
          <w:rtl/>
          <w:lang w:bidi="fa-IR"/>
        </w:rPr>
        <w:t>- پیشینه خارجی</w:t>
      </w:r>
    </w:p>
    <w:p w:rsidR="00281CB4" w:rsidRPr="00281CB4" w:rsidRDefault="00281CB4" w:rsidP="00281CB4">
      <w:pPr>
        <w:autoSpaceDE/>
        <w:autoSpaceDN/>
        <w:bidi/>
        <w:adjustRightInd/>
        <w:spacing w:line="276" w:lineRule="auto"/>
        <w:ind w:left="-562" w:firstLine="562"/>
        <w:jc w:val="both"/>
        <w:rPr>
          <w:rFonts w:ascii="Times New Roman" w:eastAsia="Times New Roman" w:hAnsi="Times New Roman" w:cs="B Lotus"/>
          <w:b/>
          <w:color w:val="auto"/>
          <w:sz w:val="28"/>
          <w:szCs w:val="28"/>
          <w:rtl/>
        </w:rPr>
      </w:pPr>
      <w:r w:rsidRPr="00281CB4">
        <w:rPr>
          <w:rFonts w:ascii="Times New Roman" w:eastAsia="Times New Roman" w:hAnsi="Times New Roman" w:cs="B Lotus"/>
          <w:b/>
          <w:color w:val="auto"/>
          <w:sz w:val="28"/>
          <w:szCs w:val="28"/>
          <w:rtl/>
        </w:rPr>
        <w:lastRenderedPageBreak/>
        <w:t xml:space="preserve">لو، یانگ و ما </w:t>
      </w:r>
      <w:r w:rsidR="002A31BE">
        <w:rPr>
          <w:rStyle w:val="FootnoteReference"/>
          <w:rFonts w:ascii="Times New Roman" w:eastAsia="Times New Roman" w:hAnsi="Times New Roman" w:cs="B Lotus"/>
          <w:b/>
          <w:color w:val="auto"/>
          <w:sz w:val="28"/>
          <w:szCs w:val="28"/>
          <w:rtl/>
        </w:rPr>
        <w:footnoteReference w:id="75"/>
      </w:r>
      <w:r w:rsidRPr="00281CB4">
        <w:rPr>
          <w:rFonts w:ascii="Times New Roman" w:eastAsia="Times New Roman" w:hAnsi="Times New Roman" w:cs="B Lotus"/>
          <w:b/>
          <w:color w:val="auto"/>
          <w:sz w:val="28"/>
          <w:szCs w:val="28"/>
          <w:rtl/>
        </w:rPr>
        <w:t xml:space="preserve">در سال </w:t>
      </w:r>
      <w:r>
        <w:rPr>
          <w:rFonts w:ascii="Times New Roman" w:eastAsia="Times New Roman" w:hAnsi="Times New Roman" w:cs="B Lotus" w:hint="cs"/>
          <w:b/>
          <w:color w:val="auto"/>
          <w:sz w:val="28"/>
          <w:szCs w:val="28"/>
          <w:rtl/>
        </w:rPr>
        <w:t>(</w:t>
      </w:r>
      <w:r w:rsidRPr="00281CB4">
        <w:rPr>
          <w:rFonts w:ascii="Times New Roman" w:eastAsia="Times New Roman" w:hAnsi="Times New Roman" w:cs="B Lotus"/>
          <w:b/>
          <w:color w:val="auto"/>
          <w:sz w:val="28"/>
          <w:szCs w:val="28"/>
          <w:rtl/>
          <w:lang w:bidi="fa-IR"/>
        </w:rPr>
        <w:t>۲۰۲۵</w:t>
      </w:r>
      <w:r>
        <w:rPr>
          <w:rFonts w:ascii="Times New Roman" w:eastAsia="Times New Roman" w:hAnsi="Times New Roman" w:cs="B Lotus" w:hint="cs"/>
          <w:b/>
          <w:color w:val="auto"/>
          <w:sz w:val="28"/>
          <w:szCs w:val="28"/>
          <w:rtl/>
        </w:rPr>
        <w:t>)</w:t>
      </w:r>
      <w:r w:rsidR="00E1643F">
        <w:rPr>
          <w:rFonts w:ascii="Times New Roman" w:eastAsia="Times New Roman" w:hAnsi="Times New Roman" w:cs="B Lotus" w:hint="cs"/>
          <w:b/>
          <w:color w:val="auto"/>
          <w:sz w:val="28"/>
          <w:szCs w:val="28"/>
          <w:rtl/>
        </w:rPr>
        <w:t xml:space="preserve"> </w:t>
      </w:r>
      <w:r w:rsidRPr="00281CB4">
        <w:rPr>
          <w:rFonts w:ascii="Times New Roman" w:eastAsia="Times New Roman" w:hAnsi="Times New Roman" w:cs="B Lotus"/>
          <w:b/>
          <w:color w:val="auto"/>
          <w:sz w:val="28"/>
          <w:szCs w:val="28"/>
          <w:rtl/>
        </w:rPr>
        <w:t xml:space="preserve">با انجام یک فراتحلیل شبکه‌ای، اثربخشی روش‌های مختلف روان‌شناختی در کاهش اضطراب مرگ سالمندان را بررسی کردند. در این پژوهش </w:t>
      </w:r>
      <w:r w:rsidRPr="00281CB4">
        <w:rPr>
          <w:rFonts w:ascii="Times New Roman" w:eastAsia="Times New Roman" w:hAnsi="Times New Roman" w:cs="B Lotus"/>
          <w:b/>
          <w:color w:val="auto"/>
          <w:sz w:val="28"/>
          <w:szCs w:val="28"/>
          <w:rtl/>
          <w:lang w:bidi="fa-IR"/>
        </w:rPr>
        <w:t>۷</w:t>
      </w:r>
      <w:r w:rsidRPr="00281CB4">
        <w:rPr>
          <w:rFonts w:ascii="Times New Roman" w:eastAsia="Times New Roman" w:hAnsi="Times New Roman" w:cs="B Lotus"/>
          <w:b/>
          <w:color w:val="auto"/>
          <w:sz w:val="28"/>
          <w:szCs w:val="28"/>
        </w:rPr>
        <w:t xml:space="preserve"> </w:t>
      </w:r>
      <w:r w:rsidRPr="00281CB4">
        <w:rPr>
          <w:rFonts w:ascii="Times New Roman" w:eastAsia="Times New Roman" w:hAnsi="Times New Roman" w:cs="B Lotus"/>
          <w:b/>
          <w:color w:val="auto"/>
          <w:sz w:val="28"/>
          <w:szCs w:val="28"/>
          <w:rtl/>
        </w:rPr>
        <w:t xml:space="preserve">مطالعه کارآزمایی تصادفی‌شده با مجموع </w:t>
      </w:r>
      <w:r w:rsidRPr="00281CB4">
        <w:rPr>
          <w:rFonts w:ascii="Times New Roman" w:eastAsia="Times New Roman" w:hAnsi="Times New Roman" w:cs="B Lotus"/>
          <w:b/>
          <w:color w:val="auto"/>
          <w:sz w:val="28"/>
          <w:szCs w:val="28"/>
          <w:rtl/>
          <w:lang w:bidi="fa-IR"/>
        </w:rPr>
        <w:t>۲۶۶</w:t>
      </w:r>
      <w:r w:rsidRPr="00281CB4">
        <w:rPr>
          <w:rFonts w:ascii="Times New Roman" w:eastAsia="Times New Roman" w:hAnsi="Times New Roman" w:cs="B Lotus"/>
          <w:b/>
          <w:color w:val="auto"/>
          <w:sz w:val="28"/>
          <w:szCs w:val="28"/>
          <w:rtl/>
        </w:rPr>
        <w:t xml:space="preserve"> سالمند وارد تحلیل شدند. نتایج نشان داد مداخلات روان‌شناختی مختلف می‌توانند اضطراب مرگ سالمندان را کاهش دهند. در میان روش‌های بررسی‌شده، آموزش مؤلفه‌های مرتبط با هوش معنوی بیشترین رتبه اثربخشی را در کاهش اضطراب مرگ سالمندان به دست آورد. این یافته به‌طور مستقیم از اهمیت هوش معنوی در کاهش اضطراب مرگ سالمندان حمایت می‌کند</w:t>
      </w:r>
      <w:r w:rsidRPr="00281CB4">
        <w:rPr>
          <w:rFonts w:ascii="Times New Roman" w:eastAsia="Times New Roman" w:hAnsi="Times New Roman" w:cs="B Lotus"/>
          <w:b/>
          <w:color w:val="auto"/>
          <w:sz w:val="28"/>
          <w:szCs w:val="28"/>
        </w:rPr>
        <w:t>.</w:t>
      </w:r>
    </w:p>
    <w:p w:rsidR="00281CB4" w:rsidRDefault="00281CB4" w:rsidP="00281CB4">
      <w:pPr>
        <w:autoSpaceDE/>
        <w:autoSpaceDN/>
        <w:bidi/>
        <w:adjustRightInd/>
        <w:spacing w:line="276" w:lineRule="auto"/>
        <w:ind w:left="-562" w:firstLine="562"/>
        <w:jc w:val="both"/>
        <w:rPr>
          <w:rFonts w:ascii="Times New Roman" w:eastAsia="Times New Roman" w:hAnsi="Times New Roman" w:cs="B Lotus"/>
          <w:b/>
          <w:color w:val="auto"/>
          <w:sz w:val="28"/>
          <w:szCs w:val="28"/>
          <w:rtl/>
          <w:lang w:bidi="fa-IR"/>
        </w:rPr>
      </w:pPr>
      <w:r w:rsidRPr="00281CB4">
        <w:rPr>
          <w:rFonts w:ascii="Times New Roman" w:eastAsia="Times New Roman" w:hAnsi="Times New Roman" w:cs="B Lotus"/>
          <w:b/>
          <w:color w:val="auto"/>
          <w:sz w:val="28"/>
          <w:szCs w:val="28"/>
          <w:rtl/>
        </w:rPr>
        <w:t>یونس، رحمة، راجحا</w:t>
      </w:r>
      <w:r w:rsidR="002A31BE">
        <w:rPr>
          <w:rStyle w:val="FootnoteReference"/>
          <w:rFonts w:ascii="Times New Roman" w:eastAsia="Times New Roman" w:hAnsi="Times New Roman" w:cs="B Lotus"/>
          <w:b/>
          <w:color w:val="auto"/>
          <w:sz w:val="28"/>
          <w:szCs w:val="28"/>
          <w:rtl/>
        </w:rPr>
        <w:footnoteReference w:id="76"/>
      </w:r>
      <w:r w:rsidRPr="00281CB4">
        <w:rPr>
          <w:rFonts w:ascii="Times New Roman" w:eastAsia="Times New Roman" w:hAnsi="Times New Roman" w:cs="B Lotus"/>
          <w:b/>
          <w:color w:val="auto"/>
          <w:sz w:val="28"/>
          <w:szCs w:val="28"/>
          <w:rtl/>
        </w:rPr>
        <w:t xml:space="preserve"> و مزواک در سال </w:t>
      </w:r>
      <w:r>
        <w:rPr>
          <w:rFonts w:ascii="Times New Roman" w:eastAsia="Times New Roman" w:hAnsi="Times New Roman" w:cs="B Lotus" w:hint="cs"/>
          <w:b/>
          <w:color w:val="auto"/>
          <w:sz w:val="28"/>
          <w:szCs w:val="28"/>
          <w:rtl/>
        </w:rPr>
        <w:t>(</w:t>
      </w:r>
      <w:r w:rsidRPr="00281CB4">
        <w:rPr>
          <w:rFonts w:ascii="Times New Roman" w:eastAsia="Times New Roman" w:hAnsi="Times New Roman" w:cs="B Lotus"/>
          <w:b/>
          <w:color w:val="auto"/>
          <w:sz w:val="28"/>
          <w:szCs w:val="28"/>
          <w:rtl/>
          <w:lang w:bidi="fa-IR"/>
        </w:rPr>
        <w:t>۲۰۲۴</w:t>
      </w:r>
      <w:r>
        <w:rPr>
          <w:rFonts w:ascii="Times New Roman" w:eastAsia="Times New Roman" w:hAnsi="Times New Roman" w:cs="B Lotus" w:hint="cs"/>
          <w:b/>
          <w:color w:val="auto"/>
          <w:sz w:val="28"/>
          <w:szCs w:val="28"/>
          <w:rtl/>
        </w:rPr>
        <w:t xml:space="preserve">) </w:t>
      </w:r>
      <w:r w:rsidRPr="00281CB4">
        <w:rPr>
          <w:rFonts w:ascii="Times New Roman" w:eastAsia="Times New Roman" w:hAnsi="Times New Roman" w:cs="B Lotus"/>
          <w:b/>
          <w:color w:val="auto"/>
          <w:sz w:val="28"/>
          <w:szCs w:val="28"/>
          <w:rtl/>
        </w:rPr>
        <w:t xml:space="preserve">یک مطالعه مروری درباره اضطراب مرگ در سالمندان انجام دادند. در این مطالعه، </w:t>
      </w:r>
      <w:r w:rsidRPr="00281CB4">
        <w:rPr>
          <w:rFonts w:ascii="Times New Roman" w:eastAsia="Times New Roman" w:hAnsi="Times New Roman" w:cs="B Lotus"/>
          <w:b/>
          <w:color w:val="auto"/>
          <w:sz w:val="28"/>
          <w:szCs w:val="28"/>
          <w:rtl/>
          <w:lang w:bidi="fa-IR"/>
        </w:rPr>
        <w:t>۴۶</w:t>
      </w:r>
      <w:r w:rsidRPr="00281CB4">
        <w:rPr>
          <w:rFonts w:ascii="Times New Roman" w:eastAsia="Times New Roman" w:hAnsi="Times New Roman" w:cs="B Lotus"/>
          <w:b/>
          <w:color w:val="auto"/>
          <w:sz w:val="28"/>
          <w:szCs w:val="28"/>
          <w:lang w:bidi="fa-IR"/>
        </w:rPr>
        <w:t xml:space="preserve"> </w:t>
      </w:r>
      <w:r w:rsidRPr="00281CB4">
        <w:rPr>
          <w:rFonts w:ascii="Times New Roman" w:eastAsia="Times New Roman" w:hAnsi="Times New Roman" w:cs="B Lotus"/>
          <w:b/>
          <w:color w:val="auto"/>
          <w:sz w:val="28"/>
          <w:szCs w:val="28"/>
          <w:rtl/>
        </w:rPr>
        <w:t>پژوهش مورد بررسی قرار گرفت و عوامل مرتبط با اضطراب مرگ سالمندان در چند گروه اصلی شامل عوامل جمعیت‌شناختی، عوامل روان‌شناختی و اجتماعی، عوامل معنوی و مذهبی، مواجهه با یادآورهای مرگ و مداخلات مؤثر دسته‌بندی شدند. نتایج نشان داد اضطراب مرگ سالمندان پدیده‌ای چندبعدی است و عوامل روان‌شناختی، اجتماعی و معنوی در شکل‌گیری و شدت آن نقش دارند. این مطالعه بر اهمیت توجه به عوامل معنوی و روان‌شناختی در پیشگیری و کاهش اضطراب مرگ سالمندان تأکید می‌کند</w:t>
      </w:r>
      <w:r w:rsidRPr="00281CB4">
        <w:rPr>
          <w:rFonts w:ascii="Times New Roman" w:eastAsia="Times New Roman" w:hAnsi="Times New Roman" w:cs="B Lotus"/>
          <w:b/>
          <w:color w:val="auto"/>
          <w:sz w:val="28"/>
          <w:szCs w:val="28"/>
          <w:lang w:bidi="fa-IR"/>
        </w:rPr>
        <w:t>.</w:t>
      </w:r>
    </w:p>
    <w:p w:rsidR="00281CB4" w:rsidRPr="00281CB4" w:rsidRDefault="00281CB4" w:rsidP="00281CB4">
      <w:pPr>
        <w:autoSpaceDE/>
        <w:autoSpaceDN/>
        <w:bidi/>
        <w:adjustRightInd/>
        <w:spacing w:line="276" w:lineRule="auto"/>
        <w:ind w:left="-562" w:firstLine="562"/>
        <w:jc w:val="both"/>
        <w:rPr>
          <w:rFonts w:ascii="Times New Roman" w:eastAsia="Times New Roman" w:hAnsi="Times New Roman" w:cs="B Lotus"/>
          <w:b/>
          <w:color w:val="auto"/>
          <w:sz w:val="28"/>
          <w:szCs w:val="28"/>
          <w:rtl/>
          <w:lang w:bidi="fa-IR"/>
        </w:rPr>
      </w:pPr>
      <w:r w:rsidRPr="00281CB4">
        <w:rPr>
          <w:rFonts w:ascii="Times New Roman" w:eastAsia="Times New Roman" w:hAnsi="Times New Roman" w:cs="B Lotus"/>
          <w:b/>
          <w:color w:val="auto"/>
          <w:sz w:val="28"/>
          <w:szCs w:val="28"/>
          <w:rtl/>
        </w:rPr>
        <w:t>کیلینگزورث</w:t>
      </w:r>
      <w:r w:rsidR="002A31BE">
        <w:rPr>
          <w:rStyle w:val="FootnoteReference"/>
          <w:rFonts w:ascii="Times New Roman" w:eastAsia="Times New Roman" w:hAnsi="Times New Roman" w:cs="B Lotus"/>
          <w:b/>
          <w:color w:val="auto"/>
          <w:sz w:val="28"/>
          <w:szCs w:val="28"/>
          <w:rtl/>
        </w:rPr>
        <w:footnoteReference w:id="77"/>
      </w:r>
      <w:r w:rsidRPr="00281CB4">
        <w:rPr>
          <w:rFonts w:ascii="Times New Roman" w:eastAsia="Times New Roman" w:hAnsi="Times New Roman" w:cs="B Lotus"/>
          <w:b/>
          <w:color w:val="auto"/>
          <w:sz w:val="28"/>
          <w:szCs w:val="28"/>
          <w:rtl/>
        </w:rPr>
        <w:t xml:space="preserve"> و همکاران در سال </w:t>
      </w:r>
      <w:r>
        <w:rPr>
          <w:rFonts w:ascii="Times New Roman" w:eastAsia="Times New Roman" w:hAnsi="Times New Roman" w:cs="B Lotus" w:hint="cs"/>
          <w:b/>
          <w:color w:val="auto"/>
          <w:sz w:val="28"/>
          <w:szCs w:val="28"/>
          <w:rtl/>
        </w:rPr>
        <w:t>(</w:t>
      </w:r>
      <w:r w:rsidRPr="00281CB4">
        <w:rPr>
          <w:rFonts w:ascii="Times New Roman" w:eastAsia="Times New Roman" w:hAnsi="Times New Roman" w:cs="B Lotus"/>
          <w:b/>
          <w:color w:val="auto"/>
          <w:sz w:val="28"/>
          <w:szCs w:val="28"/>
          <w:rtl/>
          <w:lang w:bidi="fa-IR"/>
        </w:rPr>
        <w:t>۲۰۲۳</w:t>
      </w:r>
      <w:r>
        <w:rPr>
          <w:rFonts w:ascii="Times New Roman" w:eastAsia="Times New Roman" w:hAnsi="Times New Roman" w:cs="B Lotus" w:hint="cs"/>
          <w:b/>
          <w:color w:val="auto"/>
          <w:sz w:val="28"/>
          <w:szCs w:val="28"/>
          <w:rtl/>
        </w:rPr>
        <w:t xml:space="preserve">) </w:t>
      </w:r>
      <w:r w:rsidRPr="00281CB4">
        <w:rPr>
          <w:rFonts w:ascii="Times New Roman" w:eastAsia="Times New Roman" w:hAnsi="Times New Roman" w:cs="B Lotus"/>
          <w:b/>
          <w:color w:val="auto"/>
          <w:sz w:val="28"/>
          <w:szCs w:val="28"/>
          <w:rtl/>
        </w:rPr>
        <w:t xml:space="preserve">رابطه ترس از مرگ و اضطراب بیماری در سالمندان را بررسی کردند. نمونه پژوهش شامل </w:t>
      </w:r>
      <w:r w:rsidRPr="00281CB4">
        <w:rPr>
          <w:rFonts w:ascii="Times New Roman" w:eastAsia="Times New Roman" w:hAnsi="Times New Roman" w:cs="B Lotus"/>
          <w:b/>
          <w:color w:val="auto"/>
          <w:sz w:val="28"/>
          <w:szCs w:val="28"/>
          <w:rtl/>
          <w:lang w:bidi="fa-IR"/>
        </w:rPr>
        <w:t>۲۶۰</w:t>
      </w:r>
      <w:r w:rsidRPr="00281CB4">
        <w:rPr>
          <w:rFonts w:ascii="Times New Roman" w:eastAsia="Times New Roman" w:hAnsi="Times New Roman" w:cs="B Lotus"/>
          <w:b/>
          <w:color w:val="auto"/>
          <w:sz w:val="28"/>
          <w:szCs w:val="28"/>
          <w:lang w:bidi="fa-IR"/>
        </w:rPr>
        <w:t xml:space="preserve"> </w:t>
      </w:r>
      <w:r w:rsidRPr="00281CB4">
        <w:rPr>
          <w:rFonts w:ascii="Times New Roman" w:eastAsia="Times New Roman" w:hAnsi="Times New Roman" w:cs="B Lotus"/>
          <w:b/>
          <w:color w:val="auto"/>
          <w:sz w:val="28"/>
          <w:szCs w:val="28"/>
          <w:rtl/>
        </w:rPr>
        <w:t xml:space="preserve">سالمند </w:t>
      </w:r>
      <w:r w:rsidRPr="00281CB4">
        <w:rPr>
          <w:rFonts w:ascii="Times New Roman" w:eastAsia="Times New Roman" w:hAnsi="Times New Roman" w:cs="B Lotus"/>
          <w:b/>
          <w:color w:val="auto"/>
          <w:sz w:val="28"/>
          <w:szCs w:val="28"/>
          <w:rtl/>
          <w:lang w:bidi="fa-IR"/>
        </w:rPr>
        <w:t>۶۵</w:t>
      </w:r>
      <w:r w:rsidRPr="00281CB4">
        <w:rPr>
          <w:rFonts w:ascii="Times New Roman" w:eastAsia="Times New Roman" w:hAnsi="Times New Roman" w:cs="B Lotus"/>
          <w:b/>
          <w:color w:val="auto"/>
          <w:sz w:val="28"/>
          <w:szCs w:val="28"/>
          <w:rtl/>
        </w:rPr>
        <w:t xml:space="preserve"> تا </w:t>
      </w:r>
      <w:r w:rsidRPr="00281CB4">
        <w:rPr>
          <w:rFonts w:ascii="Times New Roman" w:eastAsia="Times New Roman" w:hAnsi="Times New Roman" w:cs="B Lotus"/>
          <w:b/>
          <w:color w:val="auto"/>
          <w:sz w:val="28"/>
          <w:szCs w:val="28"/>
          <w:rtl/>
          <w:lang w:bidi="fa-IR"/>
        </w:rPr>
        <w:t>۹۴</w:t>
      </w:r>
      <w:r w:rsidRPr="00281CB4">
        <w:rPr>
          <w:rFonts w:ascii="Times New Roman" w:eastAsia="Times New Roman" w:hAnsi="Times New Roman" w:cs="B Lotus"/>
          <w:b/>
          <w:color w:val="auto"/>
          <w:sz w:val="28"/>
          <w:szCs w:val="28"/>
          <w:rtl/>
        </w:rPr>
        <w:t xml:space="preserve"> ساله بود. نتایج نشان داد ترس از مرگ به‌طور مستقیم با اضطراب بیماری ارتباط دارد و همچنین عدم تحمل بلاتکلیفی در این رابطه نقش میانجی ایفا می‌کند. به عبارت دیگر، سالمندانی که ترس بیشتری از مرگ داشتند، احتمال بیشتری داشت که اضطراب بیماری بالاتری را تجربه کنند. این یافته برای پژوهش حاضر اهمیت زیادی دارد؛ زیرا از وجود ارتباط میان اضطراب سلامت و اضطراب مرگ در سالمندان حمایت می‌کند</w:t>
      </w:r>
      <w:r w:rsidRPr="00281CB4">
        <w:rPr>
          <w:rFonts w:ascii="Times New Roman" w:eastAsia="Times New Roman" w:hAnsi="Times New Roman" w:cs="B Lotus"/>
          <w:b/>
          <w:color w:val="auto"/>
          <w:sz w:val="28"/>
          <w:szCs w:val="28"/>
          <w:lang w:bidi="fa-IR"/>
        </w:rPr>
        <w:t>.</w:t>
      </w:r>
    </w:p>
    <w:p w:rsidR="005733A7" w:rsidRPr="005733A7" w:rsidRDefault="005733A7" w:rsidP="00281CB4">
      <w:pPr>
        <w:autoSpaceDE/>
        <w:autoSpaceDN/>
        <w:bidi/>
        <w:adjustRightInd/>
        <w:spacing w:line="276" w:lineRule="auto"/>
        <w:ind w:left="-562" w:firstLine="562"/>
        <w:jc w:val="both"/>
        <w:rPr>
          <w:rFonts w:ascii="Times New Roman" w:eastAsia="Times New Roman" w:hAnsi="Times New Roman" w:cs="B Lotus"/>
          <w:b/>
          <w:color w:val="auto"/>
          <w:sz w:val="28"/>
          <w:szCs w:val="28"/>
          <w:rtl/>
          <w:lang w:bidi="fa-IR"/>
        </w:rPr>
      </w:pPr>
      <w:r w:rsidRPr="005733A7">
        <w:rPr>
          <w:rFonts w:ascii="Times New Roman" w:eastAsia="Times New Roman" w:hAnsi="Times New Roman" w:cs="B Lotus" w:hint="cs"/>
          <w:b/>
          <w:color w:val="auto"/>
          <w:sz w:val="28"/>
          <w:szCs w:val="28"/>
          <w:rtl/>
          <w:lang w:bidi="fa-IR"/>
        </w:rPr>
        <w:t>وانگ و ژائو</w:t>
      </w:r>
      <w:r w:rsidRPr="005733A7">
        <w:rPr>
          <w:rFonts w:ascii="Times New Roman" w:eastAsia="Times New Roman" w:hAnsi="Times New Roman" w:cs="B Lotus"/>
          <w:b/>
          <w:color w:val="auto"/>
          <w:sz w:val="28"/>
          <w:szCs w:val="28"/>
          <w:vertAlign w:val="superscript"/>
          <w:rtl/>
          <w:lang w:bidi="fa-IR"/>
        </w:rPr>
        <w:footnoteReference w:id="78"/>
      </w:r>
      <w:r w:rsidRPr="005733A7">
        <w:rPr>
          <w:rFonts w:ascii="Times New Roman" w:eastAsia="Times New Roman" w:hAnsi="Times New Roman" w:cs="B Lotus" w:hint="cs"/>
          <w:b/>
          <w:color w:val="auto"/>
          <w:sz w:val="28"/>
          <w:szCs w:val="28"/>
          <w:rtl/>
          <w:lang w:bidi="fa-IR"/>
        </w:rPr>
        <w:t xml:space="preserve"> (۲۰۲۰) ضمن پژوهشی به رابطه هوش معنوی با بهزیستی روانی و هدف در زندگی سالمندان پرداختند. مطالعه از نوع توصیفی از نوع همبستگی بود در این مطالعه ۴۰۰ سالمند از بین سالمندان شهر شنبانگ به روش نمونه گیری در دسترس انتخاب شدند نتایج نشان داد که بین هوش معنوی و بهزیستی روانشناختی و داشتن هدف در زندگی سالمندان رابطه معنی داری وجود دارد علاوه بر این </w:t>
      </w:r>
      <w:r w:rsidRPr="005733A7">
        <w:rPr>
          <w:rFonts w:ascii="Times New Roman" w:eastAsia="Times New Roman" w:hAnsi="Times New Roman" w:cs="B Lotus" w:hint="cs"/>
          <w:b/>
          <w:color w:val="auto"/>
          <w:sz w:val="28"/>
          <w:szCs w:val="28"/>
          <w:rtl/>
          <w:lang w:bidi="fa-IR"/>
        </w:rPr>
        <w:lastRenderedPageBreak/>
        <w:t>ارتباط معناداری بین اجزای هوش معنوی از جمله گسترش حالت ،آگاهانه تولید معنای ،شخصی آگاهی متعالی و تفکر وجودی انتقادی با بهزیستی روانشناختی سالمندان وجود دارد.</w:t>
      </w:r>
    </w:p>
    <w:p w:rsidR="005733A7" w:rsidRPr="005733A7" w:rsidRDefault="005733A7" w:rsidP="00CB468E">
      <w:pPr>
        <w:autoSpaceDE/>
        <w:autoSpaceDN/>
        <w:bidi/>
        <w:adjustRightInd/>
        <w:spacing w:line="276" w:lineRule="auto"/>
        <w:ind w:left="-562" w:firstLine="562"/>
        <w:jc w:val="both"/>
        <w:rPr>
          <w:rFonts w:ascii="Times New Roman" w:eastAsia="Times New Roman" w:hAnsi="Times New Roman" w:cs="B Lotus"/>
          <w:b/>
          <w:color w:val="auto"/>
          <w:sz w:val="28"/>
          <w:szCs w:val="28"/>
          <w:rtl/>
          <w:lang w:bidi="fa-IR"/>
        </w:rPr>
      </w:pPr>
      <w:r w:rsidRPr="005733A7">
        <w:rPr>
          <w:rFonts w:ascii="Times New Roman" w:eastAsia="Times New Roman" w:hAnsi="Times New Roman" w:cs="B Lotus" w:hint="cs"/>
          <w:b/>
          <w:color w:val="auto"/>
          <w:sz w:val="28"/>
          <w:szCs w:val="28"/>
          <w:rtl/>
          <w:lang w:bidi="fa-IR"/>
        </w:rPr>
        <w:t>ا</w:t>
      </w:r>
      <w:r w:rsidRPr="005733A7">
        <w:rPr>
          <w:rFonts w:ascii="Times New Roman" w:eastAsia="Times New Roman" w:hAnsi="Times New Roman" w:cs="B Lotus"/>
          <w:b/>
          <w:color w:val="auto"/>
          <w:sz w:val="28"/>
          <w:szCs w:val="28"/>
          <w:rtl/>
        </w:rPr>
        <w:t>ستاوروا</w:t>
      </w:r>
      <w:r w:rsidRPr="005733A7">
        <w:rPr>
          <w:rFonts w:ascii="Times New Roman" w:eastAsia="Times New Roman" w:hAnsi="Times New Roman" w:cs="B Lotus"/>
          <w:b/>
          <w:color w:val="auto"/>
          <w:sz w:val="28"/>
          <w:szCs w:val="28"/>
          <w:vertAlign w:val="superscript"/>
          <w:rtl/>
        </w:rPr>
        <w:footnoteReference w:id="79"/>
      </w:r>
      <w:r w:rsidRPr="005733A7">
        <w:rPr>
          <w:rFonts w:ascii="Times New Roman" w:eastAsia="Times New Roman" w:hAnsi="Times New Roman" w:cs="B Lotus"/>
          <w:b/>
          <w:color w:val="auto"/>
          <w:sz w:val="28"/>
          <w:szCs w:val="28"/>
          <w:rtl/>
        </w:rPr>
        <w:t xml:space="preserve"> و همكاران </w:t>
      </w:r>
      <w:r w:rsidRPr="005733A7">
        <w:rPr>
          <w:rFonts w:ascii="Times New Roman" w:eastAsia="Times New Roman" w:hAnsi="Times New Roman" w:cs="B Lotus" w:hint="cs"/>
          <w:b/>
          <w:color w:val="auto"/>
          <w:sz w:val="28"/>
          <w:szCs w:val="28"/>
          <w:rtl/>
          <w:lang w:bidi="fa-IR"/>
        </w:rPr>
        <w:t>(2012)</w:t>
      </w:r>
      <w:r w:rsidRPr="005733A7">
        <w:rPr>
          <w:rFonts w:ascii="Times New Roman" w:eastAsia="Times New Roman" w:hAnsi="Times New Roman" w:cs="B Lotus"/>
          <w:b/>
          <w:color w:val="auto"/>
          <w:sz w:val="28"/>
          <w:szCs w:val="28"/>
          <w:lang w:bidi="fa-IR"/>
        </w:rPr>
        <w:t xml:space="preserve"> </w:t>
      </w:r>
      <w:r w:rsidRPr="005733A7">
        <w:rPr>
          <w:rFonts w:ascii="Times New Roman" w:eastAsia="Times New Roman" w:hAnsi="Times New Roman" w:cs="B Lotus"/>
          <w:b/>
          <w:color w:val="auto"/>
          <w:sz w:val="28"/>
          <w:szCs w:val="28"/>
          <w:rtl/>
        </w:rPr>
        <w:t>در پژوهش خود به بررسی این سوال پرداخت که چرا افراد مذهبی خوشحالند؟ و به این نتیجه رسید که افراد دارای معنویت باال و دیندار به طور متوسط از افراد غیرمذهبی خوشحالترند و از زندگی خود رضایت بیشتری دارند</w:t>
      </w:r>
      <w:r w:rsidRPr="005733A7">
        <w:rPr>
          <w:rFonts w:ascii="Times New Roman" w:eastAsia="Times New Roman" w:hAnsi="Times New Roman" w:cs="B Lotus"/>
          <w:b/>
          <w:color w:val="auto"/>
          <w:sz w:val="28"/>
          <w:szCs w:val="28"/>
          <w:lang w:bidi="fa-IR"/>
        </w:rPr>
        <w:t>.</w:t>
      </w:r>
    </w:p>
    <w:p w:rsidR="005733A7" w:rsidRPr="005733A7" w:rsidRDefault="005733A7" w:rsidP="00CB468E">
      <w:pPr>
        <w:autoSpaceDE/>
        <w:autoSpaceDN/>
        <w:bidi/>
        <w:adjustRightInd/>
        <w:spacing w:line="276" w:lineRule="auto"/>
        <w:ind w:left="-562" w:firstLine="562"/>
        <w:jc w:val="both"/>
        <w:rPr>
          <w:rFonts w:ascii="Times New Roman" w:eastAsia="Times New Roman" w:hAnsi="Times New Roman" w:cs="B Lotus"/>
          <w:b/>
          <w:color w:val="auto"/>
          <w:sz w:val="28"/>
          <w:szCs w:val="28"/>
          <w:rtl/>
          <w:lang w:bidi="fa-IR"/>
        </w:rPr>
      </w:pPr>
      <w:r w:rsidRPr="005733A7">
        <w:rPr>
          <w:rFonts w:ascii="Times New Roman" w:eastAsia="Times New Roman" w:hAnsi="Times New Roman" w:cs="B Lotus" w:hint="cs"/>
          <w:b/>
          <w:color w:val="auto"/>
          <w:sz w:val="28"/>
          <w:szCs w:val="28"/>
          <w:rtl/>
          <w:lang w:bidi="fa-IR"/>
        </w:rPr>
        <w:t>ی</w:t>
      </w:r>
      <w:r w:rsidRPr="005733A7">
        <w:rPr>
          <w:rFonts w:ascii="Times New Roman" w:eastAsia="Times New Roman" w:hAnsi="Times New Roman" w:cs="B Lotus"/>
          <w:b/>
          <w:color w:val="auto"/>
          <w:sz w:val="28"/>
          <w:szCs w:val="28"/>
          <w:rtl/>
        </w:rPr>
        <w:t>انكر، اسنابلروچ و دهان</w:t>
      </w:r>
      <w:r w:rsidRPr="005733A7">
        <w:rPr>
          <w:rFonts w:ascii="Times New Roman" w:eastAsia="Times New Roman" w:hAnsi="Times New Roman" w:cs="B Lotus"/>
          <w:b/>
          <w:color w:val="auto"/>
          <w:sz w:val="28"/>
          <w:szCs w:val="28"/>
          <w:vertAlign w:val="superscript"/>
          <w:rtl/>
        </w:rPr>
        <w:footnoteReference w:id="80"/>
      </w:r>
      <w:r w:rsidRPr="005733A7">
        <w:rPr>
          <w:rFonts w:ascii="Times New Roman" w:eastAsia="Times New Roman" w:hAnsi="Times New Roman" w:cs="B Lotus" w:hint="cs"/>
          <w:b/>
          <w:color w:val="auto"/>
          <w:sz w:val="28"/>
          <w:szCs w:val="28"/>
          <w:rtl/>
        </w:rPr>
        <w:t xml:space="preserve"> </w:t>
      </w:r>
      <w:r w:rsidRPr="005733A7">
        <w:rPr>
          <w:rFonts w:ascii="Times New Roman" w:eastAsia="Times New Roman" w:hAnsi="Times New Roman" w:cs="B Lotus" w:hint="cs"/>
          <w:b/>
          <w:color w:val="auto"/>
          <w:sz w:val="28"/>
          <w:szCs w:val="28"/>
          <w:rtl/>
          <w:lang w:bidi="fa-IR"/>
        </w:rPr>
        <w:t xml:space="preserve">(2012) </w:t>
      </w:r>
      <w:r w:rsidRPr="005733A7">
        <w:rPr>
          <w:rFonts w:ascii="Times New Roman" w:eastAsia="Times New Roman" w:hAnsi="Times New Roman" w:cs="B Lotus"/>
          <w:b/>
          <w:color w:val="auto"/>
          <w:sz w:val="28"/>
          <w:szCs w:val="28"/>
          <w:rtl/>
        </w:rPr>
        <w:t>در پژوهشی با عنوان رابطه مذهبی بودن و نتایج آن بر پیامدهای روانشناسی در سالمندان به این نتیجه رسیدند که مذهبی و معنوی بودن بر بروز افسردگی، سالمتی، عزت نفس، رک بودن تاثیر می گذارد</w:t>
      </w:r>
      <w:r w:rsidRPr="005733A7">
        <w:rPr>
          <w:rFonts w:ascii="Times New Roman" w:eastAsia="Times New Roman" w:hAnsi="Times New Roman" w:cs="B Lotus"/>
          <w:b/>
          <w:color w:val="auto"/>
          <w:sz w:val="28"/>
          <w:szCs w:val="28"/>
          <w:lang w:bidi="fa-IR"/>
        </w:rPr>
        <w:t>.</w:t>
      </w:r>
    </w:p>
    <w:p w:rsidR="005733A7" w:rsidRPr="005733A7" w:rsidRDefault="005733A7" w:rsidP="00CB468E">
      <w:pPr>
        <w:autoSpaceDE/>
        <w:autoSpaceDN/>
        <w:bidi/>
        <w:adjustRightInd/>
        <w:spacing w:line="276" w:lineRule="auto"/>
        <w:ind w:left="-562" w:firstLine="562"/>
        <w:jc w:val="both"/>
        <w:rPr>
          <w:rFonts w:ascii="Times New Roman" w:eastAsia="Times New Roman" w:hAnsi="Times New Roman" w:cs="B Lotus"/>
          <w:b/>
          <w:color w:val="auto"/>
          <w:sz w:val="28"/>
          <w:szCs w:val="28"/>
          <w:rtl/>
          <w:lang w:bidi="fa-IR"/>
        </w:rPr>
      </w:pPr>
      <w:r w:rsidRPr="005733A7">
        <w:rPr>
          <w:rFonts w:ascii="Times New Roman" w:eastAsia="Times New Roman" w:hAnsi="Times New Roman" w:cs="B Lotus"/>
          <w:b/>
          <w:color w:val="auto"/>
          <w:sz w:val="28"/>
          <w:szCs w:val="28"/>
          <w:rtl/>
        </w:rPr>
        <w:t>زن</w:t>
      </w:r>
      <w:r w:rsidRPr="005733A7">
        <w:rPr>
          <w:rFonts w:ascii="Times New Roman" w:eastAsia="Times New Roman" w:hAnsi="Times New Roman" w:cs="B Lotus" w:hint="cs"/>
          <w:b/>
          <w:color w:val="auto"/>
          <w:sz w:val="28"/>
          <w:szCs w:val="28"/>
          <w:rtl/>
          <w:lang w:bidi="fa-IR"/>
        </w:rPr>
        <w:t>گ</w:t>
      </w:r>
      <w:r w:rsidRPr="005733A7">
        <w:rPr>
          <w:rFonts w:ascii="Times New Roman" w:eastAsia="Times New Roman" w:hAnsi="Times New Roman" w:cs="B Lotus"/>
          <w:b/>
          <w:color w:val="auto"/>
          <w:sz w:val="28"/>
          <w:szCs w:val="28"/>
          <w:vertAlign w:val="superscript"/>
          <w:rtl/>
        </w:rPr>
        <w:footnoteReference w:id="81"/>
      </w:r>
      <w:r w:rsidRPr="005733A7">
        <w:rPr>
          <w:rFonts w:ascii="Times New Roman" w:eastAsia="Times New Roman" w:hAnsi="Times New Roman" w:cs="B Lotus" w:hint="cs"/>
          <w:b/>
          <w:color w:val="auto"/>
          <w:sz w:val="28"/>
          <w:szCs w:val="28"/>
          <w:rtl/>
        </w:rPr>
        <w:t xml:space="preserve"> </w:t>
      </w:r>
      <w:r w:rsidRPr="005733A7">
        <w:rPr>
          <w:rFonts w:ascii="Times New Roman" w:eastAsia="Times New Roman" w:hAnsi="Times New Roman" w:cs="B Lotus" w:hint="cs"/>
          <w:b/>
          <w:color w:val="auto"/>
          <w:sz w:val="28"/>
          <w:szCs w:val="28"/>
          <w:rtl/>
          <w:lang w:bidi="fa-IR"/>
        </w:rPr>
        <w:t>(2011)</w:t>
      </w:r>
      <w:r w:rsidRPr="005733A7">
        <w:rPr>
          <w:rFonts w:ascii="Times New Roman" w:eastAsia="Times New Roman" w:hAnsi="Times New Roman" w:cs="B Lotus"/>
          <w:b/>
          <w:color w:val="auto"/>
          <w:sz w:val="28"/>
          <w:szCs w:val="28"/>
          <w:lang w:bidi="fa-IR"/>
        </w:rPr>
        <w:t xml:space="preserve"> </w:t>
      </w:r>
      <w:r w:rsidRPr="005733A7">
        <w:rPr>
          <w:rFonts w:ascii="Times New Roman" w:eastAsia="Times New Roman" w:hAnsi="Times New Roman" w:cs="B Lotus"/>
          <w:b/>
          <w:color w:val="auto"/>
          <w:sz w:val="28"/>
          <w:szCs w:val="28"/>
          <w:rtl/>
        </w:rPr>
        <w:t>در پژوهش خود نشان داد که اعمال مذهبی باعث افزایش بهداشت روانی)کاهش افسردگی، افزایش عزت نفس، افزایش حمایت اجتماعی، افزایش کیفیت زندگی، و افزایش ارتباطات اجتماعی( می شود</w:t>
      </w:r>
      <w:r w:rsidRPr="005733A7">
        <w:rPr>
          <w:rFonts w:ascii="Times New Roman" w:eastAsia="Times New Roman" w:hAnsi="Times New Roman" w:cs="B Lotus"/>
          <w:b/>
          <w:color w:val="auto"/>
          <w:sz w:val="28"/>
          <w:szCs w:val="28"/>
          <w:lang w:bidi="fa-IR"/>
        </w:rPr>
        <w:t>.</w:t>
      </w:r>
    </w:p>
    <w:p w:rsidR="005733A7" w:rsidRPr="005733A7" w:rsidRDefault="005733A7" w:rsidP="00CB468E">
      <w:pPr>
        <w:autoSpaceDE/>
        <w:autoSpaceDN/>
        <w:bidi/>
        <w:adjustRightInd/>
        <w:spacing w:line="276" w:lineRule="auto"/>
        <w:ind w:left="-562" w:firstLine="562"/>
        <w:jc w:val="both"/>
        <w:rPr>
          <w:rFonts w:ascii="Times New Roman" w:eastAsia="Times New Roman" w:hAnsi="Times New Roman" w:cs="B Lotus"/>
          <w:b/>
          <w:color w:val="auto"/>
          <w:sz w:val="28"/>
          <w:szCs w:val="28"/>
          <w:rtl/>
          <w:lang w:bidi="fa-IR"/>
        </w:rPr>
      </w:pPr>
      <w:r w:rsidRPr="005733A7">
        <w:rPr>
          <w:rFonts w:ascii="Times New Roman" w:eastAsia="Times New Roman" w:hAnsi="Times New Roman" w:cs="B Lotus" w:hint="cs"/>
          <w:b/>
          <w:color w:val="auto"/>
          <w:sz w:val="28"/>
          <w:szCs w:val="28"/>
          <w:rtl/>
          <w:lang w:bidi="fa-IR"/>
        </w:rPr>
        <w:t>لوین</w:t>
      </w:r>
      <w:r w:rsidRPr="005733A7">
        <w:rPr>
          <w:rFonts w:ascii="Times New Roman" w:eastAsia="Times New Roman" w:hAnsi="Times New Roman" w:cs="B Lotus"/>
          <w:b/>
          <w:color w:val="auto"/>
          <w:sz w:val="28"/>
          <w:szCs w:val="28"/>
          <w:vertAlign w:val="superscript"/>
          <w:rtl/>
          <w:lang w:bidi="fa-IR"/>
        </w:rPr>
        <w:footnoteReference w:id="82"/>
      </w:r>
      <w:r w:rsidRPr="005733A7">
        <w:rPr>
          <w:rFonts w:ascii="Times New Roman" w:eastAsia="Times New Roman" w:hAnsi="Times New Roman" w:cs="B Lotus" w:hint="cs"/>
          <w:b/>
          <w:color w:val="auto"/>
          <w:sz w:val="28"/>
          <w:szCs w:val="28"/>
          <w:rtl/>
          <w:lang w:bidi="fa-IR"/>
        </w:rPr>
        <w:t xml:space="preserve"> و همکاران (2011) </w:t>
      </w:r>
      <w:r w:rsidRPr="005733A7">
        <w:rPr>
          <w:rFonts w:ascii="Times New Roman" w:eastAsia="Times New Roman" w:hAnsi="Times New Roman" w:cs="B Lotus" w:hint="eastAsia"/>
          <w:b/>
          <w:color w:val="auto"/>
          <w:sz w:val="28"/>
          <w:szCs w:val="28"/>
          <w:rtl/>
        </w:rPr>
        <w:t>نتا</w:t>
      </w:r>
      <w:r w:rsidRPr="005733A7">
        <w:rPr>
          <w:rFonts w:ascii="Times New Roman" w:eastAsia="Times New Roman" w:hAnsi="Times New Roman" w:cs="B Lotus" w:hint="cs"/>
          <w:b/>
          <w:color w:val="auto"/>
          <w:sz w:val="28"/>
          <w:szCs w:val="28"/>
          <w:rtl/>
        </w:rPr>
        <w:t>ی</w:t>
      </w:r>
      <w:r w:rsidRPr="005733A7">
        <w:rPr>
          <w:rFonts w:ascii="Times New Roman" w:eastAsia="Times New Roman" w:hAnsi="Times New Roman" w:cs="B Lotus" w:hint="eastAsia"/>
          <w:b/>
          <w:color w:val="auto"/>
          <w:sz w:val="28"/>
          <w:szCs w:val="28"/>
          <w:rtl/>
        </w:rPr>
        <w:t>ج</w:t>
      </w:r>
      <w:r w:rsidRPr="005733A7">
        <w:rPr>
          <w:rFonts w:ascii="Times New Roman" w:eastAsia="Times New Roman" w:hAnsi="Times New Roman" w:cs="B Lotus"/>
          <w:b/>
          <w:color w:val="auto"/>
          <w:sz w:val="28"/>
          <w:szCs w:val="28"/>
          <w:rtl/>
        </w:rPr>
        <w:t xml:space="preserve"> ا</w:t>
      </w:r>
      <w:r w:rsidRPr="005733A7">
        <w:rPr>
          <w:rFonts w:ascii="Times New Roman" w:eastAsia="Times New Roman" w:hAnsi="Times New Roman" w:cs="B Lotus" w:hint="cs"/>
          <w:b/>
          <w:color w:val="auto"/>
          <w:sz w:val="28"/>
          <w:szCs w:val="28"/>
          <w:rtl/>
        </w:rPr>
        <w:t>ی</w:t>
      </w:r>
      <w:r w:rsidRPr="005733A7">
        <w:rPr>
          <w:rFonts w:ascii="Times New Roman" w:eastAsia="Times New Roman" w:hAnsi="Times New Roman" w:cs="B Lotus" w:hint="eastAsia"/>
          <w:b/>
          <w:color w:val="auto"/>
          <w:sz w:val="28"/>
          <w:szCs w:val="28"/>
          <w:rtl/>
        </w:rPr>
        <w:t>ن</w:t>
      </w:r>
      <w:r w:rsidRPr="005733A7">
        <w:rPr>
          <w:rFonts w:ascii="Times New Roman" w:eastAsia="Times New Roman" w:hAnsi="Times New Roman" w:cs="B Lotus"/>
          <w:b/>
          <w:color w:val="auto"/>
          <w:sz w:val="28"/>
          <w:szCs w:val="28"/>
          <w:rtl/>
        </w:rPr>
        <w:t xml:space="preserve"> تحق</w:t>
      </w:r>
      <w:r w:rsidRPr="005733A7">
        <w:rPr>
          <w:rFonts w:ascii="Times New Roman" w:eastAsia="Times New Roman" w:hAnsi="Times New Roman" w:cs="B Lotus" w:hint="cs"/>
          <w:b/>
          <w:color w:val="auto"/>
          <w:sz w:val="28"/>
          <w:szCs w:val="28"/>
          <w:rtl/>
        </w:rPr>
        <w:t>ی</w:t>
      </w:r>
      <w:r w:rsidRPr="005733A7">
        <w:rPr>
          <w:rFonts w:ascii="Times New Roman" w:eastAsia="Times New Roman" w:hAnsi="Times New Roman" w:cs="B Lotus" w:hint="eastAsia"/>
          <w:b/>
          <w:color w:val="auto"/>
          <w:sz w:val="28"/>
          <w:szCs w:val="28"/>
          <w:rtl/>
        </w:rPr>
        <w:t>ق</w:t>
      </w:r>
      <w:r w:rsidRPr="005733A7">
        <w:rPr>
          <w:rFonts w:ascii="Times New Roman" w:eastAsia="Times New Roman" w:hAnsi="Times New Roman" w:cs="B Lotus"/>
          <w:b/>
          <w:color w:val="auto"/>
          <w:sz w:val="28"/>
          <w:szCs w:val="28"/>
          <w:rtl/>
        </w:rPr>
        <w:t xml:space="preserve"> نشان داد که باورها</w:t>
      </w:r>
      <w:r w:rsidRPr="005733A7">
        <w:rPr>
          <w:rFonts w:ascii="Times New Roman" w:eastAsia="Times New Roman" w:hAnsi="Times New Roman" w:cs="B Lotus" w:hint="cs"/>
          <w:b/>
          <w:color w:val="auto"/>
          <w:sz w:val="28"/>
          <w:szCs w:val="28"/>
          <w:rtl/>
        </w:rPr>
        <w:t>ی</w:t>
      </w:r>
      <w:r w:rsidRPr="005733A7">
        <w:rPr>
          <w:rFonts w:ascii="Times New Roman" w:eastAsia="Times New Roman" w:hAnsi="Times New Roman" w:cs="B Lotus"/>
          <w:b/>
          <w:color w:val="auto"/>
          <w:sz w:val="28"/>
          <w:szCs w:val="28"/>
          <w:rtl/>
        </w:rPr>
        <w:t xml:space="preserve"> معنو</w:t>
      </w:r>
      <w:r w:rsidRPr="005733A7">
        <w:rPr>
          <w:rFonts w:ascii="Times New Roman" w:eastAsia="Times New Roman" w:hAnsi="Times New Roman" w:cs="B Lotus" w:hint="cs"/>
          <w:b/>
          <w:color w:val="auto"/>
          <w:sz w:val="28"/>
          <w:szCs w:val="28"/>
          <w:rtl/>
        </w:rPr>
        <w:t>ی</w:t>
      </w:r>
      <w:r w:rsidRPr="005733A7">
        <w:rPr>
          <w:rFonts w:ascii="Times New Roman" w:eastAsia="Times New Roman" w:hAnsi="Times New Roman" w:cs="B Lotus"/>
          <w:b/>
          <w:color w:val="auto"/>
          <w:sz w:val="28"/>
          <w:szCs w:val="28"/>
          <w:rtl/>
        </w:rPr>
        <w:t xml:space="preserve"> و هوش معنو</w:t>
      </w:r>
      <w:r w:rsidRPr="005733A7">
        <w:rPr>
          <w:rFonts w:ascii="Times New Roman" w:eastAsia="Times New Roman" w:hAnsi="Times New Roman" w:cs="B Lotus" w:hint="cs"/>
          <w:b/>
          <w:color w:val="auto"/>
          <w:sz w:val="28"/>
          <w:szCs w:val="28"/>
          <w:rtl/>
        </w:rPr>
        <w:t>ی</w:t>
      </w:r>
      <w:r w:rsidRPr="005733A7">
        <w:rPr>
          <w:rFonts w:ascii="Times New Roman" w:eastAsia="Times New Roman" w:hAnsi="Times New Roman" w:cs="B Lotus"/>
          <w:b/>
          <w:color w:val="auto"/>
          <w:sz w:val="28"/>
          <w:szCs w:val="28"/>
          <w:rtl/>
        </w:rPr>
        <w:t xml:space="preserve"> نقش مهم</w:t>
      </w:r>
      <w:r w:rsidRPr="005733A7">
        <w:rPr>
          <w:rFonts w:ascii="Times New Roman" w:eastAsia="Times New Roman" w:hAnsi="Times New Roman" w:cs="B Lotus" w:hint="cs"/>
          <w:b/>
          <w:color w:val="auto"/>
          <w:sz w:val="28"/>
          <w:szCs w:val="28"/>
          <w:rtl/>
        </w:rPr>
        <w:t>ی</w:t>
      </w:r>
      <w:r w:rsidRPr="005733A7">
        <w:rPr>
          <w:rFonts w:ascii="Times New Roman" w:eastAsia="Times New Roman" w:hAnsi="Times New Roman" w:cs="B Lotus"/>
          <w:b/>
          <w:color w:val="auto"/>
          <w:sz w:val="28"/>
          <w:szCs w:val="28"/>
          <w:rtl/>
        </w:rPr>
        <w:t xml:space="preserve"> در کاهش اضطراب مرگ سالمندان ا</w:t>
      </w:r>
      <w:r w:rsidRPr="005733A7">
        <w:rPr>
          <w:rFonts w:ascii="Times New Roman" w:eastAsia="Times New Roman" w:hAnsi="Times New Roman" w:cs="B Lotus" w:hint="cs"/>
          <w:b/>
          <w:color w:val="auto"/>
          <w:sz w:val="28"/>
          <w:szCs w:val="28"/>
          <w:rtl/>
        </w:rPr>
        <w:t>ی</w:t>
      </w:r>
      <w:r w:rsidRPr="005733A7">
        <w:rPr>
          <w:rFonts w:ascii="Times New Roman" w:eastAsia="Times New Roman" w:hAnsi="Times New Roman" w:cs="B Lotus" w:hint="eastAsia"/>
          <w:b/>
          <w:color w:val="auto"/>
          <w:sz w:val="28"/>
          <w:szCs w:val="28"/>
          <w:rtl/>
        </w:rPr>
        <w:t>فا</w:t>
      </w:r>
      <w:r w:rsidRPr="005733A7">
        <w:rPr>
          <w:rFonts w:ascii="Times New Roman" w:eastAsia="Times New Roman" w:hAnsi="Times New Roman" w:cs="B Lotus"/>
          <w:b/>
          <w:color w:val="auto"/>
          <w:sz w:val="28"/>
          <w:szCs w:val="28"/>
          <w:rtl/>
        </w:rPr>
        <w:t xml:space="preserve"> م</w:t>
      </w:r>
      <w:r w:rsidRPr="005733A7">
        <w:rPr>
          <w:rFonts w:ascii="Times New Roman" w:eastAsia="Times New Roman" w:hAnsi="Times New Roman" w:cs="B Lotus" w:hint="cs"/>
          <w:b/>
          <w:color w:val="auto"/>
          <w:sz w:val="28"/>
          <w:szCs w:val="28"/>
          <w:rtl/>
        </w:rPr>
        <w:t>ی‌</w:t>
      </w:r>
      <w:r w:rsidRPr="005733A7">
        <w:rPr>
          <w:rFonts w:ascii="Times New Roman" w:eastAsia="Times New Roman" w:hAnsi="Times New Roman" w:cs="B Lotus" w:hint="eastAsia"/>
          <w:b/>
          <w:color w:val="auto"/>
          <w:sz w:val="28"/>
          <w:szCs w:val="28"/>
          <w:rtl/>
        </w:rPr>
        <w:t>کند</w:t>
      </w:r>
      <w:r w:rsidRPr="005733A7">
        <w:rPr>
          <w:rFonts w:ascii="Times New Roman" w:eastAsia="Times New Roman" w:hAnsi="Times New Roman" w:cs="B Lotus"/>
          <w:b/>
          <w:color w:val="auto"/>
          <w:sz w:val="28"/>
          <w:szCs w:val="28"/>
          <w:rtl/>
        </w:rPr>
        <w:t>. معنو</w:t>
      </w:r>
      <w:r w:rsidRPr="005733A7">
        <w:rPr>
          <w:rFonts w:ascii="Times New Roman" w:eastAsia="Times New Roman" w:hAnsi="Times New Roman" w:cs="B Lotus" w:hint="cs"/>
          <w:b/>
          <w:color w:val="auto"/>
          <w:sz w:val="28"/>
          <w:szCs w:val="28"/>
          <w:rtl/>
        </w:rPr>
        <w:t>ی</w:t>
      </w:r>
      <w:r w:rsidRPr="005733A7">
        <w:rPr>
          <w:rFonts w:ascii="Times New Roman" w:eastAsia="Times New Roman" w:hAnsi="Times New Roman" w:cs="B Lotus" w:hint="eastAsia"/>
          <w:b/>
          <w:color w:val="auto"/>
          <w:sz w:val="28"/>
          <w:szCs w:val="28"/>
          <w:rtl/>
        </w:rPr>
        <w:t>ت</w:t>
      </w:r>
      <w:r w:rsidRPr="005733A7">
        <w:rPr>
          <w:rFonts w:ascii="Times New Roman" w:eastAsia="Times New Roman" w:hAnsi="Times New Roman" w:cs="B Lotus"/>
          <w:b/>
          <w:color w:val="auto"/>
          <w:sz w:val="28"/>
          <w:szCs w:val="28"/>
          <w:rtl/>
        </w:rPr>
        <w:t xml:space="preserve"> به افراد کمک م</w:t>
      </w:r>
      <w:r w:rsidRPr="005733A7">
        <w:rPr>
          <w:rFonts w:ascii="Times New Roman" w:eastAsia="Times New Roman" w:hAnsi="Times New Roman" w:cs="B Lotus" w:hint="cs"/>
          <w:b/>
          <w:color w:val="auto"/>
          <w:sz w:val="28"/>
          <w:szCs w:val="28"/>
          <w:rtl/>
        </w:rPr>
        <w:t>ی‌</w:t>
      </w:r>
      <w:r w:rsidRPr="005733A7">
        <w:rPr>
          <w:rFonts w:ascii="Times New Roman" w:eastAsia="Times New Roman" w:hAnsi="Times New Roman" w:cs="B Lotus" w:hint="eastAsia"/>
          <w:b/>
          <w:color w:val="auto"/>
          <w:sz w:val="28"/>
          <w:szCs w:val="28"/>
          <w:rtl/>
        </w:rPr>
        <w:t>کند</w:t>
      </w:r>
      <w:r w:rsidRPr="005733A7">
        <w:rPr>
          <w:rFonts w:ascii="Times New Roman" w:eastAsia="Times New Roman" w:hAnsi="Times New Roman" w:cs="B Lotus"/>
          <w:b/>
          <w:color w:val="auto"/>
          <w:sz w:val="28"/>
          <w:szCs w:val="28"/>
          <w:rtl/>
        </w:rPr>
        <w:t xml:space="preserve"> تا زندگ</w:t>
      </w:r>
      <w:r w:rsidRPr="005733A7">
        <w:rPr>
          <w:rFonts w:ascii="Times New Roman" w:eastAsia="Times New Roman" w:hAnsi="Times New Roman" w:cs="B Lotus" w:hint="cs"/>
          <w:b/>
          <w:color w:val="auto"/>
          <w:sz w:val="28"/>
          <w:szCs w:val="28"/>
          <w:rtl/>
        </w:rPr>
        <w:t>ی</w:t>
      </w:r>
      <w:r w:rsidRPr="005733A7">
        <w:rPr>
          <w:rFonts w:ascii="Times New Roman" w:eastAsia="Times New Roman" w:hAnsi="Times New Roman" w:cs="B Lotus"/>
          <w:b/>
          <w:color w:val="auto"/>
          <w:sz w:val="28"/>
          <w:szCs w:val="28"/>
          <w:rtl/>
        </w:rPr>
        <w:t xml:space="preserve"> و مرگ را معنادارتر بب</w:t>
      </w:r>
      <w:r w:rsidRPr="005733A7">
        <w:rPr>
          <w:rFonts w:ascii="Times New Roman" w:eastAsia="Times New Roman" w:hAnsi="Times New Roman" w:cs="B Lotus" w:hint="cs"/>
          <w:b/>
          <w:color w:val="auto"/>
          <w:sz w:val="28"/>
          <w:szCs w:val="28"/>
          <w:rtl/>
        </w:rPr>
        <w:t>ی</w:t>
      </w:r>
      <w:r w:rsidRPr="005733A7">
        <w:rPr>
          <w:rFonts w:ascii="Times New Roman" w:eastAsia="Times New Roman" w:hAnsi="Times New Roman" w:cs="B Lotus" w:hint="eastAsia"/>
          <w:b/>
          <w:color w:val="auto"/>
          <w:sz w:val="28"/>
          <w:szCs w:val="28"/>
          <w:rtl/>
        </w:rPr>
        <w:t>نند</w:t>
      </w:r>
      <w:r w:rsidRPr="005733A7">
        <w:rPr>
          <w:rFonts w:ascii="Times New Roman" w:eastAsia="Times New Roman" w:hAnsi="Times New Roman" w:cs="B Lotus"/>
          <w:b/>
          <w:color w:val="auto"/>
          <w:sz w:val="28"/>
          <w:szCs w:val="28"/>
          <w:lang w:bidi="fa-IR"/>
        </w:rPr>
        <w:t>.</w:t>
      </w:r>
    </w:p>
    <w:p w:rsidR="005733A7" w:rsidRPr="005733A7" w:rsidRDefault="005733A7" w:rsidP="00CB468E">
      <w:pPr>
        <w:autoSpaceDE/>
        <w:autoSpaceDN/>
        <w:bidi/>
        <w:adjustRightInd/>
        <w:spacing w:line="276" w:lineRule="auto"/>
        <w:ind w:left="-562" w:firstLine="562"/>
        <w:jc w:val="both"/>
        <w:rPr>
          <w:rFonts w:ascii="Times New Roman" w:eastAsia="Times New Roman" w:hAnsi="Times New Roman" w:cs="B Lotus"/>
          <w:b/>
          <w:color w:val="auto"/>
          <w:sz w:val="28"/>
          <w:szCs w:val="28"/>
          <w:rtl/>
          <w:lang w:bidi="fa-IR"/>
        </w:rPr>
      </w:pPr>
      <w:r w:rsidRPr="005733A7">
        <w:rPr>
          <w:rFonts w:ascii="Times New Roman" w:eastAsia="Times New Roman" w:hAnsi="Times New Roman" w:cs="B Lotus" w:hint="cs"/>
          <w:b/>
          <w:color w:val="auto"/>
          <w:sz w:val="28"/>
          <w:szCs w:val="28"/>
          <w:rtl/>
          <w:lang w:bidi="fa-IR"/>
        </w:rPr>
        <w:t>سعاد، زارینا مت، زولکرنین آ. حتا و نوریا محمد</w:t>
      </w:r>
      <w:r w:rsidRPr="005733A7">
        <w:rPr>
          <w:rFonts w:ascii="Times New Roman" w:eastAsia="Times New Roman" w:hAnsi="Times New Roman" w:cs="B Lotus"/>
          <w:b/>
          <w:color w:val="auto"/>
          <w:sz w:val="28"/>
          <w:szCs w:val="28"/>
          <w:vertAlign w:val="superscript"/>
          <w:rtl/>
          <w:lang w:bidi="fa-IR"/>
        </w:rPr>
        <w:footnoteReference w:id="83"/>
      </w:r>
      <w:r w:rsidRPr="005733A7">
        <w:rPr>
          <w:rFonts w:ascii="Times New Roman" w:eastAsia="Times New Roman" w:hAnsi="Times New Roman" w:cs="B Lotus" w:hint="cs"/>
          <w:b/>
          <w:color w:val="auto"/>
          <w:sz w:val="28"/>
          <w:szCs w:val="28"/>
          <w:rtl/>
          <w:lang w:bidi="fa-IR"/>
        </w:rPr>
        <w:t xml:space="preserve">(2010) در مطالعه‌ای اثر هوش معنوی را روی سلامت افراد مسن بررسی کرده اند. در این مطالعه ۳۷۸ فرد مسن مورد مطالعه قرار گرفتند. ابتدا سطوح هوش معنوی و سلامت عمومی این افراد مورد شناسایی و در ادامه رابطه بین هوش معنوی و سلامت این افراد و تفاوت‌های سطوح هوش معنوی و سلامت مبتنی بر عوامل جمعیت شناختی انتخاب شده مورد بررسی قرار گرفت و غالب ترین بعد هوش معنوی که سلامت را تحت تأثیر قرار می‌داد شناسایی شد. یافته‌ها نشان دادند که اکثریت آزمودنی‌ها از سلامت خوب و هوش معنوی عالی ای برخوردار بودند همچنین یافته ها حاکی از این بودند که هوش معنوی به طور مثبتی با سلامت عمومی رابطه دارد. همچنین نشان داده شد که آن دسته از آزمودنی هایی که هوش معنوی بالاتری دارند گرایش به داشتن سلامت </w:t>
      </w:r>
      <w:r w:rsidRPr="005733A7">
        <w:rPr>
          <w:rFonts w:ascii="Times New Roman" w:eastAsia="Times New Roman" w:hAnsi="Times New Roman" w:cs="B Lotus" w:hint="cs"/>
          <w:b/>
          <w:color w:val="auto"/>
          <w:sz w:val="28"/>
          <w:szCs w:val="28"/>
          <w:rtl/>
          <w:lang w:bidi="fa-IR"/>
        </w:rPr>
        <w:lastRenderedPageBreak/>
        <w:t>عمومی بالاتری دارند. توانایی اداره‌ی زندگی با احساسی از تقدس مبتنی بر باور معنوی فرد اصلی ترین عامل پیش‌بینی کننده سلامت بود.</w:t>
      </w:r>
    </w:p>
    <w:p w:rsidR="005733A7" w:rsidRPr="005733A7" w:rsidRDefault="005733A7" w:rsidP="00CB468E">
      <w:pPr>
        <w:autoSpaceDE/>
        <w:autoSpaceDN/>
        <w:bidi/>
        <w:adjustRightInd/>
        <w:spacing w:line="276" w:lineRule="auto"/>
        <w:ind w:left="-562" w:firstLine="562"/>
        <w:jc w:val="both"/>
        <w:rPr>
          <w:rFonts w:ascii="Times New Roman" w:eastAsia="Times New Roman" w:hAnsi="Times New Roman" w:cs="B Lotus"/>
          <w:b/>
          <w:color w:val="auto"/>
          <w:sz w:val="28"/>
          <w:szCs w:val="28"/>
          <w:rtl/>
          <w:lang w:bidi="fa-IR"/>
        </w:rPr>
      </w:pPr>
      <w:r w:rsidRPr="005733A7">
        <w:rPr>
          <w:rFonts w:ascii="Times New Roman" w:eastAsia="Times New Roman" w:hAnsi="Times New Roman" w:cs="B Lotus"/>
          <w:b/>
          <w:color w:val="auto"/>
          <w:sz w:val="28"/>
          <w:szCs w:val="28"/>
          <w:rtl/>
        </w:rPr>
        <w:t>چالن، زبراکی و وگل</w:t>
      </w:r>
      <w:r w:rsidRPr="005733A7">
        <w:rPr>
          <w:rFonts w:ascii="Times New Roman" w:eastAsia="Times New Roman" w:hAnsi="Times New Roman" w:cs="B Lotus"/>
          <w:b/>
          <w:color w:val="auto"/>
          <w:sz w:val="28"/>
          <w:szCs w:val="28"/>
          <w:vertAlign w:val="superscript"/>
          <w:rtl/>
        </w:rPr>
        <w:footnoteReference w:id="84"/>
      </w:r>
      <w:r w:rsidRPr="005733A7">
        <w:rPr>
          <w:rFonts w:ascii="Times New Roman" w:eastAsia="Times New Roman" w:hAnsi="Times New Roman" w:cs="B Lotus"/>
          <w:b/>
          <w:color w:val="auto"/>
          <w:sz w:val="28"/>
          <w:szCs w:val="28"/>
          <w:rtl/>
        </w:rPr>
        <w:t xml:space="preserve"> </w:t>
      </w:r>
      <w:r w:rsidRPr="005733A7">
        <w:rPr>
          <w:rFonts w:ascii="Times New Roman" w:eastAsia="Times New Roman" w:hAnsi="Times New Roman" w:cs="B Lotus" w:hint="cs"/>
          <w:b/>
          <w:color w:val="auto"/>
          <w:sz w:val="28"/>
          <w:szCs w:val="28"/>
          <w:rtl/>
          <w:lang w:bidi="fa-IR"/>
        </w:rPr>
        <w:t>(2010)</w:t>
      </w:r>
      <w:r w:rsidRPr="005733A7">
        <w:rPr>
          <w:rFonts w:ascii="Times New Roman" w:eastAsia="Times New Roman" w:hAnsi="Times New Roman" w:cs="B Lotus"/>
          <w:b/>
          <w:color w:val="auto"/>
          <w:sz w:val="28"/>
          <w:szCs w:val="28"/>
          <w:lang w:bidi="fa-IR"/>
        </w:rPr>
        <w:t xml:space="preserve"> </w:t>
      </w:r>
      <w:r w:rsidRPr="005733A7">
        <w:rPr>
          <w:rFonts w:ascii="Times New Roman" w:eastAsia="Times New Roman" w:hAnsi="Times New Roman" w:cs="B Lotus"/>
          <w:b/>
          <w:color w:val="auto"/>
          <w:sz w:val="28"/>
          <w:szCs w:val="28"/>
          <w:rtl/>
        </w:rPr>
        <w:t>در پژوهش خود به بررسی رابطه هوش معنوی با رضایت از زندگی پرداختند و به این نتیجه رسیدند که هوش معنوی رابطه معناداری با رضایت از زندگی دارد</w:t>
      </w:r>
      <w:r w:rsidRPr="005733A7">
        <w:rPr>
          <w:rFonts w:ascii="Times New Roman" w:eastAsia="Times New Roman" w:hAnsi="Times New Roman" w:cs="B Lotus"/>
          <w:b/>
          <w:color w:val="auto"/>
          <w:sz w:val="28"/>
          <w:szCs w:val="28"/>
          <w:lang w:bidi="fa-IR"/>
        </w:rPr>
        <w:t>.</w:t>
      </w:r>
    </w:p>
    <w:p w:rsidR="005733A7" w:rsidRPr="005733A7" w:rsidRDefault="005733A7" w:rsidP="00CB468E">
      <w:pPr>
        <w:autoSpaceDE/>
        <w:autoSpaceDN/>
        <w:bidi/>
        <w:adjustRightInd/>
        <w:spacing w:line="276" w:lineRule="auto"/>
        <w:ind w:left="-562" w:firstLine="562"/>
        <w:jc w:val="both"/>
        <w:rPr>
          <w:rFonts w:ascii="Times New Roman" w:eastAsia="Times New Roman" w:hAnsi="Times New Roman" w:cs="B Lotus" w:hint="cs"/>
          <w:b/>
          <w:color w:val="auto"/>
          <w:sz w:val="28"/>
          <w:szCs w:val="28"/>
          <w:rtl/>
          <w:lang w:bidi="fa-IR"/>
        </w:rPr>
      </w:pPr>
      <w:r w:rsidRPr="005733A7">
        <w:rPr>
          <w:rFonts w:ascii="Times New Roman" w:eastAsia="Times New Roman" w:hAnsi="Times New Roman" w:cs="B Lotus" w:hint="cs"/>
          <w:b/>
          <w:color w:val="auto"/>
          <w:sz w:val="28"/>
          <w:szCs w:val="28"/>
          <w:rtl/>
        </w:rPr>
        <w:t>کینگ و دسیکو</w:t>
      </w:r>
      <w:r w:rsidRPr="005733A7">
        <w:rPr>
          <w:rFonts w:ascii="Times New Roman" w:eastAsia="Times New Roman" w:hAnsi="Times New Roman" w:cs="B Lotus"/>
          <w:b/>
          <w:color w:val="auto"/>
          <w:sz w:val="28"/>
          <w:szCs w:val="28"/>
          <w:vertAlign w:val="superscript"/>
          <w:rtl/>
        </w:rPr>
        <w:footnoteReference w:id="85"/>
      </w:r>
      <w:r w:rsidRPr="005733A7">
        <w:rPr>
          <w:rFonts w:ascii="Times New Roman" w:eastAsia="Times New Roman" w:hAnsi="Times New Roman" w:cs="B Lotus" w:hint="cs"/>
          <w:b/>
          <w:color w:val="auto"/>
          <w:sz w:val="28"/>
          <w:szCs w:val="28"/>
          <w:rtl/>
        </w:rPr>
        <w:t xml:space="preserve"> (2009) </w:t>
      </w:r>
      <w:r w:rsidRPr="005733A7">
        <w:rPr>
          <w:rFonts w:ascii="Times New Roman" w:eastAsia="Times New Roman" w:hAnsi="Times New Roman" w:cs="B Lotus" w:hint="eastAsia"/>
          <w:b/>
          <w:color w:val="auto"/>
          <w:sz w:val="28"/>
          <w:szCs w:val="28"/>
          <w:rtl/>
        </w:rPr>
        <w:t>ا</w:t>
      </w:r>
      <w:r w:rsidRPr="005733A7">
        <w:rPr>
          <w:rFonts w:ascii="Times New Roman" w:eastAsia="Times New Roman" w:hAnsi="Times New Roman" w:cs="B Lotus" w:hint="cs"/>
          <w:b/>
          <w:color w:val="auto"/>
          <w:sz w:val="28"/>
          <w:szCs w:val="28"/>
          <w:rtl/>
        </w:rPr>
        <w:t>ی</w:t>
      </w:r>
      <w:r w:rsidRPr="005733A7">
        <w:rPr>
          <w:rFonts w:ascii="Times New Roman" w:eastAsia="Times New Roman" w:hAnsi="Times New Roman" w:cs="B Lotus" w:hint="eastAsia"/>
          <w:b/>
          <w:color w:val="auto"/>
          <w:sz w:val="28"/>
          <w:szCs w:val="28"/>
          <w:rtl/>
        </w:rPr>
        <w:t>ن</w:t>
      </w:r>
      <w:r w:rsidRPr="005733A7">
        <w:rPr>
          <w:rFonts w:ascii="Times New Roman" w:eastAsia="Times New Roman" w:hAnsi="Times New Roman" w:cs="B Lotus"/>
          <w:b/>
          <w:color w:val="auto"/>
          <w:sz w:val="28"/>
          <w:szCs w:val="28"/>
          <w:rtl/>
        </w:rPr>
        <w:t xml:space="preserve"> پژوهشگران نشان دادند که هوش معنو</w:t>
      </w:r>
      <w:r w:rsidRPr="005733A7">
        <w:rPr>
          <w:rFonts w:ascii="Times New Roman" w:eastAsia="Times New Roman" w:hAnsi="Times New Roman" w:cs="B Lotus" w:hint="cs"/>
          <w:b/>
          <w:color w:val="auto"/>
          <w:sz w:val="28"/>
          <w:szCs w:val="28"/>
          <w:rtl/>
        </w:rPr>
        <w:t>ی</w:t>
      </w:r>
      <w:r w:rsidRPr="005733A7">
        <w:rPr>
          <w:rFonts w:ascii="Times New Roman" w:eastAsia="Times New Roman" w:hAnsi="Times New Roman" w:cs="B Lotus"/>
          <w:b/>
          <w:color w:val="auto"/>
          <w:sz w:val="28"/>
          <w:szCs w:val="28"/>
          <w:rtl/>
        </w:rPr>
        <w:t xml:space="preserve"> با سلامت روان</w:t>
      </w:r>
      <w:r w:rsidRPr="005733A7">
        <w:rPr>
          <w:rFonts w:ascii="Times New Roman" w:eastAsia="Times New Roman" w:hAnsi="Times New Roman" w:cs="B Lotus" w:hint="cs"/>
          <w:b/>
          <w:color w:val="auto"/>
          <w:sz w:val="28"/>
          <w:szCs w:val="28"/>
          <w:rtl/>
        </w:rPr>
        <w:t>ی</w:t>
      </w:r>
      <w:r w:rsidRPr="005733A7">
        <w:rPr>
          <w:rFonts w:ascii="Times New Roman" w:eastAsia="Times New Roman" w:hAnsi="Times New Roman" w:cs="B Lotus"/>
          <w:b/>
          <w:color w:val="auto"/>
          <w:sz w:val="28"/>
          <w:szCs w:val="28"/>
          <w:rtl/>
        </w:rPr>
        <w:t xml:space="preserve"> و کاهش اضطراب وجود</w:t>
      </w:r>
      <w:r w:rsidRPr="005733A7">
        <w:rPr>
          <w:rFonts w:ascii="Times New Roman" w:eastAsia="Times New Roman" w:hAnsi="Times New Roman" w:cs="B Lotus" w:hint="cs"/>
          <w:b/>
          <w:color w:val="auto"/>
          <w:sz w:val="28"/>
          <w:szCs w:val="28"/>
          <w:rtl/>
        </w:rPr>
        <w:t>ی</w:t>
      </w:r>
      <w:r w:rsidRPr="005733A7">
        <w:rPr>
          <w:rFonts w:ascii="Times New Roman" w:eastAsia="Times New Roman" w:hAnsi="Times New Roman" w:cs="B Lotus"/>
          <w:b/>
          <w:color w:val="auto"/>
          <w:sz w:val="28"/>
          <w:szCs w:val="28"/>
          <w:rtl/>
        </w:rPr>
        <w:t xml:space="preserve"> ارتباط مثبت دارد. در افراد مسن، هوش معنو</w:t>
      </w:r>
      <w:r w:rsidRPr="005733A7">
        <w:rPr>
          <w:rFonts w:ascii="Times New Roman" w:eastAsia="Times New Roman" w:hAnsi="Times New Roman" w:cs="B Lotus" w:hint="cs"/>
          <w:b/>
          <w:color w:val="auto"/>
          <w:sz w:val="28"/>
          <w:szCs w:val="28"/>
          <w:rtl/>
        </w:rPr>
        <w:t>ی</w:t>
      </w:r>
      <w:r w:rsidRPr="005733A7">
        <w:rPr>
          <w:rFonts w:ascii="Times New Roman" w:eastAsia="Times New Roman" w:hAnsi="Times New Roman" w:cs="B Lotus"/>
          <w:b/>
          <w:color w:val="auto"/>
          <w:sz w:val="28"/>
          <w:szCs w:val="28"/>
          <w:rtl/>
        </w:rPr>
        <w:t xml:space="preserve"> با پذ</w:t>
      </w:r>
      <w:r w:rsidRPr="005733A7">
        <w:rPr>
          <w:rFonts w:ascii="Times New Roman" w:eastAsia="Times New Roman" w:hAnsi="Times New Roman" w:cs="B Lotus" w:hint="cs"/>
          <w:b/>
          <w:color w:val="auto"/>
          <w:sz w:val="28"/>
          <w:szCs w:val="28"/>
          <w:rtl/>
        </w:rPr>
        <w:t>ی</w:t>
      </w:r>
      <w:r w:rsidRPr="005733A7">
        <w:rPr>
          <w:rFonts w:ascii="Times New Roman" w:eastAsia="Times New Roman" w:hAnsi="Times New Roman" w:cs="B Lotus" w:hint="eastAsia"/>
          <w:b/>
          <w:color w:val="auto"/>
          <w:sz w:val="28"/>
          <w:szCs w:val="28"/>
          <w:rtl/>
        </w:rPr>
        <w:t>رش</w:t>
      </w:r>
      <w:r w:rsidRPr="005733A7">
        <w:rPr>
          <w:rFonts w:ascii="Times New Roman" w:eastAsia="Times New Roman" w:hAnsi="Times New Roman" w:cs="B Lotus"/>
          <w:b/>
          <w:color w:val="auto"/>
          <w:sz w:val="28"/>
          <w:szCs w:val="28"/>
          <w:rtl/>
        </w:rPr>
        <w:t xml:space="preserve"> مرگ و کاهش ترس از آن مرتبط است</w:t>
      </w:r>
      <w:r w:rsidRPr="005733A7">
        <w:rPr>
          <w:rFonts w:ascii="Times New Roman" w:eastAsia="Times New Roman" w:hAnsi="Times New Roman" w:cs="B Lotus"/>
          <w:b/>
          <w:color w:val="auto"/>
          <w:sz w:val="28"/>
          <w:szCs w:val="28"/>
          <w:lang w:bidi="fa-IR"/>
        </w:rPr>
        <w:t>.</w:t>
      </w:r>
    </w:p>
    <w:p w:rsidR="005733A7" w:rsidRPr="005733A7" w:rsidRDefault="005733A7" w:rsidP="00CB468E">
      <w:pPr>
        <w:autoSpaceDE/>
        <w:autoSpaceDN/>
        <w:bidi/>
        <w:adjustRightInd/>
        <w:spacing w:line="276" w:lineRule="auto"/>
        <w:ind w:left="-562" w:firstLine="562"/>
        <w:jc w:val="both"/>
        <w:rPr>
          <w:rFonts w:ascii="Times New Roman" w:eastAsia="Times New Roman" w:hAnsi="Times New Roman" w:cs="B Lotus"/>
          <w:b/>
          <w:color w:val="auto"/>
          <w:sz w:val="28"/>
          <w:szCs w:val="28"/>
          <w:rtl/>
          <w:lang w:bidi="fa-IR"/>
        </w:rPr>
      </w:pPr>
      <w:r w:rsidRPr="005733A7">
        <w:rPr>
          <w:rFonts w:ascii="Times New Roman" w:eastAsia="Times New Roman" w:hAnsi="Times New Roman" w:cs="B Lotus" w:hint="cs"/>
          <w:b/>
          <w:color w:val="auto"/>
          <w:sz w:val="28"/>
          <w:szCs w:val="28"/>
          <w:rtl/>
          <w:lang w:bidi="fa-IR"/>
        </w:rPr>
        <w:t>جین و پوروحیت</w:t>
      </w:r>
      <w:r w:rsidRPr="005733A7">
        <w:rPr>
          <w:rFonts w:ascii="Times New Roman" w:eastAsia="Times New Roman" w:hAnsi="Times New Roman" w:cs="B Lotus"/>
          <w:b/>
          <w:color w:val="auto"/>
          <w:sz w:val="28"/>
          <w:szCs w:val="28"/>
          <w:vertAlign w:val="superscript"/>
          <w:rtl/>
          <w:lang w:bidi="fa-IR"/>
        </w:rPr>
        <w:footnoteReference w:id="86"/>
      </w:r>
      <w:r w:rsidRPr="005733A7">
        <w:rPr>
          <w:rFonts w:ascii="Times New Roman" w:eastAsia="Times New Roman" w:hAnsi="Times New Roman" w:cs="B Lotus" w:hint="cs"/>
          <w:b/>
          <w:color w:val="auto"/>
          <w:sz w:val="28"/>
          <w:szCs w:val="28"/>
          <w:rtl/>
          <w:lang w:bidi="fa-IR"/>
        </w:rPr>
        <w:t xml:space="preserve"> (۲۰۰۶) پژوهشی با عنوان مطالعه هوش معنوی افراد مسن انجام دادند. در این پژوهش ۲۰۰ نفر شهروند بزرگسال با وضعیت زندگی متفاوت شامل ۱۰۰ نفر از افرادی که با خانواده خود زندگی می کردند و ۱۰۰ نفر دیگر که در خانه سالمندان زندگی می کردند انتخاب شدند.نتایج نشان داد که هیچ تفاوت زیادی بین این دو گروه نسبت به هوش معنوی آنان وجود نداشت، در حالی که بیانگر تفاوت های قابل توجهی درمیان  بعدهای  مختلف  روانی و  روحی  از  جمله  خدا،  دین  مداری،  روح،  خودشناسی، روابط  درونی،  معنویت، روحیه کمک رسانی، توانایی استفاده و غلبه بر مشكلات، توانایی فراموش کردن درد و آگاهی معنوی در مورد قضیه مرگ بود.</w:t>
      </w:r>
    </w:p>
    <w:p w:rsidR="005733A7" w:rsidRPr="005733A7" w:rsidRDefault="005733A7" w:rsidP="00CB468E">
      <w:pPr>
        <w:autoSpaceDE/>
        <w:autoSpaceDN/>
        <w:bidi/>
        <w:adjustRightInd/>
        <w:spacing w:line="276" w:lineRule="auto"/>
        <w:ind w:left="-562" w:firstLine="562"/>
        <w:jc w:val="both"/>
        <w:rPr>
          <w:rFonts w:ascii="Times New Roman" w:eastAsia="Times New Roman" w:hAnsi="Times New Roman" w:cs="B Lotus"/>
          <w:b/>
          <w:color w:val="auto"/>
          <w:sz w:val="28"/>
          <w:szCs w:val="28"/>
          <w:rtl/>
          <w:lang w:bidi="fa-IR"/>
        </w:rPr>
      </w:pPr>
      <w:r w:rsidRPr="005733A7">
        <w:rPr>
          <w:rFonts w:ascii="Times New Roman" w:eastAsia="Times New Roman" w:hAnsi="Times New Roman" w:cs="B Lotus" w:hint="cs"/>
          <w:b/>
          <w:color w:val="auto"/>
          <w:sz w:val="28"/>
          <w:szCs w:val="28"/>
          <w:rtl/>
        </w:rPr>
        <w:t>هاردینگ</w:t>
      </w:r>
      <w:r w:rsidRPr="005733A7">
        <w:rPr>
          <w:rFonts w:ascii="Times New Roman" w:eastAsia="Times New Roman" w:hAnsi="Times New Roman" w:cs="B Lotus"/>
          <w:b/>
          <w:color w:val="auto"/>
          <w:sz w:val="28"/>
          <w:szCs w:val="28"/>
          <w:vertAlign w:val="superscript"/>
          <w:rtl/>
        </w:rPr>
        <w:footnoteReference w:id="87"/>
      </w:r>
      <w:r w:rsidRPr="005733A7">
        <w:rPr>
          <w:rFonts w:ascii="Times New Roman" w:eastAsia="Times New Roman" w:hAnsi="Times New Roman" w:cs="B Lotus" w:hint="cs"/>
          <w:b/>
          <w:color w:val="auto"/>
          <w:sz w:val="28"/>
          <w:szCs w:val="28"/>
          <w:rtl/>
        </w:rPr>
        <w:t xml:space="preserve"> و همکاران (2005) </w:t>
      </w:r>
      <w:r w:rsidRPr="005733A7">
        <w:rPr>
          <w:rFonts w:ascii="Times New Roman" w:eastAsia="Times New Roman" w:hAnsi="Times New Roman" w:cs="B Lotus" w:hint="eastAsia"/>
          <w:b/>
          <w:color w:val="auto"/>
          <w:sz w:val="28"/>
          <w:szCs w:val="28"/>
          <w:rtl/>
        </w:rPr>
        <w:t>در</w:t>
      </w:r>
      <w:r w:rsidRPr="005733A7">
        <w:rPr>
          <w:rFonts w:ascii="Times New Roman" w:eastAsia="Times New Roman" w:hAnsi="Times New Roman" w:cs="B Lotus"/>
          <w:b/>
          <w:color w:val="auto"/>
          <w:sz w:val="28"/>
          <w:szCs w:val="28"/>
          <w:rtl/>
        </w:rPr>
        <w:t xml:space="preserve"> مطالعه‌ا</w:t>
      </w:r>
      <w:r w:rsidRPr="005733A7">
        <w:rPr>
          <w:rFonts w:ascii="Times New Roman" w:eastAsia="Times New Roman" w:hAnsi="Times New Roman" w:cs="B Lotus" w:hint="cs"/>
          <w:b/>
          <w:color w:val="auto"/>
          <w:sz w:val="28"/>
          <w:szCs w:val="28"/>
          <w:rtl/>
        </w:rPr>
        <w:t>ی</w:t>
      </w:r>
      <w:r w:rsidRPr="005733A7">
        <w:rPr>
          <w:rFonts w:ascii="Times New Roman" w:eastAsia="Times New Roman" w:hAnsi="Times New Roman" w:cs="B Lotus"/>
          <w:b/>
          <w:color w:val="auto"/>
          <w:sz w:val="28"/>
          <w:szCs w:val="28"/>
          <w:rtl/>
        </w:rPr>
        <w:t xml:space="preserve"> درباره اضطراب مرگ در ب</w:t>
      </w:r>
      <w:r w:rsidRPr="005733A7">
        <w:rPr>
          <w:rFonts w:ascii="Times New Roman" w:eastAsia="Times New Roman" w:hAnsi="Times New Roman" w:cs="B Lotus" w:hint="cs"/>
          <w:b/>
          <w:color w:val="auto"/>
          <w:sz w:val="28"/>
          <w:szCs w:val="28"/>
          <w:rtl/>
        </w:rPr>
        <w:t>ی</w:t>
      </w:r>
      <w:r w:rsidRPr="005733A7">
        <w:rPr>
          <w:rFonts w:ascii="Times New Roman" w:eastAsia="Times New Roman" w:hAnsi="Times New Roman" w:cs="B Lotus" w:hint="eastAsia"/>
          <w:b/>
          <w:color w:val="auto"/>
          <w:sz w:val="28"/>
          <w:szCs w:val="28"/>
          <w:rtl/>
        </w:rPr>
        <w:t>ماران</w:t>
      </w:r>
      <w:r w:rsidRPr="005733A7">
        <w:rPr>
          <w:rFonts w:ascii="Times New Roman" w:eastAsia="Times New Roman" w:hAnsi="Times New Roman" w:cs="B Lotus"/>
          <w:b/>
          <w:color w:val="auto"/>
          <w:sz w:val="28"/>
          <w:szCs w:val="28"/>
          <w:rtl/>
        </w:rPr>
        <w:t xml:space="preserve"> سالمند، مشخص شد که سطح بالا</w:t>
      </w:r>
      <w:r w:rsidRPr="005733A7">
        <w:rPr>
          <w:rFonts w:ascii="Times New Roman" w:eastAsia="Times New Roman" w:hAnsi="Times New Roman" w:cs="B Lotus" w:hint="cs"/>
          <w:b/>
          <w:color w:val="auto"/>
          <w:sz w:val="28"/>
          <w:szCs w:val="28"/>
          <w:rtl/>
        </w:rPr>
        <w:t>ی</w:t>
      </w:r>
      <w:r w:rsidRPr="005733A7">
        <w:rPr>
          <w:rFonts w:ascii="Times New Roman" w:eastAsia="Times New Roman" w:hAnsi="Times New Roman" w:cs="B Lotus"/>
          <w:b/>
          <w:color w:val="auto"/>
          <w:sz w:val="28"/>
          <w:szCs w:val="28"/>
          <w:rtl/>
        </w:rPr>
        <w:t xml:space="preserve"> اضطراب سلامت</w:t>
      </w:r>
      <w:r w:rsidRPr="005733A7">
        <w:rPr>
          <w:rFonts w:ascii="Times New Roman" w:eastAsia="Times New Roman" w:hAnsi="Times New Roman" w:cs="B Lotus" w:hint="cs"/>
          <w:b/>
          <w:color w:val="auto"/>
          <w:sz w:val="28"/>
          <w:szCs w:val="28"/>
          <w:rtl/>
        </w:rPr>
        <w:t>ی</w:t>
      </w:r>
      <w:r w:rsidRPr="005733A7">
        <w:rPr>
          <w:rFonts w:ascii="Times New Roman" w:eastAsia="Times New Roman" w:hAnsi="Times New Roman" w:cs="B Lotus"/>
          <w:b/>
          <w:color w:val="auto"/>
          <w:sz w:val="28"/>
          <w:szCs w:val="28"/>
          <w:rtl/>
        </w:rPr>
        <w:t xml:space="preserve"> م</w:t>
      </w:r>
      <w:r w:rsidRPr="005733A7">
        <w:rPr>
          <w:rFonts w:ascii="Times New Roman" w:eastAsia="Times New Roman" w:hAnsi="Times New Roman" w:cs="B Lotus" w:hint="cs"/>
          <w:b/>
          <w:color w:val="auto"/>
          <w:sz w:val="28"/>
          <w:szCs w:val="28"/>
          <w:rtl/>
        </w:rPr>
        <w:t>ی‌</w:t>
      </w:r>
      <w:r w:rsidRPr="005733A7">
        <w:rPr>
          <w:rFonts w:ascii="Times New Roman" w:eastAsia="Times New Roman" w:hAnsi="Times New Roman" w:cs="B Lotus" w:hint="eastAsia"/>
          <w:b/>
          <w:color w:val="auto"/>
          <w:sz w:val="28"/>
          <w:szCs w:val="28"/>
          <w:rtl/>
        </w:rPr>
        <w:t>تواند</w:t>
      </w:r>
      <w:r w:rsidRPr="005733A7">
        <w:rPr>
          <w:rFonts w:ascii="Times New Roman" w:eastAsia="Times New Roman" w:hAnsi="Times New Roman" w:cs="B Lotus"/>
          <w:b/>
          <w:color w:val="auto"/>
          <w:sz w:val="28"/>
          <w:szCs w:val="28"/>
          <w:rtl/>
        </w:rPr>
        <w:t xml:space="preserve"> اضطراب مرگ را افزا</w:t>
      </w:r>
      <w:r w:rsidRPr="005733A7">
        <w:rPr>
          <w:rFonts w:ascii="Times New Roman" w:eastAsia="Times New Roman" w:hAnsi="Times New Roman" w:cs="B Lotus" w:hint="cs"/>
          <w:b/>
          <w:color w:val="auto"/>
          <w:sz w:val="28"/>
          <w:szCs w:val="28"/>
          <w:rtl/>
        </w:rPr>
        <w:t>ی</w:t>
      </w:r>
      <w:r w:rsidRPr="005733A7">
        <w:rPr>
          <w:rFonts w:ascii="Times New Roman" w:eastAsia="Times New Roman" w:hAnsi="Times New Roman" w:cs="B Lotus" w:hint="eastAsia"/>
          <w:b/>
          <w:color w:val="auto"/>
          <w:sz w:val="28"/>
          <w:szCs w:val="28"/>
          <w:rtl/>
        </w:rPr>
        <w:t>ش</w:t>
      </w:r>
      <w:r w:rsidRPr="005733A7">
        <w:rPr>
          <w:rFonts w:ascii="Times New Roman" w:eastAsia="Times New Roman" w:hAnsi="Times New Roman" w:cs="B Lotus"/>
          <w:b/>
          <w:color w:val="auto"/>
          <w:sz w:val="28"/>
          <w:szCs w:val="28"/>
          <w:rtl/>
        </w:rPr>
        <w:t xml:space="preserve"> دهد. آن دسته از سالمندان که نگران تشخ</w:t>
      </w:r>
      <w:r w:rsidRPr="005733A7">
        <w:rPr>
          <w:rFonts w:ascii="Times New Roman" w:eastAsia="Times New Roman" w:hAnsi="Times New Roman" w:cs="B Lotus" w:hint="cs"/>
          <w:b/>
          <w:color w:val="auto"/>
          <w:sz w:val="28"/>
          <w:szCs w:val="28"/>
          <w:rtl/>
        </w:rPr>
        <w:t>ی</w:t>
      </w:r>
      <w:r w:rsidRPr="005733A7">
        <w:rPr>
          <w:rFonts w:ascii="Times New Roman" w:eastAsia="Times New Roman" w:hAnsi="Times New Roman" w:cs="B Lotus" w:hint="eastAsia"/>
          <w:b/>
          <w:color w:val="auto"/>
          <w:sz w:val="28"/>
          <w:szCs w:val="28"/>
          <w:rtl/>
        </w:rPr>
        <w:t>ص‌ها</w:t>
      </w:r>
      <w:r w:rsidRPr="005733A7">
        <w:rPr>
          <w:rFonts w:ascii="Times New Roman" w:eastAsia="Times New Roman" w:hAnsi="Times New Roman" w:cs="B Lotus" w:hint="cs"/>
          <w:b/>
          <w:color w:val="auto"/>
          <w:sz w:val="28"/>
          <w:szCs w:val="28"/>
          <w:rtl/>
        </w:rPr>
        <w:t>ی</w:t>
      </w:r>
      <w:r w:rsidRPr="005733A7">
        <w:rPr>
          <w:rFonts w:ascii="Times New Roman" w:eastAsia="Times New Roman" w:hAnsi="Times New Roman" w:cs="B Lotus"/>
          <w:b/>
          <w:color w:val="auto"/>
          <w:sz w:val="28"/>
          <w:szCs w:val="28"/>
          <w:rtl/>
        </w:rPr>
        <w:t xml:space="preserve"> نها</w:t>
      </w:r>
      <w:r w:rsidRPr="005733A7">
        <w:rPr>
          <w:rFonts w:ascii="Times New Roman" w:eastAsia="Times New Roman" w:hAnsi="Times New Roman" w:cs="B Lotus" w:hint="cs"/>
          <w:b/>
          <w:color w:val="auto"/>
          <w:sz w:val="28"/>
          <w:szCs w:val="28"/>
          <w:rtl/>
        </w:rPr>
        <w:t>یی</w:t>
      </w:r>
      <w:r w:rsidRPr="005733A7">
        <w:rPr>
          <w:rFonts w:ascii="Times New Roman" w:eastAsia="Times New Roman" w:hAnsi="Times New Roman" w:cs="B Lotus"/>
          <w:b/>
          <w:color w:val="auto"/>
          <w:sz w:val="28"/>
          <w:szCs w:val="28"/>
          <w:rtl/>
        </w:rPr>
        <w:t xml:space="preserve"> </w:t>
      </w:r>
      <w:r w:rsidRPr="005733A7">
        <w:rPr>
          <w:rFonts w:ascii="Times New Roman" w:eastAsia="Times New Roman" w:hAnsi="Times New Roman" w:cs="B Lotus" w:hint="cs"/>
          <w:b/>
          <w:color w:val="auto"/>
          <w:sz w:val="28"/>
          <w:szCs w:val="28"/>
          <w:rtl/>
        </w:rPr>
        <w:t>ی</w:t>
      </w:r>
      <w:r w:rsidRPr="005733A7">
        <w:rPr>
          <w:rFonts w:ascii="Times New Roman" w:eastAsia="Times New Roman" w:hAnsi="Times New Roman" w:cs="B Lotus" w:hint="eastAsia"/>
          <w:b/>
          <w:color w:val="auto"/>
          <w:sz w:val="28"/>
          <w:szCs w:val="28"/>
          <w:rtl/>
        </w:rPr>
        <w:t>ا</w:t>
      </w:r>
      <w:r w:rsidRPr="005733A7">
        <w:rPr>
          <w:rFonts w:ascii="Times New Roman" w:eastAsia="Times New Roman" w:hAnsi="Times New Roman" w:cs="B Lotus"/>
          <w:b/>
          <w:color w:val="auto"/>
          <w:sz w:val="28"/>
          <w:szCs w:val="28"/>
          <w:rtl/>
        </w:rPr>
        <w:t xml:space="preserve"> ب</w:t>
      </w:r>
      <w:r w:rsidRPr="005733A7">
        <w:rPr>
          <w:rFonts w:ascii="Times New Roman" w:eastAsia="Times New Roman" w:hAnsi="Times New Roman" w:cs="B Lotus" w:hint="cs"/>
          <w:b/>
          <w:color w:val="auto"/>
          <w:sz w:val="28"/>
          <w:szCs w:val="28"/>
          <w:rtl/>
        </w:rPr>
        <w:t>ی</w:t>
      </w:r>
      <w:r w:rsidRPr="005733A7">
        <w:rPr>
          <w:rFonts w:ascii="Times New Roman" w:eastAsia="Times New Roman" w:hAnsi="Times New Roman" w:cs="B Lotus" w:hint="eastAsia"/>
          <w:b/>
          <w:color w:val="auto"/>
          <w:sz w:val="28"/>
          <w:szCs w:val="28"/>
          <w:rtl/>
        </w:rPr>
        <w:t>مار</w:t>
      </w:r>
      <w:r w:rsidRPr="005733A7">
        <w:rPr>
          <w:rFonts w:ascii="Times New Roman" w:eastAsia="Times New Roman" w:hAnsi="Times New Roman" w:cs="B Lotus" w:hint="cs"/>
          <w:b/>
          <w:color w:val="auto"/>
          <w:sz w:val="28"/>
          <w:szCs w:val="28"/>
          <w:rtl/>
        </w:rPr>
        <w:t>ی‌</w:t>
      </w:r>
      <w:r w:rsidRPr="005733A7">
        <w:rPr>
          <w:rFonts w:ascii="Times New Roman" w:eastAsia="Times New Roman" w:hAnsi="Times New Roman" w:cs="B Lotus" w:hint="eastAsia"/>
          <w:b/>
          <w:color w:val="auto"/>
          <w:sz w:val="28"/>
          <w:szCs w:val="28"/>
          <w:rtl/>
        </w:rPr>
        <w:t>ها</w:t>
      </w:r>
      <w:r w:rsidRPr="005733A7">
        <w:rPr>
          <w:rFonts w:ascii="Times New Roman" w:eastAsia="Times New Roman" w:hAnsi="Times New Roman" w:cs="B Lotus" w:hint="cs"/>
          <w:b/>
          <w:color w:val="auto"/>
          <w:sz w:val="28"/>
          <w:szCs w:val="28"/>
          <w:rtl/>
        </w:rPr>
        <w:t>ی</w:t>
      </w:r>
      <w:r w:rsidRPr="005733A7">
        <w:rPr>
          <w:rFonts w:ascii="Times New Roman" w:eastAsia="Times New Roman" w:hAnsi="Times New Roman" w:cs="B Lotus"/>
          <w:b/>
          <w:color w:val="auto"/>
          <w:sz w:val="28"/>
          <w:szCs w:val="28"/>
          <w:rtl/>
        </w:rPr>
        <w:t xml:space="preserve"> مزمن بودند، اضطراب مرگ ب</w:t>
      </w:r>
      <w:r w:rsidRPr="005733A7">
        <w:rPr>
          <w:rFonts w:ascii="Times New Roman" w:eastAsia="Times New Roman" w:hAnsi="Times New Roman" w:cs="B Lotus" w:hint="cs"/>
          <w:b/>
          <w:color w:val="auto"/>
          <w:sz w:val="28"/>
          <w:szCs w:val="28"/>
          <w:rtl/>
        </w:rPr>
        <w:t>ی</w:t>
      </w:r>
      <w:r w:rsidRPr="005733A7">
        <w:rPr>
          <w:rFonts w:ascii="Times New Roman" w:eastAsia="Times New Roman" w:hAnsi="Times New Roman" w:cs="B Lotus" w:hint="eastAsia"/>
          <w:b/>
          <w:color w:val="auto"/>
          <w:sz w:val="28"/>
          <w:szCs w:val="28"/>
          <w:rtl/>
        </w:rPr>
        <w:t>شتر</w:t>
      </w:r>
      <w:r w:rsidRPr="005733A7">
        <w:rPr>
          <w:rFonts w:ascii="Times New Roman" w:eastAsia="Times New Roman" w:hAnsi="Times New Roman" w:cs="B Lotus" w:hint="cs"/>
          <w:b/>
          <w:color w:val="auto"/>
          <w:sz w:val="28"/>
          <w:szCs w:val="28"/>
          <w:rtl/>
        </w:rPr>
        <w:t>ی</w:t>
      </w:r>
      <w:r w:rsidRPr="005733A7">
        <w:rPr>
          <w:rFonts w:ascii="Times New Roman" w:eastAsia="Times New Roman" w:hAnsi="Times New Roman" w:cs="B Lotus"/>
          <w:b/>
          <w:color w:val="auto"/>
          <w:sz w:val="28"/>
          <w:szCs w:val="28"/>
          <w:rtl/>
        </w:rPr>
        <w:t xml:space="preserve"> داشتند</w:t>
      </w:r>
      <w:r w:rsidRPr="005733A7">
        <w:rPr>
          <w:rFonts w:ascii="Times New Roman" w:eastAsia="Times New Roman" w:hAnsi="Times New Roman" w:cs="B Lotus"/>
          <w:b/>
          <w:color w:val="auto"/>
          <w:sz w:val="28"/>
          <w:szCs w:val="28"/>
          <w:lang w:bidi="fa-IR"/>
        </w:rPr>
        <w:t>.</w:t>
      </w:r>
    </w:p>
    <w:p w:rsidR="005733A7" w:rsidRPr="005733A7" w:rsidRDefault="005733A7" w:rsidP="00CB468E">
      <w:pPr>
        <w:autoSpaceDE/>
        <w:autoSpaceDN/>
        <w:bidi/>
        <w:adjustRightInd/>
        <w:spacing w:line="276" w:lineRule="auto"/>
        <w:ind w:left="-562" w:firstLine="562"/>
        <w:jc w:val="both"/>
        <w:rPr>
          <w:rFonts w:ascii="Times New Roman" w:eastAsia="Times New Roman" w:hAnsi="Times New Roman" w:cs="B Lotus"/>
          <w:b/>
          <w:color w:val="auto"/>
          <w:sz w:val="28"/>
          <w:szCs w:val="28"/>
          <w:rtl/>
          <w:lang w:bidi="fa-IR"/>
        </w:rPr>
      </w:pPr>
      <w:r w:rsidRPr="005733A7">
        <w:rPr>
          <w:rFonts w:ascii="Times New Roman" w:eastAsia="Times New Roman" w:hAnsi="Times New Roman" w:cs="B Lotus"/>
          <w:b/>
          <w:color w:val="auto"/>
          <w:sz w:val="28"/>
          <w:szCs w:val="28"/>
          <w:rtl/>
        </w:rPr>
        <w:t>دورسون و پاو</w:t>
      </w:r>
      <w:r w:rsidRPr="005733A7">
        <w:rPr>
          <w:rFonts w:ascii="Times New Roman" w:eastAsia="Times New Roman" w:hAnsi="Times New Roman" w:cs="B Lotus" w:hint="cs"/>
          <w:b/>
          <w:color w:val="auto"/>
          <w:sz w:val="28"/>
          <w:szCs w:val="28"/>
          <w:rtl/>
        </w:rPr>
        <w:t>و</w:t>
      </w:r>
      <w:r w:rsidRPr="005733A7">
        <w:rPr>
          <w:rFonts w:ascii="Times New Roman" w:eastAsia="Times New Roman" w:hAnsi="Times New Roman" w:cs="B Lotus"/>
          <w:b/>
          <w:color w:val="auto"/>
          <w:sz w:val="28"/>
          <w:szCs w:val="28"/>
          <w:rtl/>
        </w:rPr>
        <w:t>ل</w:t>
      </w:r>
      <w:r w:rsidRPr="005733A7">
        <w:rPr>
          <w:rFonts w:ascii="Times New Roman" w:eastAsia="Times New Roman" w:hAnsi="Times New Roman" w:cs="B Lotus"/>
          <w:b/>
          <w:color w:val="auto"/>
          <w:sz w:val="28"/>
          <w:szCs w:val="28"/>
          <w:vertAlign w:val="superscript"/>
          <w:rtl/>
        </w:rPr>
        <w:footnoteReference w:id="88"/>
      </w:r>
      <w:r w:rsidRPr="005733A7">
        <w:rPr>
          <w:rFonts w:ascii="Times New Roman" w:eastAsia="Times New Roman" w:hAnsi="Times New Roman" w:cs="B Lotus"/>
          <w:b/>
          <w:color w:val="auto"/>
          <w:sz w:val="28"/>
          <w:szCs w:val="28"/>
          <w:rtl/>
        </w:rPr>
        <w:t xml:space="preserve"> </w:t>
      </w:r>
      <w:r w:rsidRPr="005733A7">
        <w:rPr>
          <w:rFonts w:ascii="Times New Roman" w:eastAsia="Times New Roman" w:hAnsi="Times New Roman" w:cs="B Lotus" w:hint="cs"/>
          <w:b/>
          <w:color w:val="auto"/>
          <w:sz w:val="28"/>
          <w:szCs w:val="28"/>
          <w:rtl/>
          <w:lang w:bidi="fa-IR"/>
        </w:rPr>
        <w:t xml:space="preserve">(1998) </w:t>
      </w:r>
      <w:r w:rsidRPr="005733A7">
        <w:rPr>
          <w:rFonts w:ascii="Times New Roman" w:eastAsia="Times New Roman" w:hAnsi="Times New Roman" w:cs="B Lotus" w:hint="cs"/>
          <w:b/>
          <w:color w:val="auto"/>
          <w:sz w:val="28"/>
          <w:szCs w:val="28"/>
          <w:rtl/>
        </w:rPr>
        <w:t>در پژوهشی با عنوان «عناصر اضطراب مرگ ومعانی مرگ»</w:t>
      </w:r>
      <w:r w:rsidRPr="005733A7">
        <w:rPr>
          <w:rFonts w:ascii="Times New Roman" w:eastAsia="Times New Roman" w:hAnsi="Times New Roman" w:cs="B Lotus" w:hint="cs"/>
          <w:b/>
          <w:color w:val="auto"/>
          <w:sz w:val="28"/>
          <w:szCs w:val="28"/>
          <w:rtl/>
          <w:lang w:bidi="fa-IR"/>
        </w:rPr>
        <w:t xml:space="preserve"> به بررسی دیدگاه افراد نسبت به مرگ و میزان اضطراب ناشی از آن پرداختند. در این مطالعه که با مشارکت 599 نفر ازگروه های سنی مختلف انجام شد، ابعاد گوناگون اضطراب مرگ شامل ترس از ناشناخته، نگرانی درباره خود، نگرانی برای عزیزان، و نگرانی درباره معنا وهدف زندگی شناسایی گردید. یکی از یافته های مهم این پژوهش تفاوت معنادار بین زنان و مردان در میزان اضطراب مرگ بود، به طوری که زنان نسبت به مردان سطوح بالاتری از اضطراب مرگ را گزارش کردند. این تفاوت ممکن است به عوامل روان شناختی، </w:t>
      </w:r>
      <w:r w:rsidRPr="005733A7">
        <w:rPr>
          <w:rFonts w:ascii="Times New Roman" w:eastAsia="Times New Roman" w:hAnsi="Times New Roman" w:cs="B Lotus" w:hint="cs"/>
          <w:b/>
          <w:color w:val="auto"/>
          <w:sz w:val="28"/>
          <w:szCs w:val="28"/>
          <w:rtl/>
          <w:lang w:bidi="fa-IR"/>
        </w:rPr>
        <w:lastRenderedPageBreak/>
        <w:t>اجتماعی و فرهنگی مرتبط با نقش های جنسیتی و حساسیت های هیجانی بیشتر در زنان نسبت داده شود. همچنین یافته ها نشان داد که افراد جوان تر اضطراب مرگ بیشتری نسبت به سالمندان تجربه می کنند، که می تواند ناشی از درک کمتر آنان از پدیده مرگ و تجربه کمتر با فقدان باشد. پژوهش دورسون و پاوول نه تنها به تبیین ساختارهای روانی موثر بر نگرش نسبت به مرگ کمک کرد، بلکه زمینه ساز مطالعات گسترده تری در حوزه تفاوت های فردی، جنسیتی و سنی در اضطراب مرگ شد.</w:t>
      </w:r>
    </w:p>
    <w:p w:rsidR="005733A7" w:rsidRPr="005733A7" w:rsidRDefault="005733A7" w:rsidP="00CB468E">
      <w:pPr>
        <w:autoSpaceDE/>
        <w:autoSpaceDN/>
        <w:bidi/>
        <w:adjustRightInd/>
        <w:spacing w:line="276" w:lineRule="auto"/>
        <w:ind w:left="-562" w:firstLine="562"/>
        <w:jc w:val="both"/>
        <w:rPr>
          <w:rFonts w:ascii="Times New Roman" w:eastAsia="Times New Roman" w:hAnsi="Times New Roman" w:cs="B Lotus"/>
          <w:b/>
          <w:color w:val="auto"/>
          <w:sz w:val="28"/>
          <w:szCs w:val="28"/>
          <w:rtl/>
          <w:lang w:bidi="fa-IR"/>
        </w:rPr>
      </w:pPr>
      <w:r w:rsidRPr="005733A7">
        <w:rPr>
          <w:rFonts w:ascii="Times New Roman" w:eastAsia="Times New Roman" w:hAnsi="Times New Roman" w:cs="B Lotus"/>
          <w:b/>
          <w:color w:val="auto"/>
          <w:sz w:val="28"/>
          <w:szCs w:val="28"/>
          <w:rtl/>
        </w:rPr>
        <w:t>موریرا آلمیدا و کوئینگ</w:t>
      </w:r>
      <w:r w:rsidRPr="005733A7">
        <w:rPr>
          <w:rFonts w:ascii="Times New Roman" w:eastAsia="Times New Roman" w:hAnsi="Times New Roman" w:cs="B Lotus"/>
          <w:b/>
          <w:color w:val="auto"/>
          <w:sz w:val="28"/>
          <w:szCs w:val="28"/>
          <w:vertAlign w:val="superscript"/>
          <w:rtl/>
        </w:rPr>
        <w:footnoteReference w:id="89"/>
      </w:r>
      <w:r w:rsidRPr="005733A7">
        <w:rPr>
          <w:rFonts w:ascii="Times New Roman" w:eastAsia="Times New Roman" w:hAnsi="Times New Roman" w:cs="B Lotus" w:hint="cs"/>
          <w:b/>
          <w:color w:val="auto"/>
          <w:sz w:val="28"/>
          <w:szCs w:val="28"/>
          <w:rtl/>
        </w:rPr>
        <w:t>(2006)</w:t>
      </w:r>
      <w:r w:rsidRPr="005733A7">
        <w:rPr>
          <w:rFonts w:ascii="Times New Roman" w:eastAsia="Times New Roman" w:hAnsi="Times New Roman" w:cs="B Lotus"/>
          <w:b/>
          <w:color w:val="auto"/>
          <w:sz w:val="28"/>
          <w:szCs w:val="28"/>
          <w:rtl/>
        </w:rPr>
        <w:t xml:space="preserve"> </w:t>
      </w:r>
      <w:r w:rsidRPr="005733A7">
        <w:rPr>
          <w:rFonts w:ascii="Times New Roman" w:eastAsia="Times New Roman" w:hAnsi="Times New Roman" w:cs="B Lotus" w:hint="cs"/>
          <w:b/>
          <w:color w:val="auto"/>
          <w:sz w:val="28"/>
          <w:szCs w:val="28"/>
          <w:rtl/>
        </w:rPr>
        <w:t>اعلام</w:t>
      </w:r>
      <w:r w:rsidRPr="005733A7">
        <w:rPr>
          <w:rFonts w:ascii="Times New Roman" w:eastAsia="Times New Roman" w:hAnsi="Times New Roman" w:cs="B Lotus"/>
          <w:b/>
          <w:color w:val="auto"/>
          <w:sz w:val="28"/>
          <w:szCs w:val="28"/>
          <w:rtl/>
        </w:rPr>
        <w:t xml:space="preserve"> نمودند که بین معنویت و بهزیستی ذهنی رابطه وجود دارد. آنان با تجزیه و تحلیل بیش از 2000 پژوهش قرن بیستم </w:t>
      </w:r>
      <w:r w:rsidRPr="005733A7">
        <w:rPr>
          <w:rFonts w:ascii="Times New Roman" w:eastAsia="Times New Roman" w:hAnsi="Times New Roman" w:cs="B Lotus" w:hint="cs"/>
          <w:b/>
          <w:color w:val="auto"/>
          <w:sz w:val="28"/>
          <w:szCs w:val="28"/>
          <w:rtl/>
        </w:rPr>
        <w:t>میلادی</w:t>
      </w:r>
      <w:r w:rsidRPr="005733A7">
        <w:rPr>
          <w:rFonts w:ascii="Times New Roman" w:eastAsia="Times New Roman" w:hAnsi="Times New Roman" w:cs="B Lotus"/>
          <w:b/>
          <w:color w:val="auto"/>
          <w:sz w:val="28"/>
          <w:szCs w:val="28"/>
          <w:rtl/>
        </w:rPr>
        <w:t xml:space="preserve"> مرتبط با مذهب و شادمانی متوجه شدند که بین مفاهیم بهزیستی ذهنی</w:t>
      </w:r>
      <w:r w:rsidRPr="005733A7">
        <w:rPr>
          <w:rFonts w:ascii="Times New Roman" w:eastAsia="Times New Roman" w:hAnsi="Times New Roman" w:cs="B Lotus" w:hint="cs"/>
          <w:b/>
          <w:color w:val="auto"/>
          <w:sz w:val="28"/>
          <w:szCs w:val="28"/>
          <w:rtl/>
        </w:rPr>
        <w:t xml:space="preserve">، </w:t>
      </w:r>
      <w:r w:rsidRPr="005733A7">
        <w:rPr>
          <w:rFonts w:ascii="Times New Roman" w:eastAsia="Times New Roman" w:hAnsi="Times New Roman" w:cs="B Lotus"/>
          <w:b/>
          <w:color w:val="auto"/>
          <w:sz w:val="28"/>
          <w:szCs w:val="28"/>
          <w:rtl/>
        </w:rPr>
        <w:t xml:space="preserve">رضایت از زندگی، شادی، خلق مثبت و پایبندی </w:t>
      </w:r>
      <w:r w:rsidRPr="005733A7">
        <w:rPr>
          <w:rFonts w:ascii="Times New Roman" w:eastAsia="Times New Roman" w:hAnsi="Times New Roman" w:cs="B Lotus" w:hint="cs"/>
          <w:b/>
          <w:color w:val="auto"/>
          <w:sz w:val="28"/>
          <w:szCs w:val="28"/>
          <w:rtl/>
        </w:rPr>
        <w:t>اخلاقی</w:t>
      </w:r>
      <w:r w:rsidRPr="005733A7">
        <w:rPr>
          <w:rFonts w:ascii="Times New Roman" w:eastAsia="Times New Roman" w:hAnsi="Times New Roman" w:cs="B Lotus"/>
          <w:b/>
          <w:color w:val="auto"/>
          <w:sz w:val="28"/>
          <w:szCs w:val="28"/>
          <w:rtl/>
        </w:rPr>
        <w:t xml:space="preserve"> و کاهش افسردگی، رفتار خود کشی، سوء مصرف الكل و مواد مخدر رابطه دارد شرایط کلی نشان داده است که سالمت روانی بهتر با مذهب رابطه دارد</w:t>
      </w:r>
      <w:r w:rsidRPr="005733A7">
        <w:rPr>
          <w:rFonts w:ascii="Times New Roman" w:eastAsia="Times New Roman" w:hAnsi="Times New Roman" w:cs="B Lotus"/>
          <w:b/>
          <w:color w:val="auto"/>
          <w:sz w:val="28"/>
          <w:szCs w:val="28"/>
          <w:lang w:bidi="fa-IR"/>
        </w:rPr>
        <w:t>.</w:t>
      </w:r>
    </w:p>
    <w:p w:rsidR="005733A7" w:rsidRPr="005733A7" w:rsidRDefault="005733A7" w:rsidP="00CB468E">
      <w:pPr>
        <w:autoSpaceDE/>
        <w:autoSpaceDN/>
        <w:bidi/>
        <w:adjustRightInd/>
        <w:spacing w:line="276" w:lineRule="auto"/>
        <w:ind w:left="-562" w:firstLine="562"/>
        <w:jc w:val="both"/>
        <w:rPr>
          <w:rFonts w:ascii="Times New Roman" w:eastAsia="Times New Roman" w:hAnsi="Times New Roman" w:cs="B Lotus"/>
          <w:b/>
          <w:color w:val="auto"/>
          <w:sz w:val="28"/>
          <w:szCs w:val="28"/>
          <w:rtl/>
          <w:lang w:bidi="fa-IR"/>
        </w:rPr>
      </w:pPr>
      <w:r w:rsidRPr="005733A7">
        <w:rPr>
          <w:rFonts w:ascii="Times New Roman" w:eastAsia="Times New Roman" w:hAnsi="Times New Roman" w:cs="B Lotus" w:hint="cs"/>
          <w:b/>
          <w:color w:val="auto"/>
          <w:sz w:val="28"/>
          <w:szCs w:val="28"/>
          <w:rtl/>
          <w:lang w:bidi="fa-IR"/>
        </w:rPr>
        <w:t xml:space="preserve">جین </w:t>
      </w:r>
      <w:r w:rsidRPr="005733A7">
        <w:rPr>
          <w:rFonts w:ascii="Times New Roman" w:eastAsia="Times New Roman" w:hAnsi="Times New Roman" w:cs="B Lotus"/>
          <w:b/>
          <w:color w:val="auto"/>
          <w:sz w:val="28"/>
          <w:szCs w:val="28"/>
          <w:rtl/>
        </w:rPr>
        <w:t>و پ</w:t>
      </w:r>
      <w:r w:rsidRPr="005733A7">
        <w:rPr>
          <w:rFonts w:ascii="Times New Roman" w:eastAsia="Times New Roman" w:hAnsi="Times New Roman" w:cs="B Lotus" w:hint="cs"/>
          <w:b/>
          <w:color w:val="auto"/>
          <w:sz w:val="28"/>
          <w:szCs w:val="28"/>
          <w:rtl/>
        </w:rPr>
        <w:t>وروحیت</w:t>
      </w:r>
      <w:r w:rsidRPr="005733A7">
        <w:rPr>
          <w:rFonts w:ascii="Times New Roman" w:eastAsia="Times New Roman" w:hAnsi="Times New Roman" w:cs="B Lotus"/>
          <w:b/>
          <w:color w:val="auto"/>
          <w:sz w:val="28"/>
          <w:szCs w:val="28"/>
          <w:vertAlign w:val="superscript"/>
          <w:rtl/>
        </w:rPr>
        <w:footnoteReference w:id="90"/>
      </w:r>
      <w:r w:rsidRPr="005733A7">
        <w:rPr>
          <w:rFonts w:ascii="Times New Roman" w:eastAsia="Times New Roman" w:hAnsi="Times New Roman" w:cs="B Lotus"/>
          <w:b/>
          <w:color w:val="auto"/>
          <w:sz w:val="28"/>
          <w:szCs w:val="28"/>
          <w:rtl/>
        </w:rPr>
        <w:t xml:space="preserve"> </w:t>
      </w:r>
      <w:r w:rsidRPr="005733A7">
        <w:rPr>
          <w:rFonts w:ascii="Times New Roman" w:eastAsia="Times New Roman" w:hAnsi="Times New Roman" w:cs="B Lotus" w:hint="cs"/>
          <w:b/>
          <w:color w:val="auto"/>
          <w:sz w:val="28"/>
          <w:szCs w:val="28"/>
          <w:rtl/>
          <w:lang w:bidi="fa-IR"/>
        </w:rPr>
        <w:t>(2006)</w:t>
      </w:r>
      <w:r w:rsidRPr="005733A7">
        <w:rPr>
          <w:rFonts w:ascii="Times New Roman" w:eastAsia="Times New Roman" w:hAnsi="Times New Roman" w:cs="B Lotus"/>
          <w:b/>
          <w:color w:val="auto"/>
          <w:sz w:val="28"/>
          <w:szCs w:val="28"/>
          <w:rtl/>
        </w:rPr>
        <w:t xml:space="preserve"> به مقایسه هوش معنوی افراد سالخورده مقیم سرای سالمندان با سالمندان ساکن خانه پرداختند. نتایج نشان داد که این 2 گروه از نظر هوش معنوی تفاوت معناداری ندارند. ولی در بسیاری از حوزه های هوش معنوی مثل: خدا، مذهب، ارتباطات درون فردی، توانایی غلبه بر رنج و توانایی داشتن هوش معنوی نسبت به مرگ تفاوت معنادار است</w:t>
      </w:r>
      <w:r w:rsidRPr="005733A7">
        <w:rPr>
          <w:rFonts w:ascii="Times New Roman" w:eastAsia="Times New Roman" w:hAnsi="Times New Roman" w:cs="B Lotus"/>
          <w:b/>
          <w:color w:val="auto"/>
          <w:sz w:val="28"/>
          <w:szCs w:val="28"/>
          <w:lang w:bidi="fa-IR"/>
        </w:rPr>
        <w:t>.</w:t>
      </w:r>
    </w:p>
    <w:p w:rsidR="005733A7" w:rsidRPr="005733A7" w:rsidRDefault="005733A7" w:rsidP="00CB468E">
      <w:pPr>
        <w:autoSpaceDE/>
        <w:autoSpaceDN/>
        <w:bidi/>
        <w:adjustRightInd/>
        <w:spacing w:line="276" w:lineRule="auto"/>
        <w:ind w:left="-562" w:firstLine="562"/>
        <w:jc w:val="both"/>
        <w:rPr>
          <w:rFonts w:ascii="Times New Roman" w:eastAsia="Times New Roman" w:hAnsi="Times New Roman" w:cs="B Lotus"/>
          <w:b/>
          <w:color w:val="auto"/>
          <w:sz w:val="28"/>
          <w:szCs w:val="28"/>
          <w:lang w:bidi="fa-IR"/>
        </w:rPr>
      </w:pPr>
      <w:r w:rsidRPr="005733A7">
        <w:rPr>
          <w:rFonts w:ascii="Times New Roman" w:eastAsia="Times New Roman" w:hAnsi="Times New Roman" w:cs="B Lotus" w:hint="cs"/>
          <w:b/>
          <w:color w:val="auto"/>
          <w:sz w:val="28"/>
          <w:szCs w:val="28"/>
          <w:rtl/>
          <w:lang w:bidi="fa-IR"/>
        </w:rPr>
        <w:t>نویز</w:t>
      </w:r>
      <w:r w:rsidRPr="005733A7">
        <w:rPr>
          <w:rFonts w:ascii="Times New Roman" w:eastAsia="Times New Roman" w:hAnsi="Times New Roman" w:cs="B Lotus"/>
          <w:b/>
          <w:color w:val="auto"/>
          <w:sz w:val="28"/>
          <w:szCs w:val="28"/>
          <w:vertAlign w:val="superscript"/>
          <w:rtl/>
          <w:lang w:bidi="fa-IR"/>
        </w:rPr>
        <w:footnoteReference w:id="91"/>
      </w:r>
      <w:r w:rsidRPr="005733A7">
        <w:rPr>
          <w:rFonts w:ascii="Times New Roman" w:eastAsia="Times New Roman" w:hAnsi="Times New Roman" w:cs="B Lotus" w:hint="cs"/>
          <w:b/>
          <w:color w:val="auto"/>
          <w:sz w:val="28"/>
          <w:szCs w:val="28"/>
          <w:rtl/>
          <w:lang w:bidi="fa-IR"/>
        </w:rPr>
        <w:t xml:space="preserve"> و همکاران (2005)</w:t>
      </w:r>
      <w:r w:rsidRPr="005733A7">
        <w:rPr>
          <w:rFonts w:ascii="Times New Roman" w:eastAsia="Times New Roman" w:hAnsi="Times New Roman" w:cs="B Lotus"/>
          <w:b/>
          <w:color w:val="auto"/>
          <w:sz w:val="28"/>
          <w:szCs w:val="28"/>
          <w:lang w:bidi="fa-IR"/>
        </w:rPr>
        <w:t xml:space="preserve"> </w:t>
      </w:r>
      <w:r w:rsidRPr="005733A7">
        <w:rPr>
          <w:rFonts w:ascii="Times New Roman" w:eastAsia="Times New Roman" w:hAnsi="Times New Roman" w:cs="B Lotus"/>
          <w:b/>
          <w:color w:val="auto"/>
          <w:sz w:val="28"/>
          <w:szCs w:val="28"/>
          <w:rtl/>
          <w:lang w:bidi="fa-IR"/>
        </w:rPr>
        <w:t>در مطالعه‌ای بر روی افراد مسن گزارش دادند که اضطراب سلامتی</w:t>
      </w:r>
      <w:r w:rsidRPr="005733A7">
        <w:rPr>
          <w:rFonts w:ascii="Times New Roman" w:eastAsia="Times New Roman" w:hAnsi="Times New Roman" w:cs="B Lotus"/>
          <w:b/>
          <w:color w:val="auto"/>
          <w:sz w:val="28"/>
          <w:szCs w:val="28"/>
          <w:lang w:bidi="fa-IR"/>
        </w:rPr>
        <w:t xml:space="preserve"> </w:t>
      </w:r>
      <w:r w:rsidRPr="005733A7">
        <w:rPr>
          <w:rFonts w:ascii="Times New Roman" w:eastAsia="Times New Roman" w:hAnsi="Times New Roman" w:cs="B Lotus"/>
          <w:b/>
          <w:color w:val="auto"/>
          <w:sz w:val="28"/>
          <w:szCs w:val="28"/>
          <w:rtl/>
          <w:lang w:bidi="fa-IR"/>
        </w:rPr>
        <w:t>اغلب با ترس از مرگ و نگرانی درباره آینده پزشکی فرد همراه است و می‌تواند منجر به اختلالات شدید اضطرابی و افسردگی شود</w:t>
      </w:r>
      <w:r w:rsidRPr="005733A7">
        <w:rPr>
          <w:rFonts w:ascii="Times New Roman" w:eastAsia="Times New Roman" w:hAnsi="Times New Roman" w:cs="B Lotus"/>
          <w:b/>
          <w:color w:val="auto"/>
          <w:sz w:val="28"/>
          <w:szCs w:val="28"/>
          <w:lang w:bidi="fa-IR"/>
        </w:rPr>
        <w:t>.</w:t>
      </w:r>
    </w:p>
    <w:p w:rsidR="005733A7" w:rsidRPr="005733A7" w:rsidRDefault="005733A7" w:rsidP="00CB468E">
      <w:pPr>
        <w:autoSpaceDE/>
        <w:autoSpaceDN/>
        <w:bidi/>
        <w:adjustRightInd/>
        <w:spacing w:line="276" w:lineRule="auto"/>
        <w:ind w:left="-562" w:firstLine="562"/>
        <w:jc w:val="both"/>
        <w:rPr>
          <w:rFonts w:ascii="Times New Roman" w:eastAsia="Times New Roman" w:hAnsi="Times New Roman" w:cs="B Lotus"/>
          <w:b/>
          <w:color w:val="auto"/>
          <w:sz w:val="28"/>
          <w:szCs w:val="28"/>
          <w:rtl/>
          <w:lang w:bidi="fa-IR"/>
        </w:rPr>
      </w:pPr>
      <w:r w:rsidRPr="005733A7">
        <w:rPr>
          <w:rFonts w:ascii="Times New Roman" w:eastAsia="Times New Roman" w:hAnsi="Times New Roman" w:cs="B Lotus" w:hint="cs"/>
          <w:b/>
          <w:color w:val="auto"/>
          <w:sz w:val="28"/>
          <w:szCs w:val="28"/>
          <w:rtl/>
          <w:lang w:bidi="fa-IR"/>
        </w:rPr>
        <w:t>تامر و الیسون</w:t>
      </w:r>
      <w:r w:rsidRPr="005733A7">
        <w:rPr>
          <w:rFonts w:ascii="Times New Roman" w:eastAsia="Times New Roman" w:hAnsi="Times New Roman" w:cs="B Lotus"/>
          <w:b/>
          <w:color w:val="auto"/>
          <w:sz w:val="28"/>
          <w:szCs w:val="28"/>
          <w:vertAlign w:val="superscript"/>
          <w:rtl/>
          <w:lang w:bidi="fa-IR"/>
        </w:rPr>
        <w:footnoteReference w:id="92"/>
      </w:r>
      <w:r w:rsidRPr="005733A7">
        <w:rPr>
          <w:rFonts w:ascii="Times New Roman" w:eastAsia="Times New Roman" w:hAnsi="Times New Roman" w:cs="B Lotus" w:hint="cs"/>
          <w:b/>
          <w:color w:val="auto"/>
          <w:sz w:val="28"/>
          <w:szCs w:val="28"/>
          <w:rtl/>
          <w:lang w:bidi="fa-IR"/>
        </w:rPr>
        <w:t xml:space="preserve">(2000) </w:t>
      </w:r>
      <w:r w:rsidRPr="005733A7">
        <w:rPr>
          <w:rFonts w:ascii="Times New Roman" w:eastAsia="Times New Roman" w:hAnsi="Times New Roman" w:cs="B Lotus"/>
          <w:b/>
          <w:color w:val="auto"/>
          <w:sz w:val="28"/>
          <w:szCs w:val="28"/>
          <w:rtl/>
          <w:lang w:bidi="fa-IR"/>
        </w:rPr>
        <w:t>نیز تأکید کردند که دیدگاه فرد نسبت به مرگ به‌شدت تحت‌تأثیر نگرانی‌های سلامت و عدم اطمینان از وضعیت جسمی آینده است</w:t>
      </w:r>
      <w:r w:rsidRPr="005733A7">
        <w:rPr>
          <w:rFonts w:ascii="Times New Roman" w:eastAsia="Times New Roman" w:hAnsi="Times New Roman" w:cs="B Lotus"/>
          <w:b/>
          <w:color w:val="auto"/>
          <w:sz w:val="28"/>
          <w:szCs w:val="28"/>
          <w:lang w:bidi="fa-IR"/>
        </w:rPr>
        <w:t>.</w:t>
      </w:r>
    </w:p>
    <w:p w:rsidR="005733A7" w:rsidRPr="005733A7" w:rsidRDefault="005733A7" w:rsidP="00CB468E">
      <w:pPr>
        <w:autoSpaceDE/>
        <w:autoSpaceDN/>
        <w:bidi/>
        <w:adjustRightInd/>
        <w:spacing w:line="276" w:lineRule="auto"/>
        <w:ind w:left="-562" w:firstLine="562"/>
        <w:jc w:val="both"/>
        <w:rPr>
          <w:rFonts w:ascii="Times New Roman" w:eastAsia="Times New Roman" w:hAnsi="Times New Roman" w:cs="B Lotus"/>
          <w:b/>
          <w:color w:val="auto"/>
          <w:sz w:val="28"/>
          <w:szCs w:val="28"/>
          <w:lang w:bidi="fa-IR"/>
        </w:rPr>
      </w:pPr>
      <w:r w:rsidRPr="005733A7">
        <w:rPr>
          <w:rFonts w:ascii="Times New Roman" w:eastAsia="Times New Roman" w:hAnsi="Times New Roman" w:cs="B Lotus" w:hint="cs"/>
          <w:b/>
          <w:color w:val="auto"/>
          <w:sz w:val="28"/>
          <w:szCs w:val="28"/>
          <w:rtl/>
          <w:lang w:bidi="fa-IR"/>
        </w:rPr>
        <w:t>یالوم</w:t>
      </w:r>
      <w:r w:rsidRPr="005733A7">
        <w:rPr>
          <w:rFonts w:ascii="Times New Roman" w:eastAsia="Times New Roman" w:hAnsi="Times New Roman" w:cs="B Lotus"/>
          <w:b/>
          <w:color w:val="auto"/>
          <w:sz w:val="28"/>
          <w:szCs w:val="28"/>
          <w:vertAlign w:val="superscript"/>
          <w:rtl/>
          <w:lang w:bidi="fa-IR"/>
        </w:rPr>
        <w:footnoteReference w:id="93"/>
      </w:r>
      <w:r w:rsidRPr="005733A7">
        <w:rPr>
          <w:rFonts w:ascii="Times New Roman" w:eastAsia="Times New Roman" w:hAnsi="Times New Roman" w:cs="B Lotus" w:hint="cs"/>
          <w:b/>
          <w:color w:val="auto"/>
          <w:sz w:val="28"/>
          <w:szCs w:val="28"/>
          <w:rtl/>
          <w:lang w:bidi="fa-IR"/>
        </w:rPr>
        <w:t>(1980)</w:t>
      </w:r>
      <w:r w:rsidRPr="005733A7">
        <w:rPr>
          <w:rFonts w:ascii="Times New Roman" w:eastAsia="Times New Roman" w:hAnsi="Times New Roman" w:cs="B Lotus"/>
          <w:b/>
          <w:color w:val="auto"/>
          <w:sz w:val="28"/>
          <w:szCs w:val="28"/>
          <w:lang w:bidi="fa-IR"/>
        </w:rPr>
        <w:t xml:space="preserve"> </w:t>
      </w:r>
      <w:r w:rsidRPr="005733A7">
        <w:rPr>
          <w:rFonts w:ascii="Times New Roman" w:eastAsia="Times New Roman" w:hAnsi="Times New Roman" w:cs="B Lotus"/>
          <w:b/>
          <w:color w:val="auto"/>
          <w:sz w:val="28"/>
          <w:szCs w:val="28"/>
          <w:rtl/>
          <w:lang w:bidi="fa-IR"/>
        </w:rPr>
        <w:t>در نظریه‌ «درمان اگزیستانسیال» مطرح می‌کند که اضطراب مرگ بخش جدایی‌ناپذیر زندگی بشر است و رشد معنویت می‌تواند راهی برای پذیرش بهتر مرگ و کاهش ترس از نیستی باشد</w:t>
      </w:r>
      <w:r w:rsidR="007C774C">
        <w:rPr>
          <w:rFonts w:ascii="Times New Roman" w:eastAsia="Times New Roman" w:hAnsi="Times New Roman" w:cs="B Lotus" w:hint="cs"/>
          <w:b/>
          <w:color w:val="auto"/>
          <w:sz w:val="28"/>
          <w:szCs w:val="28"/>
          <w:rtl/>
          <w:lang w:bidi="fa-IR"/>
        </w:rPr>
        <w:t>.</w:t>
      </w:r>
    </w:p>
    <w:p w:rsidR="007903FE" w:rsidRPr="006D7654" w:rsidRDefault="007903FE" w:rsidP="00CB468E">
      <w:pPr>
        <w:spacing w:line="276" w:lineRule="auto"/>
        <w:ind w:left="-562" w:firstLine="562"/>
        <w:jc w:val="lowKashida"/>
        <w:rPr>
          <w:rFonts w:cs="B Lotus"/>
          <w:color w:val="auto"/>
          <w:sz w:val="28"/>
          <w:szCs w:val="28"/>
          <w:lang w:bidi="fa-IR"/>
        </w:rPr>
      </w:pPr>
      <w:r w:rsidRPr="006D7654">
        <w:rPr>
          <w:rFonts w:cs="B Lotus"/>
          <w:color w:val="auto"/>
          <w:sz w:val="28"/>
          <w:szCs w:val="28"/>
          <w:rtl/>
          <w:lang w:bidi="fa-IR"/>
        </w:rPr>
        <w:t xml:space="preserve">   </w:t>
      </w:r>
    </w:p>
    <w:p w:rsidR="007903FE" w:rsidRPr="006D7654" w:rsidRDefault="007903FE" w:rsidP="00CB468E">
      <w:pPr>
        <w:bidi/>
        <w:spacing w:line="276" w:lineRule="auto"/>
        <w:ind w:left="-562" w:firstLine="562"/>
        <w:jc w:val="lowKashida"/>
        <w:rPr>
          <w:rFonts w:ascii="B Nazanin" w:hAnsi="Calibri" w:cs="B Nazanin" w:hint="cs"/>
          <w:color w:val="auto"/>
          <w:sz w:val="24"/>
          <w:szCs w:val="24"/>
          <w:rtl/>
        </w:rPr>
      </w:pPr>
    </w:p>
    <w:p w:rsidR="007903FE" w:rsidRDefault="007903FE" w:rsidP="00CB468E">
      <w:pPr>
        <w:bidi/>
        <w:spacing w:line="276" w:lineRule="auto"/>
        <w:ind w:left="-562" w:firstLine="562"/>
        <w:jc w:val="lowKashida"/>
        <w:rPr>
          <w:rFonts w:ascii="B Lotus" w:hAnsi="Calibri" w:cs="B Lotus"/>
          <w:color w:val="auto"/>
          <w:sz w:val="28"/>
          <w:szCs w:val="28"/>
        </w:rPr>
      </w:pPr>
    </w:p>
    <w:p w:rsidR="002A31BE" w:rsidRDefault="002A31BE" w:rsidP="002A31BE">
      <w:pPr>
        <w:bidi/>
        <w:spacing w:line="276" w:lineRule="auto"/>
        <w:ind w:left="-562" w:firstLine="562"/>
        <w:jc w:val="lowKashida"/>
        <w:rPr>
          <w:rFonts w:ascii="B Lotus" w:hAnsi="Calibri" w:cs="B Lotus"/>
          <w:color w:val="auto"/>
          <w:sz w:val="28"/>
          <w:szCs w:val="28"/>
        </w:rPr>
      </w:pPr>
    </w:p>
    <w:p w:rsidR="002A31BE" w:rsidRDefault="002A31BE" w:rsidP="002A31BE">
      <w:pPr>
        <w:bidi/>
        <w:spacing w:line="276" w:lineRule="auto"/>
        <w:ind w:left="-562" w:firstLine="562"/>
        <w:jc w:val="lowKashida"/>
        <w:rPr>
          <w:rFonts w:ascii="B Lotus" w:hAnsi="Calibri" w:cs="B Lotus"/>
          <w:color w:val="auto"/>
          <w:sz w:val="28"/>
          <w:szCs w:val="28"/>
        </w:rPr>
      </w:pPr>
    </w:p>
    <w:p w:rsidR="002A31BE" w:rsidRDefault="002A31BE" w:rsidP="002A31BE">
      <w:pPr>
        <w:bidi/>
        <w:spacing w:line="276" w:lineRule="auto"/>
        <w:ind w:left="-562" w:firstLine="562"/>
        <w:jc w:val="lowKashida"/>
        <w:rPr>
          <w:rFonts w:ascii="B Lotus" w:hAnsi="Calibri" w:cs="B Lotus"/>
          <w:color w:val="auto"/>
          <w:sz w:val="28"/>
          <w:szCs w:val="28"/>
        </w:rPr>
      </w:pPr>
    </w:p>
    <w:p w:rsidR="002A31BE" w:rsidRDefault="002A31BE" w:rsidP="002A31BE">
      <w:pPr>
        <w:bidi/>
        <w:spacing w:line="276" w:lineRule="auto"/>
        <w:ind w:left="-562" w:firstLine="562"/>
        <w:jc w:val="lowKashida"/>
        <w:rPr>
          <w:rFonts w:ascii="B Lotus" w:hAnsi="Calibri" w:cs="B Lotus"/>
          <w:color w:val="auto"/>
          <w:sz w:val="28"/>
          <w:szCs w:val="28"/>
        </w:rPr>
      </w:pPr>
    </w:p>
    <w:p w:rsidR="002A31BE" w:rsidRDefault="002A31BE" w:rsidP="002A31BE">
      <w:pPr>
        <w:bidi/>
        <w:spacing w:line="276" w:lineRule="auto"/>
        <w:ind w:left="-562" w:firstLine="562"/>
        <w:jc w:val="lowKashida"/>
        <w:rPr>
          <w:rFonts w:ascii="B Lotus" w:hAnsi="Calibri" w:cs="B Lotus"/>
          <w:color w:val="auto"/>
          <w:sz w:val="28"/>
          <w:szCs w:val="28"/>
        </w:rPr>
      </w:pPr>
    </w:p>
    <w:p w:rsidR="002A31BE" w:rsidRDefault="002A31BE" w:rsidP="002A31BE">
      <w:pPr>
        <w:bidi/>
        <w:spacing w:line="276" w:lineRule="auto"/>
        <w:ind w:left="-562" w:firstLine="562"/>
        <w:jc w:val="lowKashida"/>
        <w:rPr>
          <w:rFonts w:ascii="B Lotus" w:hAnsi="Calibri" w:cs="B Lotus"/>
          <w:color w:val="auto"/>
          <w:sz w:val="28"/>
          <w:szCs w:val="28"/>
        </w:rPr>
      </w:pPr>
    </w:p>
    <w:p w:rsidR="002A31BE" w:rsidRDefault="002A31BE" w:rsidP="002A31BE">
      <w:pPr>
        <w:bidi/>
        <w:spacing w:line="276" w:lineRule="auto"/>
        <w:ind w:left="-562" w:firstLine="562"/>
        <w:jc w:val="lowKashida"/>
        <w:rPr>
          <w:rFonts w:ascii="B Lotus" w:hAnsi="Calibri" w:cs="B Lotus"/>
          <w:color w:val="auto"/>
          <w:sz w:val="28"/>
          <w:szCs w:val="28"/>
        </w:rPr>
      </w:pPr>
    </w:p>
    <w:p w:rsidR="002A31BE" w:rsidRDefault="002A31BE" w:rsidP="002A31BE">
      <w:pPr>
        <w:bidi/>
        <w:spacing w:line="276" w:lineRule="auto"/>
        <w:ind w:left="-562" w:firstLine="562"/>
        <w:jc w:val="lowKashida"/>
        <w:rPr>
          <w:rFonts w:ascii="B Lotus" w:hAnsi="Calibri" w:cs="B Lotus"/>
          <w:color w:val="auto"/>
          <w:sz w:val="28"/>
          <w:szCs w:val="28"/>
        </w:rPr>
      </w:pPr>
    </w:p>
    <w:p w:rsidR="002A31BE" w:rsidRDefault="002A31BE" w:rsidP="002A31BE">
      <w:pPr>
        <w:bidi/>
        <w:spacing w:line="276" w:lineRule="auto"/>
        <w:ind w:left="-562" w:firstLine="562"/>
        <w:jc w:val="lowKashida"/>
        <w:rPr>
          <w:rFonts w:ascii="B Lotus" w:hAnsi="Calibri" w:cs="B Lotus"/>
          <w:color w:val="auto"/>
          <w:sz w:val="28"/>
          <w:szCs w:val="28"/>
        </w:rPr>
      </w:pPr>
    </w:p>
    <w:p w:rsidR="002A31BE" w:rsidRPr="006D7654" w:rsidRDefault="002A31BE" w:rsidP="002A31BE">
      <w:pPr>
        <w:bidi/>
        <w:spacing w:line="276" w:lineRule="auto"/>
        <w:ind w:left="-562" w:firstLine="562"/>
        <w:jc w:val="lowKashida"/>
        <w:rPr>
          <w:rFonts w:ascii="B Lotus" w:hAnsi="Calibri" w:cs="B Lotus" w:hint="cs"/>
          <w:color w:val="auto"/>
          <w:sz w:val="28"/>
          <w:szCs w:val="28"/>
          <w:rtl/>
        </w:rPr>
      </w:pPr>
    </w:p>
    <w:p w:rsidR="007903FE" w:rsidRPr="006D7654" w:rsidRDefault="007903FE" w:rsidP="007903FE">
      <w:pPr>
        <w:ind w:right="-1270"/>
        <w:jc w:val="center"/>
        <w:rPr>
          <w:rFonts w:cs="B Titr"/>
          <w:b/>
          <w:bCs/>
          <w:color w:val="auto"/>
          <w:sz w:val="72"/>
          <w:szCs w:val="72"/>
        </w:rPr>
      </w:pPr>
    </w:p>
    <w:p w:rsidR="007903FE" w:rsidRPr="006D7654" w:rsidRDefault="007903FE" w:rsidP="007903FE">
      <w:pPr>
        <w:ind w:right="-1270"/>
        <w:jc w:val="center"/>
        <w:rPr>
          <w:rFonts w:cs="B Titr" w:hint="cs"/>
          <w:b/>
          <w:bCs/>
          <w:color w:val="auto"/>
          <w:sz w:val="72"/>
          <w:szCs w:val="72"/>
          <w:rtl/>
        </w:rPr>
      </w:pPr>
    </w:p>
    <w:p w:rsidR="002F693E" w:rsidRDefault="002F693E" w:rsidP="009A7AA3">
      <w:pPr>
        <w:ind w:right="-1270"/>
        <w:rPr>
          <w:rFonts w:cs="B Titr"/>
          <w:b/>
          <w:bCs/>
          <w:color w:val="auto"/>
          <w:sz w:val="72"/>
          <w:szCs w:val="72"/>
        </w:rPr>
      </w:pPr>
    </w:p>
    <w:p w:rsidR="00BD40F4" w:rsidRPr="006D7654" w:rsidRDefault="00BD40F4" w:rsidP="009A7AA3">
      <w:pPr>
        <w:ind w:right="-1270"/>
        <w:rPr>
          <w:rFonts w:cs="B Titr"/>
          <w:b/>
          <w:bCs/>
          <w:color w:val="auto"/>
          <w:sz w:val="72"/>
          <w:szCs w:val="72"/>
        </w:rPr>
      </w:pPr>
    </w:p>
    <w:p w:rsidR="007903FE" w:rsidRDefault="007903FE" w:rsidP="00C5080E">
      <w:pPr>
        <w:ind w:right="-1270"/>
        <w:rPr>
          <w:rFonts w:cs="B Titr"/>
          <w:b/>
          <w:bCs/>
          <w:color w:val="auto"/>
          <w:sz w:val="72"/>
          <w:szCs w:val="72"/>
        </w:rPr>
      </w:pPr>
    </w:p>
    <w:p w:rsidR="00BD40F4" w:rsidRDefault="00BD40F4" w:rsidP="00C5080E">
      <w:pPr>
        <w:ind w:right="-1270"/>
        <w:rPr>
          <w:rFonts w:cs="B Titr"/>
          <w:b/>
          <w:bCs/>
          <w:color w:val="auto"/>
          <w:sz w:val="72"/>
          <w:szCs w:val="72"/>
          <w:rtl/>
        </w:rPr>
      </w:pPr>
    </w:p>
    <w:p w:rsidR="009C7BAC" w:rsidRDefault="009C7BAC" w:rsidP="00C5080E">
      <w:pPr>
        <w:ind w:right="-1270"/>
        <w:rPr>
          <w:rFonts w:cs="B Titr"/>
          <w:b/>
          <w:bCs/>
          <w:color w:val="auto"/>
          <w:sz w:val="72"/>
          <w:szCs w:val="72"/>
        </w:rPr>
      </w:pPr>
    </w:p>
    <w:p w:rsidR="002A31BE" w:rsidRDefault="002A31BE" w:rsidP="00C5080E">
      <w:pPr>
        <w:ind w:right="-1270"/>
        <w:rPr>
          <w:rFonts w:cs="B Titr"/>
          <w:b/>
          <w:bCs/>
          <w:color w:val="auto"/>
          <w:sz w:val="72"/>
          <w:szCs w:val="72"/>
        </w:rPr>
      </w:pPr>
    </w:p>
    <w:p w:rsidR="002A31BE" w:rsidRDefault="002A31BE" w:rsidP="00C5080E">
      <w:pPr>
        <w:ind w:right="-1270"/>
        <w:rPr>
          <w:rFonts w:cs="B Titr"/>
          <w:b/>
          <w:bCs/>
          <w:color w:val="auto"/>
          <w:sz w:val="72"/>
          <w:szCs w:val="72"/>
        </w:rPr>
      </w:pPr>
    </w:p>
    <w:p w:rsidR="002A31BE" w:rsidRDefault="002A31BE" w:rsidP="00C5080E">
      <w:pPr>
        <w:ind w:right="-1270"/>
        <w:rPr>
          <w:rFonts w:cs="B Titr"/>
          <w:b/>
          <w:bCs/>
          <w:color w:val="auto"/>
          <w:sz w:val="72"/>
          <w:szCs w:val="72"/>
        </w:rPr>
      </w:pPr>
    </w:p>
    <w:p w:rsidR="002A31BE" w:rsidRPr="006D7654" w:rsidRDefault="002A31BE" w:rsidP="00C5080E">
      <w:pPr>
        <w:ind w:right="-1270"/>
        <w:rPr>
          <w:rFonts w:cs="B Titr"/>
          <w:b/>
          <w:bCs/>
          <w:color w:val="auto"/>
          <w:sz w:val="72"/>
          <w:szCs w:val="72"/>
        </w:rPr>
      </w:pPr>
    </w:p>
    <w:p w:rsidR="007903FE" w:rsidRPr="006D7654" w:rsidRDefault="007903FE" w:rsidP="007903FE">
      <w:pPr>
        <w:ind w:right="-1270"/>
        <w:jc w:val="center"/>
        <w:rPr>
          <w:rFonts w:cs="B Titr"/>
          <w:b/>
          <w:bCs/>
          <w:color w:val="auto"/>
          <w:sz w:val="72"/>
          <w:szCs w:val="72"/>
          <w:rtl/>
        </w:rPr>
      </w:pPr>
      <w:r w:rsidRPr="006D7654">
        <w:rPr>
          <w:rFonts w:cs="B Titr" w:hint="cs"/>
          <w:b/>
          <w:bCs/>
          <w:color w:val="auto"/>
          <w:sz w:val="72"/>
          <w:szCs w:val="72"/>
          <w:rtl/>
        </w:rPr>
        <w:t>فصل سوم:</w:t>
      </w:r>
    </w:p>
    <w:p w:rsidR="007903FE" w:rsidRPr="006D7654" w:rsidRDefault="007903FE" w:rsidP="007903FE">
      <w:pPr>
        <w:ind w:right="-1270"/>
        <w:jc w:val="center"/>
        <w:rPr>
          <w:rFonts w:cs="B Lotus"/>
          <w:b/>
          <w:bCs/>
          <w:color w:val="auto"/>
          <w:sz w:val="96"/>
          <w:szCs w:val="96"/>
          <w:rtl/>
        </w:rPr>
      </w:pPr>
      <w:r w:rsidRPr="006D7654">
        <w:rPr>
          <w:rFonts w:cs="B Titr" w:hint="cs"/>
          <w:b/>
          <w:bCs/>
          <w:color w:val="auto"/>
          <w:sz w:val="72"/>
          <w:szCs w:val="72"/>
          <w:rtl/>
        </w:rPr>
        <w:t>روش پژوهش</w:t>
      </w:r>
    </w:p>
    <w:p w:rsidR="007903FE" w:rsidRPr="006D7654" w:rsidRDefault="007903FE" w:rsidP="007903FE">
      <w:pPr>
        <w:ind w:right="-1270"/>
        <w:rPr>
          <w:rFonts w:cs="B Lotus"/>
          <w:b/>
          <w:bCs/>
          <w:color w:val="auto"/>
          <w:sz w:val="28"/>
          <w:szCs w:val="28"/>
          <w:rtl/>
        </w:rPr>
      </w:pPr>
    </w:p>
    <w:p w:rsidR="007903FE" w:rsidRPr="006D7654" w:rsidRDefault="007903FE" w:rsidP="007903FE">
      <w:pPr>
        <w:ind w:right="-1270"/>
        <w:rPr>
          <w:rFonts w:cs="B Lotus"/>
          <w:b/>
          <w:bCs/>
          <w:color w:val="auto"/>
          <w:sz w:val="28"/>
          <w:szCs w:val="28"/>
          <w:rtl/>
        </w:rPr>
      </w:pPr>
    </w:p>
    <w:p w:rsidR="007903FE" w:rsidRPr="006D7654" w:rsidRDefault="007903FE" w:rsidP="007903FE">
      <w:pPr>
        <w:ind w:right="-1270"/>
        <w:rPr>
          <w:rFonts w:cs="B Lotus"/>
          <w:b/>
          <w:bCs/>
          <w:color w:val="auto"/>
          <w:sz w:val="28"/>
          <w:szCs w:val="28"/>
          <w:rtl/>
        </w:rPr>
      </w:pPr>
    </w:p>
    <w:p w:rsidR="007903FE" w:rsidRPr="006D7654" w:rsidRDefault="007903FE" w:rsidP="007903FE">
      <w:pPr>
        <w:ind w:right="-1270"/>
        <w:rPr>
          <w:rFonts w:cs="B Lotus"/>
          <w:b/>
          <w:bCs/>
          <w:color w:val="auto"/>
          <w:sz w:val="28"/>
          <w:szCs w:val="28"/>
          <w:rtl/>
        </w:rPr>
      </w:pPr>
    </w:p>
    <w:p w:rsidR="007903FE" w:rsidRPr="006D7654" w:rsidRDefault="007903FE" w:rsidP="007903FE">
      <w:pPr>
        <w:ind w:right="-1270"/>
        <w:rPr>
          <w:rFonts w:cs="B Lotus"/>
          <w:b/>
          <w:bCs/>
          <w:color w:val="auto"/>
          <w:sz w:val="28"/>
          <w:szCs w:val="28"/>
          <w:rtl/>
        </w:rPr>
      </w:pPr>
    </w:p>
    <w:p w:rsidR="007903FE" w:rsidRPr="006D7654" w:rsidRDefault="007903FE" w:rsidP="007903FE">
      <w:pPr>
        <w:ind w:right="-1270"/>
        <w:rPr>
          <w:rFonts w:cs="B Lotus"/>
          <w:b/>
          <w:bCs/>
          <w:color w:val="auto"/>
          <w:sz w:val="28"/>
          <w:szCs w:val="28"/>
          <w:rtl/>
        </w:rPr>
      </w:pPr>
    </w:p>
    <w:p w:rsidR="007903FE" w:rsidRPr="006D7654" w:rsidRDefault="007903FE" w:rsidP="007903FE">
      <w:pPr>
        <w:ind w:right="-1270"/>
        <w:rPr>
          <w:rFonts w:cs="B Lotus" w:hint="cs"/>
          <w:color w:val="auto"/>
          <w:sz w:val="28"/>
          <w:szCs w:val="28"/>
          <w:rtl/>
        </w:rPr>
      </w:pPr>
    </w:p>
    <w:p w:rsidR="007903FE" w:rsidRPr="006D7654" w:rsidRDefault="007903FE" w:rsidP="007903FE">
      <w:pPr>
        <w:ind w:right="-1270"/>
        <w:rPr>
          <w:rFonts w:cs="B Lotus" w:hint="cs"/>
          <w:color w:val="auto"/>
          <w:sz w:val="28"/>
          <w:szCs w:val="28"/>
          <w:rtl/>
        </w:rPr>
      </w:pPr>
    </w:p>
    <w:p w:rsidR="007903FE" w:rsidRPr="006D7654" w:rsidRDefault="007903FE" w:rsidP="007903FE">
      <w:pPr>
        <w:ind w:right="-1270"/>
        <w:rPr>
          <w:rFonts w:cs="B Lotus" w:hint="cs"/>
          <w:color w:val="auto"/>
          <w:sz w:val="28"/>
          <w:szCs w:val="28"/>
          <w:rtl/>
        </w:rPr>
      </w:pPr>
    </w:p>
    <w:p w:rsidR="007903FE" w:rsidRPr="006D7654" w:rsidRDefault="007903FE" w:rsidP="007903FE">
      <w:pPr>
        <w:ind w:right="-1270"/>
        <w:rPr>
          <w:rFonts w:cs="B Lotus" w:hint="cs"/>
          <w:color w:val="auto"/>
          <w:sz w:val="28"/>
          <w:szCs w:val="28"/>
          <w:rtl/>
        </w:rPr>
      </w:pPr>
    </w:p>
    <w:p w:rsidR="00C5080E" w:rsidRDefault="00C5080E" w:rsidP="007903FE">
      <w:pPr>
        <w:ind w:right="-1270"/>
        <w:rPr>
          <w:rFonts w:cs="B Lotus"/>
          <w:color w:val="auto"/>
          <w:sz w:val="28"/>
          <w:szCs w:val="28"/>
          <w:rtl/>
        </w:rPr>
      </w:pPr>
    </w:p>
    <w:p w:rsidR="002F693E" w:rsidRDefault="002F693E" w:rsidP="007903FE">
      <w:pPr>
        <w:ind w:right="-1270"/>
        <w:rPr>
          <w:rFonts w:cs="B Lotus"/>
          <w:color w:val="auto"/>
          <w:sz w:val="28"/>
          <w:szCs w:val="28"/>
          <w:rtl/>
        </w:rPr>
      </w:pPr>
    </w:p>
    <w:p w:rsidR="009C7BAC" w:rsidRDefault="009C7BAC" w:rsidP="007903FE">
      <w:pPr>
        <w:ind w:right="-1270"/>
        <w:rPr>
          <w:rFonts w:cs="B Lotus"/>
          <w:color w:val="auto"/>
          <w:sz w:val="28"/>
          <w:szCs w:val="28"/>
        </w:rPr>
      </w:pPr>
    </w:p>
    <w:p w:rsidR="00BD40F4" w:rsidRDefault="00BD40F4" w:rsidP="007903FE">
      <w:pPr>
        <w:ind w:right="-1270"/>
        <w:rPr>
          <w:rFonts w:cs="B Lotus"/>
          <w:color w:val="auto"/>
          <w:sz w:val="28"/>
          <w:szCs w:val="28"/>
        </w:rPr>
      </w:pPr>
    </w:p>
    <w:p w:rsidR="007903FE" w:rsidRDefault="007903FE" w:rsidP="007903FE">
      <w:pPr>
        <w:ind w:right="-1270"/>
        <w:rPr>
          <w:rFonts w:cs="B Lotus"/>
          <w:color w:val="auto"/>
          <w:sz w:val="28"/>
          <w:szCs w:val="28"/>
        </w:rPr>
      </w:pPr>
    </w:p>
    <w:p w:rsidR="00BD40F4" w:rsidRPr="006D7654" w:rsidRDefault="00BD40F4" w:rsidP="007903FE">
      <w:pPr>
        <w:ind w:right="-1270"/>
        <w:rPr>
          <w:rFonts w:cs="B Lotus" w:hint="cs"/>
          <w:color w:val="auto"/>
          <w:sz w:val="28"/>
          <w:szCs w:val="28"/>
          <w:rtl/>
        </w:rPr>
      </w:pPr>
    </w:p>
    <w:p w:rsidR="007903FE" w:rsidRPr="002F693E" w:rsidRDefault="007903FE" w:rsidP="000A756C">
      <w:pPr>
        <w:bidi/>
        <w:spacing w:line="276" w:lineRule="auto"/>
        <w:ind w:left="-568" w:firstLine="558"/>
        <w:jc w:val="lowKashida"/>
        <w:rPr>
          <w:rFonts w:cs="B Lotus"/>
          <w:b/>
          <w:bCs/>
          <w:color w:val="auto"/>
          <w:sz w:val="28"/>
          <w:szCs w:val="28"/>
          <w:rtl/>
        </w:rPr>
      </w:pPr>
      <w:r w:rsidRPr="002F693E">
        <w:rPr>
          <w:rFonts w:cs="B Lotus" w:hint="cs"/>
          <w:b/>
          <w:bCs/>
          <w:color w:val="auto"/>
          <w:sz w:val="28"/>
          <w:szCs w:val="28"/>
          <w:rtl/>
        </w:rPr>
        <w:t>3-1- طرح پژوهش</w:t>
      </w:r>
    </w:p>
    <w:p w:rsidR="007903FE" w:rsidRPr="000A756C" w:rsidRDefault="007903FE" w:rsidP="000A756C">
      <w:pPr>
        <w:bidi/>
        <w:spacing w:line="276" w:lineRule="auto"/>
        <w:ind w:left="-568" w:firstLine="558"/>
        <w:jc w:val="lowKashida"/>
        <w:rPr>
          <w:rFonts w:cs="B Lotus" w:hint="cs"/>
          <w:color w:val="auto"/>
          <w:sz w:val="28"/>
          <w:szCs w:val="28"/>
          <w:rtl/>
        </w:rPr>
      </w:pPr>
      <w:r w:rsidRPr="000A756C">
        <w:rPr>
          <w:rFonts w:cs="B Lotus" w:hint="cs"/>
          <w:color w:val="auto"/>
          <w:sz w:val="28"/>
          <w:szCs w:val="28"/>
          <w:rtl/>
        </w:rPr>
        <w:t>پژوهش</w:t>
      </w:r>
      <w:r w:rsidRPr="000A756C">
        <w:rPr>
          <w:rFonts w:cs="B Lotus"/>
          <w:color w:val="auto"/>
          <w:sz w:val="28"/>
          <w:szCs w:val="28"/>
          <w:rtl/>
        </w:rPr>
        <w:t xml:space="preserve"> </w:t>
      </w:r>
      <w:r w:rsidRPr="000A756C">
        <w:rPr>
          <w:rFonts w:cs="B Lotus" w:hint="cs"/>
          <w:color w:val="auto"/>
          <w:sz w:val="28"/>
          <w:szCs w:val="28"/>
          <w:rtl/>
        </w:rPr>
        <w:t>حاضر با</w:t>
      </w:r>
      <w:r w:rsidRPr="000A756C">
        <w:rPr>
          <w:rFonts w:cs="B Lotus"/>
          <w:color w:val="auto"/>
          <w:sz w:val="28"/>
          <w:szCs w:val="28"/>
          <w:rtl/>
        </w:rPr>
        <w:t xml:space="preserve"> </w:t>
      </w:r>
      <w:r w:rsidRPr="000A756C">
        <w:rPr>
          <w:rFonts w:cs="B Lotus" w:hint="cs"/>
          <w:color w:val="auto"/>
          <w:sz w:val="28"/>
          <w:szCs w:val="28"/>
          <w:rtl/>
        </w:rPr>
        <w:t>توجه</w:t>
      </w:r>
      <w:r w:rsidRPr="000A756C">
        <w:rPr>
          <w:rFonts w:cs="B Lotus"/>
          <w:color w:val="auto"/>
          <w:sz w:val="28"/>
          <w:szCs w:val="28"/>
          <w:rtl/>
        </w:rPr>
        <w:t xml:space="preserve"> </w:t>
      </w:r>
      <w:r w:rsidRPr="000A756C">
        <w:rPr>
          <w:rFonts w:cs="B Lotus" w:hint="cs"/>
          <w:color w:val="auto"/>
          <w:sz w:val="28"/>
          <w:szCs w:val="28"/>
          <w:rtl/>
        </w:rPr>
        <w:t>به</w:t>
      </w:r>
      <w:r w:rsidRPr="000A756C">
        <w:rPr>
          <w:rFonts w:cs="B Lotus"/>
          <w:color w:val="auto"/>
          <w:sz w:val="28"/>
          <w:szCs w:val="28"/>
          <w:rtl/>
        </w:rPr>
        <w:t xml:space="preserve"> </w:t>
      </w:r>
      <w:r w:rsidRPr="000A756C">
        <w:rPr>
          <w:rFonts w:cs="B Lotus" w:hint="cs"/>
          <w:color w:val="auto"/>
          <w:sz w:val="28"/>
          <w:szCs w:val="28"/>
          <w:rtl/>
        </w:rPr>
        <w:t>موضوع</w:t>
      </w:r>
      <w:r w:rsidRPr="000A756C">
        <w:rPr>
          <w:rFonts w:cs="B Lotus"/>
          <w:color w:val="auto"/>
          <w:sz w:val="28"/>
          <w:szCs w:val="28"/>
          <w:rtl/>
        </w:rPr>
        <w:t xml:space="preserve"> </w:t>
      </w:r>
      <w:r w:rsidRPr="000A756C">
        <w:rPr>
          <w:rFonts w:cs="B Lotus" w:hint="cs"/>
          <w:color w:val="auto"/>
          <w:sz w:val="28"/>
          <w:szCs w:val="28"/>
          <w:rtl/>
        </w:rPr>
        <w:t>و</w:t>
      </w:r>
      <w:r w:rsidRPr="000A756C">
        <w:rPr>
          <w:rFonts w:cs="B Lotus"/>
          <w:color w:val="auto"/>
          <w:sz w:val="28"/>
          <w:szCs w:val="28"/>
          <w:rtl/>
        </w:rPr>
        <w:t xml:space="preserve"> </w:t>
      </w:r>
      <w:r w:rsidRPr="000A756C">
        <w:rPr>
          <w:rFonts w:cs="B Lotus" w:hint="cs"/>
          <w:color w:val="auto"/>
          <w:sz w:val="28"/>
          <w:szCs w:val="28"/>
          <w:rtl/>
        </w:rPr>
        <w:t>اهداف</w:t>
      </w:r>
      <w:r w:rsidRPr="000A756C">
        <w:rPr>
          <w:rFonts w:cs="B Lotus"/>
          <w:color w:val="auto"/>
          <w:sz w:val="28"/>
          <w:szCs w:val="28"/>
          <w:rtl/>
        </w:rPr>
        <w:t xml:space="preserve"> </w:t>
      </w:r>
      <w:r w:rsidRPr="000A756C">
        <w:rPr>
          <w:rFonts w:cs="B Lotus" w:hint="cs"/>
          <w:color w:val="auto"/>
          <w:sz w:val="28"/>
          <w:szCs w:val="28"/>
          <w:rtl/>
        </w:rPr>
        <w:t>پژوهش،</w:t>
      </w:r>
      <w:r w:rsidRPr="000A756C">
        <w:rPr>
          <w:rFonts w:cs="B Lotus"/>
          <w:color w:val="auto"/>
          <w:sz w:val="28"/>
          <w:szCs w:val="28"/>
          <w:rtl/>
        </w:rPr>
        <w:t xml:space="preserve"> از لحاظ ماهيت و روش بکار رفته از نوع توصيفي </w:t>
      </w:r>
      <w:r w:rsidRPr="000A756C">
        <w:rPr>
          <w:rFonts w:ascii="Times New Roman" w:hAnsi="Times New Roman" w:cs="Times New Roman" w:hint="cs"/>
          <w:color w:val="auto"/>
          <w:sz w:val="28"/>
          <w:szCs w:val="28"/>
          <w:rtl/>
        </w:rPr>
        <w:t>–</w:t>
      </w:r>
      <w:r w:rsidRPr="000A756C">
        <w:rPr>
          <w:rFonts w:cs="B Lotus" w:hint="cs"/>
          <w:color w:val="auto"/>
          <w:sz w:val="28"/>
          <w:szCs w:val="28"/>
          <w:rtl/>
        </w:rPr>
        <w:t xml:space="preserve"> همبستگی </w:t>
      </w:r>
      <w:r w:rsidRPr="000A756C">
        <w:rPr>
          <w:rFonts w:cs="B Lotus"/>
          <w:color w:val="auto"/>
          <w:sz w:val="28"/>
          <w:szCs w:val="28"/>
          <w:rtl/>
        </w:rPr>
        <w:t>و از نظر هدف از نوع کاربرد</w:t>
      </w:r>
      <w:r w:rsidRPr="000A756C">
        <w:rPr>
          <w:rFonts w:cs="B Lotus" w:hint="cs"/>
          <w:color w:val="auto"/>
          <w:sz w:val="28"/>
          <w:szCs w:val="28"/>
          <w:rtl/>
        </w:rPr>
        <w:t>ی</w:t>
      </w:r>
      <w:r w:rsidRPr="000A756C">
        <w:rPr>
          <w:rFonts w:cs="B Lotus"/>
          <w:color w:val="auto"/>
          <w:sz w:val="28"/>
          <w:szCs w:val="28"/>
          <w:rtl/>
        </w:rPr>
        <w:t xml:space="preserve">  است</w:t>
      </w:r>
      <w:r w:rsidRPr="000A756C">
        <w:rPr>
          <w:rFonts w:cs="B Lotus" w:hint="cs"/>
          <w:color w:val="auto"/>
          <w:sz w:val="28"/>
          <w:szCs w:val="28"/>
          <w:rtl/>
        </w:rPr>
        <w:t>.</w:t>
      </w:r>
    </w:p>
    <w:p w:rsidR="007903FE" w:rsidRPr="000A756C" w:rsidRDefault="007903FE" w:rsidP="000A756C">
      <w:pPr>
        <w:bidi/>
        <w:spacing w:line="276" w:lineRule="auto"/>
        <w:ind w:left="-568" w:firstLine="558"/>
        <w:jc w:val="lowKashida"/>
        <w:rPr>
          <w:rFonts w:cs="B Lotus"/>
          <w:color w:val="auto"/>
          <w:sz w:val="28"/>
          <w:szCs w:val="28"/>
          <w:rtl/>
        </w:rPr>
      </w:pPr>
      <w:r w:rsidRPr="000A756C">
        <w:rPr>
          <w:rFonts w:cs="B Lotus" w:hint="cs"/>
          <w:b/>
          <w:bCs/>
          <w:color w:val="auto"/>
          <w:sz w:val="28"/>
          <w:szCs w:val="28"/>
          <w:rtl/>
        </w:rPr>
        <w:t>3-2- جامعه، نمونه و روش نمونه گیری</w:t>
      </w:r>
    </w:p>
    <w:p w:rsidR="00081205" w:rsidRPr="00081205" w:rsidRDefault="00081205" w:rsidP="000A756C">
      <w:pPr>
        <w:bidi/>
        <w:spacing w:line="276" w:lineRule="auto"/>
        <w:ind w:left="-568" w:firstLine="558"/>
        <w:jc w:val="lowKashida"/>
        <w:rPr>
          <w:rFonts w:ascii="Times New Roman" w:eastAsia="Times New Roman" w:hAnsi="Times New Roman" w:cs="B Lotus"/>
          <w:color w:val="auto"/>
          <w:sz w:val="28"/>
          <w:szCs w:val="28"/>
        </w:rPr>
      </w:pPr>
      <w:r w:rsidRPr="00081205">
        <w:rPr>
          <w:rFonts w:ascii="Times New Roman" w:eastAsia="Times New Roman" w:hAnsi="Times New Roman" w:cs="B Lotus" w:hint="cs"/>
          <w:color w:val="auto"/>
          <w:sz w:val="28"/>
          <w:szCs w:val="28"/>
          <w:rtl/>
        </w:rPr>
        <w:lastRenderedPageBreak/>
        <w:t xml:space="preserve">جامعه آماری این پژوهش شامل کلیه سالمندان بالای 60 سال ساکن خانه سالمندان فرشتگان شهر تهران در سال 1404 می باشد، </w:t>
      </w:r>
      <w:r w:rsidRPr="00081205">
        <w:rPr>
          <w:rFonts w:ascii="Times New Roman" w:eastAsia="Times New Roman" w:hAnsi="Times New Roman" w:cs="B Lotus" w:hint="cs"/>
          <w:color w:val="auto"/>
          <w:sz w:val="28"/>
          <w:szCs w:val="28"/>
          <w:rtl/>
          <w:lang w:bidi="fa-IR"/>
        </w:rPr>
        <w:t xml:space="preserve">به منظور تعیین حجم نمونه، از جدول کرجسی و مورگان </w:t>
      </w:r>
      <w:r w:rsidRPr="00081205">
        <w:rPr>
          <w:rFonts w:ascii="Times New Roman" w:eastAsia="Times New Roman" w:hAnsi="Times New Roman" w:cs="B Lotus"/>
          <w:color w:val="auto"/>
          <w:sz w:val="28"/>
          <w:szCs w:val="28"/>
          <w:vertAlign w:val="superscript"/>
          <w:rtl/>
          <w:lang w:bidi="fa-IR"/>
        </w:rPr>
        <w:footnoteReference w:id="94"/>
      </w:r>
      <w:r w:rsidRPr="00081205">
        <w:rPr>
          <w:rFonts w:ascii="Times New Roman" w:eastAsia="Times New Roman" w:hAnsi="Times New Roman" w:cs="B Lotus" w:hint="cs"/>
          <w:color w:val="auto"/>
          <w:sz w:val="28"/>
          <w:szCs w:val="28"/>
          <w:rtl/>
          <w:lang w:bidi="fa-IR"/>
        </w:rPr>
        <w:t>1970 استفاده شد. بر اساس این جدول و با توجه به حجم جامعه آماری 100 نفر، حجم نمونه 80 نفر</w:t>
      </w:r>
      <w:r w:rsidR="0010198E">
        <w:rPr>
          <w:rFonts w:ascii="Times New Roman" w:eastAsia="Times New Roman" w:hAnsi="Times New Roman" w:cs="B Lotus" w:hint="cs"/>
          <w:color w:val="auto"/>
          <w:sz w:val="28"/>
          <w:szCs w:val="28"/>
          <w:rtl/>
          <w:lang w:bidi="fa-IR"/>
        </w:rPr>
        <w:t xml:space="preserve"> به روش نمونه گیری تصادفی ساده</w:t>
      </w:r>
      <w:r w:rsidRPr="00081205">
        <w:rPr>
          <w:rFonts w:ascii="Times New Roman" w:eastAsia="Times New Roman" w:hAnsi="Times New Roman" w:cs="B Lotus" w:hint="cs"/>
          <w:color w:val="auto"/>
          <w:sz w:val="28"/>
          <w:szCs w:val="28"/>
          <w:rtl/>
          <w:lang w:bidi="fa-IR"/>
        </w:rPr>
        <w:t xml:space="preserve"> در نظر گرفته شد</w:t>
      </w:r>
      <w:r w:rsidRPr="00081205">
        <w:rPr>
          <w:rFonts w:ascii="Times New Roman" w:eastAsia="Times New Roman" w:hAnsi="Times New Roman" w:cs="B Lotus"/>
          <w:color w:val="auto"/>
          <w:sz w:val="28"/>
          <w:szCs w:val="28"/>
        </w:rPr>
        <w:t xml:space="preserve"> </w:t>
      </w:r>
      <w:r w:rsidRPr="000A756C">
        <w:rPr>
          <w:rFonts w:ascii="Times New Roman" w:eastAsia="Times New Roman" w:hAnsi="Times New Roman" w:cs="B Lotus" w:hint="cs"/>
          <w:color w:val="auto"/>
          <w:sz w:val="28"/>
          <w:szCs w:val="28"/>
          <w:rtl/>
        </w:rPr>
        <w:t>.</w:t>
      </w:r>
    </w:p>
    <w:p w:rsidR="007903FE" w:rsidRPr="000A756C" w:rsidRDefault="007903FE" w:rsidP="000A756C">
      <w:pPr>
        <w:bidi/>
        <w:spacing w:line="276" w:lineRule="auto"/>
        <w:ind w:left="-568" w:firstLine="558"/>
        <w:jc w:val="lowKashida"/>
        <w:rPr>
          <w:rFonts w:cs="B Lotus"/>
          <w:color w:val="auto"/>
          <w:sz w:val="28"/>
          <w:szCs w:val="28"/>
          <w:rtl/>
        </w:rPr>
      </w:pPr>
      <w:r w:rsidRPr="000A756C">
        <w:rPr>
          <w:rFonts w:cs="B Lotus" w:hint="cs"/>
          <w:b/>
          <w:bCs/>
          <w:color w:val="auto"/>
          <w:sz w:val="28"/>
          <w:szCs w:val="28"/>
          <w:rtl/>
        </w:rPr>
        <w:t>3-3- ابزار پژوهش</w:t>
      </w:r>
    </w:p>
    <w:p w:rsidR="007903FE" w:rsidRPr="000A756C" w:rsidRDefault="007903FE" w:rsidP="000A756C">
      <w:pPr>
        <w:bidi/>
        <w:spacing w:line="276" w:lineRule="auto"/>
        <w:ind w:left="-568" w:firstLine="558"/>
        <w:jc w:val="both"/>
        <w:rPr>
          <w:rFonts w:ascii="Times New Roman" w:eastAsia="Times New Roman" w:hAnsi="Times New Roman" w:cs="B Lotus" w:hint="cs"/>
          <w:color w:val="auto"/>
          <w:sz w:val="26"/>
          <w:szCs w:val="26"/>
          <w:rtl/>
        </w:rPr>
      </w:pPr>
      <w:r w:rsidRPr="000A756C">
        <w:rPr>
          <w:rFonts w:ascii="B Lotus" w:cs="B Lotus" w:hint="cs"/>
          <w:color w:val="auto"/>
          <w:sz w:val="28"/>
          <w:szCs w:val="28"/>
          <w:rtl/>
        </w:rPr>
        <w:t>ابزار</w:t>
      </w:r>
      <w:r w:rsidRPr="000A756C">
        <w:rPr>
          <w:rFonts w:ascii="B Lotus" w:cs="B Lotus"/>
          <w:color w:val="auto"/>
          <w:sz w:val="28"/>
          <w:szCs w:val="28"/>
        </w:rPr>
        <w:t xml:space="preserve"> </w:t>
      </w:r>
      <w:r w:rsidRPr="000A756C">
        <w:rPr>
          <w:rFonts w:ascii="B Lotus" w:cs="B Lotus" w:hint="cs"/>
          <w:color w:val="auto"/>
          <w:sz w:val="28"/>
          <w:szCs w:val="28"/>
          <w:rtl/>
        </w:rPr>
        <w:t>گردآوری</w:t>
      </w:r>
      <w:r w:rsidRPr="000A756C">
        <w:rPr>
          <w:rFonts w:ascii="B Lotus" w:cs="B Lotus"/>
          <w:color w:val="auto"/>
          <w:sz w:val="28"/>
          <w:szCs w:val="28"/>
        </w:rPr>
        <w:t xml:space="preserve"> </w:t>
      </w:r>
      <w:r w:rsidRPr="000A756C">
        <w:rPr>
          <w:rFonts w:ascii="B Lotus" w:cs="B Lotus" w:hint="cs"/>
          <w:color w:val="auto"/>
          <w:sz w:val="28"/>
          <w:szCs w:val="28"/>
          <w:rtl/>
        </w:rPr>
        <w:t>اطلاعات</w:t>
      </w:r>
      <w:r w:rsidRPr="000A756C">
        <w:rPr>
          <w:rFonts w:ascii="B Lotus" w:cs="B Lotus"/>
          <w:color w:val="auto"/>
          <w:sz w:val="28"/>
          <w:szCs w:val="28"/>
        </w:rPr>
        <w:t xml:space="preserve"> </w:t>
      </w:r>
      <w:r w:rsidRPr="000A756C">
        <w:rPr>
          <w:rFonts w:ascii="B Lotus" w:cs="B Lotus" w:hint="cs"/>
          <w:color w:val="auto"/>
          <w:sz w:val="28"/>
          <w:szCs w:val="28"/>
          <w:rtl/>
        </w:rPr>
        <w:t>در</w:t>
      </w:r>
      <w:r w:rsidRPr="000A756C">
        <w:rPr>
          <w:rFonts w:ascii="B Lotus" w:cs="B Lotus"/>
          <w:color w:val="auto"/>
          <w:sz w:val="28"/>
          <w:szCs w:val="28"/>
        </w:rPr>
        <w:t xml:space="preserve"> </w:t>
      </w:r>
      <w:r w:rsidRPr="000A756C">
        <w:rPr>
          <w:rFonts w:ascii="B Lotus" w:cs="B Lotus" w:hint="cs"/>
          <w:color w:val="auto"/>
          <w:sz w:val="28"/>
          <w:szCs w:val="28"/>
          <w:rtl/>
        </w:rPr>
        <w:t>این</w:t>
      </w:r>
      <w:r w:rsidRPr="000A756C">
        <w:rPr>
          <w:rFonts w:ascii="B Lotus" w:cs="B Lotus"/>
          <w:color w:val="auto"/>
          <w:sz w:val="28"/>
          <w:szCs w:val="28"/>
        </w:rPr>
        <w:t xml:space="preserve"> </w:t>
      </w:r>
      <w:r w:rsidRPr="000A756C">
        <w:rPr>
          <w:rFonts w:ascii="B Lotus" w:cs="B Lotus" w:hint="cs"/>
          <w:color w:val="auto"/>
          <w:sz w:val="28"/>
          <w:szCs w:val="28"/>
          <w:rtl/>
        </w:rPr>
        <w:t>پژوهش،</w:t>
      </w:r>
      <w:r w:rsidRPr="000A756C">
        <w:rPr>
          <w:rFonts w:ascii="B Lotus" w:cs="B Lotus"/>
          <w:color w:val="auto"/>
          <w:sz w:val="28"/>
          <w:szCs w:val="28"/>
        </w:rPr>
        <w:t xml:space="preserve"> </w:t>
      </w:r>
      <w:r w:rsidRPr="000A756C">
        <w:rPr>
          <w:rFonts w:ascii="B Lotus" w:cs="B Lotus" w:hint="cs"/>
          <w:color w:val="auto"/>
          <w:sz w:val="28"/>
          <w:szCs w:val="28"/>
          <w:rtl/>
        </w:rPr>
        <w:t>پرسشنامه</w:t>
      </w:r>
      <w:r w:rsidRPr="000A756C">
        <w:rPr>
          <w:rFonts w:ascii="B Lotus" w:cs="B Lotus"/>
          <w:color w:val="auto"/>
          <w:sz w:val="28"/>
          <w:szCs w:val="28"/>
        </w:rPr>
        <w:t xml:space="preserve"> </w:t>
      </w:r>
      <w:r w:rsidRPr="000A756C">
        <w:rPr>
          <w:rFonts w:ascii="B Lotus" w:cs="B Lotus" w:hint="cs"/>
          <w:color w:val="auto"/>
          <w:sz w:val="28"/>
          <w:szCs w:val="28"/>
          <w:rtl/>
        </w:rPr>
        <w:t>مي</w:t>
      </w:r>
      <w:r w:rsidRPr="000A756C">
        <w:rPr>
          <w:rFonts w:ascii="B Lotus" w:cs="B Lotus"/>
          <w:color w:val="auto"/>
          <w:sz w:val="28"/>
          <w:szCs w:val="28"/>
        </w:rPr>
        <w:t xml:space="preserve"> </w:t>
      </w:r>
      <w:r w:rsidRPr="000A756C">
        <w:rPr>
          <w:rFonts w:ascii="B Lotus" w:cs="B Lotus" w:hint="cs"/>
          <w:color w:val="auto"/>
          <w:sz w:val="28"/>
          <w:szCs w:val="28"/>
          <w:rtl/>
        </w:rPr>
        <w:t>باشد.</w:t>
      </w:r>
      <w:r w:rsidRPr="000A756C">
        <w:rPr>
          <w:rFonts w:ascii="B Lotus" w:cs="B Lotus"/>
          <w:color w:val="auto"/>
          <w:sz w:val="28"/>
          <w:szCs w:val="28"/>
        </w:rPr>
        <w:t xml:space="preserve"> </w:t>
      </w:r>
      <w:r w:rsidRPr="000A756C">
        <w:rPr>
          <w:rFonts w:ascii="B Lotus" w:cs="B Lotus" w:hint="cs"/>
          <w:color w:val="auto"/>
          <w:sz w:val="28"/>
          <w:szCs w:val="28"/>
          <w:rtl/>
        </w:rPr>
        <w:t>جهت</w:t>
      </w:r>
      <w:r w:rsidRPr="000A756C">
        <w:rPr>
          <w:rFonts w:ascii="B Lotus" w:cs="B Lotus"/>
          <w:color w:val="auto"/>
          <w:sz w:val="28"/>
          <w:szCs w:val="28"/>
        </w:rPr>
        <w:t xml:space="preserve"> </w:t>
      </w:r>
      <w:r w:rsidRPr="000A756C">
        <w:rPr>
          <w:rFonts w:ascii="B Lotus" w:cs="B Lotus" w:hint="cs"/>
          <w:color w:val="auto"/>
          <w:sz w:val="28"/>
          <w:szCs w:val="28"/>
          <w:rtl/>
        </w:rPr>
        <w:t>پاسخگویي</w:t>
      </w:r>
      <w:r w:rsidRPr="000A756C">
        <w:rPr>
          <w:rFonts w:ascii="B Lotus" w:cs="B Lotus"/>
          <w:color w:val="auto"/>
          <w:sz w:val="28"/>
          <w:szCs w:val="28"/>
        </w:rPr>
        <w:t xml:space="preserve"> </w:t>
      </w:r>
      <w:r w:rsidRPr="000A756C">
        <w:rPr>
          <w:rFonts w:ascii="B Lotus" w:cs="B Lotus" w:hint="cs"/>
          <w:color w:val="auto"/>
          <w:sz w:val="28"/>
          <w:szCs w:val="28"/>
          <w:rtl/>
        </w:rPr>
        <w:t>به</w:t>
      </w:r>
      <w:r w:rsidRPr="000A756C">
        <w:rPr>
          <w:rFonts w:ascii="B Lotus" w:cs="B Lotus"/>
          <w:color w:val="auto"/>
          <w:sz w:val="28"/>
          <w:szCs w:val="28"/>
        </w:rPr>
        <w:t xml:space="preserve"> </w:t>
      </w:r>
      <w:r w:rsidRPr="000A756C">
        <w:rPr>
          <w:rFonts w:ascii="B Lotus" w:cs="B Lotus" w:hint="cs"/>
          <w:color w:val="auto"/>
          <w:sz w:val="28"/>
          <w:szCs w:val="28"/>
          <w:rtl/>
        </w:rPr>
        <w:t>سؤالات</w:t>
      </w:r>
      <w:r w:rsidRPr="000A756C">
        <w:rPr>
          <w:rFonts w:ascii="B Lotus" w:cs="B Lotus"/>
          <w:color w:val="auto"/>
          <w:sz w:val="28"/>
          <w:szCs w:val="28"/>
        </w:rPr>
        <w:t xml:space="preserve"> </w:t>
      </w:r>
      <w:r w:rsidRPr="000A756C">
        <w:rPr>
          <w:rFonts w:ascii="B Lotus" w:cs="B Lotus" w:hint="cs"/>
          <w:color w:val="auto"/>
          <w:sz w:val="28"/>
          <w:szCs w:val="28"/>
          <w:rtl/>
        </w:rPr>
        <w:t>پژوهش،</w:t>
      </w:r>
      <w:r w:rsidRPr="000A756C">
        <w:rPr>
          <w:rFonts w:ascii="B Lotus" w:cs="B Lotus"/>
          <w:color w:val="auto"/>
          <w:sz w:val="28"/>
          <w:szCs w:val="28"/>
        </w:rPr>
        <w:t xml:space="preserve"> </w:t>
      </w:r>
      <w:r w:rsidRPr="000A756C">
        <w:rPr>
          <w:rFonts w:ascii="B Lotus" w:cs="B Lotus" w:hint="cs"/>
          <w:color w:val="auto"/>
          <w:sz w:val="28"/>
          <w:szCs w:val="28"/>
          <w:rtl/>
        </w:rPr>
        <w:t>از</w:t>
      </w:r>
      <w:r w:rsidRPr="000A756C">
        <w:rPr>
          <w:rFonts w:ascii="B Lotus" w:cs="B Lotus"/>
          <w:color w:val="auto"/>
          <w:sz w:val="28"/>
          <w:szCs w:val="28"/>
        </w:rPr>
        <w:t xml:space="preserve"> </w:t>
      </w:r>
      <w:r w:rsidRPr="000A756C">
        <w:rPr>
          <w:rFonts w:ascii="B Lotus" w:cs="B Lotus" w:hint="cs"/>
          <w:color w:val="auto"/>
          <w:sz w:val="28"/>
          <w:szCs w:val="28"/>
          <w:rtl/>
        </w:rPr>
        <w:t>پرسشنامه های استفاده</w:t>
      </w:r>
      <w:r w:rsidRPr="000A756C">
        <w:rPr>
          <w:rFonts w:ascii="B Lotus" w:cs="B Lotus"/>
          <w:color w:val="auto"/>
          <w:sz w:val="28"/>
          <w:szCs w:val="28"/>
        </w:rPr>
        <w:t xml:space="preserve"> </w:t>
      </w:r>
      <w:r w:rsidRPr="000A756C">
        <w:rPr>
          <w:rFonts w:ascii="B Lotus" w:cs="B Lotus" w:hint="cs"/>
          <w:color w:val="auto"/>
          <w:sz w:val="28"/>
          <w:szCs w:val="28"/>
          <w:rtl/>
        </w:rPr>
        <w:t>شده</w:t>
      </w:r>
      <w:r w:rsidRPr="000A756C">
        <w:rPr>
          <w:rFonts w:ascii="B Lotus" w:cs="B Lotus"/>
          <w:color w:val="auto"/>
          <w:sz w:val="28"/>
          <w:szCs w:val="28"/>
        </w:rPr>
        <w:t xml:space="preserve"> </w:t>
      </w:r>
      <w:r w:rsidRPr="000A756C">
        <w:rPr>
          <w:rFonts w:ascii="B Lotus" w:cs="B Lotus" w:hint="cs"/>
          <w:color w:val="auto"/>
          <w:sz w:val="28"/>
          <w:szCs w:val="28"/>
          <w:rtl/>
        </w:rPr>
        <w:t>است که عبارتند از:</w:t>
      </w:r>
      <w:r w:rsidRPr="000A756C">
        <w:rPr>
          <w:rFonts w:ascii="Times New Roman" w:eastAsia="Times New Roman" w:hAnsi="Times New Roman" w:cs="B Lotus"/>
          <w:color w:val="auto"/>
          <w:sz w:val="26"/>
          <w:szCs w:val="26"/>
          <w:rtl/>
        </w:rPr>
        <w:t xml:space="preserve"> </w:t>
      </w:r>
    </w:p>
    <w:p w:rsidR="000A756C" w:rsidRPr="000A756C" w:rsidRDefault="000A756C" w:rsidP="000A756C">
      <w:pPr>
        <w:bidi/>
        <w:spacing w:line="276" w:lineRule="auto"/>
        <w:ind w:left="-568" w:firstLine="558"/>
        <w:jc w:val="lowKashida"/>
        <w:rPr>
          <w:rFonts w:ascii="B Nazanin,Bold" w:hAnsi="Calibri" w:cs="B Lotus"/>
          <w:b/>
          <w:bCs/>
          <w:color w:val="auto"/>
          <w:sz w:val="28"/>
          <w:szCs w:val="28"/>
          <w:rtl/>
          <w:lang w:bidi="fa-IR"/>
        </w:rPr>
      </w:pPr>
      <w:r w:rsidRPr="000A756C">
        <w:rPr>
          <w:rFonts w:ascii="B Nazanin,Bold" w:hAnsi="Calibri" w:cs="B Lotus" w:hint="cs"/>
          <w:b/>
          <w:bCs/>
          <w:color w:val="auto"/>
          <w:sz w:val="28"/>
          <w:szCs w:val="28"/>
          <w:rtl/>
        </w:rPr>
        <w:t xml:space="preserve">3-3-1- </w:t>
      </w:r>
      <w:r w:rsidRPr="000A756C">
        <w:rPr>
          <w:rFonts w:ascii="B Nazanin,Bold" w:hAnsi="Calibri" w:cs="B Lotus" w:hint="cs"/>
          <w:b/>
          <w:bCs/>
          <w:color w:val="auto"/>
          <w:sz w:val="28"/>
          <w:szCs w:val="28"/>
          <w:rtl/>
          <w:lang w:bidi="fa-IR"/>
        </w:rPr>
        <w:t>پرسشنامه هوش معنوی کینگ:</w:t>
      </w:r>
    </w:p>
    <w:p w:rsidR="000A756C" w:rsidRDefault="000A756C" w:rsidP="000A756C">
      <w:pPr>
        <w:bidi/>
        <w:spacing w:line="276" w:lineRule="auto"/>
        <w:ind w:left="-568" w:firstLine="558"/>
        <w:jc w:val="lowKashida"/>
        <w:rPr>
          <w:rFonts w:ascii="B Nazanin,Bold" w:hAnsi="Calibri" w:cs="B Lotus"/>
          <w:color w:val="auto"/>
          <w:sz w:val="28"/>
          <w:szCs w:val="28"/>
          <w:rtl/>
          <w:lang w:bidi="fa-IR"/>
        </w:rPr>
      </w:pPr>
      <w:r w:rsidRPr="000A756C">
        <w:rPr>
          <w:rFonts w:ascii="B Nazanin,Bold" w:hAnsi="Calibri" w:cs="B Lotus" w:hint="cs"/>
          <w:b/>
          <w:bCs/>
          <w:color w:val="auto"/>
          <w:sz w:val="28"/>
          <w:szCs w:val="28"/>
          <w:rtl/>
          <w:lang w:bidi="fa-IR"/>
        </w:rPr>
        <w:t xml:space="preserve"> </w:t>
      </w:r>
      <w:r w:rsidRPr="000A756C">
        <w:rPr>
          <w:rFonts w:ascii="B Nazanin,Bold" w:hAnsi="Calibri" w:cs="B Lotus" w:hint="cs"/>
          <w:color w:val="auto"/>
          <w:sz w:val="28"/>
          <w:szCs w:val="28"/>
          <w:rtl/>
          <w:lang w:bidi="fa-IR"/>
        </w:rPr>
        <w:t>این پرسشنامه که توسط کینگ (2000) ساخته شده</w:t>
      </w:r>
      <w:r w:rsidRPr="000A756C">
        <w:rPr>
          <w:rFonts w:ascii="B Nazanin,Bold" w:hAnsi="Calibri" w:cs="B Lotus"/>
          <w:color w:val="auto"/>
          <w:sz w:val="28"/>
          <w:szCs w:val="28"/>
        </w:rPr>
        <w:t xml:space="preserve"> </w:t>
      </w:r>
      <w:r w:rsidRPr="000A756C">
        <w:rPr>
          <w:rFonts w:ascii="B Nazanin,Bold" w:hAnsi="Calibri" w:cs="B Lotus" w:hint="cs"/>
          <w:color w:val="auto"/>
          <w:sz w:val="28"/>
          <w:szCs w:val="28"/>
          <w:rtl/>
          <w:lang w:bidi="fa-IR"/>
        </w:rPr>
        <w:t>است و دارای ۲۴ آیتم می‌باشد و بر اساس مقیاس ۵ گزینه‌ای لیکرت پر می‌شود. دارای ۴ زیرمقیاس است که شامل تفکر وجودی انتقادی، ایجاد معنای شخصی، آگاهی متعالی و گسترش حالت هوشیاری می‌باشد. نمره گذاری پرسشنامه هوش هیجانی کینگ بر اساس لیکرت پنج گزینه‌ای (کاملاً نادرست: 0، نادرست: 1، تا حدودی: 2، بسیار درست: 3 و کاملاً درست: 4) می‌باشد. حداقل و حداکثر امتیاز کسب شده در این مقیاس ۰ و ۹۶ می‌باشد، نمرات بالا نشان دهنده‌ هوش معنوی بالا و یا وجود چنین ظرفیتی در شخص می‌باشد. با استفاده از تحلیل عاملی اکتشافی در یک نمونه‌ی ۶۱۹ نفری از دانشجویان دانشگاه ترنت کانادا در سال ۲۰۰۷ آلفای کرونباخ 95/0 به دست آمد و پایایی از طریق تنصیف 0/84گزارش شد. همچنین آلفای کرونباخ خرده مقیاسها به قرار زیر است: عامل اول88/0، عامل دوم 87/0، عامل سوم 88/0 و عامل چهارم 94/0 به دست آمد. (زوهر و مارشال، ۲۰۰۰). همچنین در مطالعه‌ای در جمعیت ایرانی (معلمی، بخشانی، و رقیبی، ۱۳۸۹) ضریب پایایی پرسشنامه در یک نمونه‌ی ۶۰ نفری به شیوه بازآزمایی 67/0 محاسبه شد.</w:t>
      </w:r>
    </w:p>
    <w:p w:rsidR="007C774C" w:rsidRDefault="007C774C" w:rsidP="007C774C">
      <w:pPr>
        <w:bidi/>
        <w:spacing w:line="276" w:lineRule="auto"/>
        <w:ind w:left="-568" w:firstLine="558"/>
        <w:jc w:val="lowKashida"/>
        <w:rPr>
          <w:rFonts w:ascii="B Nazanin,Bold" w:hAnsi="Calibri" w:cs="B Lotus"/>
          <w:color w:val="auto"/>
          <w:sz w:val="28"/>
          <w:szCs w:val="28"/>
          <w:rtl/>
          <w:lang w:bidi="fa-IR"/>
        </w:rPr>
      </w:pPr>
    </w:p>
    <w:p w:rsidR="007C774C" w:rsidRPr="000A756C" w:rsidRDefault="007C774C" w:rsidP="007C774C">
      <w:pPr>
        <w:bidi/>
        <w:spacing w:line="276" w:lineRule="auto"/>
        <w:ind w:left="-568" w:firstLine="558"/>
        <w:jc w:val="lowKashida"/>
        <w:rPr>
          <w:rFonts w:ascii="B Nazanin,Bold" w:hAnsi="Calibri" w:cs="B Lotus"/>
          <w:color w:val="auto"/>
          <w:sz w:val="28"/>
          <w:szCs w:val="28"/>
          <w:rtl/>
          <w:lang w:bidi="fa-IR"/>
        </w:rPr>
      </w:pPr>
    </w:p>
    <w:p w:rsidR="000A756C" w:rsidRPr="000A756C" w:rsidRDefault="000A756C" w:rsidP="000A756C">
      <w:pPr>
        <w:bidi/>
        <w:spacing w:line="276" w:lineRule="auto"/>
        <w:ind w:left="-568" w:firstLine="558"/>
        <w:jc w:val="lowKashida"/>
        <w:rPr>
          <w:rFonts w:ascii="Arial" w:eastAsia="Times New Roman" w:hAnsi="Arial" w:cs="B Lotus"/>
          <w:b/>
          <w:bCs/>
          <w:color w:val="auto"/>
          <w:sz w:val="28"/>
          <w:szCs w:val="28"/>
          <w:lang w:bidi="fa-IR"/>
        </w:rPr>
      </w:pPr>
      <w:r w:rsidRPr="000A756C">
        <w:rPr>
          <w:rFonts w:ascii="Arial" w:eastAsia="Times New Roman" w:hAnsi="Arial" w:cs="B Lotus" w:hint="cs"/>
          <w:b/>
          <w:bCs/>
          <w:color w:val="auto"/>
          <w:sz w:val="28"/>
          <w:szCs w:val="28"/>
          <w:rtl/>
          <w:lang w:bidi="fa-IR"/>
        </w:rPr>
        <w:t xml:space="preserve">2-3-3- </w:t>
      </w:r>
      <w:r w:rsidRPr="000A756C">
        <w:rPr>
          <w:rFonts w:ascii="Arial" w:eastAsia="Times New Roman" w:hAnsi="Arial" w:cs="B Lotus"/>
          <w:b/>
          <w:bCs/>
          <w:color w:val="auto"/>
          <w:sz w:val="28"/>
          <w:szCs w:val="28"/>
          <w:rtl/>
        </w:rPr>
        <w:t>پرسشنامه اضطراب مرگ</w:t>
      </w:r>
      <w:r w:rsidRPr="000A756C">
        <w:rPr>
          <w:rFonts w:ascii="Arial" w:eastAsia="Times New Roman" w:hAnsi="Arial" w:cs="B Lotus"/>
          <w:b/>
          <w:bCs/>
          <w:color w:val="auto"/>
          <w:sz w:val="28"/>
          <w:szCs w:val="28"/>
          <w:lang w:bidi="fa-IR"/>
        </w:rPr>
        <w:t>(</w:t>
      </w:r>
      <w:r w:rsidRPr="000A756C">
        <w:rPr>
          <w:rFonts w:ascii="Times New Roman" w:eastAsia="Times New Roman" w:hAnsi="Times New Roman" w:cs="B Lotus"/>
          <w:b/>
          <w:bCs/>
          <w:color w:val="auto"/>
          <w:sz w:val="28"/>
          <w:szCs w:val="28"/>
          <w:lang w:val="en-US" w:bidi="fa-IR"/>
        </w:rPr>
        <w:t>DAS</w:t>
      </w:r>
      <w:r w:rsidRPr="000A756C">
        <w:rPr>
          <w:rFonts w:ascii="Arial" w:eastAsia="Times New Roman" w:hAnsi="Arial" w:cs="B Lotus"/>
          <w:b/>
          <w:bCs/>
          <w:color w:val="auto"/>
          <w:sz w:val="28"/>
          <w:szCs w:val="28"/>
          <w:lang w:val="en-US" w:bidi="fa-IR"/>
        </w:rPr>
        <w:t>)</w:t>
      </w:r>
    </w:p>
    <w:p w:rsidR="000A756C" w:rsidRPr="000A756C" w:rsidRDefault="000A756C" w:rsidP="000A756C">
      <w:pPr>
        <w:bidi/>
        <w:spacing w:line="276" w:lineRule="auto"/>
        <w:ind w:left="-568" w:firstLine="558"/>
        <w:jc w:val="lowKashida"/>
        <w:rPr>
          <w:rFonts w:ascii="Arial" w:eastAsia="Times New Roman" w:hAnsi="Arial" w:cs="B Lotus" w:hint="cs"/>
          <w:color w:val="auto"/>
          <w:sz w:val="28"/>
          <w:szCs w:val="28"/>
          <w:rtl/>
          <w:lang w:bidi="fa-IR"/>
        </w:rPr>
      </w:pPr>
      <w:r w:rsidRPr="000A756C">
        <w:rPr>
          <w:rFonts w:ascii="Arial" w:eastAsia="Times New Roman" w:hAnsi="Arial" w:cs="B Lotus"/>
          <w:color w:val="auto"/>
          <w:sz w:val="28"/>
          <w:szCs w:val="28"/>
          <w:rtl/>
        </w:rPr>
        <w:t xml:space="preserve">این پرسشنامه در سال </w:t>
      </w:r>
      <w:r w:rsidRPr="000A756C">
        <w:rPr>
          <w:rFonts w:ascii="Arial" w:eastAsia="Times New Roman" w:hAnsi="Arial" w:cs="B Lotus" w:hint="cs"/>
          <w:color w:val="auto"/>
          <w:sz w:val="28"/>
          <w:szCs w:val="28"/>
          <w:rtl/>
        </w:rPr>
        <w:t>1970</w:t>
      </w:r>
      <w:r w:rsidRPr="000A756C">
        <w:rPr>
          <w:rFonts w:ascii="Arial" w:eastAsia="Times New Roman" w:hAnsi="Arial" w:cs="B Lotus"/>
          <w:color w:val="auto"/>
          <w:sz w:val="28"/>
          <w:szCs w:val="28"/>
          <w:rtl/>
        </w:rPr>
        <w:t xml:space="preserve"> توسط تمپلر ساخته شده است و شامل </w:t>
      </w:r>
      <w:r w:rsidRPr="000A756C">
        <w:rPr>
          <w:rFonts w:ascii="Arial" w:eastAsia="Times New Roman" w:hAnsi="Arial" w:cs="B Lotus" w:hint="cs"/>
          <w:color w:val="auto"/>
          <w:sz w:val="28"/>
          <w:szCs w:val="28"/>
          <w:rtl/>
        </w:rPr>
        <w:t>15</w:t>
      </w:r>
      <w:r w:rsidRPr="000A756C">
        <w:rPr>
          <w:rFonts w:ascii="Arial" w:eastAsia="Times New Roman" w:hAnsi="Arial" w:cs="B Lotus"/>
          <w:color w:val="auto"/>
          <w:sz w:val="28"/>
          <w:szCs w:val="28"/>
          <w:rtl/>
        </w:rPr>
        <w:t xml:space="preserve"> ماده است که نگرش آزمودنی ها را به مرگ می سنجد. آزمودنی ها پاسخ های خود را به هر سوال با گزینه های بلی یا خیر </w:t>
      </w:r>
      <w:r w:rsidRPr="000A756C">
        <w:rPr>
          <w:rFonts w:ascii="Arial" w:eastAsia="Times New Roman" w:hAnsi="Arial" w:cs="B Lotus"/>
          <w:color w:val="auto"/>
          <w:sz w:val="28"/>
          <w:szCs w:val="28"/>
          <w:rtl/>
        </w:rPr>
        <w:lastRenderedPageBreak/>
        <w:t xml:space="preserve">مشخص می کنند و به گزینه بله </w:t>
      </w:r>
      <w:r w:rsidRPr="000A756C">
        <w:rPr>
          <w:rFonts w:ascii="Arial" w:eastAsia="Times New Roman" w:hAnsi="Arial" w:cs="B Lotus"/>
          <w:color w:val="auto"/>
          <w:sz w:val="28"/>
          <w:szCs w:val="28"/>
          <w:lang w:bidi="fa-IR"/>
        </w:rPr>
        <w:t>)</w:t>
      </w:r>
      <w:r w:rsidRPr="000A756C">
        <w:rPr>
          <w:rFonts w:ascii="Arial" w:eastAsia="Times New Roman" w:hAnsi="Arial" w:cs="B Lotus"/>
          <w:color w:val="auto"/>
          <w:sz w:val="28"/>
          <w:szCs w:val="28"/>
          <w:rtl/>
        </w:rPr>
        <w:t xml:space="preserve">نمره </w:t>
      </w:r>
      <w:r w:rsidRPr="000A756C">
        <w:rPr>
          <w:rFonts w:ascii="Arial" w:eastAsia="Times New Roman" w:hAnsi="Arial" w:cs="B Lotus" w:hint="cs"/>
          <w:color w:val="auto"/>
          <w:sz w:val="28"/>
          <w:szCs w:val="28"/>
          <w:rtl/>
        </w:rPr>
        <w:t>1)</w:t>
      </w:r>
      <w:r w:rsidRPr="000A756C">
        <w:rPr>
          <w:rFonts w:ascii="Arial" w:eastAsia="Times New Roman" w:hAnsi="Arial" w:cs="B Lotus"/>
          <w:color w:val="auto"/>
          <w:sz w:val="28"/>
          <w:szCs w:val="28"/>
          <w:rtl/>
        </w:rPr>
        <w:t xml:space="preserve"> و گزینه خیر </w:t>
      </w:r>
      <w:r w:rsidRPr="000A756C">
        <w:rPr>
          <w:rFonts w:ascii="Arial" w:eastAsia="Times New Roman" w:hAnsi="Arial" w:cs="B Lotus" w:hint="cs"/>
          <w:color w:val="auto"/>
          <w:sz w:val="28"/>
          <w:szCs w:val="28"/>
          <w:rtl/>
        </w:rPr>
        <w:t>(</w:t>
      </w:r>
      <w:r w:rsidRPr="000A756C">
        <w:rPr>
          <w:rFonts w:ascii="Arial" w:eastAsia="Times New Roman" w:hAnsi="Arial" w:cs="B Lotus"/>
          <w:color w:val="auto"/>
          <w:sz w:val="28"/>
          <w:szCs w:val="28"/>
          <w:rtl/>
        </w:rPr>
        <w:t>نمره 0</w:t>
      </w:r>
      <w:r w:rsidRPr="000A756C">
        <w:rPr>
          <w:rFonts w:ascii="Arial" w:eastAsia="Times New Roman" w:hAnsi="Arial" w:cs="B Lotus" w:hint="cs"/>
          <w:color w:val="auto"/>
          <w:sz w:val="28"/>
          <w:szCs w:val="28"/>
          <w:rtl/>
        </w:rPr>
        <w:t>)</w:t>
      </w:r>
      <w:r w:rsidRPr="000A756C">
        <w:rPr>
          <w:rFonts w:ascii="Arial" w:eastAsia="Times New Roman" w:hAnsi="Arial" w:cs="B Lotus"/>
          <w:color w:val="auto"/>
          <w:sz w:val="28"/>
          <w:szCs w:val="28"/>
          <w:rtl/>
        </w:rPr>
        <w:t xml:space="preserve"> داده می شود. پاسخ بلی نشانگر وجود اضطراب در فرد است. بدین ترتیب، نمره ی این مقیاس می تواند بین صفرتا </w:t>
      </w:r>
      <w:r w:rsidRPr="000A756C">
        <w:rPr>
          <w:rFonts w:ascii="Arial" w:eastAsia="Times New Roman" w:hAnsi="Arial" w:cs="B Lotus" w:hint="cs"/>
          <w:color w:val="auto"/>
          <w:sz w:val="28"/>
          <w:szCs w:val="28"/>
          <w:rtl/>
        </w:rPr>
        <w:t>15</w:t>
      </w:r>
      <w:r w:rsidRPr="000A756C">
        <w:rPr>
          <w:rFonts w:ascii="Arial" w:eastAsia="Times New Roman" w:hAnsi="Arial" w:cs="B Lotus"/>
          <w:color w:val="auto"/>
          <w:sz w:val="28"/>
          <w:szCs w:val="28"/>
          <w:rtl/>
        </w:rPr>
        <w:t xml:space="preserve"> متغیر باشد که نمره </w:t>
      </w:r>
      <w:r w:rsidRPr="000A756C">
        <w:rPr>
          <w:rFonts w:ascii="Arial" w:eastAsia="Times New Roman" w:hAnsi="Arial" w:cs="B Lotus" w:hint="cs"/>
          <w:color w:val="auto"/>
          <w:sz w:val="28"/>
          <w:szCs w:val="28"/>
          <w:rtl/>
        </w:rPr>
        <w:t>بالا</w:t>
      </w:r>
      <w:r w:rsidRPr="000A756C">
        <w:rPr>
          <w:rFonts w:ascii="Arial" w:eastAsia="Times New Roman" w:hAnsi="Arial" w:cs="B Lotus"/>
          <w:color w:val="auto"/>
          <w:sz w:val="28"/>
          <w:szCs w:val="28"/>
          <w:rtl/>
        </w:rPr>
        <w:t xml:space="preserve"> نماینگر اضطراب زیاد افراد در مورد مرگ است. بررسی های به عمل آمده در مورد روایی و پایایی مقیاس اضطراب مرگ نشان می دهد که این مقیاس از اعتبار قابل قبولی برخوردار است. در فرهنگ اصلی، ضریب پایایی باز آزمایی مقیاس </w:t>
      </w:r>
      <w:r w:rsidRPr="000A756C">
        <w:rPr>
          <w:rFonts w:ascii="Arial" w:eastAsia="Times New Roman" w:hAnsi="Arial" w:cs="B Lotus" w:hint="cs"/>
          <w:color w:val="auto"/>
          <w:sz w:val="28"/>
          <w:szCs w:val="28"/>
          <w:rtl/>
        </w:rPr>
        <w:t>83/0</w:t>
      </w:r>
      <w:r w:rsidRPr="000A756C">
        <w:rPr>
          <w:rFonts w:ascii="Arial" w:eastAsia="Times New Roman" w:hAnsi="Arial" w:cs="B Lotus"/>
          <w:color w:val="auto"/>
          <w:sz w:val="28"/>
          <w:szCs w:val="28"/>
          <w:rtl/>
        </w:rPr>
        <w:t xml:space="preserve"> و روایی همزمان آن براساس همبستگی با مقیاس اضطراب آشكار</w:t>
      </w:r>
      <w:r w:rsidRPr="000A756C">
        <w:rPr>
          <w:rFonts w:ascii="Arial" w:eastAsia="Times New Roman" w:hAnsi="Arial" w:cs="B Lotus" w:hint="cs"/>
          <w:color w:val="auto"/>
          <w:sz w:val="28"/>
          <w:szCs w:val="28"/>
          <w:rtl/>
        </w:rPr>
        <w:t>27</w:t>
      </w:r>
      <w:r w:rsidRPr="000A756C">
        <w:rPr>
          <w:rFonts w:ascii="Arial" w:eastAsia="Times New Roman" w:hAnsi="Arial" w:cs="B Lotus"/>
          <w:color w:val="auto"/>
          <w:sz w:val="28"/>
          <w:szCs w:val="28"/>
          <w:rtl/>
        </w:rPr>
        <w:t>/</w:t>
      </w:r>
      <w:r w:rsidRPr="000A756C">
        <w:rPr>
          <w:rFonts w:ascii="Arial" w:eastAsia="Times New Roman" w:hAnsi="Arial" w:cs="B Lotus" w:hint="cs"/>
          <w:color w:val="auto"/>
          <w:sz w:val="28"/>
          <w:szCs w:val="28"/>
          <w:rtl/>
        </w:rPr>
        <w:t>0</w:t>
      </w:r>
      <w:r w:rsidRPr="000A756C">
        <w:rPr>
          <w:rFonts w:ascii="Arial" w:eastAsia="Times New Roman" w:hAnsi="Arial" w:cs="B Lotus"/>
          <w:color w:val="auto"/>
          <w:sz w:val="28"/>
          <w:szCs w:val="28"/>
          <w:rtl/>
        </w:rPr>
        <w:t xml:space="preserve"> و با مقیاس افسردگی </w:t>
      </w:r>
      <w:r w:rsidRPr="000A756C">
        <w:rPr>
          <w:rFonts w:ascii="Arial" w:eastAsia="Times New Roman" w:hAnsi="Arial" w:cs="B Lotus" w:hint="cs"/>
          <w:color w:val="auto"/>
          <w:sz w:val="28"/>
          <w:szCs w:val="28"/>
          <w:rtl/>
        </w:rPr>
        <w:t>40</w:t>
      </w:r>
      <w:r w:rsidRPr="000A756C">
        <w:rPr>
          <w:rFonts w:ascii="Arial" w:eastAsia="Times New Roman" w:hAnsi="Arial" w:cs="B Lotus"/>
          <w:color w:val="auto"/>
          <w:sz w:val="28"/>
          <w:szCs w:val="28"/>
          <w:rtl/>
        </w:rPr>
        <w:t>/</w:t>
      </w:r>
      <w:r w:rsidRPr="000A756C">
        <w:rPr>
          <w:rFonts w:ascii="Arial" w:eastAsia="Times New Roman" w:hAnsi="Arial" w:cs="B Lotus" w:hint="cs"/>
          <w:color w:val="auto"/>
          <w:sz w:val="28"/>
          <w:szCs w:val="28"/>
          <w:rtl/>
        </w:rPr>
        <w:t>0</w:t>
      </w:r>
      <w:r w:rsidRPr="000A756C">
        <w:rPr>
          <w:rFonts w:ascii="Arial" w:eastAsia="Times New Roman" w:hAnsi="Arial" w:cs="B Lotus"/>
          <w:color w:val="auto"/>
          <w:sz w:val="28"/>
          <w:szCs w:val="28"/>
          <w:rtl/>
        </w:rPr>
        <w:t xml:space="preserve"> گزارش شده است</w:t>
      </w:r>
      <w:r w:rsidRPr="000A756C">
        <w:rPr>
          <w:rFonts w:ascii="Arial" w:eastAsia="Times New Roman" w:hAnsi="Arial" w:cs="B Lotus" w:hint="cs"/>
          <w:color w:val="auto"/>
          <w:sz w:val="28"/>
          <w:szCs w:val="28"/>
          <w:rtl/>
        </w:rPr>
        <w:t>(</w:t>
      </w:r>
      <w:r w:rsidRPr="000A756C">
        <w:rPr>
          <w:rFonts w:ascii="Arial" w:eastAsia="Times New Roman" w:hAnsi="Arial" w:cs="B Lotus"/>
          <w:color w:val="auto"/>
          <w:sz w:val="28"/>
          <w:szCs w:val="28"/>
          <w:rtl/>
        </w:rPr>
        <w:t>به نقل از رجبی و بحرانی</w:t>
      </w:r>
      <w:r w:rsidRPr="000A756C">
        <w:rPr>
          <w:rFonts w:ascii="Arial" w:eastAsia="Times New Roman" w:hAnsi="Arial" w:cs="B Lotus" w:hint="cs"/>
          <w:color w:val="auto"/>
          <w:sz w:val="28"/>
          <w:szCs w:val="28"/>
          <w:rtl/>
        </w:rPr>
        <w:t xml:space="preserve">1380) </w:t>
      </w:r>
      <w:r w:rsidRPr="000A756C">
        <w:rPr>
          <w:rFonts w:ascii="Arial" w:eastAsia="Times New Roman" w:hAnsi="Arial" w:cs="B Lotus"/>
          <w:color w:val="auto"/>
          <w:sz w:val="28"/>
          <w:szCs w:val="28"/>
          <w:rtl/>
        </w:rPr>
        <w:t xml:space="preserve">پایایی و روایی این پرسشنامه را در ایران رجبی و بحرانی </w:t>
      </w:r>
      <w:r w:rsidRPr="000A756C">
        <w:rPr>
          <w:rFonts w:ascii="Arial" w:eastAsia="Times New Roman" w:hAnsi="Arial" w:cs="B Lotus" w:hint="cs"/>
          <w:color w:val="auto"/>
          <w:sz w:val="28"/>
          <w:szCs w:val="28"/>
          <w:rtl/>
        </w:rPr>
        <w:t>(1380)</w:t>
      </w:r>
      <w:r w:rsidRPr="000A756C">
        <w:rPr>
          <w:rFonts w:ascii="Arial" w:eastAsia="Times New Roman" w:hAnsi="Arial" w:cs="B Lotus"/>
          <w:color w:val="auto"/>
          <w:sz w:val="28"/>
          <w:szCs w:val="28"/>
          <w:rtl/>
        </w:rPr>
        <w:t xml:space="preserve"> مورد بررسی قرار دادند و بر این اساس ضریب پایایی تنصیفی را </w:t>
      </w:r>
      <w:r w:rsidRPr="000A756C">
        <w:rPr>
          <w:rFonts w:ascii="Arial" w:eastAsia="Times New Roman" w:hAnsi="Arial" w:cs="B Lotus" w:hint="cs"/>
          <w:color w:val="auto"/>
          <w:sz w:val="28"/>
          <w:szCs w:val="28"/>
          <w:rtl/>
        </w:rPr>
        <w:t>60</w:t>
      </w:r>
      <w:r w:rsidRPr="000A756C">
        <w:rPr>
          <w:rFonts w:ascii="Arial" w:eastAsia="Times New Roman" w:hAnsi="Arial" w:cs="B Lotus"/>
          <w:color w:val="auto"/>
          <w:sz w:val="28"/>
          <w:szCs w:val="28"/>
          <w:rtl/>
        </w:rPr>
        <w:t>/</w:t>
      </w:r>
      <w:r w:rsidRPr="000A756C">
        <w:rPr>
          <w:rFonts w:ascii="Arial" w:eastAsia="Times New Roman" w:hAnsi="Arial" w:cs="B Lotus" w:hint="cs"/>
          <w:color w:val="auto"/>
          <w:sz w:val="28"/>
          <w:szCs w:val="28"/>
          <w:rtl/>
        </w:rPr>
        <w:t>0</w:t>
      </w:r>
      <w:r w:rsidRPr="000A756C">
        <w:rPr>
          <w:rFonts w:ascii="Arial" w:eastAsia="Times New Roman" w:hAnsi="Arial" w:cs="B Lotus"/>
          <w:color w:val="auto"/>
          <w:sz w:val="28"/>
          <w:szCs w:val="28"/>
          <w:rtl/>
        </w:rPr>
        <w:t xml:space="preserve"> و ضریب همسانی درونی را </w:t>
      </w:r>
      <w:r w:rsidRPr="000A756C">
        <w:rPr>
          <w:rFonts w:ascii="Arial" w:eastAsia="Times New Roman" w:hAnsi="Arial" w:cs="B Lotus" w:hint="cs"/>
          <w:color w:val="auto"/>
          <w:sz w:val="28"/>
          <w:szCs w:val="28"/>
          <w:rtl/>
        </w:rPr>
        <w:t>73</w:t>
      </w:r>
      <w:r w:rsidRPr="000A756C">
        <w:rPr>
          <w:rFonts w:ascii="Arial" w:eastAsia="Times New Roman" w:hAnsi="Arial" w:cs="B Lotus"/>
          <w:color w:val="auto"/>
          <w:sz w:val="28"/>
          <w:szCs w:val="28"/>
          <w:rtl/>
        </w:rPr>
        <w:t>/</w:t>
      </w:r>
      <w:r w:rsidRPr="000A756C">
        <w:rPr>
          <w:rFonts w:ascii="Arial" w:eastAsia="Times New Roman" w:hAnsi="Arial" w:cs="B Lotus" w:hint="cs"/>
          <w:color w:val="auto"/>
          <w:sz w:val="28"/>
          <w:szCs w:val="28"/>
          <w:rtl/>
        </w:rPr>
        <w:t>0</w:t>
      </w:r>
      <w:r w:rsidRPr="000A756C">
        <w:rPr>
          <w:rFonts w:ascii="Arial" w:eastAsia="Times New Roman" w:hAnsi="Arial" w:cs="B Lotus"/>
          <w:color w:val="auto"/>
          <w:sz w:val="28"/>
          <w:szCs w:val="28"/>
          <w:rtl/>
        </w:rPr>
        <w:t xml:space="preserve"> گزارش کردند. در پژوهش حاضر نیز پایایی این ابزار </w:t>
      </w:r>
      <w:r w:rsidRPr="000A756C">
        <w:rPr>
          <w:rFonts w:ascii="Arial" w:eastAsia="Times New Roman" w:hAnsi="Arial" w:cs="B Lotus" w:hint="cs"/>
          <w:color w:val="auto"/>
          <w:sz w:val="28"/>
          <w:szCs w:val="28"/>
          <w:rtl/>
        </w:rPr>
        <w:t>86</w:t>
      </w:r>
      <w:r w:rsidRPr="000A756C">
        <w:rPr>
          <w:rFonts w:ascii="Arial" w:eastAsia="Times New Roman" w:hAnsi="Arial" w:cs="B Lotus"/>
          <w:color w:val="auto"/>
          <w:sz w:val="28"/>
          <w:szCs w:val="28"/>
          <w:rtl/>
        </w:rPr>
        <w:t>/</w:t>
      </w:r>
      <w:r w:rsidRPr="000A756C">
        <w:rPr>
          <w:rFonts w:ascii="Arial" w:eastAsia="Times New Roman" w:hAnsi="Arial" w:cs="B Lotus" w:hint="cs"/>
          <w:color w:val="auto"/>
          <w:sz w:val="28"/>
          <w:szCs w:val="28"/>
          <w:rtl/>
        </w:rPr>
        <w:t>0</w:t>
      </w:r>
      <w:r w:rsidRPr="000A756C">
        <w:rPr>
          <w:rFonts w:ascii="Arial" w:eastAsia="Times New Roman" w:hAnsi="Arial" w:cs="B Lotus"/>
          <w:color w:val="auto"/>
          <w:sz w:val="28"/>
          <w:szCs w:val="28"/>
          <w:rtl/>
        </w:rPr>
        <w:t xml:space="preserve"> برآورد شد</w:t>
      </w:r>
      <w:r w:rsidRPr="000A756C">
        <w:rPr>
          <w:rFonts w:ascii="Arial" w:eastAsia="Times New Roman" w:hAnsi="Arial" w:cs="B Lotus"/>
          <w:color w:val="auto"/>
          <w:sz w:val="28"/>
          <w:szCs w:val="28"/>
          <w:lang w:bidi="fa-IR"/>
        </w:rPr>
        <w:t>.</w:t>
      </w:r>
    </w:p>
    <w:p w:rsidR="000A756C" w:rsidRPr="000A756C" w:rsidRDefault="000A756C" w:rsidP="000A756C">
      <w:pPr>
        <w:bidi/>
        <w:spacing w:line="276" w:lineRule="auto"/>
        <w:ind w:left="-568" w:firstLine="558"/>
        <w:jc w:val="lowKashida"/>
        <w:rPr>
          <w:rFonts w:ascii="B Nazanin,Bold" w:hAnsi="Calibri" w:cs="B Lotus" w:hint="cs"/>
          <w:b/>
          <w:bCs/>
          <w:color w:val="auto"/>
          <w:sz w:val="28"/>
          <w:szCs w:val="28"/>
          <w:rtl/>
          <w:lang w:bidi="fa-IR"/>
        </w:rPr>
      </w:pPr>
      <w:r w:rsidRPr="000A756C">
        <w:rPr>
          <w:rFonts w:ascii="Arial" w:eastAsia="Times New Roman" w:hAnsi="Arial" w:cs="B Lotus" w:hint="cs"/>
          <w:b/>
          <w:bCs/>
          <w:color w:val="auto"/>
          <w:sz w:val="28"/>
          <w:szCs w:val="28"/>
          <w:rtl/>
          <w:lang w:bidi="fa-IR"/>
        </w:rPr>
        <w:t xml:space="preserve">3-3-3- </w:t>
      </w:r>
      <w:r w:rsidRPr="000A756C">
        <w:rPr>
          <w:rFonts w:ascii="B Nazanin,Bold" w:hAnsi="Calibri" w:cs="B Lotus" w:hint="cs"/>
          <w:b/>
          <w:bCs/>
          <w:color w:val="auto"/>
          <w:sz w:val="28"/>
          <w:szCs w:val="28"/>
          <w:rtl/>
          <w:lang w:bidi="fa-IR"/>
        </w:rPr>
        <w:t>پرسشنامه اضطراب سلامتی(</w:t>
      </w:r>
      <w:r>
        <w:rPr>
          <w:rFonts w:ascii="Times New Roman" w:hAnsi="Times New Roman" w:cs="Times New Roman"/>
          <w:b/>
          <w:bCs/>
          <w:color w:val="auto"/>
          <w:sz w:val="28"/>
          <w:szCs w:val="28"/>
          <w:lang w:val="en-US"/>
        </w:rPr>
        <w:t>HAI</w:t>
      </w:r>
      <w:r w:rsidRPr="000A756C">
        <w:rPr>
          <w:rFonts w:ascii="B Nazanin,Bold" w:hAnsi="Calibri" w:cs="B Lotus" w:hint="cs"/>
          <w:b/>
          <w:bCs/>
          <w:color w:val="auto"/>
          <w:sz w:val="28"/>
          <w:szCs w:val="28"/>
          <w:rtl/>
          <w:lang w:bidi="fa-IR"/>
        </w:rPr>
        <w:t>)</w:t>
      </w:r>
    </w:p>
    <w:p w:rsidR="000A756C" w:rsidRPr="000A756C" w:rsidRDefault="000A756C" w:rsidP="000A756C">
      <w:pPr>
        <w:bidi/>
        <w:spacing w:line="276" w:lineRule="auto"/>
        <w:ind w:left="-568" w:firstLine="558"/>
        <w:jc w:val="lowKashida"/>
        <w:rPr>
          <w:rFonts w:ascii="B Nazanin,Bold" w:hAnsi="Calibri" w:cs="B Lotus" w:hint="cs"/>
          <w:color w:val="auto"/>
          <w:sz w:val="28"/>
          <w:szCs w:val="28"/>
          <w:rtl/>
        </w:rPr>
      </w:pPr>
      <w:r w:rsidRPr="000A756C">
        <w:rPr>
          <w:rFonts w:ascii="B Nazanin,Bold" w:hAnsi="Calibri" w:cs="B Lotus" w:hint="cs"/>
          <w:color w:val="auto"/>
          <w:sz w:val="28"/>
          <w:szCs w:val="28"/>
          <w:rtl/>
          <w:lang w:bidi="fa-IR"/>
        </w:rPr>
        <w:t>پرسشنامه اضطراب سلامتی توسط سالکوفسکیس و همکاران (2002) تدوین شده و نسخه کوتاه آن شامل18 سوال است. این ابزار بررسی نگرانی افراد نسبت به ابتلا به بیماری، تاثیر منفی از علائم بدنی و ترس از بیمار بودن می پردازد. نمره گذاری به صورت چهار درجه ای(از 0 تا 3) انجام می شود. در پژوهش های داخلی، ضریب آلفای کرونباخ آن بین 80/0 تا 88/0 گزارش شده است که نشان دهنده پایای مطلوب آن است.</w:t>
      </w:r>
    </w:p>
    <w:p w:rsidR="000A756C" w:rsidRPr="002F693E" w:rsidRDefault="000A756C" w:rsidP="000A756C">
      <w:pPr>
        <w:pStyle w:val="Heading1"/>
        <w:bidi/>
        <w:spacing w:before="0" w:after="0" w:line="276" w:lineRule="auto"/>
        <w:ind w:left="-568" w:firstLine="558"/>
        <w:jc w:val="lowKashida"/>
        <w:rPr>
          <w:rFonts w:cs="B Lotus"/>
          <w:color w:val="auto"/>
          <w:sz w:val="6"/>
          <w:szCs w:val="6"/>
          <w:rtl/>
          <w:lang w:bidi="fa-IR"/>
        </w:rPr>
      </w:pPr>
      <w:bookmarkStart w:id="24" w:name="_Toc107794912"/>
      <w:r w:rsidRPr="002F693E">
        <w:rPr>
          <w:rFonts w:cs="B Lotus" w:hint="cs"/>
          <w:color w:val="auto"/>
          <w:sz w:val="28"/>
          <w:szCs w:val="28"/>
          <w:rtl/>
          <w:lang w:bidi="fa-IR"/>
        </w:rPr>
        <w:t>4-3- روش اجرای پژوهش</w:t>
      </w:r>
      <w:bookmarkEnd w:id="24"/>
    </w:p>
    <w:p w:rsidR="000A756C" w:rsidRPr="000A756C" w:rsidRDefault="000A756C" w:rsidP="000A756C">
      <w:pPr>
        <w:bidi/>
        <w:spacing w:line="276" w:lineRule="auto"/>
        <w:ind w:left="-568" w:firstLine="558"/>
        <w:jc w:val="lowKashida"/>
        <w:rPr>
          <w:rFonts w:cs="B Lotus"/>
          <w:color w:val="auto"/>
          <w:sz w:val="28"/>
          <w:szCs w:val="28"/>
          <w:rtl/>
        </w:rPr>
      </w:pPr>
      <w:bookmarkStart w:id="25" w:name="_Toc107794913"/>
      <w:r w:rsidRPr="000A756C">
        <w:rPr>
          <w:rFonts w:cs="B Lotus" w:hint="cs"/>
          <w:color w:val="auto"/>
          <w:sz w:val="28"/>
          <w:szCs w:val="28"/>
          <w:rtl/>
        </w:rPr>
        <w:t xml:space="preserve">  </w:t>
      </w:r>
      <w:r w:rsidRPr="000A756C">
        <w:rPr>
          <w:rFonts w:cs="B Lotus"/>
          <w:color w:val="auto"/>
          <w:sz w:val="28"/>
          <w:szCs w:val="28"/>
          <w:rtl/>
        </w:rPr>
        <w:t>روش اجراي پژوهش حاضر بد</w:t>
      </w:r>
      <w:r w:rsidRPr="000A756C">
        <w:rPr>
          <w:rFonts w:cs="B Lotus" w:hint="cs"/>
          <w:color w:val="auto"/>
          <w:sz w:val="28"/>
          <w:szCs w:val="28"/>
          <w:rtl/>
        </w:rPr>
        <w:t>ی</w:t>
      </w:r>
      <w:r w:rsidRPr="000A756C">
        <w:rPr>
          <w:rFonts w:cs="B Lotus" w:hint="eastAsia"/>
          <w:color w:val="auto"/>
          <w:sz w:val="28"/>
          <w:szCs w:val="28"/>
          <w:rtl/>
        </w:rPr>
        <w:t>ن</w:t>
      </w:r>
      <w:r w:rsidRPr="000A756C">
        <w:rPr>
          <w:rFonts w:cs="B Lotus"/>
          <w:color w:val="auto"/>
          <w:sz w:val="28"/>
          <w:szCs w:val="28"/>
          <w:rtl/>
        </w:rPr>
        <w:t xml:space="preserve"> صورت بود که پس از در</w:t>
      </w:r>
      <w:r w:rsidRPr="000A756C">
        <w:rPr>
          <w:rFonts w:cs="B Lotus" w:hint="cs"/>
          <w:color w:val="auto"/>
          <w:sz w:val="28"/>
          <w:szCs w:val="28"/>
          <w:rtl/>
        </w:rPr>
        <w:t>ی</w:t>
      </w:r>
      <w:r w:rsidRPr="000A756C">
        <w:rPr>
          <w:rFonts w:cs="B Lotus" w:hint="eastAsia"/>
          <w:color w:val="auto"/>
          <w:sz w:val="28"/>
          <w:szCs w:val="28"/>
          <w:rtl/>
        </w:rPr>
        <w:t>افت</w:t>
      </w:r>
      <w:r w:rsidRPr="000A756C">
        <w:rPr>
          <w:rFonts w:cs="B Lotus"/>
          <w:color w:val="auto"/>
          <w:sz w:val="28"/>
          <w:szCs w:val="28"/>
          <w:rtl/>
        </w:rPr>
        <w:t xml:space="preserve"> معرف</w:t>
      </w:r>
      <w:r w:rsidRPr="000A756C">
        <w:rPr>
          <w:rFonts w:cs="B Lotus" w:hint="cs"/>
          <w:color w:val="auto"/>
          <w:sz w:val="28"/>
          <w:szCs w:val="28"/>
          <w:rtl/>
        </w:rPr>
        <w:t>ی</w:t>
      </w:r>
      <w:r w:rsidRPr="000A756C">
        <w:rPr>
          <w:rFonts w:cs="B Lotus"/>
          <w:color w:val="auto"/>
          <w:sz w:val="28"/>
          <w:szCs w:val="28"/>
          <w:rtl/>
        </w:rPr>
        <w:t xml:space="preserve"> نامه از واحد پـژوهش دانـشگاه پ</w:t>
      </w:r>
      <w:r w:rsidRPr="000A756C">
        <w:rPr>
          <w:rFonts w:cs="B Lotus" w:hint="cs"/>
          <w:color w:val="auto"/>
          <w:sz w:val="28"/>
          <w:szCs w:val="28"/>
          <w:rtl/>
        </w:rPr>
        <w:t>ی</w:t>
      </w:r>
      <w:r w:rsidRPr="000A756C">
        <w:rPr>
          <w:rFonts w:cs="B Lotus" w:hint="eastAsia"/>
          <w:color w:val="auto"/>
          <w:sz w:val="28"/>
          <w:szCs w:val="28"/>
          <w:rtl/>
        </w:rPr>
        <w:t>ام</w:t>
      </w:r>
      <w:r w:rsidRPr="000A756C">
        <w:rPr>
          <w:rFonts w:cs="B Lotus"/>
          <w:color w:val="auto"/>
          <w:sz w:val="28"/>
          <w:szCs w:val="28"/>
          <w:rtl/>
        </w:rPr>
        <w:t xml:space="preserve"> نور واحد</w:t>
      </w:r>
      <w:r w:rsidRPr="000A756C">
        <w:rPr>
          <w:rFonts w:cs="B Lotus" w:hint="cs"/>
          <w:color w:val="auto"/>
          <w:sz w:val="28"/>
          <w:szCs w:val="28"/>
          <w:rtl/>
        </w:rPr>
        <w:t xml:space="preserve"> ساری،</w:t>
      </w:r>
      <w:r w:rsidRPr="000A756C">
        <w:rPr>
          <w:rFonts w:cs="B Lotus"/>
          <w:color w:val="auto"/>
          <w:sz w:val="28"/>
          <w:szCs w:val="28"/>
          <w:rtl/>
        </w:rPr>
        <w:t xml:space="preserve"> و در</w:t>
      </w:r>
      <w:r w:rsidRPr="000A756C">
        <w:rPr>
          <w:rFonts w:cs="B Lotus" w:hint="cs"/>
          <w:color w:val="auto"/>
          <w:sz w:val="28"/>
          <w:szCs w:val="28"/>
          <w:rtl/>
        </w:rPr>
        <w:t>ی</w:t>
      </w:r>
      <w:r w:rsidRPr="000A756C">
        <w:rPr>
          <w:rFonts w:cs="B Lotus" w:hint="eastAsia"/>
          <w:color w:val="auto"/>
          <w:sz w:val="28"/>
          <w:szCs w:val="28"/>
          <w:rtl/>
        </w:rPr>
        <w:t>افت</w:t>
      </w:r>
      <w:r w:rsidRPr="000A756C">
        <w:rPr>
          <w:rFonts w:cs="B Lotus"/>
          <w:color w:val="auto"/>
          <w:sz w:val="28"/>
          <w:szCs w:val="28"/>
          <w:rtl/>
        </w:rPr>
        <w:t xml:space="preserve"> اطلاعات از تعـداد </w:t>
      </w:r>
      <w:r w:rsidRPr="000A756C">
        <w:rPr>
          <w:rFonts w:cs="B Lotus" w:hint="cs"/>
          <w:color w:val="auto"/>
          <w:sz w:val="28"/>
          <w:szCs w:val="28"/>
          <w:rtl/>
        </w:rPr>
        <w:t>سالمندان خانه سالمندان فرشتگان</w:t>
      </w:r>
      <w:r w:rsidRPr="000A756C">
        <w:rPr>
          <w:rFonts w:cs="B Lotus"/>
          <w:color w:val="auto"/>
          <w:sz w:val="28"/>
          <w:szCs w:val="28"/>
          <w:rtl/>
        </w:rPr>
        <w:t xml:space="preserve"> شهر تهران</w:t>
      </w:r>
      <w:r w:rsidRPr="000A756C">
        <w:rPr>
          <w:rFonts w:cs="B Lotus" w:hint="cs"/>
          <w:color w:val="auto"/>
          <w:sz w:val="28"/>
          <w:szCs w:val="28"/>
          <w:rtl/>
        </w:rPr>
        <w:t xml:space="preserve"> و شناسایی جامعه و نمونه آماری که جامعه آماری پژوهش شامل سالمندان بالای 60 سال ساکن خانه سالمندان فرشتگان تهران بود. نمونه گیری به روش تصادفی ساده انجام شد و افرادی که شرایط ورود به مطالعه را </w:t>
      </w:r>
      <w:r w:rsidRPr="000A756C">
        <w:rPr>
          <w:rFonts w:cs="B Lotus" w:hint="cs"/>
          <w:color w:val="auto"/>
          <w:sz w:val="28"/>
          <w:szCs w:val="28"/>
          <w:rtl/>
          <w:lang w:bidi="fa-IR"/>
        </w:rPr>
        <w:t>داشتند</w:t>
      </w:r>
      <w:r w:rsidRPr="000A756C">
        <w:rPr>
          <w:rFonts w:cs="B Lotus" w:hint="cs"/>
          <w:color w:val="auto"/>
          <w:sz w:val="28"/>
          <w:szCs w:val="28"/>
          <w:rtl/>
        </w:rPr>
        <w:t xml:space="preserve"> (از جمله رضایت برای شرکت در پژوهش، سلامت نسبی روانی و توانایی پاسخگویی به پرسشنامه ها) 80 نفر با توجه به </w:t>
      </w:r>
      <w:r w:rsidRPr="000A756C">
        <w:rPr>
          <w:rFonts w:cs="B Lotus" w:hint="cs"/>
          <w:color w:val="auto"/>
          <w:sz w:val="28"/>
          <w:szCs w:val="28"/>
          <w:rtl/>
          <w:lang w:bidi="fa-IR"/>
        </w:rPr>
        <w:t xml:space="preserve">جدول کرجسی و مورگان </w:t>
      </w:r>
      <w:r w:rsidRPr="000A756C">
        <w:rPr>
          <w:rFonts w:cs="B Lotus" w:hint="cs"/>
          <w:color w:val="auto"/>
          <w:sz w:val="28"/>
          <w:szCs w:val="28"/>
          <w:rtl/>
        </w:rPr>
        <w:t>به عنوان نمونه انتخاب شدند.</w:t>
      </w:r>
    </w:p>
    <w:p w:rsidR="000A756C" w:rsidRPr="000A756C" w:rsidRDefault="000A756C" w:rsidP="000A756C">
      <w:pPr>
        <w:pStyle w:val="Heading1"/>
        <w:bidi/>
        <w:spacing w:before="0" w:after="0" w:line="276" w:lineRule="auto"/>
        <w:ind w:left="-568" w:firstLine="558"/>
        <w:rPr>
          <w:rFonts w:cs="B Lotus"/>
          <w:color w:val="auto"/>
          <w:sz w:val="28"/>
          <w:szCs w:val="28"/>
          <w:rtl/>
        </w:rPr>
      </w:pPr>
      <w:r w:rsidRPr="000A756C">
        <w:rPr>
          <w:rFonts w:cs="B Lotus" w:hint="cs"/>
          <w:color w:val="auto"/>
          <w:sz w:val="28"/>
          <w:szCs w:val="28"/>
          <w:rtl/>
          <w:lang w:bidi="fa-IR"/>
        </w:rPr>
        <w:t xml:space="preserve">5-3- </w:t>
      </w:r>
      <w:r w:rsidRPr="000A756C">
        <w:rPr>
          <w:rFonts w:cs="B Lotus"/>
          <w:color w:val="auto"/>
          <w:sz w:val="28"/>
          <w:szCs w:val="28"/>
          <w:rtl/>
        </w:rPr>
        <w:t>روش تجزیه و تحلیل داده</w:t>
      </w:r>
      <w:r w:rsidRPr="000A756C">
        <w:rPr>
          <w:rFonts w:cs="B Lotus"/>
          <w:color w:val="auto"/>
          <w:sz w:val="28"/>
          <w:szCs w:val="28"/>
          <w:rtl/>
        </w:rPr>
        <w:softHyphen/>
        <w:t>ها</w:t>
      </w:r>
      <w:bookmarkEnd w:id="25"/>
      <w:r w:rsidRPr="000A756C">
        <w:rPr>
          <w:rFonts w:cs="B Lotus"/>
          <w:color w:val="auto"/>
          <w:sz w:val="28"/>
          <w:szCs w:val="28"/>
          <w:rtl/>
        </w:rPr>
        <w:t xml:space="preserve"> </w:t>
      </w:r>
    </w:p>
    <w:p w:rsidR="000A756C" w:rsidRPr="000A756C" w:rsidRDefault="000A756C" w:rsidP="000A756C">
      <w:pPr>
        <w:autoSpaceDE/>
        <w:autoSpaceDN/>
        <w:bidi/>
        <w:adjustRightInd/>
        <w:spacing w:line="276" w:lineRule="auto"/>
        <w:ind w:left="-568" w:firstLine="558"/>
        <w:jc w:val="lowKashida"/>
        <w:rPr>
          <w:rFonts w:ascii="Calibri" w:hAnsi="Calibri" w:cs="B Lotus" w:hint="cs"/>
          <w:color w:val="auto"/>
          <w:sz w:val="28"/>
          <w:szCs w:val="28"/>
          <w:rtl/>
          <w:lang w:bidi="fa-IR"/>
        </w:rPr>
      </w:pPr>
      <w:r w:rsidRPr="000A756C">
        <w:rPr>
          <w:rFonts w:ascii="Calibri" w:hAnsi="Calibri" w:cs="B Lotus" w:hint="cs"/>
          <w:color w:val="auto"/>
          <w:sz w:val="28"/>
          <w:szCs w:val="28"/>
          <w:rtl/>
        </w:rPr>
        <w:t xml:space="preserve">پس از جمع آوری داده ها با استفاده از پرسشنامه ها، جهت تجزیه و تحلیل داده های  اولیه از شاخص ها و روش های آمار توصیفی </w:t>
      </w:r>
      <w:r w:rsidRPr="000A756C">
        <w:rPr>
          <w:rFonts w:ascii="Calibri" w:hAnsi="Calibri" w:cs="B Lotus" w:hint="cs"/>
          <w:color w:val="auto"/>
          <w:sz w:val="28"/>
          <w:szCs w:val="28"/>
          <w:rtl/>
          <w:lang w:bidi="fa-IR"/>
        </w:rPr>
        <w:t xml:space="preserve">نظیر میانگین، انحراف معیار، فراوانی و درصد استفاده شد و برای آزمون های همبستگی بررسی رابطه بین متغیر ها از ضریب همبستگی پیرسون (با توجه به نرمال بودن داده </w:t>
      </w:r>
      <w:r w:rsidRPr="000A756C">
        <w:rPr>
          <w:rFonts w:ascii="Calibri" w:hAnsi="Calibri" w:cs="B Lotus" w:hint="cs"/>
          <w:color w:val="auto"/>
          <w:sz w:val="28"/>
          <w:szCs w:val="28"/>
          <w:rtl/>
          <w:lang w:bidi="fa-IR"/>
        </w:rPr>
        <w:lastRenderedPageBreak/>
        <w:t xml:space="preserve">ها) و تحلیل رگرسیون خطی چندگانه برای بررسی نقش پیش بینی کننده هوش معنوی و اضطراب سلامتی و اضطراب مرگ و از آزمون های مقایسه ای (در صورت نیاز) مانند آزمون </w:t>
      </w:r>
      <w:r w:rsidRPr="000A756C">
        <w:rPr>
          <w:rFonts w:ascii="Calibri" w:hAnsi="Calibri" w:cs="B Lotus"/>
          <w:color w:val="auto"/>
          <w:sz w:val="28"/>
          <w:szCs w:val="28"/>
          <w:lang w:val="en-US"/>
        </w:rPr>
        <w:t>t</w:t>
      </w:r>
      <w:r w:rsidRPr="000A756C">
        <w:rPr>
          <w:rFonts w:ascii="Calibri" w:hAnsi="Calibri" w:cs="B Lotus" w:hint="cs"/>
          <w:color w:val="auto"/>
          <w:sz w:val="28"/>
          <w:szCs w:val="28"/>
          <w:rtl/>
          <w:lang w:bidi="fa-IR"/>
        </w:rPr>
        <w:t xml:space="preserve"> مستقل یا آنالیز واریانس برای بررسی تفاوت ها گروهی (جنسیت یا وضعیت تاهل) استفاده شد.</w:t>
      </w:r>
    </w:p>
    <w:p w:rsidR="00E82B07" w:rsidRPr="006D7654" w:rsidRDefault="00E82B07" w:rsidP="00E82B07">
      <w:pPr>
        <w:pStyle w:val="ListParagraph"/>
        <w:tabs>
          <w:tab w:val="left" w:pos="8247"/>
        </w:tabs>
        <w:ind w:left="0" w:right="-1270"/>
        <w:jc w:val="center"/>
        <w:rPr>
          <w:rFonts w:cs="B Lotus"/>
          <w:b/>
          <w:bCs/>
          <w:color w:val="auto"/>
          <w:sz w:val="96"/>
          <w:szCs w:val="96"/>
        </w:rPr>
      </w:pPr>
    </w:p>
    <w:p w:rsidR="007903FE" w:rsidRPr="006D7654" w:rsidRDefault="007903FE" w:rsidP="00E82B07">
      <w:pPr>
        <w:pStyle w:val="ListParagraph"/>
        <w:tabs>
          <w:tab w:val="left" w:pos="8247"/>
        </w:tabs>
        <w:ind w:left="0" w:right="-1270"/>
        <w:jc w:val="center"/>
        <w:rPr>
          <w:rFonts w:cs="B Lotus"/>
          <w:b/>
          <w:bCs/>
          <w:color w:val="auto"/>
          <w:sz w:val="96"/>
          <w:szCs w:val="96"/>
        </w:rPr>
      </w:pPr>
    </w:p>
    <w:p w:rsidR="007903FE" w:rsidRPr="006D7654" w:rsidRDefault="007903FE" w:rsidP="00E82B07">
      <w:pPr>
        <w:pStyle w:val="ListParagraph"/>
        <w:tabs>
          <w:tab w:val="left" w:pos="8247"/>
        </w:tabs>
        <w:ind w:left="0" w:right="-1270"/>
        <w:jc w:val="center"/>
        <w:rPr>
          <w:rFonts w:cs="B Lotus"/>
          <w:b/>
          <w:bCs/>
          <w:color w:val="auto"/>
          <w:sz w:val="96"/>
          <w:szCs w:val="96"/>
        </w:rPr>
      </w:pPr>
    </w:p>
    <w:p w:rsidR="00E54892" w:rsidRPr="006D7654" w:rsidRDefault="00E54892" w:rsidP="000D77E7">
      <w:pPr>
        <w:bidi/>
        <w:ind w:right="-1270"/>
        <w:jc w:val="lowKashida"/>
        <w:rPr>
          <w:rFonts w:ascii="BLotus" w:hAnsi="Calibri" w:cs="B Lotus" w:hint="cs"/>
          <w:b/>
          <w:bCs/>
          <w:color w:val="auto"/>
          <w:sz w:val="30"/>
          <w:szCs w:val="32"/>
          <w:rtl/>
          <w:lang w:bidi="fa-IR"/>
        </w:rPr>
      </w:pPr>
    </w:p>
    <w:p w:rsidR="00E82B07" w:rsidRPr="006D7654" w:rsidRDefault="00E82B07" w:rsidP="00E82B07">
      <w:pPr>
        <w:bidi/>
        <w:ind w:left="-550" w:right="-1270"/>
        <w:jc w:val="lowKashida"/>
        <w:rPr>
          <w:rFonts w:ascii="BLotus" w:hAnsi="Calibri" w:cs="B Lotus" w:hint="cs"/>
          <w:b/>
          <w:bCs/>
          <w:color w:val="auto"/>
          <w:sz w:val="30"/>
          <w:szCs w:val="32"/>
          <w:rtl/>
          <w:lang w:bidi="fa-IR"/>
        </w:rPr>
      </w:pPr>
    </w:p>
    <w:p w:rsidR="00E82B07" w:rsidRDefault="00E82B07" w:rsidP="00E82B07">
      <w:pPr>
        <w:bidi/>
        <w:ind w:left="-550" w:right="-1270"/>
        <w:jc w:val="lowKashida"/>
        <w:rPr>
          <w:rFonts w:ascii="BLotus" w:hAnsi="Calibri" w:cs="B Lotus"/>
          <w:b/>
          <w:bCs/>
          <w:color w:val="auto"/>
          <w:sz w:val="30"/>
          <w:szCs w:val="32"/>
          <w:rtl/>
          <w:lang w:bidi="fa-IR"/>
        </w:rPr>
      </w:pPr>
    </w:p>
    <w:p w:rsidR="000A756C" w:rsidRDefault="000A756C" w:rsidP="000A756C">
      <w:pPr>
        <w:bidi/>
        <w:ind w:left="-550" w:right="-1270"/>
        <w:jc w:val="lowKashida"/>
        <w:rPr>
          <w:rFonts w:ascii="BLotus" w:hAnsi="Calibri" w:cs="B Lotus"/>
          <w:b/>
          <w:bCs/>
          <w:color w:val="auto"/>
          <w:sz w:val="30"/>
          <w:szCs w:val="32"/>
          <w:rtl/>
          <w:lang w:bidi="fa-IR"/>
        </w:rPr>
      </w:pPr>
    </w:p>
    <w:p w:rsidR="000A756C" w:rsidRDefault="000A756C" w:rsidP="000A756C">
      <w:pPr>
        <w:bidi/>
        <w:ind w:left="-550" w:right="-1270"/>
        <w:jc w:val="lowKashida"/>
        <w:rPr>
          <w:rFonts w:ascii="BLotus" w:hAnsi="Calibri" w:cs="B Lotus"/>
          <w:b/>
          <w:bCs/>
          <w:color w:val="auto"/>
          <w:sz w:val="30"/>
          <w:szCs w:val="32"/>
          <w:rtl/>
          <w:lang w:bidi="fa-IR"/>
        </w:rPr>
      </w:pPr>
    </w:p>
    <w:p w:rsidR="000A756C" w:rsidRDefault="000A756C" w:rsidP="000A756C">
      <w:pPr>
        <w:bidi/>
        <w:ind w:left="-550" w:right="-1270"/>
        <w:jc w:val="lowKashida"/>
        <w:rPr>
          <w:rFonts w:ascii="BLotus" w:hAnsi="Calibri" w:cs="B Lotus"/>
          <w:b/>
          <w:bCs/>
          <w:color w:val="auto"/>
          <w:sz w:val="30"/>
          <w:szCs w:val="32"/>
          <w:rtl/>
          <w:lang w:bidi="fa-IR"/>
        </w:rPr>
      </w:pPr>
    </w:p>
    <w:p w:rsidR="000A756C" w:rsidRDefault="000A756C" w:rsidP="000A756C">
      <w:pPr>
        <w:bidi/>
        <w:ind w:left="-550" w:right="-1270"/>
        <w:jc w:val="lowKashida"/>
        <w:rPr>
          <w:rFonts w:ascii="BLotus" w:hAnsi="Calibri" w:cs="B Lotus"/>
          <w:b/>
          <w:bCs/>
          <w:color w:val="auto"/>
          <w:sz w:val="30"/>
          <w:szCs w:val="32"/>
          <w:rtl/>
          <w:lang w:bidi="fa-IR"/>
        </w:rPr>
      </w:pPr>
    </w:p>
    <w:p w:rsidR="000A756C" w:rsidRDefault="000A756C" w:rsidP="000A756C">
      <w:pPr>
        <w:bidi/>
        <w:ind w:left="-550" w:right="-1270"/>
        <w:jc w:val="lowKashida"/>
        <w:rPr>
          <w:rFonts w:ascii="BLotus" w:hAnsi="Calibri" w:cs="B Lotus"/>
          <w:b/>
          <w:bCs/>
          <w:color w:val="auto"/>
          <w:sz w:val="30"/>
          <w:szCs w:val="32"/>
          <w:rtl/>
          <w:lang w:bidi="fa-IR"/>
        </w:rPr>
      </w:pPr>
    </w:p>
    <w:p w:rsidR="000A756C" w:rsidRDefault="000A756C" w:rsidP="000A756C">
      <w:pPr>
        <w:bidi/>
        <w:ind w:left="-550" w:right="-1270"/>
        <w:jc w:val="lowKashida"/>
        <w:rPr>
          <w:rFonts w:ascii="BLotus" w:hAnsi="Calibri" w:cs="B Lotus"/>
          <w:b/>
          <w:bCs/>
          <w:color w:val="auto"/>
          <w:sz w:val="30"/>
          <w:szCs w:val="32"/>
          <w:rtl/>
          <w:lang w:bidi="fa-IR"/>
        </w:rPr>
      </w:pPr>
    </w:p>
    <w:p w:rsidR="000A756C" w:rsidRDefault="000A756C" w:rsidP="000A756C">
      <w:pPr>
        <w:bidi/>
        <w:ind w:left="-550" w:right="-1270"/>
        <w:jc w:val="lowKashida"/>
        <w:rPr>
          <w:rFonts w:ascii="BLotus" w:hAnsi="Calibri" w:cs="B Lotus"/>
          <w:b/>
          <w:bCs/>
          <w:color w:val="auto"/>
          <w:sz w:val="30"/>
          <w:szCs w:val="32"/>
          <w:rtl/>
          <w:lang w:bidi="fa-IR"/>
        </w:rPr>
      </w:pPr>
    </w:p>
    <w:p w:rsidR="000A756C" w:rsidRDefault="000A756C" w:rsidP="000A756C">
      <w:pPr>
        <w:bidi/>
        <w:ind w:left="-550" w:right="-1270"/>
        <w:jc w:val="lowKashida"/>
        <w:rPr>
          <w:rFonts w:ascii="BLotus" w:hAnsi="Calibri" w:cs="B Lotus"/>
          <w:b/>
          <w:bCs/>
          <w:color w:val="auto"/>
          <w:sz w:val="30"/>
          <w:szCs w:val="32"/>
          <w:rtl/>
          <w:lang w:bidi="fa-IR"/>
        </w:rPr>
      </w:pPr>
    </w:p>
    <w:p w:rsidR="000A756C" w:rsidRDefault="000A756C" w:rsidP="000A756C">
      <w:pPr>
        <w:bidi/>
        <w:ind w:left="-550" w:right="-1270"/>
        <w:jc w:val="lowKashida"/>
        <w:rPr>
          <w:rFonts w:ascii="BLotus" w:hAnsi="Calibri" w:cs="B Lotus"/>
          <w:b/>
          <w:bCs/>
          <w:color w:val="auto"/>
          <w:sz w:val="30"/>
          <w:szCs w:val="32"/>
          <w:rtl/>
          <w:lang w:bidi="fa-IR"/>
        </w:rPr>
      </w:pPr>
    </w:p>
    <w:p w:rsidR="000A756C" w:rsidRDefault="000A756C" w:rsidP="000A756C">
      <w:pPr>
        <w:bidi/>
        <w:ind w:left="-550" w:right="-1270"/>
        <w:jc w:val="lowKashida"/>
        <w:rPr>
          <w:rFonts w:ascii="BLotus" w:hAnsi="Calibri" w:cs="B Lotus"/>
          <w:b/>
          <w:bCs/>
          <w:color w:val="auto"/>
          <w:sz w:val="30"/>
          <w:szCs w:val="32"/>
          <w:rtl/>
          <w:lang w:bidi="fa-IR"/>
        </w:rPr>
      </w:pPr>
    </w:p>
    <w:p w:rsidR="000A756C" w:rsidRDefault="000A756C" w:rsidP="000A756C">
      <w:pPr>
        <w:bidi/>
        <w:ind w:left="-550" w:right="-1270"/>
        <w:jc w:val="lowKashida"/>
        <w:rPr>
          <w:rFonts w:ascii="BLotus" w:hAnsi="Calibri" w:cs="B Lotus"/>
          <w:b/>
          <w:bCs/>
          <w:color w:val="auto"/>
          <w:sz w:val="30"/>
          <w:szCs w:val="32"/>
          <w:rtl/>
          <w:lang w:bidi="fa-IR"/>
        </w:rPr>
      </w:pPr>
    </w:p>
    <w:p w:rsidR="000A756C" w:rsidRDefault="000A756C" w:rsidP="000A756C">
      <w:pPr>
        <w:bidi/>
        <w:ind w:left="-550" w:right="-1270"/>
        <w:jc w:val="lowKashida"/>
        <w:rPr>
          <w:rFonts w:ascii="BLotus" w:hAnsi="Calibri" w:cs="B Lotus"/>
          <w:b/>
          <w:bCs/>
          <w:color w:val="auto"/>
          <w:sz w:val="30"/>
          <w:szCs w:val="32"/>
          <w:rtl/>
          <w:lang w:bidi="fa-IR"/>
        </w:rPr>
      </w:pPr>
    </w:p>
    <w:p w:rsidR="000A756C" w:rsidRDefault="000A756C" w:rsidP="000A756C">
      <w:pPr>
        <w:bidi/>
        <w:ind w:left="-550" w:right="-1270"/>
        <w:jc w:val="lowKashida"/>
        <w:rPr>
          <w:rFonts w:ascii="BLotus" w:hAnsi="Calibri" w:cs="B Lotus"/>
          <w:b/>
          <w:bCs/>
          <w:color w:val="auto"/>
          <w:sz w:val="30"/>
          <w:szCs w:val="32"/>
          <w:lang w:bidi="fa-IR"/>
        </w:rPr>
      </w:pPr>
    </w:p>
    <w:p w:rsidR="002A31BE" w:rsidRDefault="002A31BE" w:rsidP="002A31BE">
      <w:pPr>
        <w:bidi/>
        <w:ind w:left="-550" w:right="-1270"/>
        <w:jc w:val="lowKashida"/>
        <w:rPr>
          <w:rFonts w:ascii="BLotus" w:hAnsi="Calibri" w:cs="B Lotus"/>
          <w:b/>
          <w:bCs/>
          <w:color w:val="auto"/>
          <w:sz w:val="30"/>
          <w:szCs w:val="32"/>
          <w:rtl/>
          <w:lang w:bidi="fa-IR"/>
        </w:rPr>
      </w:pPr>
    </w:p>
    <w:p w:rsidR="000A756C" w:rsidRDefault="000A756C" w:rsidP="000A756C">
      <w:pPr>
        <w:bidi/>
        <w:ind w:left="-550" w:right="-1270"/>
        <w:jc w:val="lowKashida"/>
        <w:rPr>
          <w:rFonts w:ascii="BLotus" w:hAnsi="Calibri" w:cs="B Lotus"/>
          <w:b/>
          <w:bCs/>
          <w:color w:val="auto"/>
          <w:sz w:val="30"/>
          <w:szCs w:val="32"/>
          <w:rtl/>
          <w:lang w:bidi="fa-IR"/>
        </w:rPr>
      </w:pPr>
    </w:p>
    <w:p w:rsidR="000A756C" w:rsidRDefault="000A756C" w:rsidP="000A756C">
      <w:pPr>
        <w:bidi/>
        <w:ind w:left="-550" w:right="-1270"/>
        <w:jc w:val="lowKashida"/>
        <w:rPr>
          <w:rFonts w:ascii="BLotus" w:hAnsi="Calibri" w:cs="B Lotus"/>
          <w:b/>
          <w:bCs/>
          <w:color w:val="auto"/>
          <w:sz w:val="30"/>
          <w:szCs w:val="32"/>
          <w:rtl/>
          <w:lang w:bidi="fa-IR"/>
        </w:rPr>
      </w:pPr>
    </w:p>
    <w:p w:rsidR="000A756C" w:rsidRPr="006D7654" w:rsidRDefault="000A756C" w:rsidP="002F693E">
      <w:pPr>
        <w:bidi/>
        <w:ind w:right="-1270"/>
        <w:jc w:val="lowKashida"/>
        <w:rPr>
          <w:rFonts w:ascii="BLotus" w:hAnsi="Calibri" w:cs="B Lotus" w:hint="cs"/>
          <w:b/>
          <w:bCs/>
          <w:color w:val="auto"/>
          <w:sz w:val="30"/>
          <w:szCs w:val="32"/>
          <w:rtl/>
          <w:lang w:bidi="fa-IR"/>
        </w:rPr>
      </w:pPr>
    </w:p>
    <w:p w:rsidR="00E82B07" w:rsidRPr="006D7654" w:rsidRDefault="00E82B07" w:rsidP="00E82B07">
      <w:pPr>
        <w:bidi/>
        <w:ind w:left="-550" w:right="-1270"/>
        <w:jc w:val="lowKashida"/>
        <w:rPr>
          <w:rFonts w:ascii="BLotus" w:hAnsi="Calibri" w:cs="B Lotus" w:hint="cs"/>
          <w:b/>
          <w:bCs/>
          <w:color w:val="auto"/>
          <w:sz w:val="30"/>
          <w:szCs w:val="32"/>
          <w:rtl/>
          <w:lang w:bidi="fa-IR"/>
        </w:rPr>
      </w:pPr>
    </w:p>
    <w:p w:rsidR="00E82B07" w:rsidRPr="006D7654" w:rsidRDefault="00E82B07" w:rsidP="00D56964">
      <w:pPr>
        <w:pStyle w:val="ListParagraph"/>
        <w:tabs>
          <w:tab w:val="left" w:pos="8247"/>
        </w:tabs>
        <w:ind w:left="0" w:right="-1270"/>
        <w:jc w:val="center"/>
        <w:rPr>
          <w:rFonts w:cs="B Titr"/>
          <w:b/>
          <w:bCs/>
          <w:color w:val="auto"/>
          <w:sz w:val="72"/>
          <w:szCs w:val="72"/>
          <w:rtl/>
        </w:rPr>
      </w:pPr>
      <w:r w:rsidRPr="006D7654">
        <w:rPr>
          <w:rFonts w:cs="B Titr" w:hint="cs"/>
          <w:b/>
          <w:bCs/>
          <w:color w:val="auto"/>
          <w:sz w:val="72"/>
          <w:szCs w:val="72"/>
          <w:rtl/>
        </w:rPr>
        <w:t>فصل چهارم:</w:t>
      </w:r>
    </w:p>
    <w:p w:rsidR="000D77E7" w:rsidRDefault="00E82B07" w:rsidP="00D56964">
      <w:pPr>
        <w:pStyle w:val="ListParagraph"/>
        <w:tabs>
          <w:tab w:val="left" w:pos="8247"/>
        </w:tabs>
        <w:ind w:left="0" w:right="-1270"/>
        <w:jc w:val="center"/>
        <w:rPr>
          <w:rFonts w:cs="B Titr"/>
          <w:b/>
          <w:bCs/>
          <w:color w:val="auto"/>
          <w:sz w:val="72"/>
          <w:szCs w:val="72"/>
          <w:rtl/>
        </w:rPr>
      </w:pPr>
      <w:r w:rsidRPr="006D7654">
        <w:rPr>
          <w:rFonts w:cs="B Titr" w:hint="cs"/>
          <w:b/>
          <w:bCs/>
          <w:color w:val="auto"/>
          <w:sz w:val="72"/>
          <w:szCs w:val="72"/>
          <w:rtl/>
        </w:rPr>
        <w:t>تجزیه و تحلیل داده ها</w:t>
      </w:r>
    </w:p>
    <w:p w:rsidR="00E82B07" w:rsidRDefault="00E82B07" w:rsidP="00D56964">
      <w:pPr>
        <w:bidi/>
        <w:ind w:left="-550" w:right="-1270"/>
        <w:jc w:val="center"/>
        <w:rPr>
          <w:rFonts w:ascii="BLotus" w:hAnsi="Calibri" w:cs="B Lotus"/>
          <w:b/>
          <w:bCs/>
          <w:color w:val="auto"/>
          <w:sz w:val="30"/>
          <w:szCs w:val="32"/>
          <w:rtl/>
          <w:lang w:bidi="fa-IR"/>
        </w:rPr>
      </w:pPr>
    </w:p>
    <w:p w:rsidR="000D77E7" w:rsidRDefault="000D77E7" w:rsidP="000D77E7">
      <w:pPr>
        <w:bidi/>
        <w:ind w:right="-1270"/>
        <w:jc w:val="lowKashida"/>
        <w:rPr>
          <w:rFonts w:ascii="BLotus" w:hAnsi="Calibri" w:cs="B Lotus"/>
          <w:b/>
          <w:bCs/>
          <w:color w:val="auto"/>
          <w:sz w:val="30"/>
          <w:szCs w:val="32"/>
          <w:rtl/>
          <w:lang w:bidi="fa-IR"/>
        </w:rPr>
      </w:pPr>
    </w:p>
    <w:p w:rsidR="000D77E7" w:rsidRDefault="000D77E7" w:rsidP="000D77E7">
      <w:pPr>
        <w:bidi/>
        <w:ind w:right="-1270"/>
        <w:jc w:val="lowKashida"/>
        <w:rPr>
          <w:rFonts w:ascii="BLotus" w:hAnsi="Calibri" w:cs="B Lotus"/>
          <w:b/>
          <w:bCs/>
          <w:color w:val="auto"/>
          <w:sz w:val="30"/>
          <w:szCs w:val="32"/>
          <w:rtl/>
          <w:lang w:bidi="fa-IR"/>
        </w:rPr>
      </w:pPr>
    </w:p>
    <w:p w:rsidR="000D77E7" w:rsidRDefault="000D77E7" w:rsidP="000D77E7">
      <w:pPr>
        <w:bidi/>
        <w:ind w:right="-1270"/>
        <w:jc w:val="lowKashida"/>
        <w:rPr>
          <w:rFonts w:ascii="BLotus" w:hAnsi="Calibri" w:cs="B Lotus"/>
          <w:b/>
          <w:bCs/>
          <w:color w:val="auto"/>
          <w:sz w:val="30"/>
          <w:szCs w:val="32"/>
          <w:rtl/>
          <w:lang w:bidi="fa-IR"/>
        </w:rPr>
      </w:pPr>
    </w:p>
    <w:p w:rsidR="000D77E7" w:rsidRDefault="000D77E7" w:rsidP="000D77E7">
      <w:pPr>
        <w:bidi/>
        <w:ind w:right="-1270"/>
        <w:jc w:val="lowKashida"/>
        <w:rPr>
          <w:rFonts w:ascii="BLotus" w:hAnsi="Calibri" w:cs="B Lotus"/>
          <w:b/>
          <w:bCs/>
          <w:color w:val="auto"/>
          <w:sz w:val="30"/>
          <w:szCs w:val="32"/>
          <w:rtl/>
          <w:lang w:bidi="fa-IR"/>
        </w:rPr>
      </w:pPr>
    </w:p>
    <w:p w:rsidR="000D77E7" w:rsidRDefault="000D77E7" w:rsidP="000D77E7">
      <w:pPr>
        <w:bidi/>
        <w:ind w:right="-1270"/>
        <w:jc w:val="lowKashida"/>
        <w:rPr>
          <w:rFonts w:ascii="BLotus" w:hAnsi="Calibri" w:cs="B Lotus"/>
          <w:b/>
          <w:bCs/>
          <w:color w:val="auto"/>
          <w:sz w:val="30"/>
          <w:szCs w:val="32"/>
          <w:rtl/>
          <w:lang w:bidi="fa-IR"/>
        </w:rPr>
      </w:pPr>
    </w:p>
    <w:p w:rsidR="000D77E7" w:rsidRDefault="000D77E7" w:rsidP="000D77E7">
      <w:pPr>
        <w:bidi/>
        <w:ind w:right="-1270"/>
        <w:jc w:val="lowKashida"/>
        <w:rPr>
          <w:rFonts w:ascii="BLotus" w:hAnsi="Calibri" w:cs="B Lotus"/>
          <w:b/>
          <w:bCs/>
          <w:color w:val="auto"/>
          <w:sz w:val="30"/>
          <w:szCs w:val="32"/>
          <w:rtl/>
          <w:lang w:bidi="fa-IR"/>
        </w:rPr>
      </w:pPr>
    </w:p>
    <w:p w:rsidR="002F693E" w:rsidRDefault="002F693E" w:rsidP="002F693E">
      <w:pPr>
        <w:bidi/>
        <w:ind w:right="-1270"/>
        <w:jc w:val="lowKashida"/>
        <w:rPr>
          <w:rFonts w:ascii="BLotus" w:hAnsi="Calibri" w:cs="B Lotus"/>
          <w:b/>
          <w:bCs/>
          <w:color w:val="auto"/>
          <w:sz w:val="30"/>
          <w:szCs w:val="32"/>
          <w:rtl/>
          <w:lang w:bidi="fa-IR"/>
        </w:rPr>
      </w:pPr>
    </w:p>
    <w:p w:rsidR="00EA5EF9" w:rsidRDefault="00EA5EF9" w:rsidP="00EA5EF9">
      <w:pPr>
        <w:bidi/>
        <w:ind w:right="-1270"/>
        <w:jc w:val="lowKashida"/>
        <w:rPr>
          <w:rFonts w:ascii="BLotus" w:hAnsi="Calibri" w:cs="B Lotus"/>
          <w:b/>
          <w:bCs/>
          <w:color w:val="auto"/>
          <w:sz w:val="30"/>
          <w:szCs w:val="32"/>
          <w:rtl/>
          <w:lang w:bidi="fa-IR"/>
        </w:rPr>
      </w:pPr>
    </w:p>
    <w:p w:rsidR="00212205" w:rsidRDefault="00212205" w:rsidP="00212205">
      <w:pPr>
        <w:bidi/>
        <w:ind w:right="-1270"/>
        <w:jc w:val="lowKashida"/>
        <w:rPr>
          <w:rFonts w:ascii="BLotus" w:hAnsi="Calibri" w:cs="B Lotus"/>
          <w:b/>
          <w:bCs/>
          <w:color w:val="auto"/>
          <w:sz w:val="30"/>
          <w:szCs w:val="32"/>
          <w:rtl/>
          <w:lang w:bidi="fa-IR"/>
        </w:rPr>
      </w:pPr>
    </w:p>
    <w:p w:rsidR="0010198E" w:rsidRDefault="0010198E" w:rsidP="0010198E">
      <w:pPr>
        <w:bidi/>
        <w:ind w:right="-1270"/>
        <w:jc w:val="lowKashida"/>
        <w:rPr>
          <w:rFonts w:ascii="BLotus" w:hAnsi="Calibri" w:cs="B Lotus"/>
          <w:b/>
          <w:bCs/>
          <w:color w:val="auto"/>
          <w:sz w:val="30"/>
          <w:szCs w:val="32"/>
          <w:rtl/>
          <w:lang w:bidi="fa-IR"/>
        </w:rPr>
      </w:pPr>
    </w:p>
    <w:p w:rsidR="00E06B38" w:rsidRDefault="00E06B38" w:rsidP="00D0710C">
      <w:pPr>
        <w:bidi/>
        <w:spacing w:line="276" w:lineRule="auto"/>
        <w:ind w:left="-568" w:firstLine="558"/>
        <w:jc w:val="lowKashida"/>
        <w:rPr>
          <w:rFonts w:ascii="BLotus" w:hAnsi="Calibri" w:cs="B Lotus"/>
          <w:b/>
          <w:bCs/>
          <w:color w:val="auto"/>
          <w:sz w:val="30"/>
          <w:szCs w:val="32"/>
          <w:rtl/>
          <w:lang w:bidi="fa-IR"/>
        </w:rPr>
      </w:pPr>
    </w:p>
    <w:p w:rsidR="007C774C" w:rsidRDefault="007C774C" w:rsidP="007C774C">
      <w:pPr>
        <w:bidi/>
        <w:spacing w:line="276" w:lineRule="auto"/>
        <w:ind w:left="-568" w:firstLine="558"/>
        <w:jc w:val="lowKashida"/>
        <w:rPr>
          <w:rFonts w:cs="B Lotus"/>
          <w:b/>
          <w:bCs/>
          <w:color w:val="auto"/>
          <w:sz w:val="28"/>
          <w:szCs w:val="28"/>
          <w:rtl/>
        </w:rPr>
      </w:pPr>
    </w:p>
    <w:p w:rsidR="00AC6A9D" w:rsidRPr="00AC6A9D" w:rsidRDefault="00E06B38" w:rsidP="00E06B38">
      <w:pPr>
        <w:bidi/>
        <w:spacing w:line="276" w:lineRule="auto"/>
        <w:ind w:left="-568" w:firstLine="558"/>
        <w:jc w:val="lowKashida"/>
        <w:rPr>
          <w:rFonts w:cs="B Lotus"/>
          <w:color w:val="auto"/>
          <w:sz w:val="28"/>
          <w:szCs w:val="28"/>
          <w:rtl/>
        </w:rPr>
      </w:pPr>
      <w:r>
        <w:rPr>
          <w:rFonts w:cs="B Lotus" w:hint="cs"/>
          <w:color w:val="auto"/>
          <w:sz w:val="28"/>
          <w:szCs w:val="28"/>
          <w:rtl/>
        </w:rPr>
        <w:lastRenderedPageBreak/>
        <w:t>در این فصل</w:t>
      </w:r>
      <w:r w:rsidR="00E82B07" w:rsidRPr="00DD114D">
        <w:rPr>
          <w:rFonts w:cs="B Lotus" w:hint="cs"/>
          <w:color w:val="auto"/>
          <w:sz w:val="28"/>
          <w:szCs w:val="28"/>
          <w:rtl/>
        </w:rPr>
        <w:t xml:space="preserve"> در</w:t>
      </w:r>
      <w:r>
        <w:rPr>
          <w:rFonts w:cs="B Lotus" w:hint="cs"/>
          <w:color w:val="auto"/>
          <w:sz w:val="28"/>
          <w:szCs w:val="28"/>
          <w:rtl/>
        </w:rPr>
        <w:t xml:space="preserve"> </w:t>
      </w:r>
      <w:r w:rsidR="00E82B07" w:rsidRPr="00DD114D">
        <w:rPr>
          <w:rFonts w:cs="B Lotus" w:hint="cs"/>
          <w:color w:val="auto"/>
          <w:sz w:val="28"/>
          <w:szCs w:val="28"/>
          <w:rtl/>
        </w:rPr>
        <w:t>ابتدا ویژگی</w:t>
      </w:r>
      <w:r w:rsidR="00E82B07" w:rsidRPr="00DD114D">
        <w:rPr>
          <w:rFonts w:cs="B Lotus"/>
          <w:color w:val="auto"/>
          <w:sz w:val="28"/>
          <w:szCs w:val="28"/>
        </w:rPr>
        <w:softHyphen/>
      </w:r>
      <w:r w:rsidR="00E82B07" w:rsidRPr="00DD114D">
        <w:rPr>
          <w:rFonts w:cs="B Lotus" w:hint="cs"/>
          <w:color w:val="auto"/>
          <w:sz w:val="28"/>
          <w:szCs w:val="28"/>
          <w:rtl/>
        </w:rPr>
        <w:t>های جمعیت</w:t>
      </w:r>
      <w:r w:rsidR="00E82B07" w:rsidRPr="00DD114D">
        <w:rPr>
          <w:rFonts w:cs="B Lotus"/>
          <w:color w:val="auto"/>
          <w:sz w:val="28"/>
          <w:szCs w:val="28"/>
        </w:rPr>
        <w:softHyphen/>
      </w:r>
      <w:r w:rsidR="00E82B07" w:rsidRPr="00DD114D">
        <w:rPr>
          <w:rFonts w:cs="B Lotus" w:hint="cs"/>
          <w:color w:val="auto"/>
          <w:sz w:val="28"/>
          <w:szCs w:val="28"/>
          <w:rtl/>
        </w:rPr>
        <w:t>شناختی آزمودنی</w:t>
      </w:r>
      <w:r w:rsidR="00E82B07" w:rsidRPr="00DD114D">
        <w:rPr>
          <w:rFonts w:cs="B Lotus"/>
          <w:color w:val="auto"/>
          <w:sz w:val="28"/>
          <w:szCs w:val="28"/>
        </w:rPr>
        <w:softHyphen/>
      </w:r>
      <w:r w:rsidR="00E82B07" w:rsidRPr="00DD114D">
        <w:rPr>
          <w:rFonts w:cs="B Lotus" w:hint="cs"/>
          <w:color w:val="auto"/>
          <w:sz w:val="28"/>
          <w:szCs w:val="28"/>
          <w:rtl/>
        </w:rPr>
        <w:t xml:space="preserve">ها و سپس آماره‌های توصیفی (میانگین و انحراف استاندارد) متغیرهای پژوهش ارائه می‌شود. سپس، نتایج تحلیل آماری مربوط به فرضیه‌های پژوهش ارائه می‌شود و معنی‌داری آن‌ها از لحاظ آماری بررسی می گردد. </w:t>
      </w:r>
    </w:p>
    <w:p w:rsidR="00E82B07" w:rsidRPr="00DD114D" w:rsidRDefault="00E82B07" w:rsidP="00D0710C">
      <w:pPr>
        <w:pStyle w:val="ListParagraph"/>
        <w:tabs>
          <w:tab w:val="left" w:pos="8247"/>
        </w:tabs>
        <w:bidi/>
        <w:spacing w:line="276" w:lineRule="auto"/>
        <w:ind w:left="-568" w:firstLine="558"/>
        <w:jc w:val="lowKashida"/>
        <w:rPr>
          <w:rFonts w:cs="B Lotus"/>
          <w:b/>
          <w:bCs/>
          <w:color w:val="auto"/>
          <w:sz w:val="28"/>
          <w:szCs w:val="28"/>
          <w:rtl/>
        </w:rPr>
      </w:pPr>
      <w:r w:rsidRPr="00DD114D">
        <w:rPr>
          <w:rFonts w:cs="B Lotus" w:hint="cs"/>
          <w:b/>
          <w:bCs/>
          <w:color w:val="auto"/>
          <w:sz w:val="28"/>
          <w:szCs w:val="28"/>
          <w:rtl/>
        </w:rPr>
        <w:t>4-1- یافته های توصیفی</w:t>
      </w:r>
    </w:p>
    <w:p w:rsidR="00E82B07" w:rsidRPr="00DD114D" w:rsidRDefault="00E82B07" w:rsidP="00D0710C">
      <w:pPr>
        <w:bidi/>
        <w:spacing w:line="276" w:lineRule="auto"/>
        <w:ind w:left="-568" w:firstLine="558"/>
        <w:jc w:val="lowKashida"/>
        <w:rPr>
          <w:rFonts w:cs="B Lotus"/>
          <w:color w:val="auto"/>
          <w:sz w:val="28"/>
          <w:szCs w:val="28"/>
          <w:rtl/>
          <w:lang w:bidi="fa-IR"/>
        </w:rPr>
      </w:pPr>
      <w:r w:rsidRPr="00DD114D">
        <w:rPr>
          <w:rFonts w:cs="B Lotus" w:hint="cs"/>
          <w:color w:val="auto"/>
          <w:sz w:val="28"/>
          <w:szCs w:val="28"/>
          <w:rtl/>
        </w:rPr>
        <w:t>به منظور ارایه تصویر روشن‌تر از یافته‌های پژوهش، ویژگی</w:t>
      </w:r>
      <w:r w:rsidRPr="00DD114D">
        <w:rPr>
          <w:rFonts w:cs="B Lotus"/>
          <w:color w:val="auto"/>
          <w:sz w:val="28"/>
          <w:szCs w:val="28"/>
        </w:rPr>
        <w:softHyphen/>
      </w:r>
      <w:r w:rsidRPr="00DD114D">
        <w:rPr>
          <w:rFonts w:cs="B Lotus" w:hint="cs"/>
          <w:color w:val="auto"/>
          <w:sz w:val="28"/>
          <w:szCs w:val="28"/>
          <w:rtl/>
        </w:rPr>
        <w:t>های جمعیت</w:t>
      </w:r>
      <w:r w:rsidRPr="00DD114D">
        <w:rPr>
          <w:rFonts w:cs="B Lotus"/>
          <w:color w:val="auto"/>
          <w:sz w:val="28"/>
          <w:szCs w:val="28"/>
        </w:rPr>
        <w:softHyphen/>
      </w:r>
      <w:r w:rsidRPr="00DD114D">
        <w:rPr>
          <w:rFonts w:cs="B Lotus" w:hint="cs"/>
          <w:color w:val="auto"/>
          <w:sz w:val="28"/>
          <w:szCs w:val="28"/>
          <w:rtl/>
        </w:rPr>
        <w:t>شناختی هر یک از افراد نمونه درجداول 4-1 الی 4-</w:t>
      </w:r>
      <w:r w:rsidR="00DD114D" w:rsidRPr="00DD114D">
        <w:rPr>
          <w:rFonts w:cs="B Lotus" w:hint="cs"/>
          <w:color w:val="auto"/>
          <w:sz w:val="28"/>
          <w:szCs w:val="28"/>
          <w:rtl/>
        </w:rPr>
        <w:t>4</w:t>
      </w:r>
      <w:r w:rsidRPr="00DD114D">
        <w:rPr>
          <w:rFonts w:cs="B Lotus" w:hint="cs"/>
          <w:color w:val="auto"/>
          <w:sz w:val="28"/>
          <w:szCs w:val="28"/>
          <w:rtl/>
        </w:rPr>
        <w:t xml:space="preserve"> </w:t>
      </w:r>
      <w:r w:rsidRPr="00DD114D">
        <w:rPr>
          <w:rFonts w:cs="B Lotus" w:hint="cs"/>
          <w:color w:val="auto"/>
          <w:sz w:val="28"/>
          <w:szCs w:val="28"/>
          <w:rtl/>
          <w:lang w:bidi="fa-IR"/>
        </w:rPr>
        <w:t>و یافته</w:t>
      </w:r>
      <w:r w:rsidRPr="00DD114D">
        <w:rPr>
          <w:rFonts w:cs="B Lotus"/>
          <w:color w:val="auto"/>
          <w:sz w:val="28"/>
          <w:szCs w:val="28"/>
          <w:lang w:bidi="fa-IR"/>
        </w:rPr>
        <w:softHyphen/>
      </w:r>
      <w:r w:rsidRPr="00DD114D">
        <w:rPr>
          <w:rFonts w:cs="B Lotus" w:hint="cs"/>
          <w:color w:val="auto"/>
          <w:sz w:val="28"/>
          <w:szCs w:val="28"/>
          <w:rtl/>
          <w:lang w:bidi="fa-IR"/>
        </w:rPr>
        <w:t>های توصیفی متغیرهای پژوهش در جداول 4-</w:t>
      </w:r>
      <w:r w:rsidR="00DD114D" w:rsidRPr="00DD114D">
        <w:rPr>
          <w:rFonts w:cs="B Lotus" w:hint="cs"/>
          <w:color w:val="auto"/>
          <w:sz w:val="28"/>
          <w:szCs w:val="28"/>
          <w:rtl/>
          <w:lang w:bidi="fa-IR"/>
        </w:rPr>
        <w:t>5</w:t>
      </w:r>
      <w:r w:rsidRPr="00DD114D">
        <w:rPr>
          <w:rFonts w:cs="B Lotus" w:hint="cs"/>
          <w:color w:val="auto"/>
          <w:sz w:val="28"/>
          <w:szCs w:val="28"/>
          <w:rtl/>
          <w:lang w:bidi="fa-IR"/>
        </w:rPr>
        <w:t xml:space="preserve"> </w:t>
      </w:r>
      <w:r w:rsidRPr="00DD114D">
        <w:rPr>
          <w:rFonts w:cs="B Lotus" w:hint="cs"/>
          <w:color w:val="auto"/>
          <w:sz w:val="28"/>
          <w:szCs w:val="28"/>
          <w:rtl/>
        </w:rPr>
        <w:t>ارائه شده است.</w:t>
      </w:r>
    </w:p>
    <w:p w:rsidR="001F2F74" w:rsidRPr="00DD114D" w:rsidRDefault="001F2F74" w:rsidP="001F2F74">
      <w:pPr>
        <w:keepNext/>
        <w:keepLines/>
        <w:autoSpaceDE/>
        <w:autoSpaceDN/>
        <w:bidi/>
        <w:adjustRightInd/>
        <w:spacing w:before="200" w:line="276" w:lineRule="auto"/>
        <w:jc w:val="center"/>
        <w:outlineLvl w:val="5"/>
        <w:rPr>
          <w:rFonts w:ascii="Cambria" w:eastAsia="Times New Roman" w:hAnsi="Cambria" w:cs="B Lotus"/>
          <w:b/>
          <w:bCs/>
          <w:color w:val="auto"/>
          <w:sz w:val="26"/>
          <w:szCs w:val="26"/>
          <w:rtl/>
        </w:rPr>
      </w:pPr>
      <w:bookmarkStart w:id="26" w:name="_Toc106471882"/>
      <w:r w:rsidRPr="00DD114D">
        <w:rPr>
          <w:rFonts w:ascii="Cambria" w:eastAsia="Times New Roman" w:hAnsi="Cambria" w:cs="B Lotus" w:hint="cs"/>
          <w:b/>
          <w:bCs/>
          <w:color w:val="auto"/>
          <w:sz w:val="26"/>
          <w:szCs w:val="26"/>
          <w:rtl/>
        </w:rPr>
        <w:t>جدول 4-1- شاخص‌های توصیفی مربوط به جنسیت</w:t>
      </w:r>
      <w:bookmarkEnd w:id="26"/>
    </w:p>
    <w:tbl>
      <w:tblPr>
        <w:bidiVisual/>
        <w:tblW w:w="0" w:type="auto"/>
        <w:jc w:val="center"/>
        <w:tblBorders>
          <w:top w:val="single" w:sz="8" w:space="0" w:color="9BBB59"/>
          <w:bottom w:val="single" w:sz="8" w:space="0" w:color="9BBB59"/>
        </w:tblBorders>
        <w:tblLook w:val="04A0" w:firstRow="1" w:lastRow="0" w:firstColumn="1" w:lastColumn="0" w:noHBand="0" w:noVBand="1"/>
      </w:tblPr>
      <w:tblGrid>
        <w:gridCol w:w="2070"/>
        <w:gridCol w:w="1800"/>
        <w:gridCol w:w="1890"/>
      </w:tblGrid>
      <w:tr w:rsidR="001F2F74" w:rsidTr="00D0710C">
        <w:trPr>
          <w:trHeight w:hRule="exact" w:val="433"/>
          <w:jc w:val="center"/>
        </w:trPr>
        <w:tc>
          <w:tcPr>
            <w:tcW w:w="2070" w:type="dxa"/>
            <w:tcBorders>
              <w:top w:val="single" w:sz="8" w:space="0" w:color="9BBB59"/>
              <w:left w:val="nil"/>
              <w:bottom w:val="single" w:sz="8" w:space="0" w:color="9BBB59"/>
              <w:right w:val="nil"/>
            </w:tcBorders>
            <w:hideMark/>
          </w:tcPr>
          <w:p w:rsidR="001F2F74" w:rsidRDefault="001F2F74">
            <w:pPr>
              <w:autoSpaceDE/>
              <w:autoSpaceDN/>
              <w:bidi/>
              <w:adjustRightInd/>
              <w:spacing w:after="160" w:line="276" w:lineRule="auto"/>
              <w:jc w:val="center"/>
              <w:rPr>
                <w:rFonts w:ascii="Arial" w:hAnsi="Arial" w:cs="B Lotus"/>
                <w:b/>
                <w:bCs/>
                <w:color w:val="auto"/>
                <w:sz w:val="28"/>
                <w:szCs w:val="28"/>
                <w:rtl/>
              </w:rPr>
            </w:pPr>
            <w:r>
              <w:rPr>
                <w:rFonts w:ascii="Arial" w:hAnsi="Arial" w:cs="B Lotus" w:hint="cs"/>
                <w:b/>
                <w:bCs/>
                <w:color w:val="auto"/>
                <w:sz w:val="28"/>
                <w:szCs w:val="28"/>
                <w:rtl/>
              </w:rPr>
              <w:t>جنسیت</w:t>
            </w:r>
          </w:p>
        </w:tc>
        <w:tc>
          <w:tcPr>
            <w:tcW w:w="1800" w:type="dxa"/>
            <w:tcBorders>
              <w:top w:val="single" w:sz="8" w:space="0" w:color="9BBB59"/>
              <w:left w:val="nil"/>
              <w:bottom w:val="single" w:sz="8" w:space="0" w:color="9BBB59"/>
              <w:right w:val="nil"/>
            </w:tcBorders>
            <w:hideMark/>
          </w:tcPr>
          <w:p w:rsidR="001F2F74" w:rsidRDefault="001F2F74">
            <w:pPr>
              <w:autoSpaceDE/>
              <w:autoSpaceDN/>
              <w:bidi/>
              <w:adjustRightInd/>
              <w:spacing w:after="160" w:line="276" w:lineRule="auto"/>
              <w:jc w:val="center"/>
              <w:rPr>
                <w:rFonts w:ascii="Arial" w:hAnsi="Arial" w:cs="B Lotus"/>
                <w:b/>
                <w:bCs/>
                <w:color w:val="auto"/>
                <w:sz w:val="28"/>
                <w:szCs w:val="28"/>
                <w:rtl/>
              </w:rPr>
            </w:pPr>
            <w:r>
              <w:rPr>
                <w:rFonts w:ascii="Arial" w:hAnsi="Arial" w:cs="B Lotus" w:hint="cs"/>
                <w:b/>
                <w:bCs/>
                <w:color w:val="auto"/>
                <w:sz w:val="28"/>
                <w:szCs w:val="28"/>
                <w:rtl/>
              </w:rPr>
              <w:t>فراوانی</w:t>
            </w:r>
          </w:p>
        </w:tc>
        <w:tc>
          <w:tcPr>
            <w:tcW w:w="1890" w:type="dxa"/>
            <w:tcBorders>
              <w:top w:val="single" w:sz="8" w:space="0" w:color="9BBB59"/>
              <w:left w:val="nil"/>
              <w:bottom w:val="single" w:sz="8" w:space="0" w:color="9BBB59"/>
              <w:right w:val="nil"/>
            </w:tcBorders>
            <w:hideMark/>
          </w:tcPr>
          <w:p w:rsidR="001F2F74" w:rsidRDefault="001F2F74">
            <w:pPr>
              <w:autoSpaceDE/>
              <w:autoSpaceDN/>
              <w:bidi/>
              <w:adjustRightInd/>
              <w:spacing w:after="160" w:line="276" w:lineRule="auto"/>
              <w:jc w:val="center"/>
              <w:rPr>
                <w:rFonts w:ascii="Arial" w:hAnsi="Arial" w:cs="B Lotus"/>
                <w:b/>
                <w:bCs/>
                <w:color w:val="auto"/>
                <w:sz w:val="28"/>
                <w:szCs w:val="28"/>
                <w:rtl/>
              </w:rPr>
            </w:pPr>
            <w:r>
              <w:rPr>
                <w:rFonts w:ascii="Arial" w:hAnsi="Arial" w:cs="B Lotus" w:hint="cs"/>
                <w:b/>
                <w:bCs/>
                <w:color w:val="auto"/>
                <w:sz w:val="28"/>
                <w:szCs w:val="28"/>
                <w:rtl/>
              </w:rPr>
              <w:t>درصد</w:t>
            </w:r>
          </w:p>
        </w:tc>
      </w:tr>
      <w:tr w:rsidR="001F2F74" w:rsidTr="00D0710C">
        <w:trPr>
          <w:jc w:val="center"/>
        </w:trPr>
        <w:tc>
          <w:tcPr>
            <w:tcW w:w="2070" w:type="dxa"/>
            <w:tcBorders>
              <w:left w:val="nil"/>
              <w:right w:val="nil"/>
            </w:tcBorders>
            <w:shd w:val="clear" w:color="auto" w:fill="E6EED5"/>
            <w:hideMark/>
          </w:tcPr>
          <w:p w:rsidR="001F2F74" w:rsidRDefault="001F2F74">
            <w:pPr>
              <w:autoSpaceDE/>
              <w:autoSpaceDN/>
              <w:bidi/>
              <w:adjustRightInd/>
              <w:spacing w:after="160" w:line="276" w:lineRule="auto"/>
              <w:jc w:val="center"/>
              <w:rPr>
                <w:rFonts w:ascii="Arial" w:hAnsi="Arial" w:cs="B Lotus"/>
                <w:b/>
                <w:bCs/>
                <w:color w:val="auto"/>
                <w:sz w:val="28"/>
                <w:szCs w:val="28"/>
                <w:rtl/>
              </w:rPr>
            </w:pPr>
            <w:r>
              <w:rPr>
                <w:rFonts w:ascii="Arial" w:hAnsi="Arial" w:cs="B Lotus" w:hint="cs"/>
                <w:b/>
                <w:bCs/>
                <w:color w:val="auto"/>
                <w:sz w:val="28"/>
                <w:szCs w:val="28"/>
                <w:rtl/>
              </w:rPr>
              <w:t>زن</w:t>
            </w:r>
          </w:p>
        </w:tc>
        <w:tc>
          <w:tcPr>
            <w:tcW w:w="1800" w:type="dxa"/>
            <w:tcBorders>
              <w:left w:val="nil"/>
              <w:right w:val="nil"/>
            </w:tcBorders>
            <w:shd w:val="clear" w:color="auto" w:fill="E6EED5"/>
            <w:hideMark/>
          </w:tcPr>
          <w:p w:rsidR="001F2F74" w:rsidRDefault="00FE7AB5">
            <w:pPr>
              <w:autoSpaceDE/>
              <w:autoSpaceDN/>
              <w:bidi/>
              <w:adjustRightInd/>
              <w:spacing w:after="160" w:line="276" w:lineRule="auto"/>
              <w:jc w:val="center"/>
              <w:rPr>
                <w:rFonts w:ascii="Arial" w:hAnsi="Arial" w:cs="B Lotus" w:hint="cs"/>
                <w:color w:val="auto"/>
                <w:sz w:val="28"/>
                <w:szCs w:val="28"/>
                <w:rtl/>
                <w:lang w:bidi="fa-IR"/>
              </w:rPr>
            </w:pPr>
            <w:r>
              <w:rPr>
                <w:rFonts w:ascii="Arial" w:hAnsi="Arial" w:cs="B Lotus" w:hint="cs"/>
                <w:color w:val="auto"/>
                <w:sz w:val="28"/>
                <w:szCs w:val="28"/>
                <w:rtl/>
                <w:lang w:bidi="fa-IR"/>
              </w:rPr>
              <w:t>47</w:t>
            </w:r>
          </w:p>
        </w:tc>
        <w:tc>
          <w:tcPr>
            <w:tcW w:w="1890" w:type="dxa"/>
            <w:tcBorders>
              <w:left w:val="nil"/>
              <w:right w:val="nil"/>
            </w:tcBorders>
            <w:shd w:val="clear" w:color="auto" w:fill="E6EED5"/>
            <w:hideMark/>
          </w:tcPr>
          <w:p w:rsidR="001F2F74" w:rsidRDefault="00FE7AB5">
            <w:pPr>
              <w:autoSpaceDE/>
              <w:autoSpaceDN/>
              <w:bidi/>
              <w:adjustRightInd/>
              <w:spacing w:after="160" w:line="276" w:lineRule="auto"/>
              <w:jc w:val="center"/>
              <w:rPr>
                <w:rFonts w:ascii="Arial" w:hAnsi="Arial" w:cs="B Lotus"/>
                <w:color w:val="auto"/>
                <w:sz w:val="28"/>
                <w:szCs w:val="28"/>
                <w:rtl/>
              </w:rPr>
            </w:pPr>
            <w:r>
              <w:rPr>
                <w:rFonts w:ascii="Arial" w:hAnsi="Arial" w:cs="B Lotus" w:hint="cs"/>
                <w:color w:val="auto"/>
                <w:sz w:val="28"/>
                <w:szCs w:val="28"/>
                <w:rtl/>
              </w:rPr>
              <w:t>8</w:t>
            </w:r>
            <w:r w:rsidR="001F2F74">
              <w:rPr>
                <w:rFonts w:ascii="Arial" w:hAnsi="Arial" w:cs="B Lotus" w:hint="cs"/>
                <w:color w:val="auto"/>
                <w:sz w:val="28"/>
                <w:szCs w:val="28"/>
                <w:rtl/>
              </w:rPr>
              <w:t>/</w:t>
            </w:r>
            <w:r>
              <w:rPr>
                <w:rFonts w:ascii="Arial" w:hAnsi="Arial" w:cs="B Lotus" w:hint="cs"/>
                <w:color w:val="auto"/>
                <w:sz w:val="28"/>
                <w:szCs w:val="28"/>
                <w:rtl/>
              </w:rPr>
              <w:t>58</w:t>
            </w:r>
          </w:p>
        </w:tc>
      </w:tr>
      <w:tr w:rsidR="001F2F74" w:rsidTr="00D0710C">
        <w:trPr>
          <w:jc w:val="center"/>
        </w:trPr>
        <w:tc>
          <w:tcPr>
            <w:tcW w:w="2070" w:type="dxa"/>
            <w:hideMark/>
          </w:tcPr>
          <w:p w:rsidR="001F2F74" w:rsidRDefault="001F2F74">
            <w:pPr>
              <w:autoSpaceDE/>
              <w:autoSpaceDN/>
              <w:bidi/>
              <w:adjustRightInd/>
              <w:spacing w:after="160" w:line="276" w:lineRule="auto"/>
              <w:jc w:val="center"/>
              <w:rPr>
                <w:rFonts w:ascii="Arial" w:hAnsi="Arial" w:cs="B Lotus"/>
                <w:b/>
                <w:bCs/>
                <w:color w:val="auto"/>
                <w:sz w:val="28"/>
                <w:szCs w:val="28"/>
                <w:rtl/>
              </w:rPr>
            </w:pPr>
            <w:r>
              <w:rPr>
                <w:rFonts w:ascii="Arial" w:hAnsi="Arial" w:cs="B Lotus" w:hint="cs"/>
                <w:b/>
                <w:bCs/>
                <w:color w:val="auto"/>
                <w:sz w:val="28"/>
                <w:szCs w:val="28"/>
                <w:rtl/>
              </w:rPr>
              <w:t>مرد</w:t>
            </w:r>
          </w:p>
        </w:tc>
        <w:tc>
          <w:tcPr>
            <w:tcW w:w="1800" w:type="dxa"/>
            <w:hideMark/>
          </w:tcPr>
          <w:p w:rsidR="001F2F74" w:rsidRDefault="00FE7AB5">
            <w:pPr>
              <w:autoSpaceDE/>
              <w:autoSpaceDN/>
              <w:bidi/>
              <w:adjustRightInd/>
              <w:spacing w:after="160" w:line="276" w:lineRule="auto"/>
              <w:jc w:val="center"/>
              <w:rPr>
                <w:rFonts w:ascii="Arial" w:hAnsi="Arial" w:cs="B Lotus"/>
                <w:color w:val="auto"/>
                <w:sz w:val="28"/>
                <w:szCs w:val="28"/>
                <w:rtl/>
              </w:rPr>
            </w:pPr>
            <w:r>
              <w:rPr>
                <w:rFonts w:ascii="Arial" w:hAnsi="Arial" w:cs="B Lotus" w:hint="cs"/>
                <w:color w:val="auto"/>
                <w:sz w:val="28"/>
                <w:szCs w:val="28"/>
                <w:rtl/>
              </w:rPr>
              <w:t>33</w:t>
            </w:r>
          </w:p>
        </w:tc>
        <w:tc>
          <w:tcPr>
            <w:tcW w:w="1890" w:type="dxa"/>
            <w:hideMark/>
          </w:tcPr>
          <w:p w:rsidR="001F2F74" w:rsidRDefault="00FE7AB5">
            <w:pPr>
              <w:autoSpaceDE/>
              <w:autoSpaceDN/>
              <w:bidi/>
              <w:adjustRightInd/>
              <w:spacing w:after="160" w:line="276" w:lineRule="auto"/>
              <w:jc w:val="center"/>
              <w:rPr>
                <w:rFonts w:ascii="Arial" w:hAnsi="Arial" w:cs="B Lotus"/>
                <w:color w:val="auto"/>
                <w:sz w:val="28"/>
                <w:szCs w:val="28"/>
                <w:rtl/>
              </w:rPr>
            </w:pPr>
            <w:r>
              <w:rPr>
                <w:rFonts w:ascii="Arial" w:hAnsi="Arial" w:cs="B Lotus" w:hint="cs"/>
                <w:color w:val="auto"/>
                <w:sz w:val="28"/>
                <w:szCs w:val="28"/>
                <w:rtl/>
              </w:rPr>
              <w:t>2</w:t>
            </w:r>
            <w:r w:rsidR="001F2F74">
              <w:rPr>
                <w:rFonts w:ascii="Arial" w:hAnsi="Arial" w:cs="B Lotus" w:hint="cs"/>
                <w:color w:val="auto"/>
                <w:sz w:val="28"/>
                <w:szCs w:val="28"/>
                <w:rtl/>
              </w:rPr>
              <w:t>/</w:t>
            </w:r>
            <w:r>
              <w:rPr>
                <w:rFonts w:ascii="Arial" w:hAnsi="Arial" w:cs="B Lotus" w:hint="cs"/>
                <w:color w:val="auto"/>
                <w:sz w:val="28"/>
                <w:szCs w:val="28"/>
                <w:rtl/>
              </w:rPr>
              <w:t>41</w:t>
            </w:r>
          </w:p>
        </w:tc>
      </w:tr>
      <w:tr w:rsidR="001F2F74" w:rsidTr="00D0710C">
        <w:trPr>
          <w:trHeight w:hRule="exact" w:val="405"/>
          <w:jc w:val="center"/>
        </w:trPr>
        <w:tc>
          <w:tcPr>
            <w:tcW w:w="2070" w:type="dxa"/>
            <w:tcBorders>
              <w:left w:val="nil"/>
              <w:right w:val="nil"/>
            </w:tcBorders>
            <w:shd w:val="clear" w:color="auto" w:fill="E6EED5"/>
            <w:hideMark/>
          </w:tcPr>
          <w:p w:rsidR="001F2F74" w:rsidRDefault="001F2F74">
            <w:pPr>
              <w:autoSpaceDE/>
              <w:autoSpaceDN/>
              <w:bidi/>
              <w:adjustRightInd/>
              <w:spacing w:after="160" w:line="276" w:lineRule="auto"/>
              <w:jc w:val="center"/>
              <w:rPr>
                <w:rFonts w:ascii="Arial" w:hAnsi="Arial" w:cs="B Lotus"/>
                <w:b/>
                <w:bCs/>
                <w:color w:val="auto"/>
                <w:sz w:val="28"/>
                <w:szCs w:val="28"/>
                <w:rtl/>
              </w:rPr>
            </w:pPr>
            <w:r>
              <w:rPr>
                <w:rFonts w:ascii="Arial" w:hAnsi="Arial" w:cs="B Lotus" w:hint="cs"/>
                <w:b/>
                <w:bCs/>
                <w:color w:val="auto"/>
                <w:sz w:val="28"/>
                <w:szCs w:val="28"/>
                <w:rtl/>
              </w:rPr>
              <w:t>کل</w:t>
            </w:r>
          </w:p>
        </w:tc>
        <w:tc>
          <w:tcPr>
            <w:tcW w:w="1800" w:type="dxa"/>
            <w:tcBorders>
              <w:left w:val="nil"/>
              <w:right w:val="nil"/>
            </w:tcBorders>
            <w:shd w:val="clear" w:color="auto" w:fill="E6EED5"/>
            <w:hideMark/>
          </w:tcPr>
          <w:p w:rsidR="001F2F74" w:rsidRDefault="00FE7AB5">
            <w:pPr>
              <w:autoSpaceDE/>
              <w:autoSpaceDN/>
              <w:bidi/>
              <w:adjustRightInd/>
              <w:spacing w:after="160" w:line="276" w:lineRule="auto"/>
              <w:jc w:val="center"/>
              <w:rPr>
                <w:rFonts w:ascii="Arial" w:hAnsi="Arial" w:cs="B Lotus"/>
                <w:color w:val="auto"/>
                <w:sz w:val="28"/>
                <w:szCs w:val="28"/>
                <w:rtl/>
              </w:rPr>
            </w:pPr>
            <w:r>
              <w:rPr>
                <w:rFonts w:ascii="Arial" w:hAnsi="Arial" w:cs="B Lotus" w:hint="cs"/>
                <w:color w:val="auto"/>
                <w:sz w:val="28"/>
                <w:szCs w:val="28"/>
                <w:rtl/>
              </w:rPr>
              <w:t>80</w:t>
            </w:r>
          </w:p>
        </w:tc>
        <w:tc>
          <w:tcPr>
            <w:tcW w:w="1890" w:type="dxa"/>
            <w:tcBorders>
              <w:left w:val="nil"/>
              <w:right w:val="nil"/>
            </w:tcBorders>
            <w:shd w:val="clear" w:color="auto" w:fill="E6EED5"/>
            <w:hideMark/>
          </w:tcPr>
          <w:p w:rsidR="001F2F74" w:rsidRDefault="001F2F74">
            <w:pPr>
              <w:autoSpaceDE/>
              <w:autoSpaceDN/>
              <w:bidi/>
              <w:adjustRightInd/>
              <w:spacing w:after="160" w:line="276" w:lineRule="auto"/>
              <w:jc w:val="center"/>
              <w:rPr>
                <w:rFonts w:ascii="Arial" w:hAnsi="Arial" w:cs="B Lotus"/>
                <w:color w:val="auto"/>
                <w:sz w:val="28"/>
                <w:szCs w:val="28"/>
                <w:rtl/>
              </w:rPr>
            </w:pPr>
            <w:r>
              <w:rPr>
                <w:rFonts w:ascii="Arial" w:hAnsi="Arial" w:cs="B Lotus" w:hint="cs"/>
                <w:color w:val="auto"/>
                <w:sz w:val="28"/>
                <w:szCs w:val="28"/>
                <w:rtl/>
              </w:rPr>
              <w:t>100</w:t>
            </w:r>
          </w:p>
        </w:tc>
      </w:tr>
    </w:tbl>
    <w:p w:rsidR="001F2F74" w:rsidRPr="006D7654" w:rsidRDefault="001F2F74" w:rsidP="001F2F74">
      <w:pPr>
        <w:autoSpaceDE/>
        <w:autoSpaceDN/>
        <w:bidi/>
        <w:adjustRightInd/>
        <w:spacing w:line="276" w:lineRule="auto"/>
        <w:jc w:val="both"/>
        <w:rPr>
          <w:rFonts w:ascii="Arial" w:hAnsi="Arial" w:cs="B Lotus"/>
          <w:color w:val="auto"/>
          <w:sz w:val="16"/>
          <w:szCs w:val="16"/>
          <w:rtl/>
        </w:rPr>
      </w:pPr>
    </w:p>
    <w:p w:rsidR="00D0710C" w:rsidRPr="006D7654" w:rsidRDefault="001F2F74" w:rsidP="00D0710C">
      <w:pPr>
        <w:autoSpaceDE/>
        <w:autoSpaceDN/>
        <w:bidi/>
        <w:adjustRightInd/>
        <w:spacing w:line="276" w:lineRule="auto"/>
        <w:ind w:left="-550" w:firstLine="540"/>
        <w:jc w:val="both"/>
        <w:rPr>
          <w:rFonts w:ascii="Arial" w:hAnsi="Arial" w:cs="B Lotus"/>
          <w:color w:val="auto"/>
          <w:sz w:val="28"/>
          <w:szCs w:val="28"/>
          <w:rtl/>
        </w:rPr>
      </w:pPr>
      <w:r w:rsidRPr="006D7654">
        <w:rPr>
          <w:rFonts w:ascii="Arial" w:hAnsi="Arial" w:cs="B Lotus" w:hint="cs"/>
          <w:color w:val="auto"/>
          <w:sz w:val="28"/>
          <w:szCs w:val="28"/>
          <w:rtl/>
        </w:rPr>
        <w:t xml:space="preserve">جدول 4-1 شاخص‌های توصیفی مربوط به جنسیت شرکت کنندگان پژوهش را نشان می‌دهد. بر این اساس در مطالعه حاضر </w:t>
      </w:r>
      <w:r w:rsidR="00FE7AB5">
        <w:rPr>
          <w:rFonts w:ascii="Arial" w:hAnsi="Arial" w:cs="B Lotus" w:hint="cs"/>
          <w:color w:val="auto"/>
          <w:sz w:val="28"/>
          <w:szCs w:val="28"/>
          <w:rtl/>
        </w:rPr>
        <w:t>8</w:t>
      </w:r>
      <w:r w:rsidRPr="006D7654">
        <w:rPr>
          <w:rFonts w:ascii="Arial" w:hAnsi="Arial" w:cs="B Lotus" w:hint="cs"/>
          <w:color w:val="auto"/>
          <w:sz w:val="28"/>
          <w:szCs w:val="28"/>
          <w:rtl/>
        </w:rPr>
        <w:t>/</w:t>
      </w:r>
      <w:r w:rsidR="00FE7AB5">
        <w:rPr>
          <w:rFonts w:ascii="Arial" w:hAnsi="Arial" w:cs="B Lotus" w:hint="cs"/>
          <w:color w:val="auto"/>
          <w:sz w:val="28"/>
          <w:szCs w:val="28"/>
          <w:rtl/>
        </w:rPr>
        <w:t>58</w:t>
      </w:r>
      <w:r w:rsidRPr="006D7654">
        <w:rPr>
          <w:rFonts w:ascii="Arial" w:hAnsi="Arial" w:cs="B Lotus" w:hint="cs"/>
          <w:color w:val="auto"/>
          <w:sz w:val="28"/>
          <w:szCs w:val="28"/>
          <w:rtl/>
        </w:rPr>
        <w:t xml:space="preserve"> درصد شرکت کنندگان را زن و </w:t>
      </w:r>
      <w:r w:rsidR="00FE7AB5">
        <w:rPr>
          <w:rFonts w:ascii="Arial" w:hAnsi="Arial" w:cs="B Lotus" w:hint="cs"/>
          <w:color w:val="auto"/>
          <w:sz w:val="28"/>
          <w:szCs w:val="28"/>
          <w:rtl/>
        </w:rPr>
        <w:t>2</w:t>
      </w:r>
      <w:r w:rsidRPr="006D7654">
        <w:rPr>
          <w:rFonts w:ascii="Arial" w:hAnsi="Arial" w:cs="B Lotus" w:hint="cs"/>
          <w:color w:val="auto"/>
          <w:sz w:val="28"/>
          <w:szCs w:val="28"/>
          <w:rtl/>
        </w:rPr>
        <w:t>/</w:t>
      </w:r>
      <w:r w:rsidR="00FE7AB5">
        <w:rPr>
          <w:rFonts w:ascii="Arial" w:hAnsi="Arial" w:cs="B Lotus" w:hint="cs"/>
          <w:color w:val="auto"/>
          <w:sz w:val="28"/>
          <w:szCs w:val="28"/>
          <w:rtl/>
        </w:rPr>
        <w:t>41</w:t>
      </w:r>
      <w:r w:rsidRPr="006D7654">
        <w:rPr>
          <w:rFonts w:ascii="Arial" w:hAnsi="Arial" w:cs="B Lotus" w:hint="cs"/>
          <w:color w:val="auto"/>
          <w:sz w:val="28"/>
          <w:szCs w:val="28"/>
          <w:rtl/>
        </w:rPr>
        <w:t xml:space="preserve"> درصد را مرد تشکیل می دهند. </w:t>
      </w:r>
    </w:p>
    <w:p w:rsidR="001F2F74" w:rsidRPr="00DD114D" w:rsidRDefault="001F2F74" w:rsidP="001F2F74">
      <w:pPr>
        <w:keepNext/>
        <w:keepLines/>
        <w:autoSpaceDE/>
        <w:autoSpaceDN/>
        <w:bidi/>
        <w:adjustRightInd/>
        <w:spacing w:before="200" w:line="276" w:lineRule="auto"/>
        <w:jc w:val="center"/>
        <w:outlineLvl w:val="5"/>
        <w:rPr>
          <w:rFonts w:ascii="Cambria" w:eastAsia="Times New Roman" w:hAnsi="Cambria" w:cs="B Lotus"/>
          <w:b/>
          <w:bCs/>
          <w:color w:val="auto"/>
          <w:sz w:val="26"/>
          <w:szCs w:val="26"/>
          <w:rtl/>
        </w:rPr>
      </w:pPr>
      <w:bookmarkStart w:id="27" w:name="_Toc106471883"/>
      <w:r w:rsidRPr="00DD114D">
        <w:rPr>
          <w:rFonts w:ascii="Cambria" w:eastAsia="Times New Roman" w:hAnsi="Cambria" w:cs="B Lotus" w:hint="cs"/>
          <w:b/>
          <w:bCs/>
          <w:color w:val="auto"/>
          <w:sz w:val="26"/>
          <w:szCs w:val="26"/>
          <w:rtl/>
        </w:rPr>
        <w:t>جدول 4-2- شاخص‌های توصیفی مربوط به وضعیت تأهل</w:t>
      </w:r>
      <w:bookmarkEnd w:id="27"/>
    </w:p>
    <w:tbl>
      <w:tblPr>
        <w:bidiVisual/>
        <w:tblW w:w="0" w:type="auto"/>
        <w:jc w:val="center"/>
        <w:tblBorders>
          <w:top w:val="single" w:sz="8" w:space="0" w:color="9BBB59"/>
          <w:bottom w:val="single" w:sz="8" w:space="0" w:color="9BBB59"/>
        </w:tblBorders>
        <w:tblLook w:val="04A0" w:firstRow="1" w:lastRow="0" w:firstColumn="1" w:lastColumn="0" w:noHBand="0" w:noVBand="1"/>
      </w:tblPr>
      <w:tblGrid>
        <w:gridCol w:w="2070"/>
        <w:gridCol w:w="1800"/>
        <w:gridCol w:w="1890"/>
      </w:tblGrid>
      <w:tr w:rsidR="001F2F74" w:rsidRPr="00D0710C">
        <w:trPr>
          <w:trHeight w:hRule="exact" w:val="433"/>
          <w:jc w:val="center"/>
        </w:trPr>
        <w:tc>
          <w:tcPr>
            <w:tcW w:w="2070" w:type="dxa"/>
            <w:tcBorders>
              <w:top w:val="single" w:sz="8" w:space="0" w:color="9BBB59"/>
              <w:left w:val="nil"/>
              <w:bottom w:val="single" w:sz="8" w:space="0" w:color="9BBB59"/>
              <w:right w:val="nil"/>
            </w:tcBorders>
            <w:hideMark/>
          </w:tcPr>
          <w:p w:rsidR="001F2F74" w:rsidRPr="00D0710C" w:rsidRDefault="001F2F74">
            <w:pPr>
              <w:autoSpaceDE/>
              <w:autoSpaceDN/>
              <w:bidi/>
              <w:adjustRightInd/>
              <w:spacing w:after="160" w:line="276" w:lineRule="auto"/>
              <w:jc w:val="center"/>
              <w:rPr>
                <w:rFonts w:ascii="Arial" w:hAnsi="Arial" w:cs="B Lotus"/>
                <w:color w:val="auto"/>
                <w:sz w:val="28"/>
                <w:szCs w:val="28"/>
                <w:rtl/>
              </w:rPr>
            </w:pPr>
            <w:r w:rsidRPr="00D0710C">
              <w:rPr>
                <w:rFonts w:ascii="Arial" w:hAnsi="Arial" w:cs="B Lotus" w:hint="cs"/>
                <w:color w:val="auto"/>
                <w:sz w:val="28"/>
                <w:szCs w:val="28"/>
                <w:rtl/>
              </w:rPr>
              <w:t>وضعیت تأهل</w:t>
            </w:r>
          </w:p>
        </w:tc>
        <w:tc>
          <w:tcPr>
            <w:tcW w:w="1800" w:type="dxa"/>
            <w:tcBorders>
              <w:top w:val="single" w:sz="8" w:space="0" w:color="9BBB59"/>
              <w:left w:val="nil"/>
              <w:bottom w:val="single" w:sz="8" w:space="0" w:color="9BBB59"/>
              <w:right w:val="nil"/>
            </w:tcBorders>
            <w:hideMark/>
          </w:tcPr>
          <w:p w:rsidR="001F2F74" w:rsidRPr="00D0710C" w:rsidRDefault="001F2F74">
            <w:pPr>
              <w:autoSpaceDE/>
              <w:autoSpaceDN/>
              <w:bidi/>
              <w:adjustRightInd/>
              <w:spacing w:after="160" w:line="276" w:lineRule="auto"/>
              <w:jc w:val="center"/>
              <w:rPr>
                <w:rFonts w:ascii="Arial" w:hAnsi="Arial" w:cs="B Lotus"/>
                <w:color w:val="auto"/>
                <w:sz w:val="28"/>
                <w:szCs w:val="28"/>
                <w:rtl/>
              </w:rPr>
            </w:pPr>
            <w:r w:rsidRPr="00D0710C">
              <w:rPr>
                <w:rFonts w:ascii="Arial" w:hAnsi="Arial" w:cs="B Lotus" w:hint="cs"/>
                <w:color w:val="auto"/>
                <w:sz w:val="28"/>
                <w:szCs w:val="28"/>
                <w:rtl/>
              </w:rPr>
              <w:t>فراوانی</w:t>
            </w:r>
          </w:p>
        </w:tc>
        <w:tc>
          <w:tcPr>
            <w:tcW w:w="1890" w:type="dxa"/>
            <w:tcBorders>
              <w:top w:val="single" w:sz="8" w:space="0" w:color="9BBB59"/>
              <w:left w:val="nil"/>
              <w:bottom w:val="single" w:sz="8" w:space="0" w:color="9BBB59"/>
              <w:right w:val="nil"/>
            </w:tcBorders>
            <w:hideMark/>
          </w:tcPr>
          <w:p w:rsidR="001F2F74" w:rsidRPr="00D0710C" w:rsidRDefault="001F2F74">
            <w:pPr>
              <w:autoSpaceDE/>
              <w:autoSpaceDN/>
              <w:bidi/>
              <w:adjustRightInd/>
              <w:spacing w:after="160" w:line="276" w:lineRule="auto"/>
              <w:jc w:val="center"/>
              <w:rPr>
                <w:rFonts w:ascii="Arial" w:hAnsi="Arial" w:cs="B Lotus"/>
                <w:color w:val="auto"/>
                <w:sz w:val="28"/>
                <w:szCs w:val="28"/>
                <w:rtl/>
              </w:rPr>
            </w:pPr>
            <w:r w:rsidRPr="00D0710C">
              <w:rPr>
                <w:rFonts w:ascii="Arial" w:hAnsi="Arial" w:cs="B Lotus" w:hint="cs"/>
                <w:color w:val="auto"/>
                <w:sz w:val="28"/>
                <w:szCs w:val="28"/>
                <w:rtl/>
              </w:rPr>
              <w:t>درصد</w:t>
            </w:r>
          </w:p>
        </w:tc>
      </w:tr>
      <w:tr w:rsidR="001F2F74" w:rsidRPr="00D0710C">
        <w:trPr>
          <w:jc w:val="center"/>
        </w:trPr>
        <w:tc>
          <w:tcPr>
            <w:tcW w:w="2070" w:type="dxa"/>
            <w:tcBorders>
              <w:left w:val="nil"/>
              <w:right w:val="nil"/>
            </w:tcBorders>
            <w:shd w:val="clear" w:color="auto" w:fill="E6EED5"/>
            <w:hideMark/>
          </w:tcPr>
          <w:p w:rsidR="001F2F74" w:rsidRPr="00D0710C" w:rsidRDefault="001F2F74">
            <w:pPr>
              <w:autoSpaceDE/>
              <w:autoSpaceDN/>
              <w:bidi/>
              <w:adjustRightInd/>
              <w:spacing w:after="160" w:line="276" w:lineRule="auto"/>
              <w:jc w:val="center"/>
              <w:rPr>
                <w:rFonts w:ascii="Arial" w:hAnsi="Arial" w:cs="B Lotus"/>
                <w:color w:val="auto"/>
                <w:sz w:val="28"/>
                <w:szCs w:val="28"/>
                <w:rtl/>
              </w:rPr>
            </w:pPr>
            <w:r w:rsidRPr="00D0710C">
              <w:rPr>
                <w:rFonts w:ascii="Arial" w:hAnsi="Arial" w:cs="B Lotus" w:hint="cs"/>
                <w:color w:val="auto"/>
                <w:sz w:val="28"/>
                <w:szCs w:val="28"/>
                <w:rtl/>
              </w:rPr>
              <w:t>مجرد</w:t>
            </w:r>
          </w:p>
        </w:tc>
        <w:tc>
          <w:tcPr>
            <w:tcW w:w="1800" w:type="dxa"/>
            <w:tcBorders>
              <w:left w:val="nil"/>
              <w:right w:val="nil"/>
            </w:tcBorders>
            <w:shd w:val="clear" w:color="auto" w:fill="E6EED5"/>
            <w:hideMark/>
          </w:tcPr>
          <w:p w:rsidR="001F2F74" w:rsidRPr="00D0710C" w:rsidRDefault="00FE7AB5">
            <w:pPr>
              <w:autoSpaceDE/>
              <w:autoSpaceDN/>
              <w:bidi/>
              <w:adjustRightInd/>
              <w:spacing w:after="160" w:line="276" w:lineRule="auto"/>
              <w:jc w:val="center"/>
              <w:rPr>
                <w:rFonts w:ascii="Arial" w:hAnsi="Arial" w:cs="B Lotus"/>
                <w:color w:val="auto"/>
                <w:sz w:val="28"/>
                <w:szCs w:val="28"/>
                <w:rtl/>
              </w:rPr>
            </w:pPr>
            <w:r w:rsidRPr="00D0710C">
              <w:rPr>
                <w:rFonts w:ascii="Arial" w:hAnsi="Arial" w:cs="B Lotus" w:hint="cs"/>
                <w:color w:val="auto"/>
                <w:sz w:val="28"/>
                <w:szCs w:val="28"/>
                <w:rtl/>
              </w:rPr>
              <w:t>8</w:t>
            </w:r>
          </w:p>
        </w:tc>
        <w:tc>
          <w:tcPr>
            <w:tcW w:w="1890" w:type="dxa"/>
            <w:tcBorders>
              <w:left w:val="nil"/>
              <w:right w:val="nil"/>
            </w:tcBorders>
            <w:shd w:val="clear" w:color="auto" w:fill="E6EED5"/>
            <w:hideMark/>
          </w:tcPr>
          <w:p w:rsidR="001F2F74" w:rsidRPr="00D0710C" w:rsidRDefault="00FE7AB5">
            <w:pPr>
              <w:autoSpaceDE/>
              <w:autoSpaceDN/>
              <w:bidi/>
              <w:adjustRightInd/>
              <w:spacing w:after="160" w:line="276" w:lineRule="auto"/>
              <w:jc w:val="center"/>
              <w:rPr>
                <w:rFonts w:ascii="Arial" w:hAnsi="Arial" w:cs="B Lotus"/>
                <w:color w:val="auto"/>
                <w:sz w:val="28"/>
                <w:szCs w:val="28"/>
                <w:rtl/>
              </w:rPr>
            </w:pPr>
            <w:r w:rsidRPr="00D0710C">
              <w:rPr>
                <w:rFonts w:ascii="Arial" w:hAnsi="Arial" w:cs="B Lotus" w:hint="cs"/>
                <w:color w:val="auto"/>
                <w:sz w:val="28"/>
                <w:szCs w:val="28"/>
                <w:rtl/>
              </w:rPr>
              <w:t>0/10</w:t>
            </w:r>
          </w:p>
        </w:tc>
      </w:tr>
      <w:tr w:rsidR="001F2F74" w:rsidRPr="00D0710C">
        <w:trPr>
          <w:jc w:val="center"/>
        </w:trPr>
        <w:tc>
          <w:tcPr>
            <w:tcW w:w="2070" w:type="dxa"/>
            <w:hideMark/>
          </w:tcPr>
          <w:p w:rsidR="001F2F74" w:rsidRPr="00D0710C" w:rsidRDefault="001F2F74">
            <w:pPr>
              <w:autoSpaceDE/>
              <w:autoSpaceDN/>
              <w:bidi/>
              <w:adjustRightInd/>
              <w:spacing w:after="160" w:line="276" w:lineRule="auto"/>
              <w:jc w:val="center"/>
              <w:rPr>
                <w:rFonts w:ascii="Arial" w:hAnsi="Arial" w:cs="B Lotus"/>
                <w:color w:val="auto"/>
                <w:sz w:val="28"/>
                <w:szCs w:val="28"/>
                <w:rtl/>
              </w:rPr>
            </w:pPr>
            <w:r w:rsidRPr="00D0710C">
              <w:rPr>
                <w:rFonts w:ascii="Arial" w:hAnsi="Arial" w:cs="B Lotus" w:hint="cs"/>
                <w:color w:val="auto"/>
                <w:sz w:val="28"/>
                <w:szCs w:val="28"/>
                <w:rtl/>
              </w:rPr>
              <w:t>متأهل</w:t>
            </w:r>
          </w:p>
        </w:tc>
        <w:tc>
          <w:tcPr>
            <w:tcW w:w="1800" w:type="dxa"/>
            <w:hideMark/>
          </w:tcPr>
          <w:p w:rsidR="001F2F74" w:rsidRPr="00D0710C" w:rsidRDefault="00FE7AB5">
            <w:pPr>
              <w:autoSpaceDE/>
              <w:autoSpaceDN/>
              <w:bidi/>
              <w:adjustRightInd/>
              <w:spacing w:after="160" w:line="276" w:lineRule="auto"/>
              <w:jc w:val="center"/>
              <w:rPr>
                <w:rFonts w:ascii="Arial" w:hAnsi="Arial" w:cs="B Lotus"/>
                <w:color w:val="auto"/>
                <w:sz w:val="28"/>
                <w:szCs w:val="28"/>
                <w:rtl/>
              </w:rPr>
            </w:pPr>
            <w:r w:rsidRPr="00D0710C">
              <w:rPr>
                <w:rFonts w:ascii="Arial" w:hAnsi="Arial" w:cs="B Lotus" w:hint="cs"/>
                <w:color w:val="auto"/>
                <w:sz w:val="28"/>
                <w:szCs w:val="28"/>
                <w:rtl/>
              </w:rPr>
              <w:t>46</w:t>
            </w:r>
          </w:p>
        </w:tc>
        <w:tc>
          <w:tcPr>
            <w:tcW w:w="1890" w:type="dxa"/>
            <w:hideMark/>
          </w:tcPr>
          <w:p w:rsidR="001F2F74" w:rsidRPr="00D0710C" w:rsidRDefault="00FE7AB5">
            <w:pPr>
              <w:autoSpaceDE/>
              <w:autoSpaceDN/>
              <w:bidi/>
              <w:adjustRightInd/>
              <w:spacing w:after="160" w:line="276" w:lineRule="auto"/>
              <w:jc w:val="center"/>
              <w:rPr>
                <w:rFonts w:ascii="Arial" w:hAnsi="Arial" w:cs="B Lotus"/>
                <w:color w:val="auto"/>
                <w:sz w:val="28"/>
                <w:szCs w:val="28"/>
                <w:rtl/>
              </w:rPr>
            </w:pPr>
            <w:r w:rsidRPr="00D0710C">
              <w:rPr>
                <w:rFonts w:ascii="Arial" w:hAnsi="Arial" w:cs="B Lotus" w:hint="cs"/>
                <w:color w:val="auto"/>
                <w:sz w:val="28"/>
                <w:szCs w:val="28"/>
                <w:rtl/>
              </w:rPr>
              <w:t>5/57</w:t>
            </w:r>
          </w:p>
        </w:tc>
      </w:tr>
      <w:tr w:rsidR="001F2F74" w:rsidRPr="00D0710C">
        <w:trPr>
          <w:trHeight w:hRule="exact" w:val="675"/>
          <w:jc w:val="center"/>
        </w:trPr>
        <w:tc>
          <w:tcPr>
            <w:tcW w:w="2070" w:type="dxa"/>
            <w:tcBorders>
              <w:left w:val="nil"/>
              <w:right w:val="nil"/>
            </w:tcBorders>
            <w:shd w:val="clear" w:color="auto" w:fill="E6EED5"/>
            <w:hideMark/>
          </w:tcPr>
          <w:p w:rsidR="001F2F74" w:rsidRPr="00D0710C" w:rsidRDefault="001F2F74">
            <w:pPr>
              <w:autoSpaceDE/>
              <w:autoSpaceDN/>
              <w:bidi/>
              <w:adjustRightInd/>
              <w:spacing w:after="160" w:line="276" w:lineRule="auto"/>
              <w:jc w:val="center"/>
              <w:rPr>
                <w:rFonts w:ascii="Arial" w:hAnsi="Arial" w:cs="B Lotus"/>
                <w:color w:val="auto"/>
                <w:sz w:val="28"/>
                <w:szCs w:val="28"/>
                <w:rtl/>
              </w:rPr>
            </w:pPr>
            <w:r w:rsidRPr="00D0710C">
              <w:rPr>
                <w:rFonts w:ascii="Arial" w:hAnsi="Arial" w:cs="B Lotus" w:hint="cs"/>
                <w:color w:val="auto"/>
                <w:sz w:val="28"/>
                <w:szCs w:val="28"/>
                <w:rtl/>
              </w:rPr>
              <w:t>جدا شده</w:t>
            </w:r>
          </w:p>
        </w:tc>
        <w:tc>
          <w:tcPr>
            <w:tcW w:w="1800" w:type="dxa"/>
            <w:tcBorders>
              <w:left w:val="nil"/>
              <w:right w:val="nil"/>
            </w:tcBorders>
            <w:shd w:val="clear" w:color="auto" w:fill="E6EED5"/>
            <w:hideMark/>
          </w:tcPr>
          <w:p w:rsidR="001F2F74" w:rsidRPr="00D0710C" w:rsidRDefault="00FE7AB5">
            <w:pPr>
              <w:autoSpaceDE/>
              <w:autoSpaceDN/>
              <w:bidi/>
              <w:adjustRightInd/>
              <w:spacing w:after="160" w:line="276" w:lineRule="auto"/>
              <w:jc w:val="center"/>
              <w:rPr>
                <w:rFonts w:ascii="Arial" w:hAnsi="Arial" w:cs="B Lotus"/>
                <w:color w:val="auto"/>
                <w:sz w:val="28"/>
                <w:szCs w:val="28"/>
                <w:rtl/>
              </w:rPr>
            </w:pPr>
            <w:r w:rsidRPr="00D0710C">
              <w:rPr>
                <w:rFonts w:ascii="Arial" w:hAnsi="Arial" w:cs="B Lotus" w:hint="cs"/>
                <w:color w:val="auto"/>
                <w:sz w:val="28"/>
                <w:szCs w:val="28"/>
                <w:rtl/>
              </w:rPr>
              <w:t>26</w:t>
            </w:r>
          </w:p>
        </w:tc>
        <w:tc>
          <w:tcPr>
            <w:tcW w:w="1890" w:type="dxa"/>
            <w:tcBorders>
              <w:left w:val="nil"/>
              <w:right w:val="nil"/>
            </w:tcBorders>
            <w:shd w:val="clear" w:color="auto" w:fill="E6EED5"/>
            <w:hideMark/>
          </w:tcPr>
          <w:p w:rsidR="001F2F74" w:rsidRPr="00D0710C" w:rsidRDefault="00FE7AB5">
            <w:pPr>
              <w:autoSpaceDE/>
              <w:autoSpaceDN/>
              <w:bidi/>
              <w:adjustRightInd/>
              <w:spacing w:after="160" w:line="276" w:lineRule="auto"/>
              <w:jc w:val="center"/>
              <w:rPr>
                <w:rFonts w:ascii="Arial" w:hAnsi="Arial" w:cs="B Lotus"/>
                <w:color w:val="auto"/>
                <w:sz w:val="28"/>
                <w:szCs w:val="28"/>
                <w:rtl/>
              </w:rPr>
            </w:pPr>
            <w:r w:rsidRPr="00D0710C">
              <w:rPr>
                <w:rFonts w:ascii="Arial" w:hAnsi="Arial" w:cs="B Lotus" w:hint="cs"/>
                <w:color w:val="auto"/>
                <w:sz w:val="28"/>
                <w:szCs w:val="28"/>
                <w:rtl/>
              </w:rPr>
              <w:t>5/32</w:t>
            </w:r>
          </w:p>
        </w:tc>
      </w:tr>
      <w:tr w:rsidR="00485A53" w:rsidRPr="00D0710C">
        <w:trPr>
          <w:trHeight w:hRule="exact" w:val="550"/>
          <w:jc w:val="center"/>
        </w:trPr>
        <w:tc>
          <w:tcPr>
            <w:tcW w:w="2070" w:type="dxa"/>
          </w:tcPr>
          <w:p w:rsidR="00485A53" w:rsidRPr="00D0710C" w:rsidRDefault="00485A53">
            <w:pPr>
              <w:bidi/>
              <w:spacing w:after="160" w:line="276" w:lineRule="auto"/>
              <w:jc w:val="center"/>
              <w:rPr>
                <w:rFonts w:ascii="Arial" w:hAnsi="Arial" w:cs="B Lotus" w:hint="cs"/>
                <w:color w:val="auto"/>
                <w:sz w:val="28"/>
                <w:szCs w:val="28"/>
                <w:rtl/>
              </w:rPr>
            </w:pPr>
            <w:r w:rsidRPr="00D0710C">
              <w:rPr>
                <w:rFonts w:ascii="Arial" w:hAnsi="Arial" w:cs="B Lotus" w:hint="cs"/>
                <w:color w:val="auto"/>
                <w:sz w:val="28"/>
                <w:szCs w:val="28"/>
                <w:rtl/>
              </w:rPr>
              <w:t>کل</w:t>
            </w:r>
          </w:p>
        </w:tc>
        <w:tc>
          <w:tcPr>
            <w:tcW w:w="1800" w:type="dxa"/>
          </w:tcPr>
          <w:p w:rsidR="00485A53" w:rsidRPr="00D0710C" w:rsidRDefault="00FE7AB5">
            <w:pPr>
              <w:bidi/>
              <w:spacing w:after="160" w:line="276" w:lineRule="auto"/>
              <w:jc w:val="center"/>
              <w:rPr>
                <w:rFonts w:ascii="Arial" w:hAnsi="Arial" w:cs="B Lotus" w:hint="cs"/>
                <w:color w:val="auto"/>
                <w:sz w:val="28"/>
                <w:szCs w:val="28"/>
                <w:rtl/>
              </w:rPr>
            </w:pPr>
            <w:r w:rsidRPr="00D0710C">
              <w:rPr>
                <w:rFonts w:ascii="Arial" w:hAnsi="Arial" w:cs="B Lotus" w:hint="cs"/>
                <w:color w:val="auto"/>
                <w:sz w:val="28"/>
                <w:szCs w:val="28"/>
                <w:rtl/>
              </w:rPr>
              <w:t>80</w:t>
            </w:r>
          </w:p>
        </w:tc>
        <w:tc>
          <w:tcPr>
            <w:tcW w:w="1890" w:type="dxa"/>
          </w:tcPr>
          <w:p w:rsidR="00485A53" w:rsidRPr="00D0710C" w:rsidRDefault="003C2A78">
            <w:pPr>
              <w:bidi/>
              <w:spacing w:after="160" w:line="276" w:lineRule="auto"/>
              <w:jc w:val="center"/>
              <w:rPr>
                <w:rFonts w:ascii="Arial" w:hAnsi="Arial" w:cs="B Lotus" w:hint="cs"/>
                <w:color w:val="auto"/>
                <w:sz w:val="28"/>
                <w:szCs w:val="28"/>
                <w:rtl/>
              </w:rPr>
            </w:pPr>
            <w:r w:rsidRPr="00D0710C">
              <w:rPr>
                <w:rFonts w:ascii="Arial" w:hAnsi="Arial" w:cs="B Lotus" w:hint="cs"/>
                <w:color w:val="auto"/>
                <w:sz w:val="28"/>
                <w:szCs w:val="28"/>
                <w:rtl/>
              </w:rPr>
              <w:t>100</w:t>
            </w:r>
          </w:p>
        </w:tc>
      </w:tr>
    </w:tbl>
    <w:p w:rsidR="00D0710C" w:rsidRPr="006D7654" w:rsidRDefault="009E17D4" w:rsidP="00D0710C">
      <w:pPr>
        <w:autoSpaceDE/>
        <w:autoSpaceDN/>
        <w:bidi/>
        <w:adjustRightInd/>
        <w:spacing w:after="160" w:line="276" w:lineRule="auto"/>
        <w:ind w:left="-550" w:firstLine="550"/>
        <w:jc w:val="both"/>
        <w:rPr>
          <w:rFonts w:ascii="Arial" w:hAnsi="Arial" w:cs="B Lotus"/>
          <w:color w:val="auto"/>
          <w:sz w:val="28"/>
          <w:szCs w:val="28"/>
          <w:rtl/>
        </w:rPr>
      </w:pPr>
      <w:r>
        <w:rPr>
          <w:rFonts w:ascii="Arial" w:hAnsi="Arial" w:cs="B Lotus" w:hint="cs"/>
          <w:color w:val="auto"/>
          <w:sz w:val="28"/>
          <w:szCs w:val="28"/>
          <w:rtl/>
        </w:rPr>
        <w:t xml:space="preserve"> </w:t>
      </w:r>
      <w:r w:rsidR="001F2F74" w:rsidRPr="006D7654">
        <w:rPr>
          <w:rFonts w:ascii="Arial" w:hAnsi="Arial" w:cs="B Lotus" w:hint="cs"/>
          <w:color w:val="auto"/>
          <w:sz w:val="28"/>
          <w:szCs w:val="28"/>
          <w:rtl/>
        </w:rPr>
        <w:t xml:space="preserve">جدول 4-2، شاخص‌های توصیفی مربوط به وضعیت تأهل شرکت کنندگان پژوهش را نشان می‌دهد. بر این اساس، </w:t>
      </w:r>
      <w:r w:rsidR="00FE7AB5">
        <w:rPr>
          <w:rFonts w:ascii="Arial" w:hAnsi="Arial" w:cs="B Lotus" w:hint="cs"/>
          <w:color w:val="auto"/>
          <w:sz w:val="28"/>
          <w:szCs w:val="28"/>
          <w:rtl/>
        </w:rPr>
        <w:t>0/10</w:t>
      </w:r>
      <w:r w:rsidR="001F2F74" w:rsidRPr="006D7654">
        <w:rPr>
          <w:rFonts w:ascii="Arial" w:hAnsi="Arial" w:cs="B Lotus" w:hint="cs"/>
          <w:color w:val="auto"/>
          <w:sz w:val="28"/>
          <w:szCs w:val="28"/>
          <w:rtl/>
        </w:rPr>
        <w:t xml:space="preserve"> درصد شرکت کنندگان را مجرد، </w:t>
      </w:r>
      <w:r w:rsidR="00FE7AB5">
        <w:rPr>
          <w:rFonts w:ascii="Arial" w:hAnsi="Arial" w:cs="B Lotus" w:hint="cs"/>
          <w:color w:val="auto"/>
          <w:sz w:val="28"/>
          <w:szCs w:val="28"/>
          <w:rtl/>
        </w:rPr>
        <w:t>5/57</w:t>
      </w:r>
      <w:r w:rsidR="001F2F74" w:rsidRPr="006D7654">
        <w:rPr>
          <w:rFonts w:ascii="Arial" w:hAnsi="Arial" w:cs="B Lotus" w:hint="cs"/>
          <w:color w:val="auto"/>
          <w:sz w:val="28"/>
          <w:szCs w:val="28"/>
          <w:rtl/>
        </w:rPr>
        <w:t xml:space="preserve"> درصد را افراد متأهل و </w:t>
      </w:r>
      <w:r w:rsidR="002D5314">
        <w:rPr>
          <w:rFonts w:ascii="Arial" w:hAnsi="Arial" w:cs="B Lotus" w:hint="cs"/>
          <w:color w:val="auto"/>
          <w:sz w:val="28"/>
          <w:szCs w:val="28"/>
          <w:rtl/>
        </w:rPr>
        <w:t xml:space="preserve">5/32 </w:t>
      </w:r>
      <w:r w:rsidR="001F2F74" w:rsidRPr="006D7654">
        <w:rPr>
          <w:rFonts w:ascii="Arial" w:hAnsi="Arial" w:cs="B Lotus" w:hint="cs"/>
          <w:color w:val="auto"/>
          <w:sz w:val="28"/>
          <w:szCs w:val="28"/>
          <w:rtl/>
        </w:rPr>
        <w:t>درصد</w:t>
      </w:r>
      <w:r w:rsidR="00BD40F4">
        <w:rPr>
          <w:rFonts w:ascii="Arial" w:hAnsi="Arial" w:cs="B Lotus" w:hint="cs"/>
          <w:color w:val="auto"/>
          <w:sz w:val="28"/>
          <w:szCs w:val="28"/>
          <w:rtl/>
        </w:rPr>
        <w:t xml:space="preserve"> از</w:t>
      </w:r>
      <w:r w:rsidR="001F2F74" w:rsidRPr="006D7654">
        <w:rPr>
          <w:rFonts w:ascii="Arial" w:hAnsi="Arial" w:cs="B Lotus" w:hint="cs"/>
          <w:color w:val="auto"/>
          <w:sz w:val="28"/>
          <w:szCs w:val="28"/>
          <w:rtl/>
        </w:rPr>
        <w:t xml:space="preserve"> افراد </w:t>
      </w:r>
      <w:r w:rsidR="003C2A78" w:rsidRPr="006D7654">
        <w:rPr>
          <w:rFonts w:ascii="Arial" w:hAnsi="Arial" w:cs="B Lotus" w:hint="cs"/>
          <w:color w:val="auto"/>
          <w:sz w:val="28"/>
          <w:szCs w:val="28"/>
          <w:rtl/>
        </w:rPr>
        <w:t>جدا شده بودند.</w:t>
      </w:r>
    </w:p>
    <w:p w:rsidR="001F2F74" w:rsidRPr="00DD114D" w:rsidRDefault="001F2F74" w:rsidP="00881BFE">
      <w:pPr>
        <w:keepNext/>
        <w:keepLines/>
        <w:autoSpaceDE/>
        <w:autoSpaceDN/>
        <w:bidi/>
        <w:adjustRightInd/>
        <w:spacing w:before="200" w:line="276" w:lineRule="auto"/>
        <w:ind w:left="-550"/>
        <w:jc w:val="center"/>
        <w:outlineLvl w:val="5"/>
        <w:rPr>
          <w:rFonts w:ascii="Cambria" w:eastAsia="Times New Roman" w:hAnsi="Cambria" w:cs="B Lotus"/>
          <w:b/>
          <w:bCs/>
          <w:color w:val="auto"/>
          <w:sz w:val="26"/>
          <w:szCs w:val="26"/>
          <w:rtl/>
        </w:rPr>
      </w:pPr>
      <w:bookmarkStart w:id="28" w:name="_Toc106471884"/>
      <w:r w:rsidRPr="00DD114D">
        <w:rPr>
          <w:rFonts w:ascii="Cambria" w:eastAsia="Times New Roman" w:hAnsi="Cambria" w:cs="B Lotus" w:hint="cs"/>
          <w:b/>
          <w:bCs/>
          <w:color w:val="auto"/>
          <w:sz w:val="26"/>
          <w:szCs w:val="26"/>
          <w:rtl/>
        </w:rPr>
        <w:lastRenderedPageBreak/>
        <w:t>جدول 4-3- فراوانی و درصد شرکت کنندگان براساس میزان تحصیلات</w:t>
      </w:r>
      <w:bookmarkEnd w:id="28"/>
    </w:p>
    <w:tbl>
      <w:tblPr>
        <w:bidiVisual/>
        <w:tblW w:w="0" w:type="auto"/>
        <w:jc w:val="center"/>
        <w:tblBorders>
          <w:top w:val="single" w:sz="8" w:space="0" w:color="9BBB59"/>
          <w:bottom w:val="single" w:sz="8" w:space="0" w:color="9BBB59"/>
        </w:tblBorders>
        <w:tblLook w:val="04A0" w:firstRow="1" w:lastRow="0" w:firstColumn="1" w:lastColumn="0" w:noHBand="0" w:noVBand="1"/>
      </w:tblPr>
      <w:tblGrid>
        <w:gridCol w:w="2430"/>
        <w:gridCol w:w="2160"/>
        <w:gridCol w:w="2340"/>
      </w:tblGrid>
      <w:tr w:rsidR="001F2F74" w:rsidRPr="00D0710C">
        <w:trPr>
          <w:trHeight w:hRule="exact" w:val="480"/>
          <w:jc w:val="center"/>
        </w:trPr>
        <w:tc>
          <w:tcPr>
            <w:tcW w:w="2430" w:type="dxa"/>
            <w:tcBorders>
              <w:top w:val="single" w:sz="8" w:space="0" w:color="9BBB59"/>
              <w:left w:val="nil"/>
              <w:bottom w:val="single" w:sz="8" w:space="0" w:color="9BBB59"/>
              <w:right w:val="nil"/>
            </w:tcBorders>
            <w:hideMark/>
          </w:tcPr>
          <w:p w:rsidR="001F2F74" w:rsidRPr="00D0710C" w:rsidRDefault="001F2F74">
            <w:pPr>
              <w:autoSpaceDE/>
              <w:autoSpaceDN/>
              <w:bidi/>
              <w:adjustRightInd/>
              <w:spacing w:line="276" w:lineRule="auto"/>
              <w:ind w:left="-547"/>
              <w:jc w:val="center"/>
              <w:rPr>
                <w:rFonts w:ascii="Arial" w:hAnsi="Arial" w:cs="B Lotus"/>
                <w:color w:val="auto"/>
                <w:sz w:val="28"/>
                <w:szCs w:val="28"/>
                <w:rtl/>
              </w:rPr>
            </w:pPr>
            <w:r w:rsidRPr="00D0710C">
              <w:rPr>
                <w:rFonts w:ascii="Arial" w:hAnsi="Arial" w:cs="B Lotus" w:hint="cs"/>
                <w:color w:val="auto"/>
                <w:sz w:val="28"/>
                <w:szCs w:val="28"/>
                <w:rtl/>
              </w:rPr>
              <w:t>تحصیلات</w:t>
            </w:r>
          </w:p>
        </w:tc>
        <w:tc>
          <w:tcPr>
            <w:tcW w:w="2160" w:type="dxa"/>
            <w:tcBorders>
              <w:top w:val="single" w:sz="8" w:space="0" w:color="9BBB59"/>
              <w:left w:val="nil"/>
              <w:bottom w:val="single" w:sz="8" w:space="0" w:color="9BBB59"/>
              <w:right w:val="nil"/>
            </w:tcBorders>
            <w:hideMark/>
          </w:tcPr>
          <w:p w:rsidR="001F2F74" w:rsidRPr="00D0710C" w:rsidRDefault="001F2F74">
            <w:pPr>
              <w:autoSpaceDE/>
              <w:autoSpaceDN/>
              <w:bidi/>
              <w:adjustRightInd/>
              <w:spacing w:line="276" w:lineRule="auto"/>
              <w:ind w:left="-547"/>
              <w:jc w:val="center"/>
              <w:rPr>
                <w:rFonts w:ascii="Arial" w:hAnsi="Arial" w:cs="B Lotus"/>
                <w:color w:val="auto"/>
                <w:sz w:val="28"/>
                <w:szCs w:val="28"/>
                <w:rtl/>
              </w:rPr>
            </w:pPr>
            <w:r w:rsidRPr="00D0710C">
              <w:rPr>
                <w:rFonts w:ascii="Arial" w:hAnsi="Arial" w:cs="B Lotus" w:hint="cs"/>
                <w:color w:val="auto"/>
                <w:sz w:val="28"/>
                <w:szCs w:val="28"/>
                <w:rtl/>
              </w:rPr>
              <w:t>فراوانی</w:t>
            </w:r>
          </w:p>
        </w:tc>
        <w:tc>
          <w:tcPr>
            <w:tcW w:w="2340" w:type="dxa"/>
            <w:tcBorders>
              <w:top w:val="single" w:sz="8" w:space="0" w:color="9BBB59"/>
              <w:left w:val="nil"/>
              <w:bottom w:val="single" w:sz="8" w:space="0" w:color="9BBB59"/>
              <w:right w:val="nil"/>
            </w:tcBorders>
            <w:hideMark/>
          </w:tcPr>
          <w:p w:rsidR="001F2F74" w:rsidRPr="00D0710C" w:rsidRDefault="001F2F74">
            <w:pPr>
              <w:autoSpaceDE/>
              <w:autoSpaceDN/>
              <w:bidi/>
              <w:adjustRightInd/>
              <w:spacing w:line="276" w:lineRule="auto"/>
              <w:ind w:left="-547"/>
              <w:jc w:val="center"/>
              <w:rPr>
                <w:rFonts w:ascii="Arial" w:hAnsi="Arial" w:cs="B Lotus"/>
                <w:color w:val="auto"/>
                <w:sz w:val="28"/>
                <w:szCs w:val="28"/>
                <w:rtl/>
              </w:rPr>
            </w:pPr>
            <w:r w:rsidRPr="00D0710C">
              <w:rPr>
                <w:rFonts w:ascii="Arial" w:hAnsi="Arial" w:cs="B Lotus" w:hint="cs"/>
                <w:color w:val="auto"/>
                <w:sz w:val="28"/>
                <w:szCs w:val="28"/>
                <w:rtl/>
              </w:rPr>
              <w:t>درصد</w:t>
            </w:r>
          </w:p>
        </w:tc>
      </w:tr>
      <w:tr w:rsidR="001F2F74" w:rsidRPr="00D0710C">
        <w:trPr>
          <w:trHeight w:val="1115"/>
          <w:jc w:val="center"/>
        </w:trPr>
        <w:tc>
          <w:tcPr>
            <w:tcW w:w="2430" w:type="dxa"/>
            <w:tcBorders>
              <w:left w:val="nil"/>
              <w:right w:val="nil"/>
            </w:tcBorders>
            <w:shd w:val="clear" w:color="auto" w:fill="E6EED5"/>
            <w:hideMark/>
          </w:tcPr>
          <w:p w:rsidR="001F2F74" w:rsidRPr="00D0710C" w:rsidRDefault="00A340F4">
            <w:pPr>
              <w:autoSpaceDE/>
              <w:autoSpaceDN/>
              <w:bidi/>
              <w:adjustRightInd/>
              <w:spacing w:line="276" w:lineRule="auto"/>
              <w:ind w:left="-547"/>
              <w:jc w:val="center"/>
              <w:rPr>
                <w:rFonts w:ascii="Arial" w:hAnsi="Arial" w:cs="B Lotus"/>
                <w:color w:val="auto"/>
                <w:sz w:val="28"/>
                <w:szCs w:val="28"/>
                <w:rtl/>
              </w:rPr>
            </w:pPr>
            <w:r w:rsidRPr="00D0710C">
              <w:rPr>
                <w:rFonts w:ascii="Arial" w:hAnsi="Arial" w:cs="B Lotus" w:hint="cs"/>
                <w:color w:val="auto"/>
                <w:sz w:val="28"/>
                <w:szCs w:val="28"/>
                <w:rtl/>
              </w:rPr>
              <w:t>زیر دیپلم</w:t>
            </w:r>
          </w:p>
          <w:p w:rsidR="001F2F74" w:rsidRPr="00D0710C" w:rsidRDefault="00A340F4">
            <w:pPr>
              <w:autoSpaceDE/>
              <w:autoSpaceDN/>
              <w:bidi/>
              <w:adjustRightInd/>
              <w:spacing w:line="276" w:lineRule="auto"/>
              <w:ind w:left="-547"/>
              <w:jc w:val="center"/>
              <w:rPr>
                <w:rFonts w:ascii="Arial" w:hAnsi="Arial" w:cs="B Lotus"/>
                <w:color w:val="auto"/>
                <w:sz w:val="28"/>
                <w:szCs w:val="28"/>
                <w:rtl/>
              </w:rPr>
            </w:pPr>
            <w:r w:rsidRPr="00D0710C">
              <w:rPr>
                <w:rFonts w:ascii="Arial" w:hAnsi="Arial" w:cs="B Lotus" w:hint="cs"/>
                <w:color w:val="auto"/>
                <w:sz w:val="28"/>
                <w:szCs w:val="28"/>
                <w:rtl/>
              </w:rPr>
              <w:t>دیپلم</w:t>
            </w:r>
          </w:p>
        </w:tc>
        <w:tc>
          <w:tcPr>
            <w:tcW w:w="2160" w:type="dxa"/>
            <w:tcBorders>
              <w:left w:val="nil"/>
              <w:right w:val="nil"/>
            </w:tcBorders>
            <w:shd w:val="clear" w:color="auto" w:fill="E6EED5"/>
            <w:hideMark/>
          </w:tcPr>
          <w:p w:rsidR="001F2F74" w:rsidRPr="00D0710C" w:rsidRDefault="00A340F4">
            <w:pPr>
              <w:autoSpaceDE/>
              <w:autoSpaceDN/>
              <w:bidi/>
              <w:adjustRightInd/>
              <w:spacing w:line="276" w:lineRule="auto"/>
              <w:ind w:left="-547"/>
              <w:jc w:val="center"/>
              <w:rPr>
                <w:rFonts w:ascii="Arial" w:hAnsi="Arial" w:cs="B Lotus"/>
                <w:color w:val="auto"/>
                <w:sz w:val="28"/>
                <w:szCs w:val="28"/>
                <w:rtl/>
              </w:rPr>
            </w:pPr>
            <w:r w:rsidRPr="00D0710C">
              <w:rPr>
                <w:rFonts w:ascii="Arial" w:hAnsi="Arial" w:cs="B Lotus" w:hint="cs"/>
                <w:color w:val="auto"/>
                <w:sz w:val="28"/>
                <w:szCs w:val="28"/>
                <w:rtl/>
              </w:rPr>
              <w:t>18</w:t>
            </w:r>
          </w:p>
          <w:p w:rsidR="001F2F74" w:rsidRPr="00D0710C" w:rsidRDefault="002D5314">
            <w:pPr>
              <w:autoSpaceDE/>
              <w:autoSpaceDN/>
              <w:bidi/>
              <w:adjustRightInd/>
              <w:spacing w:line="276" w:lineRule="auto"/>
              <w:ind w:left="-547"/>
              <w:jc w:val="center"/>
              <w:rPr>
                <w:rFonts w:ascii="Arial" w:hAnsi="Arial" w:cs="B Lotus"/>
                <w:color w:val="auto"/>
                <w:sz w:val="28"/>
                <w:szCs w:val="28"/>
                <w:rtl/>
              </w:rPr>
            </w:pPr>
            <w:r w:rsidRPr="00D0710C">
              <w:rPr>
                <w:rFonts w:ascii="Arial" w:hAnsi="Arial" w:cs="B Lotus" w:hint="cs"/>
                <w:color w:val="auto"/>
                <w:sz w:val="28"/>
                <w:szCs w:val="28"/>
                <w:rtl/>
              </w:rPr>
              <w:t>21</w:t>
            </w:r>
          </w:p>
        </w:tc>
        <w:tc>
          <w:tcPr>
            <w:tcW w:w="2340" w:type="dxa"/>
            <w:tcBorders>
              <w:left w:val="nil"/>
              <w:right w:val="nil"/>
            </w:tcBorders>
            <w:shd w:val="clear" w:color="auto" w:fill="E6EED5"/>
            <w:hideMark/>
          </w:tcPr>
          <w:p w:rsidR="001F2F74" w:rsidRPr="00D0710C" w:rsidRDefault="002D5314">
            <w:pPr>
              <w:autoSpaceDE/>
              <w:autoSpaceDN/>
              <w:bidi/>
              <w:adjustRightInd/>
              <w:spacing w:line="276" w:lineRule="auto"/>
              <w:ind w:left="-547"/>
              <w:jc w:val="center"/>
              <w:rPr>
                <w:rFonts w:ascii="Arial" w:hAnsi="Arial" w:cs="B Lotus"/>
                <w:color w:val="auto"/>
                <w:sz w:val="28"/>
                <w:szCs w:val="28"/>
                <w:rtl/>
              </w:rPr>
            </w:pPr>
            <w:r w:rsidRPr="00D0710C">
              <w:rPr>
                <w:rFonts w:ascii="Arial" w:hAnsi="Arial" w:cs="B Lotus" w:hint="cs"/>
                <w:color w:val="auto"/>
                <w:sz w:val="28"/>
                <w:szCs w:val="28"/>
                <w:rtl/>
              </w:rPr>
              <w:t>5/22</w:t>
            </w:r>
          </w:p>
          <w:p w:rsidR="001F2F74" w:rsidRPr="00D0710C" w:rsidRDefault="002D5314">
            <w:pPr>
              <w:autoSpaceDE/>
              <w:autoSpaceDN/>
              <w:bidi/>
              <w:adjustRightInd/>
              <w:spacing w:line="276" w:lineRule="auto"/>
              <w:ind w:left="-547"/>
              <w:jc w:val="center"/>
              <w:rPr>
                <w:rFonts w:ascii="Arial" w:hAnsi="Arial" w:cs="B Lotus"/>
                <w:color w:val="auto"/>
                <w:sz w:val="28"/>
                <w:szCs w:val="28"/>
                <w:rtl/>
              </w:rPr>
            </w:pPr>
            <w:r w:rsidRPr="00D0710C">
              <w:rPr>
                <w:rFonts w:ascii="Arial" w:hAnsi="Arial" w:cs="B Lotus" w:hint="cs"/>
                <w:color w:val="auto"/>
                <w:sz w:val="28"/>
                <w:szCs w:val="28"/>
                <w:rtl/>
              </w:rPr>
              <w:t>2/26</w:t>
            </w:r>
          </w:p>
        </w:tc>
      </w:tr>
      <w:tr w:rsidR="001F2F74" w:rsidRPr="00D0710C">
        <w:trPr>
          <w:trHeight w:val="630"/>
          <w:jc w:val="center"/>
        </w:trPr>
        <w:tc>
          <w:tcPr>
            <w:tcW w:w="2430" w:type="dxa"/>
            <w:hideMark/>
          </w:tcPr>
          <w:p w:rsidR="001F2F74" w:rsidRPr="00D0710C" w:rsidRDefault="00A340F4">
            <w:pPr>
              <w:autoSpaceDE/>
              <w:autoSpaceDN/>
              <w:bidi/>
              <w:adjustRightInd/>
              <w:spacing w:line="276" w:lineRule="auto"/>
              <w:ind w:left="-547"/>
              <w:jc w:val="center"/>
              <w:rPr>
                <w:rFonts w:ascii="Arial" w:hAnsi="Arial" w:cs="B Lotus"/>
                <w:color w:val="auto"/>
                <w:sz w:val="28"/>
                <w:szCs w:val="28"/>
                <w:rtl/>
              </w:rPr>
            </w:pPr>
            <w:r w:rsidRPr="00D0710C">
              <w:rPr>
                <w:rFonts w:ascii="Arial" w:hAnsi="Arial" w:cs="B Lotus" w:hint="cs"/>
                <w:color w:val="auto"/>
                <w:sz w:val="28"/>
                <w:szCs w:val="28"/>
                <w:rtl/>
              </w:rPr>
              <w:t>کاردانی</w:t>
            </w:r>
          </w:p>
        </w:tc>
        <w:tc>
          <w:tcPr>
            <w:tcW w:w="2160" w:type="dxa"/>
            <w:hideMark/>
          </w:tcPr>
          <w:p w:rsidR="001F2F74" w:rsidRPr="00D0710C" w:rsidRDefault="002D5314">
            <w:pPr>
              <w:autoSpaceDE/>
              <w:autoSpaceDN/>
              <w:bidi/>
              <w:adjustRightInd/>
              <w:spacing w:line="276" w:lineRule="auto"/>
              <w:ind w:left="-547"/>
              <w:jc w:val="center"/>
              <w:rPr>
                <w:rFonts w:ascii="Arial" w:hAnsi="Arial" w:cs="B Lotus"/>
                <w:color w:val="auto"/>
                <w:sz w:val="28"/>
                <w:szCs w:val="28"/>
                <w:rtl/>
              </w:rPr>
            </w:pPr>
            <w:r w:rsidRPr="00D0710C">
              <w:rPr>
                <w:rFonts w:ascii="Arial" w:hAnsi="Arial" w:cs="B Lotus" w:hint="cs"/>
                <w:color w:val="auto"/>
                <w:sz w:val="28"/>
                <w:szCs w:val="28"/>
                <w:rtl/>
              </w:rPr>
              <w:t>24</w:t>
            </w:r>
          </w:p>
        </w:tc>
        <w:tc>
          <w:tcPr>
            <w:tcW w:w="2340" w:type="dxa"/>
            <w:hideMark/>
          </w:tcPr>
          <w:p w:rsidR="001F2F74" w:rsidRPr="00D0710C" w:rsidRDefault="002D5314">
            <w:pPr>
              <w:autoSpaceDE/>
              <w:autoSpaceDN/>
              <w:bidi/>
              <w:adjustRightInd/>
              <w:spacing w:line="276" w:lineRule="auto"/>
              <w:ind w:left="-547"/>
              <w:jc w:val="center"/>
              <w:rPr>
                <w:rFonts w:ascii="Arial" w:hAnsi="Arial" w:cs="B Lotus"/>
                <w:color w:val="auto"/>
                <w:sz w:val="28"/>
                <w:szCs w:val="28"/>
                <w:rtl/>
              </w:rPr>
            </w:pPr>
            <w:r w:rsidRPr="00D0710C">
              <w:rPr>
                <w:rFonts w:ascii="Arial" w:hAnsi="Arial" w:cs="B Lotus" w:hint="cs"/>
                <w:color w:val="auto"/>
                <w:sz w:val="28"/>
                <w:szCs w:val="28"/>
                <w:rtl/>
              </w:rPr>
              <w:t>0/30</w:t>
            </w:r>
          </w:p>
        </w:tc>
      </w:tr>
      <w:tr w:rsidR="008E4DAE" w:rsidRPr="00D0710C">
        <w:trPr>
          <w:trHeight w:val="630"/>
          <w:jc w:val="center"/>
        </w:trPr>
        <w:tc>
          <w:tcPr>
            <w:tcW w:w="2430" w:type="dxa"/>
            <w:tcBorders>
              <w:left w:val="nil"/>
              <w:right w:val="nil"/>
            </w:tcBorders>
            <w:shd w:val="clear" w:color="auto" w:fill="E6EED5"/>
          </w:tcPr>
          <w:p w:rsidR="008E4DAE" w:rsidRPr="00D0710C" w:rsidRDefault="00A340F4">
            <w:pPr>
              <w:bidi/>
              <w:spacing w:line="276" w:lineRule="auto"/>
              <w:ind w:left="-547"/>
              <w:jc w:val="center"/>
              <w:rPr>
                <w:rFonts w:ascii="Arial" w:hAnsi="Arial" w:cs="B Lotus" w:hint="cs"/>
                <w:color w:val="auto"/>
                <w:sz w:val="28"/>
                <w:szCs w:val="28"/>
                <w:rtl/>
              </w:rPr>
            </w:pPr>
            <w:r w:rsidRPr="00D0710C">
              <w:rPr>
                <w:rFonts w:ascii="Arial" w:hAnsi="Arial" w:cs="B Lotus" w:hint="cs"/>
                <w:color w:val="auto"/>
                <w:sz w:val="28"/>
                <w:szCs w:val="28"/>
                <w:rtl/>
              </w:rPr>
              <w:t>کارشناسی</w:t>
            </w:r>
            <w:r w:rsidR="002D5314" w:rsidRPr="00D0710C">
              <w:rPr>
                <w:rFonts w:ascii="Arial" w:hAnsi="Arial" w:cs="B Lotus" w:hint="cs"/>
                <w:color w:val="auto"/>
                <w:sz w:val="28"/>
                <w:szCs w:val="28"/>
                <w:rtl/>
              </w:rPr>
              <w:t xml:space="preserve"> و بالاتر</w:t>
            </w:r>
          </w:p>
        </w:tc>
        <w:tc>
          <w:tcPr>
            <w:tcW w:w="2160" w:type="dxa"/>
            <w:tcBorders>
              <w:left w:val="nil"/>
              <w:right w:val="nil"/>
            </w:tcBorders>
            <w:shd w:val="clear" w:color="auto" w:fill="E6EED5"/>
          </w:tcPr>
          <w:p w:rsidR="008E4DAE" w:rsidRPr="00D0710C" w:rsidRDefault="002D5314">
            <w:pPr>
              <w:bidi/>
              <w:spacing w:line="276" w:lineRule="auto"/>
              <w:ind w:left="-547"/>
              <w:jc w:val="center"/>
              <w:rPr>
                <w:rFonts w:ascii="Arial" w:hAnsi="Arial" w:cs="B Lotus" w:hint="cs"/>
                <w:color w:val="auto"/>
                <w:sz w:val="28"/>
                <w:szCs w:val="28"/>
                <w:rtl/>
              </w:rPr>
            </w:pPr>
            <w:r w:rsidRPr="00D0710C">
              <w:rPr>
                <w:rFonts w:ascii="Arial" w:hAnsi="Arial" w:cs="B Lotus" w:hint="cs"/>
                <w:color w:val="auto"/>
                <w:sz w:val="28"/>
                <w:szCs w:val="28"/>
                <w:rtl/>
              </w:rPr>
              <w:t>17</w:t>
            </w:r>
          </w:p>
        </w:tc>
        <w:tc>
          <w:tcPr>
            <w:tcW w:w="2340" w:type="dxa"/>
            <w:tcBorders>
              <w:left w:val="nil"/>
              <w:right w:val="nil"/>
            </w:tcBorders>
            <w:shd w:val="clear" w:color="auto" w:fill="E6EED5"/>
          </w:tcPr>
          <w:p w:rsidR="008E4DAE" w:rsidRPr="00D0710C" w:rsidRDefault="002D5314">
            <w:pPr>
              <w:bidi/>
              <w:spacing w:line="276" w:lineRule="auto"/>
              <w:ind w:left="-547"/>
              <w:jc w:val="center"/>
              <w:rPr>
                <w:rFonts w:ascii="Arial" w:hAnsi="Arial" w:cs="B Lotus" w:hint="cs"/>
                <w:color w:val="auto"/>
                <w:sz w:val="28"/>
                <w:szCs w:val="28"/>
                <w:rtl/>
              </w:rPr>
            </w:pPr>
            <w:r w:rsidRPr="00D0710C">
              <w:rPr>
                <w:rFonts w:ascii="Arial" w:hAnsi="Arial" w:cs="B Lotus" w:hint="cs"/>
                <w:color w:val="auto"/>
                <w:sz w:val="28"/>
                <w:szCs w:val="28"/>
                <w:rtl/>
              </w:rPr>
              <w:t>3/21</w:t>
            </w:r>
          </w:p>
        </w:tc>
      </w:tr>
      <w:tr w:rsidR="008E4DAE" w:rsidRPr="00D0710C">
        <w:trPr>
          <w:trHeight w:hRule="exact" w:val="432"/>
          <w:jc w:val="center"/>
        </w:trPr>
        <w:tc>
          <w:tcPr>
            <w:tcW w:w="2430" w:type="dxa"/>
          </w:tcPr>
          <w:p w:rsidR="008E4DAE" w:rsidRPr="00D0710C" w:rsidRDefault="008E4DAE">
            <w:pPr>
              <w:bidi/>
              <w:spacing w:line="276" w:lineRule="auto"/>
              <w:ind w:left="-547"/>
              <w:jc w:val="center"/>
              <w:rPr>
                <w:rFonts w:ascii="Arial" w:hAnsi="Arial" w:cs="B Lotus" w:hint="cs"/>
                <w:color w:val="auto"/>
                <w:sz w:val="28"/>
                <w:szCs w:val="28"/>
                <w:rtl/>
              </w:rPr>
            </w:pPr>
            <w:r w:rsidRPr="00D0710C">
              <w:rPr>
                <w:rFonts w:ascii="Arial" w:hAnsi="Arial" w:cs="B Lotus" w:hint="cs"/>
                <w:color w:val="auto"/>
                <w:sz w:val="28"/>
                <w:szCs w:val="28"/>
                <w:rtl/>
              </w:rPr>
              <w:t>کل</w:t>
            </w:r>
          </w:p>
        </w:tc>
        <w:tc>
          <w:tcPr>
            <w:tcW w:w="2160" w:type="dxa"/>
          </w:tcPr>
          <w:p w:rsidR="008E4DAE" w:rsidRPr="00D0710C" w:rsidRDefault="002D5314">
            <w:pPr>
              <w:bidi/>
              <w:spacing w:line="276" w:lineRule="auto"/>
              <w:ind w:left="-547"/>
              <w:jc w:val="center"/>
              <w:rPr>
                <w:rFonts w:ascii="Arial" w:hAnsi="Arial" w:cs="B Lotus" w:hint="cs"/>
                <w:color w:val="auto"/>
                <w:sz w:val="28"/>
                <w:szCs w:val="28"/>
                <w:rtl/>
              </w:rPr>
            </w:pPr>
            <w:r w:rsidRPr="00D0710C">
              <w:rPr>
                <w:rFonts w:ascii="Arial" w:hAnsi="Arial" w:cs="B Lotus" w:hint="cs"/>
                <w:color w:val="auto"/>
                <w:sz w:val="28"/>
                <w:szCs w:val="28"/>
                <w:rtl/>
              </w:rPr>
              <w:t>80</w:t>
            </w:r>
          </w:p>
        </w:tc>
        <w:tc>
          <w:tcPr>
            <w:tcW w:w="2340" w:type="dxa"/>
          </w:tcPr>
          <w:p w:rsidR="008E4DAE" w:rsidRPr="00D0710C" w:rsidRDefault="00AD4BFA">
            <w:pPr>
              <w:bidi/>
              <w:spacing w:line="276" w:lineRule="auto"/>
              <w:ind w:left="-547"/>
              <w:jc w:val="center"/>
              <w:rPr>
                <w:rFonts w:ascii="Arial" w:hAnsi="Arial" w:cs="B Lotus" w:hint="cs"/>
                <w:color w:val="auto"/>
                <w:sz w:val="28"/>
                <w:szCs w:val="28"/>
                <w:rtl/>
              </w:rPr>
            </w:pPr>
            <w:r w:rsidRPr="00D0710C">
              <w:rPr>
                <w:rFonts w:ascii="Arial" w:hAnsi="Arial" w:cs="B Lotus" w:hint="cs"/>
                <w:color w:val="auto"/>
                <w:sz w:val="28"/>
                <w:szCs w:val="28"/>
                <w:rtl/>
              </w:rPr>
              <w:t>100</w:t>
            </w:r>
          </w:p>
        </w:tc>
      </w:tr>
    </w:tbl>
    <w:p w:rsidR="001F2F74" w:rsidRPr="006D7654" w:rsidRDefault="001F2F74" w:rsidP="00AD4BFA">
      <w:pPr>
        <w:autoSpaceDE/>
        <w:autoSpaceDN/>
        <w:bidi/>
        <w:adjustRightInd/>
        <w:spacing w:line="276" w:lineRule="auto"/>
        <w:ind w:left="-547"/>
        <w:jc w:val="center"/>
        <w:rPr>
          <w:rFonts w:ascii="Arial" w:hAnsi="Arial" w:cs="B Lotus"/>
          <w:color w:val="auto"/>
          <w:sz w:val="16"/>
          <w:szCs w:val="16"/>
          <w:rtl/>
        </w:rPr>
      </w:pPr>
    </w:p>
    <w:p w:rsidR="001F2F74" w:rsidRPr="006D7654" w:rsidRDefault="001F2F74" w:rsidP="00D0710C">
      <w:pPr>
        <w:autoSpaceDE/>
        <w:autoSpaceDN/>
        <w:bidi/>
        <w:adjustRightInd/>
        <w:spacing w:after="160" w:line="276" w:lineRule="auto"/>
        <w:ind w:left="-550" w:firstLine="540"/>
        <w:jc w:val="both"/>
        <w:rPr>
          <w:rFonts w:ascii="Arial" w:hAnsi="Arial" w:cs="B Lotus"/>
          <w:color w:val="auto"/>
          <w:sz w:val="28"/>
          <w:szCs w:val="28"/>
          <w:rtl/>
          <w:lang w:bidi="fa-IR"/>
        </w:rPr>
      </w:pPr>
      <w:r w:rsidRPr="006D7654">
        <w:rPr>
          <w:rFonts w:ascii="Arial" w:hAnsi="Arial" w:cs="B Lotus" w:hint="cs"/>
          <w:color w:val="auto"/>
          <w:sz w:val="28"/>
          <w:szCs w:val="28"/>
          <w:rtl/>
        </w:rPr>
        <w:t xml:space="preserve">جدول 4-3، فراوانی و درصد شرکت کنندگان را براساس میزان تحصیلات نشان می‌دهد. بر این اساس، در این مطالعه </w:t>
      </w:r>
      <w:r w:rsidR="002D5314">
        <w:rPr>
          <w:rFonts w:ascii="Arial" w:hAnsi="Arial" w:cs="B Lotus" w:hint="cs"/>
          <w:color w:val="auto"/>
          <w:sz w:val="28"/>
          <w:szCs w:val="28"/>
          <w:rtl/>
        </w:rPr>
        <w:t>5</w:t>
      </w:r>
      <w:r w:rsidRPr="006D7654">
        <w:rPr>
          <w:rFonts w:ascii="Arial" w:hAnsi="Arial" w:cs="B Lotus" w:hint="cs"/>
          <w:color w:val="auto"/>
          <w:sz w:val="28"/>
          <w:szCs w:val="28"/>
          <w:rtl/>
        </w:rPr>
        <w:t>/</w:t>
      </w:r>
      <w:r w:rsidR="002D5314">
        <w:rPr>
          <w:rFonts w:ascii="Arial" w:hAnsi="Arial" w:cs="B Lotus" w:hint="cs"/>
          <w:color w:val="auto"/>
          <w:sz w:val="28"/>
          <w:szCs w:val="28"/>
          <w:rtl/>
        </w:rPr>
        <w:t>22</w:t>
      </w:r>
      <w:r w:rsidRPr="006D7654">
        <w:rPr>
          <w:rFonts w:ascii="Arial" w:hAnsi="Arial" w:cs="B Lotus" w:hint="cs"/>
          <w:color w:val="auto"/>
          <w:sz w:val="28"/>
          <w:szCs w:val="28"/>
          <w:rtl/>
        </w:rPr>
        <w:t xml:space="preserve"> درصد شرکت کنندگان دارای مدرک </w:t>
      </w:r>
      <w:r w:rsidR="00AD4BFA" w:rsidRPr="006D7654">
        <w:rPr>
          <w:rFonts w:ascii="Arial" w:hAnsi="Arial" w:cs="B Lotus" w:hint="cs"/>
          <w:color w:val="auto"/>
          <w:sz w:val="28"/>
          <w:szCs w:val="28"/>
          <w:rtl/>
        </w:rPr>
        <w:t>زیردیپلم،</w:t>
      </w:r>
      <w:r w:rsidRPr="006D7654">
        <w:rPr>
          <w:rFonts w:ascii="Arial" w:hAnsi="Arial" w:cs="B Lotus" w:hint="cs"/>
          <w:color w:val="auto"/>
          <w:sz w:val="28"/>
          <w:szCs w:val="28"/>
          <w:rtl/>
        </w:rPr>
        <w:t xml:space="preserve"> </w:t>
      </w:r>
      <w:r w:rsidR="002D5314">
        <w:rPr>
          <w:rFonts w:ascii="Arial" w:hAnsi="Arial" w:cs="B Lotus" w:hint="cs"/>
          <w:color w:val="auto"/>
          <w:sz w:val="28"/>
          <w:szCs w:val="28"/>
          <w:rtl/>
        </w:rPr>
        <w:t>2</w:t>
      </w:r>
      <w:r w:rsidRPr="006D7654">
        <w:rPr>
          <w:rFonts w:ascii="Arial" w:hAnsi="Arial" w:cs="B Lotus" w:hint="cs"/>
          <w:color w:val="auto"/>
          <w:sz w:val="28"/>
          <w:szCs w:val="28"/>
          <w:rtl/>
        </w:rPr>
        <w:t>/</w:t>
      </w:r>
      <w:r w:rsidR="002D5314">
        <w:rPr>
          <w:rFonts w:ascii="Arial" w:hAnsi="Arial" w:cs="B Lotus" w:hint="cs"/>
          <w:color w:val="auto"/>
          <w:sz w:val="28"/>
          <w:szCs w:val="28"/>
          <w:rtl/>
        </w:rPr>
        <w:t>26</w:t>
      </w:r>
      <w:r w:rsidRPr="006D7654">
        <w:rPr>
          <w:rFonts w:ascii="Arial" w:hAnsi="Arial" w:cs="B Lotus" w:hint="cs"/>
          <w:color w:val="auto"/>
          <w:sz w:val="28"/>
          <w:szCs w:val="28"/>
          <w:rtl/>
        </w:rPr>
        <w:t xml:space="preserve"> </w:t>
      </w:r>
      <w:r w:rsidR="00AD4BFA" w:rsidRPr="006D7654">
        <w:rPr>
          <w:rFonts w:ascii="Arial" w:hAnsi="Arial" w:cs="B Lotus" w:hint="cs"/>
          <w:color w:val="auto"/>
          <w:sz w:val="28"/>
          <w:szCs w:val="28"/>
          <w:rtl/>
        </w:rPr>
        <w:t xml:space="preserve">درصد </w:t>
      </w:r>
      <w:r w:rsidRPr="006D7654">
        <w:rPr>
          <w:rFonts w:ascii="Arial" w:hAnsi="Arial" w:cs="B Lotus" w:hint="cs"/>
          <w:color w:val="auto"/>
          <w:sz w:val="28"/>
          <w:szCs w:val="28"/>
          <w:rtl/>
        </w:rPr>
        <w:t xml:space="preserve">دارای مدرک </w:t>
      </w:r>
      <w:r w:rsidR="00AD4BFA" w:rsidRPr="006D7654">
        <w:rPr>
          <w:rFonts w:ascii="Arial" w:hAnsi="Arial" w:cs="B Lotus" w:hint="cs"/>
          <w:color w:val="auto"/>
          <w:sz w:val="28"/>
          <w:szCs w:val="28"/>
          <w:rtl/>
        </w:rPr>
        <w:t xml:space="preserve">دیپلم، </w:t>
      </w:r>
      <w:r w:rsidR="002D5314">
        <w:rPr>
          <w:rFonts w:ascii="Arial" w:hAnsi="Arial" w:cs="B Lotus" w:hint="cs"/>
          <w:color w:val="auto"/>
          <w:sz w:val="28"/>
          <w:szCs w:val="28"/>
          <w:rtl/>
        </w:rPr>
        <w:t>0</w:t>
      </w:r>
      <w:r w:rsidR="00AD4BFA" w:rsidRPr="006D7654">
        <w:rPr>
          <w:rFonts w:ascii="Arial" w:hAnsi="Arial" w:cs="B Lotus" w:hint="cs"/>
          <w:color w:val="auto"/>
          <w:sz w:val="28"/>
          <w:szCs w:val="28"/>
          <w:rtl/>
        </w:rPr>
        <w:t>/</w:t>
      </w:r>
      <w:r w:rsidR="002D5314">
        <w:rPr>
          <w:rFonts w:ascii="Arial" w:hAnsi="Arial" w:cs="B Lotus" w:hint="cs"/>
          <w:color w:val="auto"/>
          <w:sz w:val="28"/>
          <w:szCs w:val="28"/>
          <w:rtl/>
        </w:rPr>
        <w:t>30</w:t>
      </w:r>
      <w:r w:rsidR="00AD4BFA" w:rsidRPr="006D7654">
        <w:rPr>
          <w:rFonts w:ascii="Arial" w:hAnsi="Arial" w:cs="B Lotus" w:hint="cs"/>
          <w:color w:val="auto"/>
          <w:sz w:val="28"/>
          <w:szCs w:val="28"/>
          <w:rtl/>
        </w:rPr>
        <w:t xml:space="preserve"> درصد دارای مدرک کاردانی و </w:t>
      </w:r>
      <w:r w:rsidR="002D5314">
        <w:rPr>
          <w:rFonts w:ascii="Arial" w:hAnsi="Arial" w:cs="B Lotus" w:hint="cs"/>
          <w:color w:val="auto"/>
          <w:sz w:val="28"/>
          <w:szCs w:val="28"/>
          <w:rtl/>
        </w:rPr>
        <w:t>3</w:t>
      </w:r>
      <w:r w:rsidR="00AD4BFA" w:rsidRPr="006D7654">
        <w:rPr>
          <w:rFonts w:ascii="Arial" w:hAnsi="Arial" w:cs="B Lotus" w:hint="cs"/>
          <w:color w:val="auto"/>
          <w:sz w:val="28"/>
          <w:szCs w:val="28"/>
          <w:rtl/>
        </w:rPr>
        <w:t>/</w:t>
      </w:r>
      <w:r w:rsidR="002D5314">
        <w:rPr>
          <w:rFonts w:ascii="Arial" w:hAnsi="Arial" w:cs="B Lotus" w:hint="cs"/>
          <w:color w:val="auto"/>
          <w:sz w:val="28"/>
          <w:szCs w:val="28"/>
          <w:rtl/>
        </w:rPr>
        <w:t>21</w:t>
      </w:r>
      <w:r w:rsidR="00AD4BFA" w:rsidRPr="006D7654">
        <w:rPr>
          <w:rFonts w:ascii="Arial" w:hAnsi="Arial" w:cs="B Lotus" w:hint="cs"/>
          <w:color w:val="auto"/>
          <w:sz w:val="28"/>
          <w:szCs w:val="28"/>
          <w:rtl/>
        </w:rPr>
        <w:t xml:space="preserve"> درصد دارای مدرک کارشناسی</w:t>
      </w:r>
      <w:r w:rsidR="002D5314">
        <w:rPr>
          <w:rFonts w:ascii="Arial" w:hAnsi="Arial" w:cs="B Lotus" w:hint="cs"/>
          <w:color w:val="auto"/>
          <w:sz w:val="28"/>
          <w:szCs w:val="28"/>
          <w:rtl/>
        </w:rPr>
        <w:t xml:space="preserve"> و بالاتر</w:t>
      </w:r>
      <w:r w:rsidRPr="006D7654">
        <w:rPr>
          <w:rFonts w:ascii="Arial" w:hAnsi="Arial" w:cs="B Lotus" w:hint="cs"/>
          <w:color w:val="auto"/>
          <w:sz w:val="28"/>
          <w:szCs w:val="28"/>
          <w:rtl/>
        </w:rPr>
        <w:t xml:space="preserve"> می باشند.</w:t>
      </w:r>
    </w:p>
    <w:p w:rsidR="00E82B07" w:rsidRPr="00DD114D" w:rsidRDefault="00E82B07" w:rsidP="009730B0">
      <w:pPr>
        <w:pStyle w:val="journaltitle"/>
        <w:ind w:right="-550"/>
        <w:jc w:val="center"/>
        <w:rPr>
          <w:rFonts w:cs="B Lotus"/>
          <w:b/>
          <w:bCs/>
          <w:color w:val="auto"/>
          <w:sz w:val="26"/>
          <w:szCs w:val="26"/>
          <w:rtl/>
        </w:rPr>
      </w:pPr>
      <w:bookmarkStart w:id="29" w:name="_Toc9804379"/>
      <w:bookmarkStart w:id="30" w:name="_Toc9805746"/>
      <w:bookmarkStart w:id="31" w:name="_Toc9805979"/>
      <w:bookmarkStart w:id="32" w:name="_Toc9806491"/>
      <w:bookmarkStart w:id="33" w:name="_Toc9806728"/>
      <w:bookmarkStart w:id="34" w:name="_Toc10031677"/>
      <w:bookmarkStart w:id="35" w:name="_Toc10032674"/>
      <w:bookmarkStart w:id="36" w:name="_Toc10034454"/>
      <w:bookmarkStart w:id="37" w:name="_Toc10309306"/>
      <w:bookmarkStart w:id="38" w:name="_Toc10309752"/>
      <w:bookmarkStart w:id="39" w:name="_Toc10310348"/>
      <w:bookmarkStart w:id="40" w:name="_Toc10310641"/>
      <w:bookmarkStart w:id="41" w:name="_Toc10311386"/>
      <w:bookmarkStart w:id="42" w:name="_Toc12098838"/>
      <w:bookmarkStart w:id="43" w:name="_Toc12099382"/>
      <w:r w:rsidRPr="00DD114D">
        <w:rPr>
          <w:rFonts w:cs="B Lotus" w:hint="cs"/>
          <w:b/>
          <w:bCs/>
          <w:color w:val="auto"/>
          <w:sz w:val="26"/>
          <w:szCs w:val="26"/>
          <w:rtl/>
        </w:rPr>
        <w:t>جدول 4-</w:t>
      </w:r>
      <w:r w:rsidR="009730B0" w:rsidRPr="00DD114D">
        <w:rPr>
          <w:rFonts w:cs="B Lotus" w:hint="cs"/>
          <w:b/>
          <w:bCs/>
          <w:color w:val="auto"/>
          <w:sz w:val="26"/>
          <w:szCs w:val="26"/>
          <w:rtl/>
        </w:rPr>
        <w:t>4</w:t>
      </w:r>
      <w:r w:rsidRPr="00DD114D">
        <w:rPr>
          <w:rFonts w:cs="B Lotus" w:hint="cs"/>
          <w:b/>
          <w:bCs/>
          <w:color w:val="auto"/>
          <w:sz w:val="26"/>
          <w:szCs w:val="26"/>
          <w:rtl/>
        </w:rPr>
        <w:t>- شاخص‌های توصیفی مربوط به سن شرکت کنندگان پژوهش</w:t>
      </w:r>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p>
    <w:tbl>
      <w:tblPr>
        <w:bidiVisual/>
        <w:tblW w:w="0" w:type="auto"/>
        <w:jc w:val="center"/>
        <w:tblBorders>
          <w:top w:val="single" w:sz="8" w:space="0" w:color="9BBB59"/>
          <w:bottom w:val="single" w:sz="8" w:space="0" w:color="9BBB59"/>
        </w:tblBorders>
        <w:tblLook w:val="04A0" w:firstRow="1" w:lastRow="0" w:firstColumn="1" w:lastColumn="0" w:noHBand="0" w:noVBand="1"/>
      </w:tblPr>
      <w:tblGrid>
        <w:gridCol w:w="919"/>
        <w:gridCol w:w="1848"/>
        <w:gridCol w:w="1848"/>
        <w:gridCol w:w="1610"/>
        <w:gridCol w:w="1142"/>
      </w:tblGrid>
      <w:tr w:rsidR="00E82B07" w:rsidRPr="00D0710C">
        <w:trPr>
          <w:trHeight w:val="413"/>
          <w:jc w:val="center"/>
        </w:trPr>
        <w:tc>
          <w:tcPr>
            <w:tcW w:w="919" w:type="dxa"/>
            <w:tcBorders>
              <w:top w:val="single" w:sz="8" w:space="0" w:color="9BBB59"/>
              <w:left w:val="nil"/>
              <w:bottom w:val="single" w:sz="8" w:space="0" w:color="9BBB59"/>
              <w:right w:val="nil"/>
            </w:tcBorders>
          </w:tcPr>
          <w:p w:rsidR="00E82B07" w:rsidRPr="00D0710C" w:rsidRDefault="00E82B07">
            <w:pPr>
              <w:bidi/>
              <w:spacing w:line="276" w:lineRule="auto"/>
              <w:ind w:right="-550"/>
              <w:jc w:val="center"/>
              <w:rPr>
                <w:rFonts w:ascii="Times New Roman" w:eastAsia="Times New Roman" w:hAnsi="Times New Roman" w:cs="B Lotus"/>
                <w:color w:val="auto"/>
                <w:sz w:val="28"/>
                <w:szCs w:val="28"/>
                <w:rtl/>
              </w:rPr>
            </w:pPr>
            <w:r w:rsidRPr="00D0710C">
              <w:rPr>
                <w:rFonts w:ascii="Times New Roman" w:eastAsia="Times New Roman" w:hAnsi="Times New Roman" w:cs="B Lotus" w:hint="cs"/>
                <w:color w:val="auto"/>
                <w:sz w:val="28"/>
                <w:szCs w:val="28"/>
                <w:rtl/>
              </w:rPr>
              <w:t>متغیر</w:t>
            </w:r>
          </w:p>
        </w:tc>
        <w:tc>
          <w:tcPr>
            <w:tcW w:w="1848" w:type="dxa"/>
            <w:tcBorders>
              <w:top w:val="single" w:sz="8" w:space="0" w:color="9BBB59"/>
              <w:left w:val="nil"/>
              <w:bottom w:val="single" w:sz="8" w:space="0" w:color="9BBB59"/>
              <w:right w:val="nil"/>
            </w:tcBorders>
          </w:tcPr>
          <w:p w:rsidR="00E82B07" w:rsidRPr="00D0710C" w:rsidRDefault="00E82B07">
            <w:pPr>
              <w:bidi/>
              <w:spacing w:line="276" w:lineRule="auto"/>
              <w:ind w:right="-550"/>
              <w:jc w:val="center"/>
              <w:rPr>
                <w:rFonts w:ascii="Times New Roman" w:eastAsia="Times New Roman" w:hAnsi="Times New Roman" w:cs="B Lotus"/>
                <w:color w:val="auto"/>
                <w:sz w:val="28"/>
                <w:szCs w:val="28"/>
                <w:rtl/>
              </w:rPr>
            </w:pPr>
            <w:r w:rsidRPr="00D0710C">
              <w:rPr>
                <w:rFonts w:ascii="Times New Roman" w:eastAsia="Times New Roman" w:hAnsi="Times New Roman" w:cs="B Lotus" w:hint="cs"/>
                <w:color w:val="auto"/>
                <w:sz w:val="28"/>
                <w:szCs w:val="28"/>
                <w:rtl/>
              </w:rPr>
              <w:t>میانگین</w:t>
            </w:r>
          </w:p>
        </w:tc>
        <w:tc>
          <w:tcPr>
            <w:tcW w:w="1848" w:type="dxa"/>
            <w:tcBorders>
              <w:top w:val="single" w:sz="8" w:space="0" w:color="9BBB59"/>
              <w:left w:val="nil"/>
              <w:bottom w:val="single" w:sz="8" w:space="0" w:color="9BBB59"/>
              <w:right w:val="nil"/>
            </w:tcBorders>
          </w:tcPr>
          <w:p w:rsidR="00E82B07" w:rsidRPr="00D0710C" w:rsidRDefault="00E82B07">
            <w:pPr>
              <w:bidi/>
              <w:spacing w:line="276" w:lineRule="auto"/>
              <w:ind w:right="-550"/>
              <w:jc w:val="center"/>
              <w:rPr>
                <w:rFonts w:ascii="Times New Roman" w:eastAsia="Times New Roman" w:hAnsi="Times New Roman" w:cs="B Lotus"/>
                <w:color w:val="auto"/>
                <w:sz w:val="28"/>
                <w:szCs w:val="28"/>
                <w:rtl/>
              </w:rPr>
            </w:pPr>
            <w:r w:rsidRPr="00D0710C">
              <w:rPr>
                <w:rFonts w:ascii="Times New Roman" w:eastAsia="Times New Roman" w:hAnsi="Times New Roman" w:cs="B Lotus" w:hint="cs"/>
                <w:color w:val="auto"/>
                <w:sz w:val="28"/>
                <w:szCs w:val="28"/>
                <w:rtl/>
              </w:rPr>
              <w:t>انحراف معیار</w:t>
            </w:r>
          </w:p>
        </w:tc>
        <w:tc>
          <w:tcPr>
            <w:tcW w:w="1610" w:type="dxa"/>
            <w:tcBorders>
              <w:top w:val="single" w:sz="8" w:space="0" w:color="9BBB59"/>
              <w:left w:val="nil"/>
              <w:bottom w:val="single" w:sz="8" w:space="0" w:color="9BBB59"/>
              <w:right w:val="nil"/>
            </w:tcBorders>
          </w:tcPr>
          <w:p w:rsidR="00E82B07" w:rsidRPr="00D0710C" w:rsidRDefault="00E82B07">
            <w:pPr>
              <w:bidi/>
              <w:spacing w:line="276" w:lineRule="auto"/>
              <w:ind w:right="-550"/>
              <w:jc w:val="center"/>
              <w:rPr>
                <w:rFonts w:ascii="Times New Roman" w:eastAsia="Times New Roman" w:hAnsi="Times New Roman" w:cs="B Lotus"/>
                <w:color w:val="auto"/>
                <w:sz w:val="28"/>
                <w:szCs w:val="28"/>
                <w:rtl/>
              </w:rPr>
            </w:pPr>
            <w:r w:rsidRPr="00D0710C">
              <w:rPr>
                <w:rFonts w:ascii="Times New Roman" w:eastAsia="Times New Roman" w:hAnsi="Times New Roman" w:cs="B Lotus" w:hint="cs"/>
                <w:color w:val="auto"/>
                <w:sz w:val="28"/>
                <w:szCs w:val="28"/>
                <w:rtl/>
              </w:rPr>
              <w:t>کمینه</w:t>
            </w:r>
          </w:p>
        </w:tc>
        <w:tc>
          <w:tcPr>
            <w:tcW w:w="1142" w:type="dxa"/>
            <w:tcBorders>
              <w:top w:val="single" w:sz="8" w:space="0" w:color="9BBB59"/>
              <w:left w:val="nil"/>
              <w:bottom w:val="single" w:sz="8" w:space="0" w:color="9BBB59"/>
              <w:right w:val="nil"/>
            </w:tcBorders>
          </w:tcPr>
          <w:p w:rsidR="00E82B07" w:rsidRPr="00D0710C" w:rsidRDefault="00E82B07">
            <w:pPr>
              <w:bidi/>
              <w:spacing w:line="276" w:lineRule="auto"/>
              <w:ind w:right="-550"/>
              <w:jc w:val="center"/>
              <w:rPr>
                <w:rFonts w:ascii="Times New Roman" w:eastAsia="Times New Roman" w:hAnsi="Times New Roman" w:cs="B Lotus"/>
                <w:color w:val="auto"/>
                <w:sz w:val="28"/>
                <w:szCs w:val="28"/>
                <w:rtl/>
              </w:rPr>
            </w:pPr>
            <w:r w:rsidRPr="00D0710C">
              <w:rPr>
                <w:rFonts w:ascii="Times New Roman" w:eastAsia="Times New Roman" w:hAnsi="Times New Roman" w:cs="B Lotus" w:hint="cs"/>
                <w:color w:val="auto"/>
                <w:sz w:val="28"/>
                <w:szCs w:val="28"/>
                <w:rtl/>
              </w:rPr>
              <w:t>بیشینه</w:t>
            </w:r>
          </w:p>
        </w:tc>
      </w:tr>
      <w:tr w:rsidR="00E82B07" w:rsidRPr="00D0710C">
        <w:trPr>
          <w:trHeight w:hRule="exact" w:val="613"/>
          <w:jc w:val="center"/>
        </w:trPr>
        <w:tc>
          <w:tcPr>
            <w:tcW w:w="919" w:type="dxa"/>
            <w:tcBorders>
              <w:left w:val="nil"/>
              <w:right w:val="nil"/>
            </w:tcBorders>
            <w:shd w:val="clear" w:color="auto" w:fill="E6EED5"/>
          </w:tcPr>
          <w:p w:rsidR="00E82B07" w:rsidRPr="00D0710C" w:rsidRDefault="00E82B07">
            <w:pPr>
              <w:bidi/>
              <w:spacing w:line="276" w:lineRule="auto"/>
              <w:ind w:right="-550"/>
              <w:jc w:val="center"/>
              <w:rPr>
                <w:rFonts w:ascii="Times New Roman" w:eastAsia="Times New Roman" w:hAnsi="Times New Roman" w:cs="B Lotus"/>
                <w:color w:val="auto"/>
                <w:sz w:val="28"/>
                <w:szCs w:val="28"/>
                <w:rtl/>
              </w:rPr>
            </w:pPr>
            <w:r w:rsidRPr="00D0710C">
              <w:rPr>
                <w:rFonts w:ascii="Times New Roman" w:eastAsia="Times New Roman" w:hAnsi="Times New Roman" w:cs="B Lotus" w:hint="cs"/>
                <w:color w:val="auto"/>
                <w:sz w:val="28"/>
                <w:szCs w:val="28"/>
                <w:rtl/>
              </w:rPr>
              <w:t>سن</w:t>
            </w:r>
          </w:p>
        </w:tc>
        <w:tc>
          <w:tcPr>
            <w:tcW w:w="1848" w:type="dxa"/>
            <w:tcBorders>
              <w:left w:val="nil"/>
              <w:right w:val="nil"/>
            </w:tcBorders>
            <w:shd w:val="clear" w:color="auto" w:fill="E6EED5"/>
          </w:tcPr>
          <w:p w:rsidR="00E82B07" w:rsidRPr="00D0710C" w:rsidRDefault="002D5314">
            <w:pPr>
              <w:bidi/>
              <w:spacing w:line="276" w:lineRule="auto"/>
              <w:ind w:right="-550"/>
              <w:jc w:val="center"/>
              <w:rPr>
                <w:rFonts w:ascii="Times New Roman" w:eastAsia="Times New Roman" w:hAnsi="Times New Roman" w:cs="B Lotus"/>
                <w:color w:val="auto"/>
                <w:sz w:val="28"/>
                <w:szCs w:val="28"/>
                <w:rtl/>
              </w:rPr>
            </w:pPr>
            <w:r w:rsidRPr="00D0710C">
              <w:rPr>
                <w:rFonts w:ascii="Times New Roman" w:eastAsia="Times New Roman" w:hAnsi="Times New Roman" w:cs="B Lotus" w:hint="cs"/>
                <w:color w:val="auto"/>
                <w:sz w:val="28"/>
                <w:szCs w:val="28"/>
                <w:rtl/>
              </w:rPr>
              <w:t>48</w:t>
            </w:r>
            <w:r w:rsidR="00E82B07" w:rsidRPr="00D0710C">
              <w:rPr>
                <w:rFonts w:ascii="Times New Roman" w:eastAsia="Times New Roman" w:hAnsi="Times New Roman" w:cs="B Lotus" w:hint="cs"/>
                <w:color w:val="auto"/>
                <w:sz w:val="28"/>
                <w:szCs w:val="28"/>
                <w:rtl/>
              </w:rPr>
              <w:t>/</w:t>
            </w:r>
            <w:r w:rsidRPr="00D0710C">
              <w:rPr>
                <w:rFonts w:ascii="Times New Roman" w:eastAsia="Times New Roman" w:hAnsi="Times New Roman" w:cs="B Lotus" w:hint="cs"/>
                <w:color w:val="auto"/>
                <w:sz w:val="28"/>
                <w:szCs w:val="28"/>
                <w:rtl/>
              </w:rPr>
              <w:t>71</w:t>
            </w:r>
          </w:p>
        </w:tc>
        <w:tc>
          <w:tcPr>
            <w:tcW w:w="1848" w:type="dxa"/>
            <w:tcBorders>
              <w:left w:val="nil"/>
              <w:right w:val="nil"/>
            </w:tcBorders>
            <w:shd w:val="clear" w:color="auto" w:fill="E6EED5"/>
          </w:tcPr>
          <w:p w:rsidR="00E82B07" w:rsidRPr="00D0710C" w:rsidRDefault="002D5314">
            <w:pPr>
              <w:bidi/>
              <w:spacing w:line="276" w:lineRule="auto"/>
              <w:ind w:right="-550"/>
              <w:jc w:val="center"/>
              <w:rPr>
                <w:rFonts w:ascii="Times New Roman" w:eastAsia="Times New Roman" w:hAnsi="Times New Roman" w:cs="B Lotus"/>
                <w:color w:val="auto"/>
                <w:sz w:val="28"/>
                <w:szCs w:val="28"/>
                <w:rtl/>
              </w:rPr>
            </w:pPr>
            <w:r w:rsidRPr="00D0710C">
              <w:rPr>
                <w:rFonts w:ascii="Times New Roman" w:eastAsia="Times New Roman" w:hAnsi="Times New Roman" w:cs="B Lotus" w:hint="cs"/>
                <w:color w:val="auto"/>
                <w:sz w:val="28"/>
                <w:szCs w:val="28"/>
                <w:rtl/>
              </w:rPr>
              <w:t>72</w:t>
            </w:r>
            <w:r w:rsidR="00E82B07" w:rsidRPr="00D0710C">
              <w:rPr>
                <w:rFonts w:ascii="Times New Roman" w:eastAsia="Times New Roman" w:hAnsi="Times New Roman" w:cs="B Lotus" w:hint="cs"/>
                <w:color w:val="auto"/>
                <w:sz w:val="28"/>
                <w:szCs w:val="28"/>
                <w:rtl/>
              </w:rPr>
              <w:t>/</w:t>
            </w:r>
            <w:r w:rsidR="004B2C30" w:rsidRPr="00D0710C">
              <w:rPr>
                <w:rFonts w:ascii="Times New Roman" w:eastAsia="Times New Roman" w:hAnsi="Times New Roman" w:cs="B Lotus" w:hint="cs"/>
                <w:color w:val="auto"/>
                <w:sz w:val="28"/>
                <w:szCs w:val="28"/>
                <w:rtl/>
              </w:rPr>
              <w:t>6</w:t>
            </w:r>
          </w:p>
        </w:tc>
        <w:tc>
          <w:tcPr>
            <w:tcW w:w="1610" w:type="dxa"/>
            <w:tcBorders>
              <w:left w:val="nil"/>
              <w:right w:val="nil"/>
            </w:tcBorders>
            <w:shd w:val="clear" w:color="auto" w:fill="E6EED5"/>
          </w:tcPr>
          <w:p w:rsidR="00E82B07" w:rsidRPr="00D0710C" w:rsidRDefault="002D5314">
            <w:pPr>
              <w:bidi/>
              <w:spacing w:line="276" w:lineRule="auto"/>
              <w:ind w:right="-550"/>
              <w:jc w:val="center"/>
              <w:rPr>
                <w:rFonts w:ascii="Times New Roman" w:eastAsia="Times New Roman" w:hAnsi="Times New Roman" w:cs="B Lotus"/>
                <w:color w:val="auto"/>
                <w:sz w:val="28"/>
                <w:szCs w:val="28"/>
                <w:rtl/>
                <w:lang w:bidi="fa-IR"/>
              </w:rPr>
            </w:pPr>
            <w:r w:rsidRPr="00D0710C">
              <w:rPr>
                <w:rFonts w:ascii="Times New Roman" w:eastAsia="Times New Roman" w:hAnsi="Times New Roman" w:cs="B Lotus" w:hint="cs"/>
                <w:color w:val="auto"/>
                <w:sz w:val="28"/>
                <w:szCs w:val="28"/>
                <w:rtl/>
                <w:lang w:bidi="fa-IR"/>
              </w:rPr>
              <w:t>61</w:t>
            </w:r>
          </w:p>
        </w:tc>
        <w:tc>
          <w:tcPr>
            <w:tcW w:w="1142" w:type="dxa"/>
            <w:tcBorders>
              <w:left w:val="nil"/>
              <w:right w:val="nil"/>
            </w:tcBorders>
            <w:shd w:val="clear" w:color="auto" w:fill="E6EED5"/>
          </w:tcPr>
          <w:p w:rsidR="00E82B07" w:rsidRPr="00D0710C" w:rsidRDefault="002D5314">
            <w:pPr>
              <w:bidi/>
              <w:spacing w:line="276" w:lineRule="auto"/>
              <w:ind w:right="-550"/>
              <w:jc w:val="center"/>
              <w:rPr>
                <w:rFonts w:ascii="Times New Roman" w:eastAsia="Times New Roman" w:hAnsi="Times New Roman" w:cs="B Lotus"/>
                <w:color w:val="auto"/>
                <w:sz w:val="28"/>
                <w:szCs w:val="28"/>
                <w:rtl/>
              </w:rPr>
            </w:pPr>
            <w:r w:rsidRPr="00D0710C">
              <w:rPr>
                <w:rFonts w:ascii="Times New Roman" w:eastAsia="Times New Roman" w:hAnsi="Times New Roman" w:cs="B Lotus" w:hint="cs"/>
                <w:color w:val="auto"/>
                <w:sz w:val="28"/>
                <w:szCs w:val="28"/>
                <w:rtl/>
              </w:rPr>
              <w:t>85</w:t>
            </w:r>
          </w:p>
        </w:tc>
      </w:tr>
    </w:tbl>
    <w:p w:rsidR="00E82B07" w:rsidRPr="006D7654" w:rsidRDefault="00E82B07" w:rsidP="00E82B07">
      <w:pPr>
        <w:bidi/>
        <w:spacing w:line="276" w:lineRule="auto"/>
        <w:jc w:val="lowKashida"/>
        <w:rPr>
          <w:rFonts w:ascii="Times New Roman" w:eastAsia="Times New Roman" w:hAnsi="Times New Roman" w:cs="B Lotus"/>
          <w:color w:val="auto"/>
          <w:sz w:val="16"/>
          <w:szCs w:val="16"/>
          <w:rtl/>
        </w:rPr>
      </w:pPr>
    </w:p>
    <w:p w:rsidR="009E17D4" w:rsidRPr="009E17D4" w:rsidRDefault="00E82B07" w:rsidP="007C774C">
      <w:pPr>
        <w:tabs>
          <w:tab w:val="right" w:pos="8360"/>
          <w:tab w:val="right" w:pos="8450"/>
        </w:tabs>
        <w:bidi/>
        <w:spacing w:line="276" w:lineRule="auto"/>
        <w:ind w:left="-568" w:firstLine="558"/>
        <w:jc w:val="lowKashida"/>
        <w:rPr>
          <w:rFonts w:ascii="Times New Roman" w:eastAsia="Times New Roman" w:hAnsi="Times New Roman" w:cs="B Lotus"/>
          <w:color w:val="auto"/>
          <w:sz w:val="28"/>
          <w:szCs w:val="28"/>
        </w:rPr>
      </w:pPr>
      <w:r w:rsidRPr="006D7654">
        <w:rPr>
          <w:rFonts w:ascii="Times New Roman" w:eastAsia="Times New Roman" w:hAnsi="Times New Roman" w:cs="B Lotus" w:hint="cs"/>
          <w:color w:val="auto"/>
          <w:sz w:val="28"/>
          <w:szCs w:val="28"/>
          <w:rtl/>
        </w:rPr>
        <w:t>جدول 4-</w:t>
      </w:r>
      <w:r w:rsidR="009730B0" w:rsidRPr="006D7654">
        <w:rPr>
          <w:rFonts w:ascii="Times New Roman" w:eastAsia="Times New Roman" w:hAnsi="Times New Roman" w:cs="B Lotus" w:hint="cs"/>
          <w:color w:val="auto"/>
          <w:sz w:val="28"/>
          <w:szCs w:val="28"/>
          <w:rtl/>
        </w:rPr>
        <w:t>4</w:t>
      </w:r>
      <w:r w:rsidRPr="006D7654">
        <w:rPr>
          <w:rFonts w:ascii="Times New Roman" w:eastAsia="Times New Roman" w:hAnsi="Times New Roman" w:cs="B Lotus" w:hint="cs"/>
          <w:color w:val="auto"/>
          <w:sz w:val="28"/>
          <w:szCs w:val="28"/>
          <w:rtl/>
        </w:rPr>
        <w:t>، شاخص‌های توصیفی مربوط به سن آزمودنی</w:t>
      </w:r>
      <w:r w:rsidRPr="006D7654">
        <w:rPr>
          <w:rFonts w:ascii="Times New Roman" w:eastAsia="Times New Roman" w:hAnsi="Times New Roman" w:cs="B Lotus"/>
          <w:color w:val="auto"/>
          <w:sz w:val="28"/>
          <w:szCs w:val="28"/>
        </w:rPr>
        <w:softHyphen/>
      </w:r>
      <w:r w:rsidRPr="006D7654">
        <w:rPr>
          <w:rFonts w:ascii="Times New Roman" w:eastAsia="Times New Roman" w:hAnsi="Times New Roman" w:cs="B Lotus" w:hint="cs"/>
          <w:color w:val="auto"/>
          <w:sz w:val="28"/>
          <w:szCs w:val="28"/>
          <w:rtl/>
        </w:rPr>
        <w:t xml:space="preserve">های پژوهش را نشان می‌دهد. بر اساس جدول فوق، میانگین سن شرکت کنندگان </w:t>
      </w:r>
      <w:r w:rsidR="002D5314">
        <w:rPr>
          <w:rFonts w:ascii="Times New Roman" w:eastAsia="Times New Roman" w:hAnsi="Times New Roman" w:cs="B Lotus" w:hint="cs"/>
          <w:color w:val="auto"/>
          <w:sz w:val="28"/>
          <w:szCs w:val="28"/>
          <w:rtl/>
        </w:rPr>
        <w:t>48</w:t>
      </w:r>
      <w:r w:rsidRPr="006D7654">
        <w:rPr>
          <w:rFonts w:ascii="Times New Roman" w:eastAsia="Times New Roman" w:hAnsi="Times New Roman" w:cs="B Lotus" w:hint="cs"/>
          <w:color w:val="auto"/>
          <w:sz w:val="28"/>
          <w:szCs w:val="28"/>
          <w:rtl/>
        </w:rPr>
        <w:t>/</w:t>
      </w:r>
      <w:r w:rsidR="002D5314">
        <w:rPr>
          <w:rFonts w:ascii="Times New Roman" w:eastAsia="Times New Roman" w:hAnsi="Times New Roman" w:cs="B Lotus" w:hint="cs"/>
          <w:color w:val="auto"/>
          <w:sz w:val="28"/>
          <w:szCs w:val="28"/>
          <w:rtl/>
        </w:rPr>
        <w:t>71</w:t>
      </w:r>
      <w:r w:rsidRPr="006D7654">
        <w:rPr>
          <w:rFonts w:ascii="Times New Roman" w:eastAsia="Times New Roman" w:hAnsi="Times New Roman" w:cs="B Lotus" w:hint="cs"/>
          <w:color w:val="auto"/>
          <w:sz w:val="28"/>
          <w:szCs w:val="28"/>
          <w:rtl/>
        </w:rPr>
        <w:t xml:space="preserve"> سال (</w:t>
      </w:r>
      <w:r w:rsidR="002D5314">
        <w:rPr>
          <w:rFonts w:ascii="Times New Roman" w:eastAsia="Times New Roman" w:hAnsi="Times New Roman" w:cs="B Lotus" w:hint="cs"/>
          <w:color w:val="auto"/>
          <w:sz w:val="28"/>
          <w:szCs w:val="28"/>
          <w:rtl/>
        </w:rPr>
        <w:t>72</w:t>
      </w:r>
      <w:r w:rsidRPr="006D7654">
        <w:rPr>
          <w:rFonts w:ascii="Times New Roman" w:eastAsia="Times New Roman" w:hAnsi="Times New Roman" w:cs="B Lotus" w:hint="cs"/>
          <w:color w:val="auto"/>
          <w:sz w:val="28"/>
          <w:szCs w:val="28"/>
          <w:rtl/>
        </w:rPr>
        <w:t>/</w:t>
      </w:r>
      <w:r w:rsidR="00A205CC" w:rsidRPr="006D7654">
        <w:rPr>
          <w:rFonts w:ascii="Times New Roman" w:eastAsia="Times New Roman" w:hAnsi="Times New Roman" w:cs="B Lotus" w:hint="cs"/>
          <w:color w:val="auto"/>
          <w:sz w:val="28"/>
          <w:szCs w:val="28"/>
          <w:rtl/>
        </w:rPr>
        <w:t>6</w:t>
      </w:r>
      <w:r w:rsidRPr="006D7654">
        <w:rPr>
          <w:rFonts w:ascii="Times New Roman" w:eastAsia="Times New Roman" w:hAnsi="Times New Roman" w:cs="B Lotus" w:hint="cs"/>
          <w:color w:val="auto"/>
          <w:sz w:val="28"/>
          <w:szCs w:val="28"/>
          <w:rtl/>
        </w:rPr>
        <w:t xml:space="preserve">= </w:t>
      </w:r>
      <w:r w:rsidR="00BD40F4">
        <w:rPr>
          <w:rFonts w:ascii="Times New Roman" w:eastAsia="Times New Roman" w:hAnsi="Times New Roman" w:cs="B Lotus" w:hint="cs"/>
          <w:color w:val="auto"/>
          <w:sz w:val="28"/>
          <w:szCs w:val="28"/>
          <w:rtl/>
        </w:rPr>
        <w:t>انحراف معیار</w:t>
      </w:r>
      <w:r w:rsidRPr="006D7654">
        <w:rPr>
          <w:rFonts w:ascii="Times New Roman" w:eastAsia="Times New Roman" w:hAnsi="Times New Roman" w:cs="B Lotus" w:hint="cs"/>
          <w:color w:val="auto"/>
          <w:sz w:val="28"/>
          <w:szCs w:val="28"/>
          <w:rtl/>
        </w:rPr>
        <w:t xml:space="preserve">، دامنه = </w:t>
      </w:r>
      <w:r w:rsidR="002D5314">
        <w:rPr>
          <w:rFonts w:ascii="Times New Roman" w:eastAsia="Times New Roman" w:hAnsi="Times New Roman" w:cs="B Lotus" w:hint="cs"/>
          <w:color w:val="auto"/>
          <w:sz w:val="28"/>
          <w:szCs w:val="28"/>
          <w:rtl/>
        </w:rPr>
        <w:t>85</w:t>
      </w:r>
      <w:r w:rsidRPr="006D7654">
        <w:rPr>
          <w:rFonts w:ascii="Times New Roman" w:eastAsia="Times New Roman" w:hAnsi="Times New Roman" w:cs="B Lotus" w:hint="cs"/>
          <w:color w:val="auto"/>
          <w:sz w:val="28"/>
          <w:szCs w:val="28"/>
          <w:rtl/>
        </w:rPr>
        <w:t>-</w:t>
      </w:r>
      <w:r w:rsidR="002D5314">
        <w:rPr>
          <w:rFonts w:ascii="Times New Roman" w:eastAsia="Times New Roman" w:hAnsi="Times New Roman" w:cs="B Lotus" w:hint="cs"/>
          <w:color w:val="auto"/>
          <w:sz w:val="28"/>
          <w:szCs w:val="28"/>
          <w:rtl/>
        </w:rPr>
        <w:t>61</w:t>
      </w:r>
      <w:r w:rsidRPr="006D7654">
        <w:rPr>
          <w:rFonts w:ascii="Times New Roman" w:eastAsia="Times New Roman" w:hAnsi="Times New Roman" w:cs="B Lotus" w:hint="cs"/>
          <w:color w:val="auto"/>
          <w:sz w:val="28"/>
          <w:szCs w:val="28"/>
          <w:rtl/>
        </w:rPr>
        <w:t>) می‌باشد.</w:t>
      </w:r>
      <w:r w:rsidRPr="006D7654">
        <w:rPr>
          <w:rFonts w:cs="B Lotus" w:hint="cs"/>
          <w:b/>
          <w:bCs/>
          <w:color w:val="auto"/>
          <w:sz w:val="26"/>
          <w:szCs w:val="26"/>
          <w:rtl/>
        </w:rPr>
        <w:t xml:space="preserve">   </w:t>
      </w:r>
    </w:p>
    <w:p w:rsidR="009730B0" w:rsidRPr="00DD114D" w:rsidRDefault="009730B0" w:rsidP="005D087E">
      <w:pPr>
        <w:bidi/>
        <w:spacing w:line="276" w:lineRule="auto"/>
        <w:ind w:firstLine="360"/>
        <w:jc w:val="center"/>
        <w:outlineLvl w:val="0"/>
        <w:rPr>
          <w:rFonts w:cs="B Lotus"/>
          <w:bCs/>
          <w:color w:val="auto"/>
          <w:sz w:val="26"/>
          <w:szCs w:val="26"/>
          <w:rtl/>
        </w:rPr>
      </w:pPr>
      <w:r w:rsidRPr="00DD114D">
        <w:rPr>
          <w:rFonts w:cs="B Lotus" w:hint="cs"/>
          <w:bCs/>
          <w:color w:val="auto"/>
          <w:sz w:val="26"/>
          <w:szCs w:val="26"/>
          <w:rtl/>
        </w:rPr>
        <w:t>جدول 4-</w:t>
      </w:r>
      <w:r w:rsidR="00881BFE" w:rsidRPr="00DD114D">
        <w:rPr>
          <w:rFonts w:cs="B Lotus" w:hint="cs"/>
          <w:bCs/>
          <w:color w:val="auto"/>
          <w:sz w:val="26"/>
          <w:szCs w:val="26"/>
          <w:rtl/>
        </w:rPr>
        <w:t>5</w:t>
      </w:r>
      <w:r w:rsidRPr="00DD114D">
        <w:rPr>
          <w:rFonts w:cs="B Lotus" w:hint="cs"/>
          <w:bCs/>
          <w:color w:val="auto"/>
          <w:sz w:val="26"/>
          <w:szCs w:val="26"/>
          <w:rtl/>
        </w:rPr>
        <w:t>- شاخص‌های توصیفی متغیر</w:t>
      </w:r>
      <w:r w:rsidR="00B40ED4" w:rsidRPr="00DD114D">
        <w:rPr>
          <w:rFonts w:cs="B Lotus" w:hint="cs"/>
          <w:bCs/>
          <w:color w:val="auto"/>
          <w:sz w:val="26"/>
          <w:szCs w:val="26"/>
          <w:rtl/>
        </w:rPr>
        <w:t>های پژوهش</w:t>
      </w:r>
    </w:p>
    <w:tbl>
      <w:tblPr>
        <w:bidiVisual/>
        <w:tblW w:w="0" w:type="auto"/>
        <w:jc w:val="center"/>
        <w:tblBorders>
          <w:top w:val="single" w:sz="8" w:space="0" w:color="9BBB59"/>
          <w:bottom w:val="single" w:sz="8" w:space="0" w:color="9BBB59"/>
        </w:tblBorders>
        <w:tblLook w:val="04A0" w:firstRow="1" w:lastRow="0" w:firstColumn="1" w:lastColumn="0" w:noHBand="0" w:noVBand="1"/>
      </w:tblPr>
      <w:tblGrid>
        <w:gridCol w:w="1733"/>
        <w:gridCol w:w="1733"/>
        <w:gridCol w:w="1733"/>
        <w:gridCol w:w="1733"/>
        <w:gridCol w:w="1734"/>
      </w:tblGrid>
      <w:tr w:rsidR="00BB2F66" w:rsidRPr="009C7849">
        <w:trPr>
          <w:jc w:val="center"/>
        </w:trPr>
        <w:tc>
          <w:tcPr>
            <w:tcW w:w="1733" w:type="dxa"/>
            <w:tcBorders>
              <w:top w:val="single" w:sz="8" w:space="0" w:color="9BBB59"/>
              <w:left w:val="nil"/>
              <w:bottom w:val="single" w:sz="8" w:space="0" w:color="9BBB59"/>
              <w:right w:val="nil"/>
            </w:tcBorders>
          </w:tcPr>
          <w:p w:rsidR="00BB2F66" w:rsidRPr="009C7849" w:rsidRDefault="00BB2F66">
            <w:pPr>
              <w:bidi/>
              <w:spacing w:line="276" w:lineRule="auto"/>
              <w:jc w:val="center"/>
              <w:outlineLvl w:val="0"/>
              <w:rPr>
                <w:rFonts w:cs="B Lotus" w:hint="cs"/>
                <w:b/>
                <w:color w:val="auto"/>
                <w:sz w:val="28"/>
                <w:szCs w:val="28"/>
                <w:rtl/>
              </w:rPr>
            </w:pPr>
            <w:r w:rsidRPr="009C7849">
              <w:rPr>
                <w:rFonts w:cs="B Lotus" w:hint="cs"/>
                <w:b/>
                <w:color w:val="auto"/>
                <w:sz w:val="28"/>
                <w:szCs w:val="28"/>
                <w:rtl/>
              </w:rPr>
              <w:t>متغیر</w:t>
            </w:r>
          </w:p>
        </w:tc>
        <w:tc>
          <w:tcPr>
            <w:tcW w:w="1733" w:type="dxa"/>
            <w:tcBorders>
              <w:top w:val="single" w:sz="8" w:space="0" w:color="9BBB59"/>
              <w:left w:val="nil"/>
              <w:bottom w:val="single" w:sz="8" w:space="0" w:color="9BBB59"/>
              <w:right w:val="nil"/>
            </w:tcBorders>
          </w:tcPr>
          <w:p w:rsidR="00BB2F66" w:rsidRPr="009C7849" w:rsidRDefault="00BB2F66">
            <w:pPr>
              <w:bidi/>
              <w:spacing w:line="276" w:lineRule="auto"/>
              <w:jc w:val="center"/>
              <w:outlineLvl w:val="0"/>
              <w:rPr>
                <w:rFonts w:cs="B Lotus" w:hint="cs"/>
                <w:b/>
                <w:color w:val="auto"/>
                <w:sz w:val="28"/>
                <w:szCs w:val="28"/>
                <w:rtl/>
              </w:rPr>
            </w:pPr>
            <w:r w:rsidRPr="009C7849">
              <w:rPr>
                <w:rFonts w:cs="B Lotus" w:hint="cs"/>
                <w:b/>
                <w:color w:val="auto"/>
                <w:sz w:val="28"/>
                <w:szCs w:val="28"/>
                <w:rtl/>
              </w:rPr>
              <w:t>میانگین</w:t>
            </w:r>
          </w:p>
        </w:tc>
        <w:tc>
          <w:tcPr>
            <w:tcW w:w="1733" w:type="dxa"/>
            <w:tcBorders>
              <w:top w:val="single" w:sz="8" w:space="0" w:color="9BBB59"/>
              <w:left w:val="nil"/>
              <w:bottom w:val="single" w:sz="8" w:space="0" w:color="9BBB59"/>
              <w:right w:val="nil"/>
            </w:tcBorders>
          </w:tcPr>
          <w:p w:rsidR="00BB2F66" w:rsidRPr="009C7849" w:rsidRDefault="00BB2F66">
            <w:pPr>
              <w:bidi/>
              <w:spacing w:line="276" w:lineRule="auto"/>
              <w:jc w:val="center"/>
              <w:outlineLvl w:val="0"/>
              <w:rPr>
                <w:rFonts w:cs="B Lotus" w:hint="cs"/>
                <w:b/>
                <w:color w:val="auto"/>
                <w:sz w:val="28"/>
                <w:szCs w:val="28"/>
                <w:rtl/>
              </w:rPr>
            </w:pPr>
            <w:r w:rsidRPr="009C7849">
              <w:rPr>
                <w:rFonts w:cs="B Lotus" w:hint="cs"/>
                <w:b/>
                <w:color w:val="auto"/>
                <w:sz w:val="28"/>
                <w:szCs w:val="28"/>
                <w:rtl/>
              </w:rPr>
              <w:t>انحراف معیار</w:t>
            </w:r>
          </w:p>
        </w:tc>
        <w:tc>
          <w:tcPr>
            <w:tcW w:w="1733" w:type="dxa"/>
            <w:tcBorders>
              <w:top w:val="single" w:sz="8" w:space="0" w:color="9BBB59"/>
              <w:left w:val="nil"/>
              <w:bottom w:val="single" w:sz="8" w:space="0" w:color="9BBB59"/>
              <w:right w:val="nil"/>
            </w:tcBorders>
          </w:tcPr>
          <w:p w:rsidR="00BB2F66" w:rsidRPr="009C7849" w:rsidRDefault="00BB2F66">
            <w:pPr>
              <w:bidi/>
              <w:spacing w:line="276" w:lineRule="auto"/>
              <w:jc w:val="center"/>
              <w:outlineLvl w:val="0"/>
              <w:rPr>
                <w:rFonts w:cs="B Lotus" w:hint="cs"/>
                <w:b/>
                <w:color w:val="auto"/>
                <w:sz w:val="28"/>
                <w:szCs w:val="28"/>
                <w:rtl/>
              </w:rPr>
            </w:pPr>
            <w:r w:rsidRPr="009C7849">
              <w:rPr>
                <w:rFonts w:cs="B Lotus" w:hint="cs"/>
                <w:b/>
                <w:color w:val="auto"/>
                <w:sz w:val="28"/>
                <w:szCs w:val="28"/>
                <w:rtl/>
              </w:rPr>
              <w:t>کمینه</w:t>
            </w:r>
          </w:p>
        </w:tc>
        <w:tc>
          <w:tcPr>
            <w:tcW w:w="1734" w:type="dxa"/>
            <w:tcBorders>
              <w:top w:val="single" w:sz="8" w:space="0" w:color="9BBB59"/>
              <w:left w:val="nil"/>
              <w:bottom w:val="single" w:sz="8" w:space="0" w:color="9BBB59"/>
              <w:right w:val="nil"/>
            </w:tcBorders>
          </w:tcPr>
          <w:p w:rsidR="00BB2F66" w:rsidRPr="009C7849" w:rsidRDefault="00BB2F66">
            <w:pPr>
              <w:bidi/>
              <w:spacing w:line="276" w:lineRule="auto"/>
              <w:jc w:val="center"/>
              <w:outlineLvl w:val="0"/>
              <w:rPr>
                <w:rFonts w:cs="B Lotus" w:hint="cs"/>
                <w:b/>
                <w:color w:val="auto"/>
                <w:sz w:val="28"/>
                <w:szCs w:val="28"/>
                <w:rtl/>
              </w:rPr>
            </w:pPr>
            <w:r w:rsidRPr="009C7849">
              <w:rPr>
                <w:rFonts w:cs="B Lotus" w:hint="cs"/>
                <w:b/>
                <w:color w:val="auto"/>
                <w:sz w:val="28"/>
                <w:szCs w:val="28"/>
                <w:rtl/>
              </w:rPr>
              <w:t>بیشینه</w:t>
            </w:r>
          </w:p>
        </w:tc>
      </w:tr>
      <w:tr w:rsidR="00BB2F66" w:rsidRPr="009C7849">
        <w:trPr>
          <w:jc w:val="center"/>
        </w:trPr>
        <w:tc>
          <w:tcPr>
            <w:tcW w:w="1733" w:type="dxa"/>
            <w:tcBorders>
              <w:left w:val="nil"/>
              <w:right w:val="nil"/>
            </w:tcBorders>
            <w:shd w:val="clear" w:color="auto" w:fill="E6EED5"/>
          </w:tcPr>
          <w:p w:rsidR="00BB2F66" w:rsidRPr="009C7849" w:rsidRDefault="00BB2F66">
            <w:pPr>
              <w:bidi/>
              <w:spacing w:line="276" w:lineRule="auto"/>
              <w:jc w:val="center"/>
              <w:outlineLvl w:val="0"/>
              <w:rPr>
                <w:rFonts w:cs="B Lotus" w:hint="cs"/>
                <w:b/>
                <w:color w:val="auto"/>
                <w:sz w:val="28"/>
                <w:szCs w:val="28"/>
                <w:rtl/>
              </w:rPr>
            </w:pPr>
            <w:r w:rsidRPr="009C7849">
              <w:rPr>
                <w:rFonts w:cs="B Lotus" w:hint="cs"/>
                <w:b/>
                <w:color w:val="auto"/>
                <w:sz w:val="28"/>
                <w:szCs w:val="28"/>
                <w:rtl/>
              </w:rPr>
              <w:t>هوش معنوی</w:t>
            </w:r>
          </w:p>
        </w:tc>
        <w:tc>
          <w:tcPr>
            <w:tcW w:w="1733" w:type="dxa"/>
            <w:tcBorders>
              <w:left w:val="nil"/>
              <w:right w:val="nil"/>
            </w:tcBorders>
            <w:shd w:val="clear" w:color="auto" w:fill="E6EED5"/>
          </w:tcPr>
          <w:p w:rsidR="00BB2F66" w:rsidRPr="009C7849" w:rsidRDefault="00BB2F66">
            <w:pPr>
              <w:bidi/>
              <w:spacing w:line="276" w:lineRule="auto"/>
              <w:jc w:val="center"/>
              <w:outlineLvl w:val="0"/>
              <w:rPr>
                <w:rFonts w:cs="B Lotus" w:hint="cs"/>
                <w:b/>
                <w:color w:val="auto"/>
                <w:sz w:val="28"/>
                <w:szCs w:val="28"/>
                <w:rtl/>
              </w:rPr>
            </w:pPr>
            <w:r w:rsidRPr="009C7849">
              <w:rPr>
                <w:rFonts w:cs="B Lotus" w:hint="cs"/>
                <w:b/>
                <w:color w:val="auto"/>
                <w:sz w:val="28"/>
                <w:szCs w:val="28"/>
                <w:rtl/>
              </w:rPr>
              <w:t>82/63</w:t>
            </w:r>
          </w:p>
        </w:tc>
        <w:tc>
          <w:tcPr>
            <w:tcW w:w="1733" w:type="dxa"/>
            <w:tcBorders>
              <w:left w:val="nil"/>
              <w:right w:val="nil"/>
            </w:tcBorders>
            <w:shd w:val="clear" w:color="auto" w:fill="E6EED5"/>
          </w:tcPr>
          <w:p w:rsidR="00BB2F66" w:rsidRPr="009C7849" w:rsidRDefault="00BB2F66">
            <w:pPr>
              <w:bidi/>
              <w:spacing w:line="276" w:lineRule="auto"/>
              <w:jc w:val="center"/>
              <w:outlineLvl w:val="0"/>
              <w:rPr>
                <w:rFonts w:cs="B Lotus" w:hint="cs"/>
                <w:b/>
                <w:color w:val="auto"/>
                <w:sz w:val="28"/>
                <w:szCs w:val="28"/>
                <w:rtl/>
              </w:rPr>
            </w:pPr>
            <w:r w:rsidRPr="009C7849">
              <w:rPr>
                <w:rFonts w:cs="B Lotus" w:hint="cs"/>
                <w:b/>
                <w:color w:val="auto"/>
                <w:sz w:val="28"/>
                <w:szCs w:val="28"/>
                <w:rtl/>
              </w:rPr>
              <w:t>57/8</w:t>
            </w:r>
          </w:p>
        </w:tc>
        <w:tc>
          <w:tcPr>
            <w:tcW w:w="1733" w:type="dxa"/>
            <w:tcBorders>
              <w:left w:val="nil"/>
              <w:right w:val="nil"/>
            </w:tcBorders>
            <w:shd w:val="clear" w:color="auto" w:fill="E6EED5"/>
          </w:tcPr>
          <w:p w:rsidR="00BB2F66" w:rsidRPr="009C7849" w:rsidRDefault="00BB2F66">
            <w:pPr>
              <w:bidi/>
              <w:spacing w:line="276" w:lineRule="auto"/>
              <w:jc w:val="center"/>
              <w:outlineLvl w:val="0"/>
              <w:rPr>
                <w:rFonts w:cs="B Lotus" w:hint="cs"/>
                <w:b/>
                <w:color w:val="auto"/>
                <w:sz w:val="28"/>
                <w:szCs w:val="28"/>
                <w:rtl/>
              </w:rPr>
            </w:pPr>
            <w:r w:rsidRPr="009C7849">
              <w:rPr>
                <w:rFonts w:cs="B Lotus" w:hint="cs"/>
                <w:b/>
                <w:color w:val="auto"/>
                <w:sz w:val="28"/>
                <w:szCs w:val="28"/>
                <w:rtl/>
              </w:rPr>
              <w:t>45</w:t>
            </w:r>
          </w:p>
        </w:tc>
        <w:tc>
          <w:tcPr>
            <w:tcW w:w="1734" w:type="dxa"/>
            <w:tcBorders>
              <w:left w:val="nil"/>
              <w:right w:val="nil"/>
            </w:tcBorders>
            <w:shd w:val="clear" w:color="auto" w:fill="E6EED5"/>
          </w:tcPr>
          <w:p w:rsidR="00BB2F66" w:rsidRPr="009C7849" w:rsidRDefault="00BB2F66">
            <w:pPr>
              <w:bidi/>
              <w:spacing w:line="276" w:lineRule="auto"/>
              <w:jc w:val="center"/>
              <w:outlineLvl w:val="0"/>
              <w:rPr>
                <w:rFonts w:cs="B Lotus" w:hint="cs"/>
                <w:b/>
                <w:color w:val="auto"/>
                <w:sz w:val="28"/>
                <w:szCs w:val="28"/>
                <w:rtl/>
              </w:rPr>
            </w:pPr>
            <w:r w:rsidRPr="009C7849">
              <w:rPr>
                <w:rFonts w:cs="B Lotus" w:hint="cs"/>
                <w:b/>
                <w:color w:val="auto"/>
                <w:sz w:val="28"/>
                <w:szCs w:val="28"/>
                <w:rtl/>
              </w:rPr>
              <w:t>80</w:t>
            </w:r>
          </w:p>
        </w:tc>
      </w:tr>
      <w:tr w:rsidR="00BB2F66" w:rsidRPr="009C7849">
        <w:trPr>
          <w:jc w:val="center"/>
        </w:trPr>
        <w:tc>
          <w:tcPr>
            <w:tcW w:w="1733" w:type="dxa"/>
          </w:tcPr>
          <w:p w:rsidR="00BB2F66" w:rsidRPr="009C7849" w:rsidRDefault="00BB2F66">
            <w:pPr>
              <w:bidi/>
              <w:spacing w:line="276" w:lineRule="auto"/>
              <w:jc w:val="center"/>
              <w:outlineLvl w:val="0"/>
              <w:rPr>
                <w:rFonts w:cs="B Lotus" w:hint="cs"/>
                <w:b/>
                <w:color w:val="auto"/>
                <w:sz w:val="28"/>
                <w:szCs w:val="28"/>
                <w:rtl/>
              </w:rPr>
            </w:pPr>
            <w:r w:rsidRPr="009C7849">
              <w:rPr>
                <w:rFonts w:cs="B Lotus" w:hint="cs"/>
                <w:b/>
                <w:color w:val="auto"/>
                <w:sz w:val="28"/>
                <w:szCs w:val="28"/>
                <w:rtl/>
              </w:rPr>
              <w:t>اضطراب سلامتی</w:t>
            </w:r>
          </w:p>
        </w:tc>
        <w:tc>
          <w:tcPr>
            <w:tcW w:w="1733" w:type="dxa"/>
          </w:tcPr>
          <w:p w:rsidR="00BB2F66" w:rsidRPr="009C7849" w:rsidRDefault="00BB2F66">
            <w:pPr>
              <w:bidi/>
              <w:spacing w:line="276" w:lineRule="auto"/>
              <w:jc w:val="center"/>
              <w:outlineLvl w:val="0"/>
              <w:rPr>
                <w:rFonts w:cs="B Lotus" w:hint="cs"/>
                <w:b/>
                <w:color w:val="auto"/>
                <w:sz w:val="28"/>
                <w:szCs w:val="28"/>
                <w:rtl/>
              </w:rPr>
            </w:pPr>
            <w:r w:rsidRPr="009C7849">
              <w:rPr>
                <w:rFonts w:cs="B Lotus" w:hint="cs"/>
                <w:b/>
                <w:color w:val="auto"/>
                <w:sz w:val="28"/>
                <w:szCs w:val="28"/>
                <w:rtl/>
              </w:rPr>
              <w:t>41/52</w:t>
            </w:r>
          </w:p>
        </w:tc>
        <w:tc>
          <w:tcPr>
            <w:tcW w:w="1733" w:type="dxa"/>
          </w:tcPr>
          <w:p w:rsidR="00BB2F66" w:rsidRPr="009C7849" w:rsidRDefault="00BB2F66">
            <w:pPr>
              <w:bidi/>
              <w:spacing w:line="276" w:lineRule="auto"/>
              <w:jc w:val="center"/>
              <w:outlineLvl w:val="0"/>
              <w:rPr>
                <w:rFonts w:cs="B Lotus" w:hint="cs"/>
                <w:b/>
                <w:color w:val="auto"/>
                <w:sz w:val="28"/>
                <w:szCs w:val="28"/>
                <w:rtl/>
              </w:rPr>
            </w:pPr>
            <w:r w:rsidRPr="009C7849">
              <w:rPr>
                <w:rFonts w:cs="B Lotus" w:hint="cs"/>
                <w:b/>
                <w:color w:val="auto"/>
                <w:sz w:val="28"/>
                <w:szCs w:val="28"/>
                <w:rtl/>
              </w:rPr>
              <w:t>92/7</w:t>
            </w:r>
          </w:p>
        </w:tc>
        <w:tc>
          <w:tcPr>
            <w:tcW w:w="1733" w:type="dxa"/>
          </w:tcPr>
          <w:p w:rsidR="00BB2F66" w:rsidRPr="009C7849" w:rsidRDefault="00BB2F66">
            <w:pPr>
              <w:bidi/>
              <w:spacing w:line="276" w:lineRule="auto"/>
              <w:jc w:val="center"/>
              <w:outlineLvl w:val="0"/>
              <w:rPr>
                <w:rFonts w:cs="B Lotus" w:hint="cs"/>
                <w:b/>
                <w:color w:val="auto"/>
                <w:sz w:val="28"/>
                <w:szCs w:val="28"/>
                <w:rtl/>
              </w:rPr>
            </w:pPr>
            <w:r w:rsidRPr="009C7849">
              <w:rPr>
                <w:rFonts w:cs="B Lotus" w:hint="cs"/>
                <w:b/>
                <w:color w:val="auto"/>
                <w:sz w:val="28"/>
                <w:szCs w:val="28"/>
                <w:rtl/>
              </w:rPr>
              <w:t>34</w:t>
            </w:r>
          </w:p>
        </w:tc>
        <w:tc>
          <w:tcPr>
            <w:tcW w:w="1734" w:type="dxa"/>
          </w:tcPr>
          <w:p w:rsidR="00BB2F66" w:rsidRPr="009C7849" w:rsidRDefault="00BB2F66">
            <w:pPr>
              <w:bidi/>
              <w:spacing w:line="276" w:lineRule="auto"/>
              <w:jc w:val="center"/>
              <w:outlineLvl w:val="0"/>
              <w:rPr>
                <w:rFonts w:cs="B Lotus" w:hint="cs"/>
                <w:b/>
                <w:color w:val="auto"/>
                <w:sz w:val="28"/>
                <w:szCs w:val="28"/>
                <w:rtl/>
              </w:rPr>
            </w:pPr>
            <w:r w:rsidRPr="009C7849">
              <w:rPr>
                <w:rFonts w:cs="B Lotus" w:hint="cs"/>
                <w:b/>
                <w:color w:val="auto"/>
                <w:sz w:val="28"/>
                <w:szCs w:val="28"/>
                <w:rtl/>
              </w:rPr>
              <w:t>68</w:t>
            </w:r>
          </w:p>
        </w:tc>
      </w:tr>
      <w:tr w:rsidR="00BB2F66" w:rsidRPr="009C7849">
        <w:trPr>
          <w:jc w:val="center"/>
        </w:trPr>
        <w:tc>
          <w:tcPr>
            <w:tcW w:w="1733" w:type="dxa"/>
            <w:tcBorders>
              <w:left w:val="nil"/>
              <w:right w:val="nil"/>
            </w:tcBorders>
            <w:shd w:val="clear" w:color="auto" w:fill="E6EED5"/>
          </w:tcPr>
          <w:p w:rsidR="00BB2F66" w:rsidRPr="009C7849" w:rsidRDefault="00BB2F66">
            <w:pPr>
              <w:bidi/>
              <w:spacing w:line="276" w:lineRule="auto"/>
              <w:jc w:val="center"/>
              <w:outlineLvl w:val="0"/>
              <w:rPr>
                <w:rFonts w:cs="B Lotus" w:hint="cs"/>
                <w:b/>
                <w:color w:val="auto"/>
                <w:sz w:val="28"/>
                <w:szCs w:val="28"/>
                <w:rtl/>
              </w:rPr>
            </w:pPr>
            <w:r w:rsidRPr="009C7849">
              <w:rPr>
                <w:rFonts w:cs="B Lotus" w:hint="cs"/>
                <w:b/>
                <w:color w:val="auto"/>
                <w:sz w:val="28"/>
                <w:szCs w:val="28"/>
                <w:rtl/>
              </w:rPr>
              <w:t>اضطراب مرگ</w:t>
            </w:r>
          </w:p>
        </w:tc>
        <w:tc>
          <w:tcPr>
            <w:tcW w:w="1733" w:type="dxa"/>
            <w:tcBorders>
              <w:left w:val="nil"/>
              <w:right w:val="nil"/>
            </w:tcBorders>
            <w:shd w:val="clear" w:color="auto" w:fill="E6EED5"/>
          </w:tcPr>
          <w:p w:rsidR="00BB2F66" w:rsidRPr="009C7849" w:rsidRDefault="00BB2F66">
            <w:pPr>
              <w:bidi/>
              <w:spacing w:line="276" w:lineRule="auto"/>
              <w:jc w:val="center"/>
              <w:outlineLvl w:val="0"/>
              <w:rPr>
                <w:rFonts w:cs="B Lotus" w:hint="cs"/>
                <w:b/>
                <w:color w:val="auto"/>
                <w:sz w:val="28"/>
                <w:szCs w:val="28"/>
                <w:rtl/>
              </w:rPr>
            </w:pPr>
            <w:r w:rsidRPr="009C7849">
              <w:rPr>
                <w:rFonts w:cs="B Lotus" w:hint="cs"/>
                <w:b/>
                <w:color w:val="auto"/>
                <w:sz w:val="28"/>
                <w:szCs w:val="28"/>
                <w:rtl/>
              </w:rPr>
              <w:t>23/48</w:t>
            </w:r>
          </w:p>
        </w:tc>
        <w:tc>
          <w:tcPr>
            <w:tcW w:w="1733" w:type="dxa"/>
            <w:tcBorders>
              <w:left w:val="nil"/>
              <w:right w:val="nil"/>
            </w:tcBorders>
            <w:shd w:val="clear" w:color="auto" w:fill="E6EED5"/>
          </w:tcPr>
          <w:p w:rsidR="00BB2F66" w:rsidRPr="009C7849" w:rsidRDefault="00BB2F66">
            <w:pPr>
              <w:bidi/>
              <w:spacing w:line="276" w:lineRule="auto"/>
              <w:jc w:val="center"/>
              <w:outlineLvl w:val="0"/>
              <w:rPr>
                <w:rFonts w:cs="B Lotus" w:hint="cs"/>
                <w:b/>
                <w:color w:val="auto"/>
                <w:sz w:val="28"/>
                <w:szCs w:val="28"/>
                <w:rtl/>
              </w:rPr>
            </w:pPr>
            <w:r w:rsidRPr="009C7849">
              <w:rPr>
                <w:rFonts w:cs="B Lotus" w:hint="cs"/>
                <w:b/>
                <w:color w:val="auto"/>
                <w:sz w:val="28"/>
                <w:szCs w:val="28"/>
                <w:rtl/>
              </w:rPr>
              <w:t>11/9</w:t>
            </w:r>
          </w:p>
        </w:tc>
        <w:tc>
          <w:tcPr>
            <w:tcW w:w="1733" w:type="dxa"/>
            <w:tcBorders>
              <w:left w:val="nil"/>
              <w:right w:val="nil"/>
            </w:tcBorders>
            <w:shd w:val="clear" w:color="auto" w:fill="E6EED5"/>
          </w:tcPr>
          <w:p w:rsidR="00BB2F66" w:rsidRPr="009C7849" w:rsidRDefault="00BB2F66">
            <w:pPr>
              <w:bidi/>
              <w:spacing w:line="276" w:lineRule="auto"/>
              <w:jc w:val="center"/>
              <w:outlineLvl w:val="0"/>
              <w:rPr>
                <w:rFonts w:cs="B Lotus" w:hint="cs"/>
                <w:b/>
                <w:color w:val="auto"/>
                <w:sz w:val="28"/>
                <w:szCs w:val="28"/>
                <w:rtl/>
              </w:rPr>
            </w:pPr>
            <w:r w:rsidRPr="009C7849">
              <w:rPr>
                <w:rFonts w:cs="B Lotus" w:hint="cs"/>
                <w:b/>
                <w:color w:val="auto"/>
                <w:sz w:val="28"/>
                <w:szCs w:val="28"/>
                <w:rtl/>
              </w:rPr>
              <w:t>29</w:t>
            </w:r>
          </w:p>
        </w:tc>
        <w:tc>
          <w:tcPr>
            <w:tcW w:w="1734" w:type="dxa"/>
            <w:tcBorders>
              <w:left w:val="nil"/>
              <w:right w:val="nil"/>
            </w:tcBorders>
            <w:shd w:val="clear" w:color="auto" w:fill="E6EED5"/>
          </w:tcPr>
          <w:p w:rsidR="00BB2F66" w:rsidRPr="009C7849" w:rsidRDefault="00BB2F66">
            <w:pPr>
              <w:bidi/>
              <w:spacing w:line="276" w:lineRule="auto"/>
              <w:jc w:val="center"/>
              <w:outlineLvl w:val="0"/>
              <w:rPr>
                <w:rFonts w:cs="B Lotus" w:hint="cs"/>
                <w:b/>
                <w:color w:val="auto"/>
                <w:sz w:val="28"/>
                <w:szCs w:val="28"/>
                <w:rtl/>
              </w:rPr>
            </w:pPr>
            <w:r w:rsidRPr="009C7849">
              <w:rPr>
                <w:rFonts w:cs="B Lotus" w:hint="cs"/>
                <w:b/>
                <w:color w:val="auto"/>
                <w:sz w:val="28"/>
                <w:szCs w:val="28"/>
                <w:rtl/>
              </w:rPr>
              <w:t>70</w:t>
            </w:r>
          </w:p>
        </w:tc>
      </w:tr>
    </w:tbl>
    <w:p w:rsidR="007C774C" w:rsidRDefault="007C774C" w:rsidP="009C7849">
      <w:pPr>
        <w:bidi/>
        <w:spacing w:line="276" w:lineRule="auto"/>
        <w:ind w:left="-550" w:firstLine="540"/>
        <w:jc w:val="both"/>
        <w:outlineLvl w:val="0"/>
        <w:rPr>
          <w:rFonts w:cs="B Lotus"/>
          <w:b/>
          <w:color w:val="auto"/>
          <w:sz w:val="28"/>
          <w:szCs w:val="28"/>
          <w:rtl/>
        </w:rPr>
      </w:pPr>
    </w:p>
    <w:p w:rsidR="007C774C" w:rsidRDefault="005B1402" w:rsidP="007C774C">
      <w:pPr>
        <w:bidi/>
        <w:spacing w:line="276" w:lineRule="auto"/>
        <w:ind w:left="-550" w:firstLine="540"/>
        <w:jc w:val="both"/>
        <w:outlineLvl w:val="0"/>
        <w:rPr>
          <w:rFonts w:cs="B Lotus"/>
          <w:b/>
          <w:color w:val="auto"/>
          <w:sz w:val="28"/>
          <w:szCs w:val="28"/>
          <w:rtl/>
        </w:rPr>
      </w:pPr>
      <w:r w:rsidRPr="00A40C02">
        <w:rPr>
          <w:rFonts w:cs="B Lotus" w:hint="cs"/>
          <w:b/>
          <w:color w:val="auto"/>
          <w:sz w:val="28"/>
          <w:szCs w:val="28"/>
          <w:rtl/>
        </w:rPr>
        <w:t xml:space="preserve">همان </w:t>
      </w:r>
      <w:r w:rsidR="006B0F9A">
        <w:rPr>
          <w:rFonts w:cs="B Lotus" w:hint="cs"/>
          <w:b/>
          <w:color w:val="auto"/>
          <w:sz w:val="28"/>
          <w:szCs w:val="28"/>
          <w:rtl/>
        </w:rPr>
        <w:t>گونه</w:t>
      </w:r>
      <w:r w:rsidRPr="00A40C02">
        <w:rPr>
          <w:rFonts w:cs="B Lotus" w:hint="cs"/>
          <w:b/>
          <w:color w:val="auto"/>
          <w:sz w:val="28"/>
          <w:szCs w:val="28"/>
          <w:rtl/>
        </w:rPr>
        <w:t xml:space="preserve"> که مشاهده می شود، میانگین هوش معنوی</w:t>
      </w:r>
      <w:r w:rsidR="00050044">
        <w:rPr>
          <w:rFonts w:cs="B Lotus" w:hint="cs"/>
          <w:b/>
          <w:color w:val="auto"/>
          <w:sz w:val="28"/>
          <w:szCs w:val="28"/>
          <w:rtl/>
        </w:rPr>
        <w:t xml:space="preserve"> و اضطراب سلامتی</w:t>
      </w:r>
      <w:r w:rsidRPr="00A40C02">
        <w:rPr>
          <w:rFonts w:cs="B Lotus" w:hint="cs"/>
          <w:b/>
          <w:color w:val="auto"/>
          <w:sz w:val="28"/>
          <w:szCs w:val="28"/>
          <w:rtl/>
        </w:rPr>
        <w:t xml:space="preserve"> آزمودنی ها در سطح نسبتا بالا و اضطراب مرگ در </w:t>
      </w:r>
      <w:r w:rsidR="00A40C02" w:rsidRPr="00A40C02">
        <w:rPr>
          <w:rFonts w:cs="B Lotus" w:hint="cs"/>
          <w:b/>
          <w:color w:val="auto"/>
          <w:sz w:val="28"/>
          <w:szCs w:val="28"/>
          <w:rtl/>
        </w:rPr>
        <w:t>سطح متوسط به بالا قرار دارد.</w:t>
      </w:r>
    </w:p>
    <w:p w:rsidR="007C774C" w:rsidRPr="009E17D4" w:rsidRDefault="007C774C" w:rsidP="007C774C">
      <w:pPr>
        <w:bidi/>
        <w:spacing w:line="276" w:lineRule="auto"/>
        <w:ind w:left="-550" w:firstLine="540"/>
        <w:jc w:val="both"/>
        <w:outlineLvl w:val="0"/>
        <w:rPr>
          <w:rFonts w:cs="B Lotus"/>
          <w:b/>
          <w:color w:val="auto"/>
          <w:sz w:val="28"/>
          <w:szCs w:val="28"/>
        </w:rPr>
      </w:pPr>
    </w:p>
    <w:p w:rsidR="00E82B07" w:rsidRPr="006D7654" w:rsidRDefault="00E82B07" w:rsidP="009C7849">
      <w:pPr>
        <w:shd w:val="clear" w:color="auto" w:fill="FFFFFF"/>
        <w:tabs>
          <w:tab w:val="left" w:pos="8450"/>
        </w:tabs>
        <w:bidi/>
        <w:spacing w:line="276" w:lineRule="auto"/>
        <w:ind w:left="-568" w:firstLine="558"/>
        <w:jc w:val="lowKashida"/>
        <w:rPr>
          <w:rFonts w:cs="B Lotus"/>
          <w:b/>
          <w:bCs/>
          <w:color w:val="auto"/>
          <w:sz w:val="28"/>
          <w:szCs w:val="28"/>
          <w:rtl/>
        </w:rPr>
      </w:pPr>
      <w:bookmarkStart w:id="44" w:name="OLE_LINK29" w:colFirst="1" w:colLast="7"/>
      <w:bookmarkStart w:id="45" w:name="OLE_LINK28" w:colFirst="1" w:colLast="7"/>
      <w:r w:rsidRPr="006D7654">
        <w:rPr>
          <w:rFonts w:cs="B Lotus" w:hint="cs"/>
          <w:b/>
          <w:bCs/>
          <w:color w:val="auto"/>
          <w:sz w:val="28"/>
          <w:szCs w:val="28"/>
          <w:rtl/>
        </w:rPr>
        <w:lastRenderedPageBreak/>
        <w:t>4-2- یافته های استنباطی</w:t>
      </w:r>
    </w:p>
    <w:p w:rsidR="00E82B07" w:rsidRPr="006B0F9A" w:rsidRDefault="00E82B07" w:rsidP="009C7849">
      <w:pPr>
        <w:tabs>
          <w:tab w:val="left" w:pos="8450"/>
        </w:tabs>
        <w:bidi/>
        <w:spacing w:line="276" w:lineRule="auto"/>
        <w:ind w:left="-568" w:firstLine="558"/>
        <w:jc w:val="lowKashida"/>
        <w:rPr>
          <w:rFonts w:ascii="Times New Roman" w:eastAsia="Times New Roman" w:hAnsi="Times New Roman" w:cs="B Lotus"/>
          <w:b/>
          <w:color w:val="auto"/>
          <w:sz w:val="28"/>
          <w:szCs w:val="28"/>
          <w:rtl/>
        </w:rPr>
      </w:pPr>
      <w:r w:rsidRPr="006D7654">
        <w:rPr>
          <w:rFonts w:cs="B Lotus" w:hint="cs"/>
          <w:b/>
          <w:bCs/>
          <w:color w:val="auto"/>
          <w:sz w:val="28"/>
          <w:szCs w:val="28"/>
          <w:rtl/>
        </w:rPr>
        <w:t>4-2-1- بررسی فرضیه</w:t>
      </w:r>
      <w:r w:rsidR="00DD482F">
        <w:rPr>
          <w:rFonts w:cs="B Lotus" w:hint="cs"/>
          <w:b/>
          <w:bCs/>
          <w:color w:val="auto"/>
          <w:sz w:val="28"/>
          <w:szCs w:val="28"/>
          <w:rtl/>
        </w:rPr>
        <w:t xml:space="preserve"> فرعی</w:t>
      </w:r>
      <w:r w:rsidRPr="006D7654">
        <w:rPr>
          <w:rFonts w:cs="B Lotus" w:hint="cs"/>
          <w:b/>
          <w:bCs/>
          <w:color w:val="auto"/>
          <w:sz w:val="28"/>
          <w:szCs w:val="28"/>
          <w:rtl/>
        </w:rPr>
        <w:t xml:space="preserve"> اول پژوهش: </w:t>
      </w:r>
      <w:r w:rsidR="00A40C02" w:rsidRPr="00A40C02">
        <w:rPr>
          <w:rFonts w:ascii="Times New Roman" w:eastAsia="Times New Roman" w:hAnsi="Times New Roman" w:cs="B Lotus" w:hint="cs"/>
          <w:b/>
          <w:color w:val="auto"/>
          <w:sz w:val="28"/>
          <w:szCs w:val="28"/>
          <w:rtl/>
          <w:lang w:bidi="fa-IR"/>
        </w:rPr>
        <w:t>بین هوش معنوی و اضطراب مرگ در سالمندان</w:t>
      </w:r>
      <w:r w:rsidR="00A40C02" w:rsidRPr="00A40C02">
        <w:rPr>
          <w:rFonts w:ascii="Times New Roman" w:eastAsia="Times New Roman" w:hAnsi="Times New Roman" w:cs="B Lotus" w:hint="cs"/>
          <w:b/>
          <w:color w:val="auto"/>
          <w:sz w:val="28"/>
          <w:szCs w:val="28"/>
          <w:rtl/>
        </w:rPr>
        <w:t xml:space="preserve"> رابطه وجود دارد.</w:t>
      </w:r>
    </w:p>
    <w:p w:rsidR="00E82B07" w:rsidRPr="009E17D4" w:rsidRDefault="00E82B07" w:rsidP="009C7849">
      <w:pPr>
        <w:tabs>
          <w:tab w:val="left" w:pos="8450"/>
        </w:tabs>
        <w:bidi/>
        <w:spacing w:line="276" w:lineRule="auto"/>
        <w:ind w:left="-568" w:firstLine="558"/>
        <w:jc w:val="lowKashida"/>
        <w:rPr>
          <w:rFonts w:cs="B Lotus"/>
          <w:color w:val="auto"/>
          <w:sz w:val="28"/>
          <w:szCs w:val="28"/>
          <w:rtl/>
        </w:rPr>
      </w:pPr>
      <w:r w:rsidRPr="006D7654">
        <w:rPr>
          <w:rFonts w:cs="B Lotus" w:hint="cs"/>
          <w:color w:val="auto"/>
          <w:sz w:val="28"/>
          <w:szCs w:val="28"/>
          <w:rtl/>
        </w:rPr>
        <w:t>در راستای تحلیل داده های مربوط به این فرضیه از آزمون ضریب همبستگي پيرسون استفاده شد که نتایج آن در جدول 4-</w:t>
      </w:r>
      <w:r w:rsidR="00050044">
        <w:rPr>
          <w:rFonts w:cs="B Lotus" w:hint="cs"/>
          <w:color w:val="auto"/>
          <w:sz w:val="28"/>
          <w:szCs w:val="28"/>
          <w:rtl/>
        </w:rPr>
        <w:t>6</w:t>
      </w:r>
      <w:r w:rsidRPr="006D7654">
        <w:rPr>
          <w:rFonts w:cs="B Lotus" w:hint="cs"/>
          <w:color w:val="auto"/>
          <w:sz w:val="28"/>
          <w:szCs w:val="28"/>
          <w:rtl/>
        </w:rPr>
        <w:t xml:space="preserve"> ارائه گردیده است.</w:t>
      </w:r>
    </w:p>
    <w:p w:rsidR="0020218A" w:rsidRPr="006B0F9A" w:rsidRDefault="00E93A3B" w:rsidP="00E93A3B">
      <w:pPr>
        <w:bidi/>
        <w:spacing w:line="276" w:lineRule="auto"/>
        <w:ind w:left="-550"/>
        <w:jc w:val="center"/>
        <w:rPr>
          <w:rFonts w:cs="B Lotus"/>
          <w:b/>
          <w:bCs/>
          <w:color w:val="auto"/>
          <w:sz w:val="26"/>
          <w:szCs w:val="26"/>
        </w:rPr>
      </w:pPr>
      <w:bookmarkStart w:id="46" w:name="_Hlk214257271"/>
      <w:r w:rsidRPr="006B0F9A">
        <w:rPr>
          <w:rFonts w:cs="B Lotus"/>
          <w:b/>
          <w:bCs/>
          <w:color w:val="auto"/>
          <w:sz w:val="26"/>
          <w:szCs w:val="26"/>
        </w:rPr>
        <w:t xml:space="preserve"> </w:t>
      </w:r>
      <w:r w:rsidR="00E82B07" w:rsidRPr="006B0F9A">
        <w:rPr>
          <w:rFonts w:cs="B Lotus" w:hint="cs"/>
          <w:b/>
          <w:bCs/>
          <w:color w:val="auto"/>
          <w:sz w:val="26"/>
          <w:szCs w:val="26"/>
          <w:rtl/>
        </w:rPr>
        <w:t>جدول4-</w:t>
      </w:r>
      <w:r w:rsidR="00881BFE" w:rsidRPr="006B0F9A">
        <w:rPr>
          <w:rFonts w:cs="B Lotus" w:hint="cs"/>
          <w:b/>
          <w:bCs/>
          <w:color w:val="auto"/>
          <w:sz w:val="26"/>
          <w:szCs w:val="26"/>
          <w:rtl/>
        </w:rPr>
        <w:t>6</w:t>
      </w:r>
      <w:r w:rsidR="00E82B07" w:rsidRPr="006B0F9A">
        <w:rPr>
          <w:rFonts w:cs="B Lotus" w:hint="cs"/>
          <w:b/>
          <w:bCs/>
          <w:color w:val="auto"/>
          <w:sz w:val="26"/>
          <w:szCs w:val="26"/>
          <w:rtl/>
        </w:rPr>
        <w:t xml:space="preserve">- ضرایب همبستگی پیرسون بین </w:t>
      </w:r>
      <w:r w:rsidR="009937AA" w:rsidRPr="006B0F9A">
        <w:rPr>
          <w:rFonts w:ascii="Times New Roman" w:eastAsia="Times New Roman" w:hAnsi="Times New Roman" w:cs="B Lotus" w:hint="cs"/>
          <w:b/>
          <w:bCs/>
          <w:color w:val="auto"/>
          <w:sz w:val="26"/>
          <w:szCs w:val="26"/>
          <w:rtl/>
        </w:rPr>
        <w:t xml:space="preserve">هوش معنوی و </w:t>
      </w:r>
      <w:r w:rsidR="00A40C02" w:rsidRPr="006B0F9A">
        <w:rPr>
          <w:rFonts w:ascii="Times New Roman" w:eastAsia="Times New Roman" w:hAnsi="Times New Roman" w:cs="B Lotus" w:hint="cs"/>
          <w:b/>
          <w:bCs/>
          <w:color w:val="auto"/>
          <w:sz w:val="26"/>
          <w:szCs w:val="26"/>
          <w:rtl/>
        </w:rPr>
        <w:t>اضطراب مرگ</w:t>
      </w:r>
      <w:r w:rsidR="009937AA" w:rsidRPr="006B0F9A">
        <w:rPr>
          <w:rFonts w:ascii="Times New Roman" w:eastAsia="Times New Roman" w:hAnsi="Times New Roman" w:cs="B Lotus" w:hint="cs"/>
          <w:b/>
          <w:bCs/>
          <w:color w:val="auto"/>
          <w:sz w:val="26"/>
          <w:szCs w:val="26"/>
          <w:rtl/>
        </w:rPr>
        <w:t xml:space="preserve"> سالمندان</w:t>
      </w:r>
    </w:p>
    <w:tbl>
      <w:tblPr>
        <w:bidiVisual/>
        <w:tblW w:w="0" w:type="auto"/>
        <w:jc w:val="center"/>
        <w:tblBorders>
          <w:top w:val="single" w:sz="8" w:space="0" w:color="9BBB59"/>
          <w:bottom w:val="single" w:sz="8" w:space="0" w:color="9BBB59"/>
        </w:tblBorders>
        <w:tblLook w:val="04A0" w:firstRow="1" w:lastRow="0" w:firstColumn="1" w:lastColumn="0" w:noHBand="0" w:noVBand="1"/>
      </w:tblPr>
      <w:tblGrid>
        <w:gridCol w:w="2672"/>
        <w:gridCol w:w="979"/>
        <w:gridCol w:w="1135"/>
        <w:gridCol w:w="1041"/>
        <w:gridCol w:w="969"/>
        <w:gridCol w:w="1041"/>
        <w:gridCol w:w="829"/>
      </w:tblGrid>
      <w:tr w:rsidR="00C1597F" w:rsidRPr="009C7849" w:rsidTr="00655F17">
        <w:trPr>
          <w:trHeight w:val="90"/>
          <w:jc w:val="center"/>
        </w:trPr>
        <w:tc>
          <w:tcPr>
            <w:tcW w:w="2684" w:type="dxa"/>
            <w:tcBorders>
              <w:top w:val="single" w:sz="8" w:space="0" w:color="9BBB59"/>
              <w:left w:val="nil"/>
              <w:bottom w:val="single" w:sz="8" w:space="0" w:color="9BBB59"/>
              <w:right w:val="nil"/>
            </w:tcBorders>
            <w:vAlign w:val="center"/>
          </w:tcPr>
          <w:bookmarkEnd w:id="46"/>
          <w:p w:rsidR="00C1597F" w:rsidRPr="009C7849" w:rsidRDefault="00C1597F">
            <w:pPr>
              <w:bidi/>
              <w:spacing w:line="276" w:lineRule="auto"/>
              <w:rPr>
                <w:rFonts w:cs="B Lotus" w:hint="cs"/>
                <w:color w:val="auto"/>
                <w:sz w:val="28"/>
                <w:szCs w:val="28"/>
                <w:rtl/>
              </w:rPr>
            </w:pPr>
            <w:r w:rsidRPr="009C7849">
              <w:rPr>
                <w:rFonts w:cs="B Lotus" w:hint="cs"/>
                <w:color w:val="auto"/>
                <w:sz w:val="28"/>
                <w:szCs w:val="28"/>
                <w:rtl/>
              </w:rPr>
              <w:t>متغیر</w:t>
            </w:r>
          </w:p>
        </w:tc>
        <w:tc>
          <w:tcPr>
            <w:tcW w:w="979" w:type="dxa"/>
            <w:tcBorders>
              <w:top w:val="single" w:sz="8" w:space="0" w:color="9BBB59"/>
              <w:left w:val="nil"/>
              <w:bottom w:val="single" w:sz="8" w:space="0" w:color="9BBB59"/>
              <w:right w:val="nil"/>
            </w:tcBorders>
            <w:vAlign w:val="center"/>
          </w:tcPr>
          <w:p w:rsidR="00C1597F" w:rsidRPr="009C7849" w:rsidRDefault="00C1597F">
            <w:pPr>
              <w:bidi/>
              <w:spacing w:line="276" w:lineRule="auto"/>
              <w:jc w:val="center"/>
              <w:rPr>
                <w:rFonts w:cs="B Lotus" w:hint="cs"/>
                <w:color w:val="auto"/>
                <w:sz w:val="28"/>
                <w:szCs w:val="28"/>
                <w:rtl/>
              </w:rPr>
            </w:pPr>
            <w:r w:rsidRPr="009C7849">
              <w:rPr>
                <w:rFonts w:cs="B Lotus" w:hint="cs"/>
                <w:color w:val="auto"/>
                <w:sz w:val="28"/>
                <w:szCs w:val="28"/>
                <w:rtl/>
              </w:rPr>
              <w:t>1</w:t>
            </w:r>
          </w:p>
        </w:tc>
        <w:tc>
          <w:tcPr>
            <w:tcW w:w="1136" w:type="dxa"/>
            <w:tcBorders>
              <w:top w:val="single" w:sz="8" w:space="0" w:color="9BBB59"/>
              <w:left w:val="nil"/>
              <w:bottom w:val="single" w:sz="8" w:space="0" w:color="9BBB59"/>
              <w:right w:val="nil"/>
            </w:tcBorders>
            <w:vAlign w:val="center"/>
          </w:tcPr>
          <w:p w:rsidR="00C1597F" w:rsidRPr="009C7849" w:rsidRDefault="00C1597F">
            <w:pPr>
              <w:bidi/>
              <w:spacing w:line="276" w:lineRule="auto"/>
              <w:jc w:val="center"/>
              <w:rPr>
                <w:rFonts w:cs="B Lotus" w:hint="cs"/>
                <w:color w:val="auto"/>
                <w:sz w:val="28"/>
                <w:szCs w:val="28"/>
                <w:rtl/>
              </w:rPr>
            </w:pPr>
            <w:r w:rsidRPr="009C7849">
              <w:rPr>
                <w:rFonts w:cs="B Lotus" w:hint="cs"/>
                <w:color w:val="auto"/>
                <w:sz w:val="28"/>
                <w:szCs w:val="28"/>
                <w:rtl/>
              </w:rPr>
              <w:t>2</w:t>
            </w:r>
          </w:p>
        </w:tc>
        <w:tc>
          <w:tcPr>
            <w:tcW w:w="1041" w:type="dxa"/>
            <w:tcBorders>
              <w:top w:val="single" w:sz="8" w:space="0" w:color="9BBB59"/>
              <w:left w:val="nil"/>
              <w:bottom w:val="single" w:sz="8" w:space="0" w:color="9BBB59"/>
              <w:right w:val="nil"/>
            </w:tcBorders>
            <w:vAlign w:val="center"/>
          </w:tcPr>
          <w:p w:rsidR="00C1597F" w:rsidRPr="009C7849" w:rsidRDefault="00C1597F">
            <w:pPr>
              <w:bidi/>
              <w:spacing w:line="276" w:lineRule="auto"/>
              <w:jc w:val="center"/>
              <w:rPr>
                <w:rFonts w:cs="B Lotus" w:hint="cs"/>
                <w:color w:val="auto"/>
                <w:sz w:val="28"/>
                <w:szCs w:val="28"/>
                <w:rtl/>
              </w:rPr>
            </w:pPr>
            <w:r w:rsidRPr="009C7849">
              <w:rPr>
                <w:rFonts w:cs="B Lotus" w:hint="cs"/>
                <w:color w:val="auto"/>
                <w:sz w:val="28"/>
                <w:szCs w:val="28"/>
                <w:rtl/>
              </w:rPr>
              <w:t>3</w:t>
            </w:r>
          </w:p>
        </w:tc>
        <w:tc>
          <w:tcPr>
            <w:tcW w:w="953" w:type="dxa"/>
            <w:tcBorders>
              <w:top w:val="single" w:sz="8" w:space="0" w:color="9BBB59"/>
              <w:left w:val="nil"/>
              <w:bottom w:val="single" w:sz="8" w:space="0" w:color="9BBB59"/>
              <w:right w:val="nil"/>
            </w:tcBorders>
            <w:vAlign w:val="center"/>
          </w:tcPr>
          <w:p w:rsidR="00C1597F" w:rsidRPr="009C7849" w:rsidRDefault="00C1597F">
            <w:pPr>
              <w:bidi/>
              <w:spacing w:line="276" w:lineRule="auto"/>
              <w:jc w:val="center"/>
              <w:rPr>
                <w:rFonts w:cs="B Lotus" w:hint="cs"/>
                <w:color w:val="auto"/>
                <w:sz w:val="28"/>
                <w:szCs w:val="28"/>
                <w:rtl/>
              </w:rPr>
            </w:pPr>
            <w:r w:rsidRPr="009C7849">
              <w:rPr>
                <w:rFonts w:cs="B Lotus" w:hint="cs"/>
                <w:color w:val="auto"/>
                <w:sz w:val="28"/>
                <w:szCs w:val="28"/>
                <w:rtl/>
              </w:rPr>
              <w:t>4</w:t>
            </w:r>
          </w:p>
        </w:tc>
        <w:tc>
          <w:tcPr>
            <w:tcW w:w="1041" w:type="dxa"/>
            <w:tcBorders>
              <w:top w:val="single" w:sz="8" w:space="0" w:color="9BBB59"/>
              <w:left w:val="nil"/>
              <w:bottom w:val="single" w:sz="8" w:space="0" w:color="9BBB59"/>
              <w:right w:val="nil"/>
            </w:tcBorders>
            <w:vAlign w:val="center"/>
          </w:tcPr>
          <w:p w:rsidR="00C1597F" w:rsidRPr="009C7849" w:rsidRDefault="00C1597F">
            <w:pPr>
              <w:bidi/>
              <w:spacing w:line="276" w:lineRule="auto"/>
              <w:jc w:val="center"/>
              <w:rPr>
                <w:rFonts w:cs="B Lotus" w:hint="cs"/>
                <w:color w:val="auto"/>
                <w:sz w:val="28"/>
                <w:szCs w:val="28"/>
                <w:rtl/>
              </w:rPr>
            </w:pPr>
            <w:r w:rsidRPr="009C7849">
              <w:rPr>
                <w:rFonts w:cs="B Lotus" w:hint="cs"/>
                <w:color w:val="auto"/>
                <w:sz w:val="28"/>
                <w:szCs w:val="28"/>
                <w:rtl/>
              </w:rPr>
              <w:t>5</w:t>
            </w:r>
          </w:p>
        </w:tc>
        <w:tc>
          <w:tcPr>
            <w:tcW w:w="832" w:type="dxa"/>
            <w:tcBorders>
              <w:top w:val="single" w:sz="8" w:space="0" w:color="9BBB59"/>
              <w:left w:val="nil"/>
              <w:bottom w:val="single" w:sz="8" w:space="0" w:color="9BBB59"/>
              <w:right w:val="nil"/>
            </w:tcBorders>
            <w:vAlign w:val="center"/>
          </w:tcPr>
          <w:p w:rsidR="00C1597F" w:rsidRPr="009C7849" w:rsidRDefault="00C1597F">
            <w:pPr>
              <w:bidi/>
              <w:spacing w:line="276" w:lineRule="auto"/>
              <w:jc w:val="center"/>
              <w:rPr>
                <w:rFonts w:cs="B Lotus" w:hint="cs"/>
                <w:color w:val="auto"/>
                <w:sz w:val="28"/>
                <w:szCs w:val="28"/>
                <w:rtl/>
                <w:lang w:bidi="fa-IR"/>
              </w:rPr>
            </w:pPr>
            <w:r w:rsidRPr="009C7849">
              <w:rPr>
                <w:rFonts w:cs="B Lotus" w:hint="cs"/>
                <w:color w:val="auto"/>
                <w:sz w:val="28"/>
                <w:szCs w:val="28"/>
                <w:rtl/>
                <w:lang w:bidi="fa-IR"/>
              </w:rPr>
              <w:t>6</w:t>
            </w:r>
          </w:p>
        </w:tc>
      </w:tr>
      <w:tr w:rsidR="00C1597F" w:rsidRPr="009C7849" w:rsidTr="00655F17">
        <w:trPr>
          <w:trHeight w:val="435"/>
          <w:jc w:val="center"/>
        </w:trPr>
        <w:tc>
          <w:tcPr>
            <w:tcW w:w="2684" w:type="dxa"/>
            <w:tcBorders>
              <w:left w:val="nil"/>
              <w:right w:val="nil"/>
            </w:tcBorders>
            <w:shd w:val="clear" w:color="auto" w:fill="E6EED5"/>
            <w:vAlign w:val="center"/>
          </w:tcPr>
          <w:p w:rsidR="00C1597F" w:rsidRPr="009C7849" w:rsidRDefault="00C1597F">
            <w:pPr>
              <w:bidi/>
              <w:spacing w:line="276" w:lineRule="auto"/>
              <w:rPr>
                <w:rFonts w:ascii="B Lotus" w:hAnsi="Calibri" w:cs="B Lotus" w:hint="cs"/>
                <w:color w:val="auto"/>
                <w:sz w:val="28"/>
                <w:szCs w:val="28"/>
                <w:rtl/>
              </w:rPr>
            </w:pPr>
            <w:r w:rsidRPr="009C7849">
              <w:rPr>
                <w:rFonts w:ascii="B Lotus" w:hAnsi="Calibri" w:cs="B Lotus" w:hint="cs"/>
                <w:color w:val="auto"/>
                <w:sz w:val="28"/>
                <w:szCs w:val="28"/>
                <w:rtl/>
              </w:rPr>
              <w:t xml:space="preserve">1. </w:t>
            </w:r>
            <w:r w:rsidRPr="009C7849">
              <w:rPr>
                <w:rFonts w:ascii="Arial" w:eastAsia="Times New Roman" w:hAnsi="Arial" w:cs="B Lotus" w:hint="cs"/>
                <w:color w:val="auto"/>
                <w:sz w:val="28"/>
                <w:szCs w:val="28"/>
                <w:rtl/>
                <w:lang w:bidi="fa-IR"/>
              </w:rPr>
              <w:t>تفکر وجودی انتقادی</w:t>
            </w:r>
          </w:p>
        </w:tc>
        <w:tc>
          <w:tcPr>
            <w:tcW w:w="979" w:type="dxa"/>
            <w:tcBorders>
              <w:left w:val="nil"/>
              <w:right w:val="nil"/>
            </w:tcBorders>
            <w:shd w:val="clear" w:color="auto" w:fill="E6EED5"/>
            <w:vAlign w:val="center"/>
          </w:tcPr>
          <w:p w:rsidR="00C1597F" w:rsidRPr="009C7849" w:rsidRDefault="00C1597F">
            <w:pPr>
              <w:bidi/>
              <w:spacing w:line="276" w:lineRule="auto"/>
              <w:jc w:val="center"/>
              <w:rPr>
                <w:rFonts w:cs="B Lotus" w:hint="cs"/>
                <w:color w:val="auto"/>
                <w:sz w:val="28"/>
                <w:szCs w:val="28"/>
                <w:rtl/>
              </w:rPr>
            </w:pPr>
            <w:r w:rsidRPr="009C7849">
              <w:rPr>
                <w:rFonts w:cs="B Lotus" w:hint="cs"/>
                <w:color w:val="auto"/>
                <w:sz w:val="28"/>
                <w:szCs w:val="28"/>
                <w:rtl/>
              </w:rPr>
              <w:t>1</w:t>
            </w:r>
          </w:p>
        </w:tc>
        <w:tc>
          <w:tcPr>
            <w:tcW w:w="1136" w:type="dxa"/>
            <w:tcBorders>
              <w:left w:val="nil"/>
              <w:right w:val="nil"/>
            </w:tcBorders>
            <w:shd w:val="clear" w:color="auto" w:fill="E6EED5"/>
            <w:vAlign w:val="center"/>
          </w:tcPr>
          <w:p w:rsidR="00C1597F" w:rsidRPr="009C7849" w:rsidRDefault="00C1597F">
            <w:pPr>
              <w:bidi/>
              <w:spacing w:line="276" w:lineRule="auto"/>
              <w:jc w:val="center"/>
              <w:rPr>
                <w:rFonts w:cs="B Lotus" w:hint="cs"/>
                <w:color w:val="auto"/>
                <w:sz w:val="28"/>
                <w:szCs w:val="28"/>
                <w:rtl/>
              </w:rPr>
            </w:pPr>
          </w:p>
        </w:tc>
        <w:tc>
          <w:tcPr>
            <w:tcW w:w="1041" w:type="dxa"/>
            <w:tcBorders>
              <w:left w:val="nil"/>
              <w:right w:val="nil"/>
            </w:tcBorders>
            <w:shd w:val="clear" w:color="auto" w:fill="E6EED5"/>
            <w:vAlign w:val="center"/>
          </w:tcPr>
          <w:p w:rsidR="00C1597F" w:rsidRPr="009C7849" w:rsidRDefault="00C1597F">
            <w:pPr>
              <w:bidi/>
              <w:spacing w:line="276" w:lineRule="auto"/>
              <w:jc w:val="center"/>
              <w:rPr>
                <w:rFonts w:cs="B Lotus" w:hint="cs"/>
                <w:color w:val="auto"/>
                <w:sz w:val="28"/>
                <w:szCs w:val="28"/>
                <w:rtl/>
              </w:rPr>
            </w:pPr>
          </w:p>
        </w:tc>
        <w:tc>
          <w:tcPr>
            <w:tcW w:w="953" w:type="dxa"/>
            <w:tcBorders>
              <w:left w:val="nil"/>
              <w:right w:val="nil"/>
            </w:tcBorders>
            <w:shd w:val="clear" w:color="auto" w:fill="E6EED5"/>
            <w:vAlign w:val="center"/>
          </w:tcPr>
          <w:p w:rsidR="00C1597F" w:rsidRPr="009C7849" w:rsidRDefault="00C1597F">
            <w:pPr>
              <w:bidi/>
              <w:spacing w:line="276" w:lineRule="auto"/>
              <w:jc w:val="center"/>
              <w:rPr>
                <w:rFonts w:cs="B Lotus" w:hint="cs"/>
                <w:color w:val="auto"/>
                <w:sz w:val="28"/>
                <w:szCs w:val="28"/>
                <w:rtl/>
              </w:rPr>
            </w:pPr>
          </w:p>
        </w:tc>
        <w:tc>
          <w:tcPr>
            <w:tcW w:w="1041" w:type="dxa"/>
            <w:tcBorders>
              <w:left w:val="nil"/>
              <w:right w:val="nil"/>
            </w:tcBorders>
            <w:shd w:val="clear" w:color="auto" w:fill="E6EED5"/>
            <w:vAlign w:val="center"/>
          </w:tcPr>
          <w:p w:rsidR="00C1597F" w:rsidRPr="009C7849" w:rsidRDefault="00C1597F">
            <w:pPr>
              <w:bidi/>
              <w:spacing w:line="276" w:lineRule="auto"/>
              <w:jc w:val="center"/>
              <w:rPr>
                <w:rFonts w:cs="B Lotus" w:hint="cs"/>
                <w:color w:val="auto"/>
                <w:sz w:val="28"/>
                <w:szCs w:val="28"/>
                <w:rtl/>
              </w:rPr>
            </w:pPr>
          </w:p>
        </w:tc>
        <w:tc>
          <w:tcPr>
            <w:tcW w:w="832" w:type="dxa"/>
            <w:tcBorders>
              <w:left w:val="nil"/>
              <w:right w:val="nil"/>
            </w:tcBorders>
            <w:shd w:val="clear" w:color="auto" w:fill="E6EED5"/>
            <w:vAlign w:val="center"/>
          </w:tcPr>
          <w:p w:rsidR="00C1597F" w:rsidRPr="009C7849" w:rsidRDefault="00C1597F">
            <w:pPr>
              <w:bidi/>
              <w:spacing w:line="276" w:lineRule="auto"/>
              <w:jc w:val="center"/>
              <w:rPr>
                <w:rFonts w:cs="B Lotus" w:hint="cs"/>
                <w:color w:val="auto"/>
                <w:sz w:val="28"/>
                <w:szCs w:val="28"/>
                <w:rtl/>
              </w:rPr>
            </w:pPr>
          </w:p>
        </w:tc>
      </w:tr>
      <w:tr w:rsidR="00C1597F" w:rsidRPr="009C7849" w:rsidTr="00655F17">
        <w:trPr>
          <w:jc w:val="center"/>
        </w:trPr>
        <w:tc>
          <w:tcPr>
            <w:tcW w:w="2684" w:type="dxa"/>
            <w:vAlign w:val="center"/>
          </w:tcPr>
          <w:p w:rsidR="00C1597F" w:rsidRPr="009C7849" w:rsidRDefault="00C1597F">
            <w:pPr>
              <w:bidi/>
              <w:spacing w:line="276" w:lineRule="auto"/>
              <w:rPr>
                <w:rFonts w:cs="B Lotus" w:hint="cs"/>
                <w:color w:val="auto"/>
                <w:sz w:val="28"/>
                <w:szCs w:val="28"/>
                <w:rtl/>
              </w:rPr>
            </w:pPr>
            <w:r w:rsidRPr="009C7849">
              <w:rPr>
                <w:rFonts w:cs="B Lotus" w:hint="cs"/>
                <w:color w:val="auto"/>
                <w:sz w:val="28"/>
                <w:szCs w:val="28"/>
                <w:rtl/>
              </w:rPr>
              <w:t xml:space="preserve">2. </w:t>
            </w:r>
            <w:r w:rsidRPr="009C7849">
              <w:rPr>
                <w:rFonts w:ascii="Arial" w:eastAsia="Times New Roman" w:hAnsi="Arial" w:cs="B Lotus" w:hint="cs"/>
                <w:color w:val="auto"/>
                <w:sz w:val="28"/>
                <w:szCs w:val="28"/>
                <w:rtl/>
                <w:lang w:bidi="fa-IR"/>
              </w:rPr>
              <w:t>ایجاد معنای شخصی</w:t>
            </w:r>
          </w:p>
        </w:tc>
        <w:tc>
          <w:tcPr>
            <w:tcW w:w="979" w:type="dxa"/>
            <w:vAlign w:val="center"/>
          </w:tcPr>
          <w:p w:rsidR="00C1597F" w:rsidRPr="009C7849" w:rsidRDefault="00C1597F">
            <w:pPr>
              <w:bidi/>
              <w:spacing w:line="276" w:lineRule="auto"/>
              <w:jc w:val="center"/>
              <w:rPr>
                <w:rFonts w:cs="B Lotus" w:hint="cs"/>
                <w:color w:val="auto"/>
                <w:sz w:val="28"/>
                <w:szCs w:val="28"/>
                <w:rtl/>
              </w:rPr>
            </w:pPr>
            <w:r w:rsidRPr="009C7849">
              <w:rPr>
                <w:rFonts w:cs="B Lotus" w:hint="cs"/>
                <w:color w:val="auto"/>
                <w:sz w:val="28"/>
                <w:szCs w:val="28"/>
                <w:vertAlign w:val="superscript"/>
                <w:rtl/>
              </w:rPr>
              <w:t>**</w:t>
            </w:r>
            <w:r w:rsidRPr="009C7849">
              <w:rPr>
                <w:rFonts w:cs="B Lotus" w:hint="cs"/>
                <w:color w:val="auto"/>
                <w:sz w:val="28"/>
                <w:szCs w:val="28"/>
                <w:rtl/>
              </w:rPr>
              <w:t>58/0</w:t>
            </w:r>
          </w:p>
        </w:tc>
        <w:tc>
          <w:tcPr>
            <w:tcW w:w="1136" w:type="dxa"/>
            <w:vAlign w:val="center"/>
          </w:tcPr>
          <w:p w:rsidR="00C1597F" w:rsidRPr="009C7849" w:rsidRDefault="00C1597F">
            <w:pPr>
              <w:bidi/>
              <w:spacing w:line="276" w:lineRule="auto"/>
              <w:jc w:val="center"/>
              <w:rPr>
                <w:rFonts w:cs="B Lotus" w:hint="cs"/>
                <w:color w:val="auto"/>
                <w:sz w:val="28"/>
                <w:szCs w:val="28"/>
                <w:rtl/>
              </w:rPr>
            </w:pPr>
            <w:r w:rsidRPr="009C7849">
              <w:rPr>
                <w:rFonts w:cs="B Lotus" w:hint="cs"/>
                <w:color w:val="auto"/>
                <w:sz w:val="28"/>
                <w:szCs w:val="28"/>
                <w:rtl/>
              </w:rPr>
              <w:t>1</w:t>
            </w:r>
          </w:p>
        </w:tc>
        <w:tc>
          <w:tcPr>
            <w:tcW w:w="1041" w:type="dxa"/>
            <w:vAlign w:val="center"/>
          </w:tcPr>
          <w:p w:rsidR="00C1597F" w:rsidRPr="009C7849" w:rsidRDefault="00C1597F">
            <w:pPr>
              <w:bidi/>
              <w:spacing w:line="276" w:lineRule="auto"/>
              <w:jc w:val="center"/>
              <w:rPr>
                <w:rFonts w:cs="B Lotus" w:hint="cs"/>
                <w:color w:val="auto"/>
                <w:sz w:val="28"/>
                <w:szCs w:val="28"/>
                <w:rtl/>
              </w:rPr>
            </w:pPr>
          </w:p>
        </w:tc>
        <w:tc>
          <w:tcPr>
            <w:tcW w:w="953" w:type="dxa"/>
            <w:vAlign w:val="center"/>
          </w:tcPr>
          <w:p w:rsidR="00C1597F" w:rsidRPr="009C7849" w:rsidRDefault="00C1597F">
            <w:pPr>
              <w:bidi/>
              <w:spacing w:line="276" w:lineRule="auto"/>
              <w:jc w:val="center"/>
              <w:rPr>
                <w:rFonts w:cs="B Lotus" w:hint="cs"/>
                <w:color w:val="auto"/>
                <w:sz w:val="28"/>
                <w:szCs w:val="28"/>
                <w:rtl/>
              </w:rPr>
            </w:pPr>
          </w:p>
        </w:tc>
        <w:tc>
          <w:tcPr>
            <w:tcW w:w="1041" w:type="dxa"/>
            <w:vAlign w:val="center"/>
          </w:tcPr>
          <w:p w:rsidR="00C1597F" w:rsidRPr="009C7849" w:rsidRDefault="00C1597F">
            <w:pPr>
              <w:bidi/>
              <w:spacing w:line="276" w:lineRule="auto"/>
              <w:jc w:val="center"/>
              <w:rPr>
                <w:rFonts w:cs="B Lotus" w:hint="cs"/>
                <w:color w:val="auto"/>
                <w:sz w:val="28"/>
                <w:szCs w:val="28"/>
                <w:rtl/>
              </w:rPr>
            </w:pPr>
          </w:p>
        </w:tc>
        <w:tc>
          <w:tcPr>
            <w:tcW w:w="832" w:type="dxa"/>
            <w:vAlign w:val="center"/>
          </w:tcPr>
          <w:p w:rsidR="00C1597F" w:rsidRPr="009C7849" w:rsidRDefault="00C1597F">
            <w:pPr>
              <w:bidi/>
              <w:spacing w:line="276" w:lineRule="auto"/>
              <w:jc w:val="center"/>
              <w:rPr>
                <w:rFonts w:cs="B Lotus" w:hint="cs"/>
                <w:color w:val="auto"/>
                <w:sz w:val="28"/>
                <w:szCs w:val="28"/>
                <w:rtl/>
              </w:rPr>
            </w:pPr>
          </w:p>
        </w:tc>
      </w:tr>
      <w:tr w:rsidR="00C1597F" w:rsidRPr="009C7849" w:rsidTr="00655F17">
        <w:trPr>
          <w:jc w:val="center"/>
        </w:trPr>
        <w:tc>
          <w:tcPr>
            <w:tcW w:w="2684" w:type="dxa"/>
            <w:tcBorders>
              <w:left w:val="nil"/>
              <w:right w:val="nil"/>
            </w:tcBorders>
            <w:shd w:val="clear" w:color="auto" w:fill="E6EED5"/>
            <w:vAlign w:val="center"/>
          </w:tcPr>
          <w:p w:rsidR="00C1597F" w:rsidRPr="009C7849" w:rsidRDefault="00C1597F">
            <w:pPr>
              <w:bidi/>
              <w:spacing w:line="276" w:lineRule="auto"/>
              <w:rPr>
                <w:rFonts w:cs="B Lotus" w:hint="cs"/>
                <w:color w:val="auto"/>
                <w:sz w:val="28"/>
                <w:szCs w:val="28"/>
                <w:rtl/>
              </w:rPr>
            </w:pPr>
            <w:r w:rsidRPr="009C7849">
              <w:rPr>
                <w:rFonts w:cs="B Lotus" w:hint="cs"/>
                <w:color w:val="auto"/>
                <w:sz w:val="28"/>
                <w:szCs w:val="28"/>
                <w:rtl/>
              </w:rPr>
              <w:t xml:space="preserve">3. </w:t>
            </w:r>
            <w:r w:rsidRPr="009C7849">
              <w:rPr>
                <w:rFonts w:ascii="Arial" w:eastAsia="Times New Roman" w:hAnsi="Arial" w:cs="B Lotus" w:hint="cs"/>
                <w:color w:val="auto"/>
                <w:sz w:val="28"/>
                <w:szCs w:val="28"/>
                <w:rtl/>
                <w:lang w:bidi="fa-IR"/>
              </w:rPr>
              <w:t>آگاهی متعالی</w:t>
            </w:r>
          </w:p>
        </w:tc>
        <w:tc>
          <w:tcPr>
            <w:tcW w:w="979" w:type="dxa"/>
            <w:tcBorders>
              <w:left w:val="nil"/>
              <w:right w:val="nil"/>
            </w:tcBorders>
            <w:shd w:val="clear" w:color="auto" w:fill="E6EED5"/>
            <w:vAlign w:val="center"/>
          </w:tcPr>
          <w:p w:rsidR="00C1597F" w:rsidRPr="009C7849" w:rsidRDefault="00C1597F">
            <w:pPr>
              <w:bidi/>
              <w:spacing w:line="276" w:lineRule="auto"/>
              <w:jc w:val="center"/>
              <w:rPr>
                <w:rFonts w:cs="B Lotus" w:hint="cs"/>
                <w:color w:val="auto"/>
                <w:sz w:val="28"/>
                <w:szCs w:val="28"/>
                <w:rtl/>
              </w:rPr>
            </w:pPr>
            <w:r w:rsidRPr="009C7849">
              <w:rPr>
                <w:rFonts w:cs="B Lotus" w:hint="cs"/>
                <w:color w:val="auto"/>
                <w:sz w:val="28"/>
                <w:szCs w:val="28"/>
                <w:vertAlign w:val="superscript"/>
                <w:rtl/>
              </w:rPr>
              <w:t>**</w:t>
            </w:r>
            <w:r w:rsidRPr="009C7849">
              <w:rPr>
                <w:rFonts w:cs="B Lotus" w:hint="cs"/>
                <w:color w:val="auto"/>
                <w:sz w:val="28"/>
                <w:szCs w:val="28"/>
                <w:rtl/>
              </w:rPr>
              <w:t>45/0</w:t>
            </w:r>
          </w:p>
        </w:tc>
        <w:tc>
          <w:tcPr>
            <w:tcW w:w="1136" w:type="dxa"/>
            <w:tcBorders>
              <w:left w:val="nil"/>
              <w:right w:val="nil"/>
            </w:tcBorders>
            <w:shd w:val="clear" w:color="auto" w:fill="E6EED5"/>
            <w:vAlign w:val="center"/>
          </w:tcPr>
          <w:p w:rsidR="00C1597F" w:rsidRPr="009C7849" w:rsidRDefault="00C1597F">
            <w:pPr>
              <w:bidi/>
              <w:spacing w:line="276" w:lineRule="auto"/>
              <w:jc w:val="center"/>
              <w:rPr>
                <w:rFonts w:cs="B Lotus" w:hint="cs"/>
                <w:color w:val="auto"/>
                <w:sz w:val="28"/>
                <w:szCs w:val="28"/>
                <w:rtl/>
              </w:rPr>
            </w:pPr>
            <w:r w:rsidRPr="009C7849">
              <w:rPr>
                <w:rFonts w:cs="B Lotus" w:hint="cs"/>
                <w:color w:val="auto"/>
                <w:sz w:val="28"/>
                <w:szCs w:val="28"/>
                <w:vertAlign w:val="superscript"/>
                <w:rtl/>
              </w:rPr>
              <w:t>**</w:t>
            </w:r>
            <w:r w:rsidRPr="009C7849">
              <w:rPr>
                <w:rFonts w:cs="B Lotus" w:hint="cs"/>
                <w:color w:val="auto"/>
                <w:sz w:val="28"/>
                <w:szCs w:val="28"/>
                <w:rtl/>
              </w:rPr>
              <w:t>56/0</w:t>
            </w:r>
          </w:p>
        </w:tc>
        <w:tc>
          <w:tcPr>
            <w:tcW w:w="1041" w:type="dxa"/>
            <w:tcBorders>
              <w:left w:val="nil"/>
              <w:right w:val="nil"/>
            </w:tcBorders>
            <w:shd w:val="clear" w:color="auto" w:fill="E6EED5"/>
            <w:vAlign w:val="center"/>
          </w:tcPr>
          <w:p w:rsidR="00C1597F" w:rsidRPr="009C7849" w:rsidRDefault="00C1597F">
            <w:pPr>
              <w:bidi/>
              <w:spacing w:line="276" w:lineRule="auto"/>
              <w:jc w:val="center"/>
              <w:rPr>
                <w:rFonts w:cs="B Lotus" w:hint="cs"/>
                <w:color w:val="auto"/>
                <w:sz w:val="28"/>
                <w:szCs w:val="28"/>
                <w:rtl/>
              </w:rPr>
            </w:pPr>
            <w:r w:rsidRPr="009C7849">
              <w:rPr>
                <w:rFonts w:cs="B Lotus" w:hint="cs"/>
                <w:color w:val="auto"/>
                <w:sz w:val="28"/>
                <w:szCs w:val="28"/>
                <w:rtl/>
              </w:rPr>
              <w:t>1</w:t>
            </w:r>
          </w:p>
        </w:tc>
        <w:tc>
          <w:tcPr>
            <w:tcW w:w="953" w:type="dxa"/>
            <w:tcBorders>
              <w:left w:val="nil"/>
              <w:right w:val="nil"/>
            </w:tcBorders>
            <w:shd w:val="clear" w:color="auto" w:fill="E6EED5"/>
            <w:vAlign w:val="center"/>
          </w:tcPr>
          <w:p w:rsidR="00C1597F" w:rsidRPr="009C7849" w:rsidRDefault="00C1597F">
            <w:pPr>
              <w:bidi/>
              <w:spacing w:line="276" w:lineRule="auto"/>
              <w:jc w:val="center"/>
              <w:rPr>
                <w:rFonts w:cs="B Lotus" w:hint="cs"/>
                <w:color w:val="auto"/>
                <w:sz w:val="28"/>
                <w:szCs w:val="28"/>
                <w:rtl/>
              </w:rPr>
            </w:pPr>
          </w:p>
        </w:tc>
        <w:tc>
          <w:tcPr>
            <w:tcW w:w="1041" w:type="dxa"/>
            <w:tcBorders>
              <w:left w:val="nil"/>
              <w:right w:val="nil"/>
            </w:tcBorders>
            <w:shd w:val="clear" w:color="auto" w:fill="E6EED5"/>
            <w:vAlign w:val="center"/>
          </w:tcPr>
          <w:p w:rsidR="00C1597F" w:rsidRPr="009C7849" w:rsidRDefault="00C1597F">
            <w:pPr>
              <w:bidi/>
              <w:spacing w:line="276" w:lineRule="auto"/>
              <w:jc w:val="center"/>
              <w:rPr>
                <w:rFonts w:cs="B Lotus" w:hint="cs"/>
                <w:color w:val="auto"/>
                <w:sz w:val="28"/>
                <w:szCs w:val="28"/>
                <w:rtl/>
              </w:rPr>
            </w:pPr>
          </w:p>
        </w:tc>
        <w:tc>
          <w:tcPr>
            <w:tcW w:w="832" w:type="dxa"/>
            <w:tcBorders>
              <w:left w:val="nil"/>
              <w:right w:val="nil"/>
            </w:tcBorders>
            <w:shd w:val="clear" w:color="auto" w:fill="E6EED5"/>
            <w:vAlign w:val="center"/>
          </w:tcPr>
          <w:p w:rsidR="00C1597F" w:rsidRPr="009C7849" w:rsidRDefault="00C1597F">
            <w:pPr>
              <w:bidi/>
              <w:spacing w:line="276" w:lineRule="auto"/>
              <w:jc w:val="center"/>
              <w:rPr>
                <w:rFonts w:cs="B Lotus" w:hint="cs"/>
                <w:color w:val="auto"/>
                <w:sz w:val="28"/>
                <w:szCs w:val="28"/>
                <w:rtl/>
              </w:rPr>
            </w:pPr>
          </w:p>
        </w:tc>
      </w:tr>
      <w:tr w:rsidR="00C1597F" w:rsidRPr="009C7849" w:rsidTr="00655F17">
        <w:trPr>
          <w:jc w:val="center"/>
        </w:trPr>
        <w:tc>
          <w:tcPr>
            <w:tcW w:w="2684" w:type="dxa"/>
            <w:vAlign w:val="center"/>
          </w:tcPr>
          <w:p w:rsidR="00C1597F" w:rsidRPr="009C7849" w:rsidRDefault="00C1597F">
            <w:pPr>
              <w:bidi/>
              <w:spacing w:line="276" w:lineRule="auto"/>
              <w:rPr>
                <w:rFonts w:cs="B Lotus" w:hint="cs"/>
                <w:color w:val="auto"/>
                <w:sz w:val="28"/>
                <w:szCs w:val="28"/>
                <w:rtl/>
              </w:rPr>
            </w:pPr>
            <w:r w:rsidRPr="009C7849">
              <w:rPr>
                <w:rFonts w:cs="B Lotus" w:hint="cs"/>
                <w:color w:val="auto"/>
                <w:sz w:val="28"/>
                <w:szCs w:val="28"/>
                <w:rtl/>
              </w:rPr>
              <w:t xml:space="preserve">4. </w:t>
            </w:r>
            <w:r w:rsidRPr="009C7849">
              <w:rPr>
                <w:rFonts w:ascii="Arial" w:eastAsia="Times New Roman" w:hAnsi="Arial" w:cs="B Lotus" w:hint="cs"/>
                <w:color w:val="auto"/>
                <w:sz w:val="28"/>
                <w:szCs w:val="28"/>
                <w:rtl/>
                <w:lang w:bidi="fa-IR"/>
              </w:rPr>
              <w:t>گسترش حالت هوشیاری</w:t>
            </w:r>
          </w:p>
        </w:tc>
        <w:tc>
          <w:tcPr>
            <w:tcW w:w="979" w:type="dxa"/>
            <w:vAlign w:val="center"/>
          </w:tcPr>
          <w:p w:rsidR="00C1597F" w:rsidRPr="009C7849" w:rsidRDefault="00C1597F">
            <w:pPr>
              <w:bidi/>
              <w:spacing w:line="276" w:lineRule="auto"/>
              <w:jc w:val="center"/>
              <w:rPr>
                <w:rFonts w:cs="B Lotus" w:hint="cs"/>
                <w:color w:val="auto"/>
                <w:sz w:val="28"/>
                <w:szCs w:val="28"/>
                <w:rtl/>
              </w:rPr>
            </w:pPr>
            <w:r w:rsidRPr="009C7849">
              <w:rPr>
                <w:rFonts w:cs="B Lotus" w:hint="cs"/>
                <w:color w:val="auto"/>
                <w:sz w:val="28"/>
                <w:szCs w:val="28"/>
                <w:vertAlign w:val="superscript"/>
                <w:rtl/>
              </w:rPr>
              <w:t>**</w:t>
            </w:r>
            <w:r w:rsidRPr="009C7849">
              <w:rPr>
                <w:rFonts w:cs="B Lotus" w:hint="cs"/>
                <w:color w:val="auto"/>
                <w:sz w:val="28"/>
                <w:szCs w:val="28"/>
                <w:rtl/>
              </w:rPr>
              <w:t>36/0</w:t>
            </w:r>
          </w:p>
        </w:tc>
        <w:tc>
          <w:tcPr>
            <w:tcW w:w="1136" w:type="dxa"/>
            <w:vAlign w:val="center"/>
          </w:tcPr>
          <w:p w:rsidR="00C1597F" w:rsidRPr="009C7849" w:rsidRDefault="00C1597F">
            <w:pPr>
              <w:bidi/>
              <w:spacing w:line="276" w:lineRule="auto"/>
              <w:jc w:val="center"/>
              <w:rPr>
                <w:rFonts w:cs="B Lotus" w:hint="cs"/>
                <w:color w:val="auto"/>
                <w:sz w:val="28"/>
                <w:szCs w:val="28"/>
                <w:rtl/>
              </w:rPr>
            </w:pPr>
            <w:r w:rsidRPr="009C7849">
              <w:rPr>
                <w:rFonts w:cs="B Lotus" w:hint="cs"/>
                <w:color w:val="auto"/>
                <w:sz w:val="28"/>
                <w:szCs w:val="28"/>
                <w:vertAlign w:val="superscript"/>
                <w:rtl/>
              </w:rPr>
              <w:t>**</w:t>
            </w:r>
            <w:r w:rsidRPr="009C7849">
              <w:rPr>
                <w:rFonts w:cs="B Lotus" w:hint="cs"/>
                <w:color w:val="auto"/>
                <w:sz w:val="28"/>
                <w:szCs w:val="28"/>
                <w:rtl/>
              </w:rPr>
              <w:t>46/0</w:t>
            </w:r>
          </w:p>
        </w:tc>
        <w:tc>
          <w:tcPr>
            <w:tcW w:w="1041" w:type="dxa"/>
            <w:vAlign w:val="center"/>
          </w:tcPr>
          <w:p w:rsidR="00C1597F" w:rsidRPr="009C7849" w:rsidRDefault="00C1597F">
            <w:pPr>
              <w:bidi/>
              <w:spacing w:line="276" w:lineRule="auto"/>
              <w:jc w:val="center"/>
              <w:rPr>
                <w:rFonts w:cs="B Lotus" w:hint="cs"/>
                <w:color w:val="auto"/>
                <w:sz w:val="28"/>
                <w:szCs w:val="28"/>
                <w:rtl/>
              </w:rPr>
            </w:pPr>
            <w:r w:rsidRPr="009C7849">
              <w:rPr>
                <w:rFonts w:cs="B Lotus" w:hint="cs"/>
                <w:color w:val="auto"/>
                <w:sz w:val="28"/>
                <w:szCs w:val="28"/>
                <w:vertAlign w:val="superscript"/>
                <w:rtl/>
              </w:rPr>
              <w:t>**</w:t>
            </w:r>
            <w:r w:rsidRPr="009C7849">
              <w:rPr>
                <w:rFonts w:cs="B Lotus" w:hint="cs"/>
                <w:color w:val="auto"/>
                <w:sz w:val="28"/>
                <w:szCs w:val="28"/>
                <w:rtl/>
              </w:rPr>
              <w:t>34/0</w:t>
            </w:r>
          </w:p>
        </w:tc>
        <w:tc>
          <w:tcPr>
            <w:tcW w:w="953" w:type="dxa"/>
            <w:vAlign w:val="center"/>
          </w:tcPr>
          <w:p w:rsidR="00C1597F" w:rsidRPr="009C7849" w:rsidRDefault="00C1597F">
            <w:pPr>
              <w:bidi/>
              <w:spacing w:line="276" w:lineRule="auto"/>
              <w:jc w:val="center"/>
              <w:rPr>
                <w:rFonts w:cs="B Lotus" w:hint="cs"/>
                <w:color w:val="auto"/>
                <w:sz w:val="28"/>
                <w:szCs w:val="28"/>
                <w:rtl/>
              </w:rPr>
            </w:pPr>
            <w:r w:rsidRPr="009C7849">
              <w:rPr>
                <w:rFonts w:cs="B Lotus" w:hint="cs"/>
                <w:color w:val="auto"/>
                <w:sz w:val="28"/>
                <w:szCs w:val="28"/>
                <w:rtl/>
              </w:rPr>
              <w:t>1</w:t>
            </w:r>
          </w:p>
        </w:tc>
        <w:tc>
          <w:tcPr>
            <w:tcW w:w="1041" w:type="dxa"/>
            <w:vAlign w:val="center"/>
          </w:tcPr>
          <w:p w:rsidR="00C1597F" w:rsidRPr="009C7849" w:rsidRDefault="00C1597F">
            <w:pPr>
              <w:bidi/>
              <w:spacing w:line="276" w:lineRule="auto"/>
              <w:jc w:val="center"/>
              <w:rPr>
                <w:rFonts w:cs="B Lotus" w:hint="cs"/>
                <w:color w:val="auto"/>
                <w:sz w:val="28"/>
                <w:szCs w:val="28"/>
                <w:rtl/>
              </w:rPr>
            </w:pPr>
          </w:p>
        </w:tc>
        <w:tc>
          <w:tcPr>
            <w:tcW w:w="832" w:type="dxa"/>
            <w:vAlign w:val="center"/>
          </w:tcPr>
          <w:p w:rsidR="00C1597F" w:rsidRPr="009C7849" w:rsidRDefault="00C1597F">
            <w:pPr>
              <w:bidi/>
              <w:spacing w:line="276" w:lineRule="auto"/>
              <w:jc w:val="center"/>
              <w:rPr>
                <w:rFonts w:cs="B Lotus" w:hint="cs"/>
                <w:color w:val="auto"/>
                <w:sz w:val="28"/>
                <w:szCs w:val="28"/>
                <w:rtl/>
              </w:rPr>
            </w:pPr>
          </w:p>
        </w:tc>
      </w:tr>
      <w:tr w:rsidR="00C1597F" w:rsidRPr="009C7849" w:rsidTr="00655F17">
        <w:trPr>
          <w:jc w:val="center"/>
        </w:trPr>
        <w:tc>
          <w:tcPr>
            <w:tcW w:w="2684" w:type="dxa"/>
            <w:tcBorders>
              <w:left w:val="nil"/>
              <w:right w:val="nil"/>
            </w:tcBorders>
            <w:shd w:val="clear" w:color="auto" w:fill="E6EED5"/>
            <w:vAlign w:val="center"/>
          </w:tcPr>
          <w:p w:rsidR="00C1597F" w:rsidRPr="009C7849" w:rsidRDefault="00C1597F">
            <w:pPr>
              <w:bidi/>
              <w:spacing w:line="276" w:lineRule="auto"/>
              <w:rPr>
                <w:rFonts w:cs="B Lotus" w:hint="cs"/>
                <w:color w:val="auto"/>
                <w:sz w:val="28"/>
                <w:szCs w:val="28"/>
                <w:rtl/>
              </w:rPr>
            </w:pPr>
            <w:r w:rsidRPr="009C7849">
              <w:rPr>
                <w:rFonts w:cs="B Lotus" w:hint="cs"/>
                <w:color w:val="auto"/>
                <w:sz w:val="28"/>
                <w:szCs w:val="28"/>
                <w:rtl/>
                <w:lang w:bidi="fa-IR"/>
              </w:rPr>
              <w:t xml:space="preserve">5. </w:t>
            </w:r>
            <w:r w:rsidRPr="009C7849">
              <w:rPr>
                <w:rFonts w:ascii="Times New Roman" w:eastAsia="Times New Roman" w:hAnsi="Times New Roman" w:cs="B Lotus" w:hint="cs"/>
                <w:color w:val="auto"/>
                <w:sz w:val="28"/>
                <w:szCs w:val="28"/>
                <w:rtl/>
              </w:rPr>
              <w:t>هوش معنوی</w:t>
            </w:r>
          </w:p>
        </w:tc>
        <w:tc>
          <w:tcPr>
            <w:tcW w:w="979" w:type="dxa"/>
            <w:tcBorders>
              <w:left w:val="nil"/>
              <w:right w:val="nil"/>
            </w:tcBorders>
            <w:shd w:val="clear" w:color="auto" w:fill="E6EED5"/>
            <w:vAlign w:val="center"/>
          </w:tcPr>
          <w:p w:rsidR="00C1597F" w:rsidRPr="009C7849" w:rsidRDefault="00C1597F">
            <w:pPr>
              <w:bidi/>
              <w:spacing w:line="276" w:lineRule="auto"/>
              <w:jc w:val="center"/>
              <w:rPr>
                <w:rFonts w:cs="B Lotus" w:hint="cs"/>
                <w:color w:val="auto"/>
                <w:sz w:val="28"/>
                <w:szCs w:val="28"/>
                <w:rtl/>
              </w:rPr>
            </w:pPr>
            <w:r w:rsidRPr="009C7849">
              <w:rPr>
                <w:rFonts w:cs="B Lotus" w:hint="cs"/>
                <w:color w:val="auto"/>
                <w:sz w:val="28"/>
                <w:szCs w:val="28"/>
                <w:vertAlign w:val="superscript"/>
                <w:rtl/>
              </w:rPr>
              <w:t>**</w:t>
            </w:r>
            <w:r w:rsidRPr="009C7849">
              <w:rPr>
                <w:rFonts w:cs="B Lotus" w:hint="cs"/>
                <w:color w:val="auto"/>
                <w:sz w:val="28"/>
                <w:szCs w:val="28"/>
                <w:rtl/>
              </w:rPr>
              <w:t>77/0</w:t>
            </w:r>
          </w:p>
        </w:tc>
        <w:tc>
          <w:tcPr>
            <w:tcW w:w="1136" w:type="dxa"/>
            <w:tcBorders>
              <w:left w:val="nil"/>
              <w:right w:val="nil"/>
            </w:tcBorders>
            <w:shd w:val="clear" w:color="auto" w:fill="E6EED5"/>
            <w:vAlign w:val="center"/>
          </w:tcPr>
          <w:p w:rsidR="00C1597F" w:rsidRPr="009C7849" w:rsidRDefault="00C1597F">
            <w:pPr>
              <w:bidi/>
              <w:spacing w:line="276" w:lineRule="auto"/>
              <w:jc w:val="center"/>
              <w:rPr>
                <w:rFonts w:cs="B Lotus" w:hint="cs"/>
                <w:color w:val="auto"/>
                <w:sz w:val="28"/>
                <w:szCs w:val="28"/>
                <w:rtl/>
              </w:rPr>
            </w:pPr>
            <w:r w:rsidRPr="009C7849">
              <w:rPr>
                <w:rFonts w:cs="B Lotus" w:hint="cs"/>
                <w:color w:val="auto"/>
                <w:sz w:val="28"/>
                <w:szCs w:val="28"/>
                <w:vertAlign w:val="superscript"/>
                <w:rtl/>
              </w:rPr>
              <w:t>**</w:t>
            </w:r>
            <w:r w:rsidRPr="009C7849">
              <w:rPr>
                <w:rFonts w:cs="B Lotus" w:hint="cs"/>
                <w:color w:val="auto"/>
                <w:sz w:val="28"/>
                <w:szCs w:val="28"/>
                <w:rtl/>
              </w:rPr>
              <w:t>86/0</w:t>
            </w:r>
          </w:p>
        </w:tc>
        <w:tc>
          <w:tcPr>
            <w:tcW w:w="1041" w:type="dxa"/>
            <w:tcBorders>
              <w:left w:val="nil"/>
              <w:right w:val="nil"/>
            </w:tcBorders>
            <w:shd w:val="clear" w:color="auto" w:fill="E6EED5"/>
            <w:vAlign w:val="center"/>
          </w:tcPr>
          <w:p w:rsidR="00C1597F" w:rsidRPr="009C7849" w:rsidRDefault="00C1597F">
            <w:pPr>
              <w:bidi/>
              <w:spacing w:line="276" w:lineRule="auto"/>
              <w:jc w:val="center"/>
              <w:rPr>
                <w:rFonts w:cs="B Lotus" w:hint="cs"/>
                <w:color w:val="auto"/>
                <w:sz w:val="28"/>
                <w:szCs w:val="28"/>
                <w:rtl/>
              </w:rPr>
            </w:pPr>
            <w:r w:rsidRPr="009C7849">
              <w:rPr>
                <w:rFonts w:cs="B Lotus" w:hint="cs"/>
                <w:color w:val="auto"/>
                <w:sz w:val="28"/>
                <w:szCs w:val="28"/>
                <w:vertAlign w:val="superscript"/>
                <w:rtl/>
              </w:rPr>
              <w:t>**</w:t>
            </w:r>
            <w:r w:rsidRPr="009C7849">
              <w:rPr>
                <w:rFonts w:cs="B Lotus" w:hint="cs"/>
                <w:color w:val="auto"/>
                <w:sz w:val="28"/>
                <w:szCs w:val="28"/>
                <w:rtl/>
              </w:rPr>
              <w:t>80/0</w:t>
            </w:r>
          </w:p>
        </w:tc>
        <w:tc>
          <w:tcPr>
            <w:tcW w:w="953" w:type="dxa"/>
            <w:tcBorders>
              <w:left w:val="nil"/>
              <w:right w:val="nil"/>
            </w:tcBorders>
            <w:shd w:val="clear" w:color="auto" w:fill="E6EED5"/>
            <w:vAlign w:val="center"/>
          </w:tcPr>
          <w:p w:rsidR="00C1597F" w:rsidRPr="009C7849" w:rsidRDefault="00C1597F">
            <w:pPr>
              <w:bidi/>
              <w:spacing w:line="276" w:lineRule="auto"/>
              <w:jc w:val="center"/>
              <w:rPr>
                <w:rFonts w:cs="B Lotus" w:hint="cs"/>
                <w:color w:val="auto"/>
                <w:sz w:val="28"/>
                <w:szCs w:val="28"/>
                <w:rtl/>
              </w:rPr>
            </w:pPr>
            <w:r w:rsidRPr="009C7849">
              <w:rPr>
                <w:rFonts w:cs="B Lotus" w:hint="cs"/>
                <w:color w:val="auto"/>
                <w:sz w:val="28"/>
                <w:szCs w:val="28"/>
                <w:vertAlign w:val="superscript"/>
                <w:rtl/>
              </w:rPr>
              <w:t>**</w:t>
            </w:r>
            <w:r w:rsidRPr="009C7849">
              <w:rPr>
                <w:rFonts w:cs="B Lotus" w:hint="cs"/>
                <w:color w:val="auto"/>
                <w:sz w:val="28"/>
                <w:szCs w:val="28"/>
                <w:rtl/>
              </w:rPr>
              <w:t>83/0</w:t>
            </w:r>
          </w:p>
        </w:tc>
        <w:tc>
          <w:tcPr>
            <w:tcW w:w="1041" w:type="dxa"/>
            <w:tcBorders>
              <w:left w:val="nil"/>
              <w:right w:val="nil"/>
            </w:tcBorders>
            <w:shd w:val="clear" w:color="auto" w:fill="E6EED5"/>
            <w:vAlign w:val="center"/>
          </w:tcPr>
          <w:p w:rsidR="00C1597F" w:rsidRPr="009C7849" w:rsidRDefault="00C1597F">
            <w:pPr>
              <w:bidi/>
              <w:spacing w:line="276" w:lineRule="auto"/>
              <w:jc w:val="center"/>
              <w:rPr>
                <w:rFonts w:cs="B Lotus" w:hint="cs"/>
                <w:color w:val="auto"/>
                <w:sz w:val="28"/>
                <w:szCs w:val="28"/>
                <w:rtl/>
              </w:rPr>
            </w:pPr>
            <w:r w:rsidRPr="009C7849">
              <w:rPr>
                <w:rFonts w:cs="B Lotus" w:hint="cs"/>
                <w:color w:val="auto"/>
                <w:sz w:val="28"/>
                <w:szCs w:val="28"/>
                <w:rtl/>
              </w:rPr>
              <w:t>1</w:t>
            </w:r>
          </w:p>
        </w:tc>
        <w:tc>
          <w:tcPr>
            <w:tcW w:w="832" w:type="dxa"/>
            <w:tcBorders>
              <w:left w:val="nil"/>
              <w:right w:val="nil"/>
            </w:tcBorders>
            <w:shd w:val="clear" w:color="auto" w:fill="E6EED5"/>
            <w:vAlign w:val="center"/>
          </w:tcPr>
          <w:p w:rsidR="00C1597F" w:rsidRPr="009C7849" w:rsidRDefault="00C1597F">
            <w:pPr>
              <w:bidi/>
              <w:spacing w:line="276" w:lineRule="auto"/>
              <w:jc w:val="center"/>
              <w:rPr>
                <w:rFonts w:cs="B Lotus" w:hint="cs"/>
                <w:color w:val="auto"/>
                <w:sz w:val="28"/>
                <w:szCs w:val="28"/>
                <w:rtl/>
              </w:rPr>
            </w:pPr>
          </w:p>
        </w:tc>
      </w:tr>
      <w:tr w:rsidR="00C1597F" w:rsidRPr="009C7849" w:rsidTr="00655F17">
        <w:trPr>
          <w:jc w:val="center"/>
        </w:trPr>
        <w:tc>
          <w:tcPr>
            <w:tcW w:w="2684" w:type="dxa"/>
            <w:vAlign w:val="center"/>
          </w:tcPr>
          <w:p w:rsidR="00C1597F" w:rsidRPr="009C7849" w:rsidRDefault="00C1597F">
            <w:pPr>
              <w:bidi/>
              <w:spacing w:line="276" w:lineRule="auto"/>
              <w:rPr>
                <w:rFonts w:cs="B Lotus" w:hint="cs"/>
                <w:color w:val="auto"/>
                <w:sz w:val="28"/>
                <w:szCs w:val="28"/>
                <w:rtl/>
              </w:rPr>
            </w:pPr>
            <w:r w:rsidRPr="009C7849">
              <w:rPr>
                <w:rFonts w:cs="B Lotus" w:hint="cs"/>
                <w:color w:val="auto"/>
                <w:sz w:val="28"/>
                <w:szCs w:val="28"/>
                <w:rtl/>
                <w:lang w:bidi="fa-IR"/>
              </w:rPr>
              <w:t>6. اضطراب مرگ</w:t>
            </w:r>
          </w:p>
        </w:tc>
        <w:tc>
          <w:tcPr>
            <w:tcW w:w="979" w:type="dxa"/>
            <w:vAlign w:val="center"/>
          </w:tcPr>
          <w:p w:rsidR="00C1597F" w:rsidRPr="009C7849" w:rsidRDefault="00C1597F">
            <w:pPr>
              <w:bidi/>
              <w:spacing w:line="276" w:lineRule="auto"/>
              <w:jc w:val="center"/>
              <w:rPr>
                <w:rFonts w:cs="B Lotus" w:hint="cs"/>
                <w:color w:val="auto"/>
                <w:sz w:val="28"/>
                <w:szCs w:val="28"/>
                <w:rtl/>
              </w:rPr>
            </w:pPr>
            <w:r w:rsidRPr="009C7849">
              <w:rPr>
                <w:rFonts w:cs="B Lotus" w:hint="cs"/>
                <w:color w:val="auto"/>
                <w:sz w:val="28"/>
                <w:szCs w:val="28"/>
                <w:vertAlign w:val="superscript"/>
                <w:rtl/>
              </w:rPr>
              <w:t>**</w:t>
            </w:r>
            <w:r w:rsidRPr="009C7849">
              <w:rPr>
                <w:rFonts w:cs="B Lotus" w:hint="cs"/>
                <w:color w:val="auto"/>
                <w:sz w:val="28"/>
                <w:szCs w:val="28"/>
                <w:rtl/>
              </w:rPr>
              <w:t>34/0-</w:t>
            </w:r>
          </w:p>
        </w:tc>
        <w:tc>
          <w:tcPr>
            <w:tcW w:w="1136" w:type="dxa"/>
            <w:vAlign w:val="center"/>
          </w:tcPr>
          <w:p w:rsidR="00C1597F" w:rsidRPr="009C7849" w:rsidRDefault="00C1597F">
            <w:pPr>
              <w:bidi/>
              <w:spacing w:line="276" w:lineRule="auto"/>
              <w:jc w:val="center"/>
              <w:rPr>
                <w:rFonts w:cs="B Lotus" w:hint="cs"/>
                <w:color w:val="auto"/>
                <w:sz w:val="28"/>
                <w:szCs w:val="28"/>
                <w:rtl/>
              </w:rPr>
            </w:pPr>
            <w:r w:rsidRPr="009C7849">
              <w:rPr>
                <w:rFonts w:cs="B Lotus" w:hint="cs"/>
                <w:color w:val="auto"/>
                <w:sz w:val="28"/>
                <w:szCs w:val="28"/>
                <w:vertAlign w:val="superscript"/>
                <w:rtl/>
              </w:rPr>
              <w:t>**</w:t>
            </w:r>
            <w:r w:rsidRPr="009C7849">
              <w:rPr>
                <w:rFonts w:cs="B Lotus" w:hint="cs"/>
                <w:color w:val="auto"/>
                <w:sz w:val="28"/>
                <w:szCs w:val="28"/>
                <w:rtl/>
              </w:rPr>
              <w:t>45/0-</w:t>
            </w:r>
          </w:p>
        </w:tc>
        <w:tc>
          <w:tcPr>
            <w:tcW w:w="1041" w:type="dxa"/>
            <w:vAlign w:val="center"/>
          </w:tcPr>
          <w:p w:rsidR="00C1597F" w:rsidRPr="009C7849" w:rsidRDefault="00C1597F">
            <w:pPr>
              <w:bidi/>
              <w:spacing w:line="276" w:lineRule="auto"/>
              <w:jc w:val="center"/>
              <w:rPr>
                <w:rFonts w:cs="B Lotus" w:hint="cs"/>
                <w:color w:val="auto"/>
                <w:sz w:val="28"/>
                <w:szCs w:val="28"/>
                <w:rtl/>
              </w:rPr>
            </w:pPr>
            <w:r w:rsidRPr="009C7849">
              <w:rPr>
                <w:rFonts w:cs="B Lotus" w:hint="cs"/>
                <w:color w:val="auto"/>
                <w:sz w:val="28"/>
                <w:szCs w:val="28"/>
                <w:vertAlign w:val="superscript"/>
                <w:rtl/>
              </w:rPr>
              <w:t>**</w:t>
            </w:r>
            <w:r w:rsidRPr="009C7849">
              <w:rPr>
                <w:rFonts w:cs="B Lotus" w:hint="cs"/>
                <w:color w:val="auto"/>
                <w:sz w:val="28"/>
                <w:szCs w:val="28"/>
                <w:rtl/>
              </w:rPr>
              <w:t>31/0-</w:t>
            </w:r>
          </w:p>
        </w:tc>
        <w:tc>
          <w:tcPr>
            <w:tcW w:w="953" w:type="dxa"/>
            <w:vAlign w:val="center"/>
          </w:tcPr>
          <w:p w:rsidR="00C1597F" w:rsidRPr="009C7849" w:rsidRDefault="00C1597F">
            <w:pPr>
              <w:bidi/>
              <w:spacing w:line="276" w:lineRule="auto"/>
              <w:jc w:val="center"/>
              <w:rPr>
                <w:rFonts w:cs="B Lotus" w:hint="cs"/>
                <w:color w:val="auto"/>
                <w:sz w:val="28"/>
                <w:szCs w:val="28"/>
                <w:rtl/>
              </w:rPr>
            </w:pPr>
            <w:r w:rsidRPr="009C7849">
              <w:rPr>
                <w:rFonts w:cs="B Lotus" w:hint="cs"/>
                <w:color w:val="auto"/>
                <w:sz w:val="28"/>
                <w:szCs w:val="28"/>
                <w:vertAlign w:val="superscript"/>
                <w:rtl/>
              </w:rPr>
              <w:t>**</w:t>
            </w:r>
            <w:r w:rsidRPr="009C7849">
              <w:rPr>
                <w:rFonts w:cs="B Lotus" w:hint="cs"/>
                <w:color w:val="auto"/>
                <w:sz w:val="28"/>
                <w:szCs w:val="28"/>
                <w:rtl/>
              </w:rPr>
              <w:t>29/0-</w:t>
            </w:r>
          </w:p>
        </w:tc>
        <w:tc>
          <w:tcPr>
            <w:tcW w:w="1041" w:type="dxa"/>
            <w:vAlign w:val="center"/>
          </w:tcPr>
          <w:p w:rsidR="00C1597F" w:rsidRPr="009C7849" w:rsidRDefault="00C1597F">
            <w:pPr>
              <w:bidi/>
              <w:spacing w:line="276" w:lineRule="auto"/>
              <w:jc w:val="center"/>
              <w:rPr>
                <w:rFonts w:cs="B Lotus" w:hint="cs"/>
                <w:color w:val="auto"/>
                <w:sz w:val="28"/>
                <w:szCs w:val="28"/>
                <w:rtl/>
              </w:rPr>
            </w:pPr>
            <w:r w:rsidRPr="009C7849">
              <w:rPr>
                <w:rFonts w:cs="B Lotus" w:hint="cs"/>
                <w:color w:val="auto"/>
                <w:sz w:val="28"/>
                <w:szCs w:val="28"/>
                <w:vertAlign w:val="superscript"/>
                <w:rtl/>
              </w:rPr>
              <w:t>**</w:t>
            </w:r>
            <w:r w:rsidRPr="009C7849">
              <w:rPr>
                <w:rFonts w:cs="B Lotus" w:hint="cs"/>
                <w:color w:val="auto"/>
                <w:sz w:val="28"/>
                <w:szCs w:val="28"/>
                <w:rtl/>
              </w:rPr>
              <w:t>46/0-</w:t>
            </w:r>
          </w:p>
        </w:tc>
        <w:tc>
          <w:tcPr>
            <w:tcW w:w="832" w:type="dxa"/>
            <w:vAlign w:val="center"/>
          </w:tcPr>
          <w:p w:rsidR="00C1597F" w:rsidRPr="009C7849" w:rsidRDefault="00C1597F">
            <w:pPr>
              <w:bidi/>
              <w:spacing w:line="276" w:lineRule="auto"/>
              <w:jc w:val="center"/>
              <w:rPr>
                <w:rFonts w:cs="B Lotus" w:hint="cs"/>
                <w:color w:val="auto"/>
                <w:sz w:val="28"/>
                <w:szCs w:val="28"/>
                <w:vertAlign w:val="superscript"/>
                <w:rtl/>
              </w:rPr>
            </w:pPr>
            <w:r w:rsidRPr="009C7849">
              <w:rPr>
                <w:rFonts w:cs="B Lotus" w:hint="cs"/>
                <w:color w:val="auto"/>
                <w:sz w:val="28"/>
                <w:szCs w:val="28"/>
                <w:rtl/>
              </w:rPr>
              <w:t>1</w:t>
            </w:r>
          </w:p>
        </w:tc>
      </w:tr>
    </w:tbl>
    <w:p w:rsidR="00F444C4" w:rsidRDefault="00F444C4" w:rsidP="00AC6A9D">
      <w:pPr>
        <w:bidi/>
        <w:spacing w:line="276" w:lineRule="auto"/>
        <w:jc w:val="both"/>
        <w:rPr>
          <w:rFonts w:cs="B Lotus"/>
          <w:color w:val="auto"/>
          <w:sz w:val="28"/>
          <w:szCs w:val="28"/>
          <w:rtl/>
        </w:rPr>
      </w:pPr>
    </w:p>
    <w:p w:rsidR="00E82B07" w:rsidRPr="006B0F9A" w:rsidRDefault="00E60F54" w:rsidP="009C7849">
      <w:pPr>
        <w:bidi/>
        <w:spacing w:line="276" w:lineRule="auto"/>
        <w:ind w:left="-550" w:firstLine="550"/>
        <w:jc w:val="both"/>
        <w:rPr>
          <w:rFonts w:cs="B Lotus"/>
          <w:color w:val="auto"/>
          <w:sz w:val="16"/>
          <w:szCs w:val="16"/>
          <w:rtl/>
        </w:rPr>
      </w:pPr>
      <w:r w:rsidRPr="006B0F9A">
        <w:rPr>
          <w:rFonts w:cs="B Lotus"/>
          <w:color w:val="auto"/>
          <w:sz w:val="28"/>
          <w:szCs w:val="28"/>
          <w:rtl/>
        </w:rPr>
        <w:t>بر اساس نتایج جدول فوق، بین اضطراب مرگ با تفکر وجودی انتقادی</w:t>
      </w:r>
      <w:r w:rsidR="006B0F9A" w:rsidRPr="006B0F9A">
        <w:rPr>
          <w:rFonts w:cs="B Lotus" w:hint="cs"/>
          <w:color w:val="auto"/>
          <w:sz w:val="28"/>
          <w:szCs w:val="28"/>
          <w:rtl/>
        </w:rPr>
        <w:t xml:space="preserve"> (</w:t>
      </w:r>
      <w:bookmarkStart w:id="47" w:name="_Hlk215266998"/>
      <w:r w:rsidR="006B0F9A" w:rsidRPr="006B0F9A">
        <w:rPr>
          <w:rFonts w:ascii="Arial" w:hAnsi="Arial" w:cs="B Lotus" w:hint="cs"/>
          <w:color w:val="auto"/>
          <w:sz w:val="28"/>
          <w:szCs w:val="28"/>
          <w:rtl/>
        </w:rPr>
        <w:t>34/0-=</w:t>
      </w:r>
      <w:r w:rsidR="006B0F9A" w:rsidRPr="006B0F9A">
        <w:rPr>
          <w:rFonts w:ascii="Times New Roman" w:hAnsi="Times New Roman" w:cs="B Lotus"/>
          <w:color w:val="auto"/>
          <w:sz w:val="28"/>
          <w:szCs w:val="28"/>
        </w:rPr>
        <w:t>r</w:t>
      </w:r>
      <w:bookmarkEnd w:id="47"/>
      <w:r w:rsidR="006B0F9A" w:rsidRPr="006B0F9A">
        <w:rPr>
          <w:rFonts w:ascii="Arial" w:hAnsi="Arial" w:cs="B Lotus" w:hint="cs"/>
          <w:color w:val="auto"/>
          <w:sz w:val="28"/>
          <w:szCs w:val="28"/>
          <w:rtl/>
        </w:rPr>
        <w:t>)،</w:t>
      </w:r>
      <w:r w:rsidR="006B0F9A" w:rsidRPr="006B0F9A">
        <w:rPr>
          <w:rFonts w:cs="B Lotus" w:hint="cs"/>
          <w:color w:val="auto"/>
          <w:sz w:val="28"/>
          <w:szCs w:val="28"/>
          <w:rtl/>
        </w:rPr>
        <w:t xml:space="preserve"> </w:t>
      </w:r>
      <w:r w:rsidRPr="006B0F9A">
        <w:rPr>
          <w:rFonts w:cs="B Lotus"/>
          <w:color w:val="auto"/>
          <w:sz w:val="28"/>
          <w:szCs w:val="28"/>
          <w:rtl/>
        </w:rPr>
        <w:t>ایجاد معنای</w:t>
      </w:r>
      <w:r w:rsidR="00F444C4">
        <w:rPr>
          <w:rFonts w:cs="B Lotus" w:hint="cs"/>
          <w:color w:val="auto"/>
          <w:sz w:val="28"/>
          <w:szCs w:val="28"/>
          <w:rtl/>
        </w:rPr>
        <w:t xml:space="preserve"> </w:t>
      </w:r>
      <w:r w:rsidRPr="006B0F9A">
        <w:rPr>
          <w:rFonts w:cs="B Lotus"/>
          <w:color w:val="auto"/>
          <w:sz w:val="28"/>
          <w:szCs w:val="28"/>
          <w:rtl/>
        </w:rPr>
        <w:t>شخصی</w:t>
      </w:r>
      <w:r w:rsidRPr="006B0F9A">
        <w:rPr>
          <w:rFonts w:cs="B Lotus"/>
          <w:color w:val="auto"/>
          <w:sz w:val="28"/>
          <w:szCs w:val="28"/>
        </w:rPr>
        <w:t xml:space="preserve"> </w:t>
      </w:r>
      <w:r w:rsidR="006B0F9A" w:rsidRPr="006B0F9A">
        <w:rPr>
          <w:rFonts w:cs="B Lotus" w:hint="cs"/>
          <w:color w:val="auto"/>
          <w:sz w:val="28"/>
          <w:szCs w:val="28"/>
          <w:rtl/>
        </w:rPr>
        <w:t>(</w:t>
      </w:r>
      <w:r w:rsidR="006B0F9A" w:rsidRPr="006B0F9A">
        <w:rPr>
          <w:rFonts w:ascii="Arial" w:hAnsi="Arial" w:cs="B Lotus" w:hint="cs"/>
          <w:color w:val="auto"/>
          <w:sz w:val="28"/>
          <w:szCs w:val="28"/>
          <w:rtl/>
        </w:rPr>
        <w:t>45/0-=</w:t>
      </w:r>
      <w:r w:rsidR="006B0F9A" w:rsidRPr="006B0F9A">
        <w:rPr>
          <w:rFonts w:ascii="Times New Roman" w:hAnsi="Times New Roman" w:cs="B Lotus"/>
          <w:color w:val="auto"/>
          <w:sz w:val="28"/>
          <w:szCs w:val="28"/>
        </w:rPr>
        <w:t>r</w:t>
      </w:r>
      <w:r w:rsidR="006B0F9A" w:rsidRPr="006B0F9A">
        <w:rPr>
          <w:rFonts w:ascii="Arial" w:hAnsi="Arial" w:cs="B Lotus" w:hint="cs"/>
          <w:color w:val="auto"/>
          <w:sz w:val="28"/>
          <w:szCs w:val="28"/>
          <w:rtl/>
        </w:rPr>
        <w:t>)،</w:t>
      </w:r>
      <w:r w:rsidRPr="006B0F9A">
        <w:rPr>
          <w:rFonts w:cs="B Lotus"/>
          <w:color w:val="auto"/>
          <w:sz w:val="28"/>
          <w:szCs w:val="28"/>
          <w:rtl/>
        </w:rPr>
        <w:t xml:space="preserve"> آگاهی متعالی</w:t>
      </w:r>
      <w:r w:rsidRPr="006B0F9A">
        <w:rPr>
          <w:rFonts w:cs="B Lotus"/>
          <w:color w:val="auto"/>
          <w:sz w:val="28"/>
          <w:szCs w:val="28"/>
        </w:rPr>
        <w:t xml:space="preserve"> </w:t>
      </w:r>
      <w:r w:rsidR="006B0F9A" w:rsidRPr="006B0F9A">
        <w:rPr>
          <w:rFonts w:cs="B Lotus" w:hint="cs"/>
          <w:color w:val="auto"/>
          <w:sz w:val="28"/>
          <w:szCs w:val="28"/>
          <w:rtl/>
        </w:rPr>
        <w:t>(</w:t>
      </w:r>
      <w:r w:rsidR="006B0F9A" w:rsidRPr="006B0F9A">
        <w:rPr>
          <w:rFonts w:ascii="Arial" w:hAnsi="Arial" w:cs="B Lotus" w:hint="cs"/>
          <w:color w:val="auto"/>
          <w:sz w:val="28"/>
          <w:szCs w:val="28"/>
          <w:rtl/>
        </w:rPr>
        <w:t>31/0-=</w:t>
      </w:r>
      <w:r w:rsidR="006B0F9A" w:rsidRPr="006B0F9A">
        <w:rPr>
          <w:rFonts w:ascii="Times New Roman" w:hAnsi="Times New Roman" w:cs="B Lotus"/>
          <w:color w:val="auto"/>
          <w:sz w:val="28"/>
          <w:szCs w:val="28"/>
        </w:rPr>
        <w:t>r</w:t>
      </w:r>
      <w:r w:rsidR="006B0F9A" w:rsidRPr="006B0F9A">
        <w:rPr>
          <w:rFonts w:ascii="Arial" w:hAnsi="Arial" w:cs="B Lotus" w:hint="cs"/>
          <w:color w:val="auto"/>
          <w:sz w:val="28"/>
          <w:szCs w:val="28"/>
          <w:rtl/>
        </w:rPr>
        <w:t xml:space="preserve">)، </w:t>
      </w:r>
      <w:r w:rsidRPr="006B0F9A">
        <w:rPr>
          <w:rFonts w:cs="B Lotus"/>
          <w:color w:val="auto"/>
          <w:sz w:val="28"/>
          <w:szCs w:val="28"/>
          <w:rtl/>
        </w:rPr>
        <w:t>و گسترش حالت</w:t>
      </w:r>
      <w:r w:rsidR="006B0F9A" w:rsidRPr="006B0F9A">
        <w:rPr>
          <w:rFonts w:cs="B Lotus" w:hint="cs"/>
          <w:color w:val="auto"/>
          <w:sz w:val="28"/>
          <w:szCs w:val="28"/>
          <w:rtl/>
        </w:rPr>
        <w:t xml:space="preserve"> هوشیاری</w:t>
      </w:r>
      <w:r w:rsidRPr="006B0F9A">
        <w:rPr>
          <w:rFonts w:cs="B Lotus"/>
          <w:color w:val="auto"/>
          <w:sz w:val="28"/>
          <w:szCs w:val="28"/>
        </w:rPr>
        <w:t xml:space="preserve"> </w:t>
      </w:r>
      <w:r w:rsidR="006B0F9A" w:rsidRPr="006B0F9A">
        <w:rPr>
          <w:rFonts w:cs="B Lotus" w:hint="cs"/>
          <w:color w:val="auto"/>
          <w:sz w:val="28"/>
          <w:szCs w:val="28"/>
          <w:rtl/>
        </w:rPr>
        <w:t>(</w:t>
      </w:r>
      <w:r w:rsidR="006B0F9A" w:rsidRPr="006B0F9A">
        <w:rPr>
          <w:rFonts w:ascii="Arial" w:hAnsi="Arial" w:cs="B Lotus" w:hint="cs"/>
          <w:color w:val="auto"/>
          <w:sz w:val="28"/>
          <w:szCs w:val="28"/>
          <w:rtl/>
        </w:rPr>
        <w:t>29/0-=</w:t>
      </w:r>
      <w:r w:rsidR="006B0F9A" w:rsidRPr="006B0F9A">
        <w:rPr>
          <w:rFonts w:ascii="Times New Roman" w:hAnsi="Times New Roman" w:cs="B Lotus"/>
          <w:color w:val="auto"/>
          <w:sz w:val="28"/>
          <w:szCs w:val="28"/>
        </w:rPr>
        <w:t>r</w:t>
      </w:r>
      <w:r w:rsidR="006B0F9A" w:rsidRPr="006B0F9A">
        <w:rPr>
          <w:rFonts w:ascii="Arial" w:hAnsi="Arial" w:cs="B Lotus" w:hint="cs"/>
          <w:color w:val="auto"/>
          <w:sz w:val="28"/>
          <w:szCs w:val="28"/>
          <w:rtl/>
        </w:rPr>
        <w:t xml:space="preserve">)، </w:t>
      </w:r>
      <w:r w:rsidRPr="006B0F9A">
        <w:rPr>
          <w:rFonts w:cs="B Lotus"/>
          <w:color w:val="auto"/>
          <w:sz w:val="28"/>
          <w:szCs w:val="28"/>
          <w:rtl/>
        </w:rPr>
        <w:t xml:space="preserve">رابطه‌ای </w:t>
      </w:r>
      <w:r w:rsidRPr="006B0F9A">
        <w:rPr>
          <w:rFonts w:cs="B Lotus"/>
          <w:b/>
          <w:bCs/>
          <w:color w:val="auto"/>
          <w:sz w:val="28"/>
          <w:szCs w:val="28"/>
          <w:rtl/>
        </w:rPr>
        <w:t>منفی و معنادار</w:t>
      </w:r>
      <w:r w:rsidRPr="006B0F9A">
        <w:rPr>
          <w:rFonts w:cs="B Lotus"/>
          <w:color w:val="auto"/>
          <w:sz w:val="28"/>
          <w:szCs w:val="28"/>
          <w:rtl/>
        </w:rPr>
        <w:t xml:space="preserve"> در سطح </w:t>
      </w:r>
      <w:r w:rsidR="006B0F9A" w:rsidRPr="006B0F9A">
        <w:rPr>
          <w:rFonts w:cs="B Lotus" w:hint="cs"/>
          <w:color w:val="auto"/>
          <w:sz w:val="28"/>
          <w:szCs w:val="28"/>
          <w:rtl/>
        </w:rPr>
        <w:t>01/0</w:t>
      </w:r>
      <w:r w:rsidRPr="006B0F9A">
        <w:rPr>
          <w:rFonts w:cs="B Lotus"/>
          <w:color w:val="auto"/>
          <w:sz w:val="28"/>
          <w:szCs w:val="28"/>
          <w:rtl/>
        </w:rPr>
        <w:t xml:space="preserve"> وجود دارد. همچنین بین هوش معنوی و اضطراب مرگ نیز رابطه‌ای </w:t>
      </w:r>
      <w:r w:rsidRPr="006B0F9A">
        <w:rPr>
          <w:rFonts w:cs="B Lotus"/>
          <w:b/>
          <w:bCs/>
          <w:color w:val="auto"/>
          <w:sz w:val="28"/>
          <w:szCs w:val="28"/>
          <w:rtl/>
        </w:rPr>
        <w:t>منفی و معنادار</w:t>
      </w:r>
      <w:r w:rsidRPr="006B0F9A">
        <w:rPr>
          <w:rFonts w:cs="B Lotus"/>
          <w:color w:val="auto"/>
          <w:sz w:val="28"/>
          <w:szCs w:val="28"/>
          <w:rtl/>
        </w:rPr>
        <w:t xml:space="preserve"> مشاهده</w:t>
      </w:r>
      <w:r w:rsidR="006B0F9A" w:rsidRPr="006B0F9A">
        <w:rPr>
          <w:rFonts w:cs="B Lotus" w:hint="cs"/>
          <w:color w:val="auto"/>
          <w:sz w:val="28"/>
          <w:szCs w:val="28"/>
          <w:rtl/>
        </w:rPr>
        <w:t xml:space="preserve"> شد</w:t>
      </w:r>
      <w:r w:rsidRPr="006B0F9A">
        <w:rPr>
          <w:rFonts w:cs="B Lotus"/>
          <w:color w:val="auto"/>
          <w:sz w:val="28"/>
          <w:szCs w:val="28"/>
          <w:rtl/>
        </w:rPr>
        <w:t xml:space="preserve"> </w:t>
      </w:r>
      <w:r w:rsidR="006B0F9A" w:rsidRPr="006B0F9A">
        <w:rPr>
          <w:rFonts w:cs="B Lotus" w:hint="cs"/>
          <w:color w:val="auto"/>
          <w:sz w:val="28"/>
          <w:szCs w:val="28"/>
          <w:rtl/>
        </w:rPr>
        <w:t>(</w:t>
      </w:r>
      <w:r w:rsidR="006B0F9A" w:rsidRPr="006B0F9A">
        <w:rPr>
          <w:rFonts w:ascii="Arial" w:hAnsi="Arial" w:cs="B Lotus" w:hint="cs"/>
          <w:color w:val="auto"/>
          <w:sz w:val="28"/>
          <w:szCs w:val="28"/>
          <w:rtl/>
        </w:rPr>
        <w:t>46/0-=</w:t>
      </w:r>
      <w:r w:rsidR="006B0F9A" w:rsidRPr="006B0F9A">
        <w:rPr>
          <w:rFonts w:ascii="Times New Roman" w:hAnsi="Times New Roman" w:cs="B Lotus"/>
          <w:color w:val="auto"/>
          <w:sz w:val="28"/>
          <w:szCs w:val="28"/>
        </w:rPr>
        <w:t>r</w:t>
      </w:r>
      <w:r w:rsidR="006B0F9A" w:rsidRPr="006B0F9A">
        <w:rPr>
          <w:rFonts w:ascii="Arial" w:hAnsi="Arial" w:cs="B Lotus" w:hint="cs"/>
          <w:color w:val="auto"/>
          <w:sz w:val="28"/>
          <w:szCs w:val="28"/>
          <w:rtl/>
        </w:rPr>
        <w:t xml:space="preserve">)،  </w:t>
      </w:r>
      <w:r w:rsidRPr="006B0F9A">
        <w:rPr>
          <w:rFonts w:cs="B Lotus"/>
          <w:color w:val="auto"/>
          <w:sz w:val="28"/>
          <w:szCs w:val="28"/>
          <w:rtl/>
        </w:rPr>
        <w:t xml:space="preserve">این نتایج نشان می‌دهد که با افزایش هوش معنوی و مؤلفه‌های آن، میزان اضطراب مرگ سالمندان کاهش می‌یابد؛ بنابراین </w:t>
      </w:r>
      <w:r w:rsidRPr="006B0F9A">
        <w:rPr>
          <w:rFonts w:cs="B Lotus"/>
          <w:b/>
          <w:bCs/>
          <w:color w:val="auto"/>
          <w:sz w:val="28"/>
          <w:szCs w:val="28"/>
          <w:rtl/>
        </w:rPr>
        <w:t>فرضیه</w:t>
      </w:r>
      <w:r w:rsidR="004503AB">
        <w:rPr>
          <w:rFonts w:cs="B Lotus" w:hint="cs"/>
          <w:b/>
          <w:bCs/>
          <w:color w:val="auto"/>
          <w:sz w:val="28"/>
          <w:szCs w:val="28"/>
          <w:rtl/>
        </w:rPr>
        <w:t xml:space="preserve"> فرعی</w:t>
      </w:r>
      <w:r w:rsidRPr="006B0F9A">
        <w:rPr>
          <w:rFonts w:cs="B Lotus"/>
          <w:b/>
          <w:bCs/>
          <w:color w:val="auto"/>
          <w:sz w:val="28"/>
          <w:szCs w:val="28"/>
          <w:rtl/>
        </w:rPr>
        <w:t xml:space="preserve"> اول پژوهش تأیید می‌شود</w:t>
      </w:r>
      <w:r w:rsidRPr="006B0F9A">
        <w:rPr>
          <w:rFonts w:cs="B Lotus"/>
          <w:color w:val="auto"/>
          <w:sz w:val="28"/>
          <w:szCs w:val="28"/>
        </w:rPr>
        <w:t>.</w:t>
      </w:r>
    </w:p>
    <w:p w:rsidR="000647C2" w:rsidRPr="000647C2" w:rsidRDefault="00E82B07" w:rsidP="009C7849">
      <w:pPr>
        <w:shd w:val="clear" w:color="auto" w:fill="FFFFFF"/>
        <w:tabs>
          <w:tab w:val="left" w:pos="8247"/>
        </w:tabs>
        <w:bidi/>
        <w:spacing w:line="276" w:lineRule="auto"/>
        <w:ind w:left="-550" w:firstLine="550"/>
        <w:jc w:val="lowKashida"/>
        <w:rPr>
          <w:rFonts w:ascii="Times New Roman" w:eastAsia="Times New Roman" w:hAnsi="Times New Roman" w:cs="B Lotus" w:hint="cs"/>
          <w:b/>
          <w:color w:val="auto"/>
          <w:sz w:val="28"/>
          <w:szCs w:val="28"/>
          <w:rtl/>
        </w:rPr>
      </w:pPr>
      <w:r w:rsidRPr="006D7654">
        <w:rPr>
          <w:rFonts w:cs="B Lotus" w:hint="cs"/>
          <w:b/>
          <w:bCs/>
          <w:color w:val="auto"/>
          <w:sz w:val="28"/>
          <w:szCs w:val="28"/>
          <w:rtl/>
        </w:rPr>
        <w:t xml:space="preserve">4-2-2- بررسی فرضیه </w:t>
      </w:r>
      <w:r w:rsidR="00DD482F">
        <w:rPr>
          <w:rFonts w:cs="B Lotus" w:hint="cs"/>
          <w:b/>
          <w:bCs/>
          <w:color w:val="auto"/>
          <w:sz w:val="28"/>
          <w:szCs w:val="28"/>
          <w:rtl/>
        </w:rPr>
        <w:t xml:space="preserve">فرعی </w:t>
      </w:r>
      <w:r w:rsidRPr="006D7654">
        <w:rPr>
          <w:rFonts w:cs="B Lotus" w:hint="cs"/>
          <w:b/>
          <w:bCs/>
          <w:color w:val="auto"/>
          <w:sz w:val="28"/>
          <w:szCs w:val="28"/>
          <w:rtl/>
        </w:rPr>
        <w:t>دوم پژوهش:</w:t>
      </w:r>
      <w:r w:rsidR="000647C2">
        <w:rPr>
          <w:rFonts w:ascii="Times New Roman" w:eastAsia="Times New Roman" w:hAnsi="Times New Roman" w:cs="B Lotus" w:hint="cs"/>
          <w:b/>
          <w:color w:val="auto"/>
          <w:sz w:val="28"/>
          <w:szCs w:val="28"/>
          <w:rtl/>
        </w:rPr>
        <w:t xml:space="preserve"> </w:t>
      </w:r>
      <w:r w:rsidR="000647C2" w:rsidRPr="000647C2">
        <w:rPr>
          <w:rFonts w:ascii="Times New Roman" w:eastAsia="Times New Roman" w:hAnsi="Times New Roman" w:cs="B Lotus" w:hint="cs"/>
          <w:b/>
          <w:color w:val="auto"/>
          <w:sz w:val="28"/>
          <w:szCs w:val="28"/>
          <w:rtl/>
          <w:lang w:bidi="fa-IR"/>
        </w:rPr>
        <w:t xml:space="preserve">بین </w:t>
      </w:r>
      <w:bookmarkStart w:id="48" w:name="_Hlk214256950"/>
      <w:bookmarkStart w:id="49" w:name="_Hlk214257309"/>
      <w:r w:rsidR="000647C2" w:rsidRPr="000647C2">
        <w:rPr>
          <w:rFonts w:ascii="Times New Roman" w:eastAsia="Times New Roman" w:hAnsi="Times New Roman" w:cs="B Lotus" w:hint="cs"/>
          <w:b/>
          <w:color w:val="auto"/>
          <w:sz w:val="28"/>
          <w:szCs w:val="28"/>
          <w:rtl/>
          <w:lang w:bidi="fa-IR"/>
        </w:rPr>
        <w:t>اضطراب سلامتی</w:t>
      </w:r>
      <w:bookmarkEnd w:id="48"/>
      <w:r w:rsidR="000647C2" w:rsidRPr="000647C2">
        <w:rPr>
          <w:rFonts w:ascii="Times New Roman" w:eastAsia="Times New Roman" w:hAnsi="Times New Roman" w:cs="B Lotus" w:hint="cs"/>
          <w:b/>
          <w:color w:val="auto"/>
          <w:sz w:val="28"/>
          <w:szCs w:val="28"/>
          <w:rtl/>
        </w:rPr>
        <w:t xml:space="preserve"> </w:t>
      </w:r>
      <w:bookmarkEnd w:id="49"/>
      <w:r w:rsidR="000647C2" w:rsidRPr="000647C2">
        <w:rPr>
          <w:rFonts w:ascii="Times New Roman" w:eastAsia="Times New Roman" w:hAnsi="Times New Roman" w:cs="B Lotus" w:hint="cs"/>
          <w:b/>
          <w:color w:val="auto"/>
          <w:sz w:val="28"/>
          <w:szCs w:val="28"/>
          <w:rtl/>
          <w:lang w:bidi="fa-IR"/>
        </w:rPr>
        <w:t xml:space="preserve">و </w:t>
      </w:r>
      <w:bookmarkStart w:id="50" w:name="_Hlk214256972"/>
      <w:r w:rsidR="000647C2" w:rsidRPr="000647C2">
        <w:rPr>
          <w:rFonts w:ascii="Times New Roman" w:eastAsia="Times New Roman" w:hAnsi="Times New Roman" w:cs="B Lotus" w:hint="cs"/>
          <w:b/>
          <w:color w:val="auto"/>
          <w:sz w:val="28"/>
          <w:szCs w:val="28"/>
          <w:rtl/>
          <w:lang w:bidi="fa-IR"/>
        </w:rPr>
        <w:t>اضطراب مرگ</w:t>
      </w:r>
      <w:bookmarkEnd w:id="50"/>
      <w:r w:rsidR="000647C2" w:rsidRPr="000647C2">
        <w:rPr>
          <w:rFonts w:ascii="Times New Roman" w:eastAsia="Times New Roman" w:hAnsi="Times New Roman" w:cs="B Lotus" w:hint="cs"/>
          <w:b/>
          <w:color w:val="auto"/>
          <w:sz w:val="28"/>
          <w:szCs w:val="28"/>
          <w:rtl/>
          <w:lang w:bidi="fa-IR"/>
        </w:rPr>
        <w:t xml:space="preserve"> در سالمندان</w:t>
      </w:r>
      <w:r w:rsidR="000647C2" w:rsidRPr="000647C2">
        <w:rPr>
          <w:rFonts w:ascii="Times New Roman" w:eastAsia="Times New Roman" w:hAnsi="Times New Roman" w:cs="B Lotus" w:hint="cs"/>
          <w:b/>
          <w:color w:val="auto"/>
          <w:sz w:val="28"/>
          <w:szCs w:val="28"/>
          <w:rtl/>
        </w:rPr>
        <w:t xml:space="preserve"> رابطه وجود دارد.</w:t>
      </w:r>
    </w:p>
    <w:p w:rsidR="00DD4DC6" w:rsidRDefault="00E82B07" w:rsidP="00DD4DC6">
      <w:pPr>
        <w:shd w:val="clear" w:color="auto" w:fill="FFFFFF"/>
        <w:tabs>
          <w:tab w:val="left" w:pos="8247"/>
        </w:tabs>
        <w:bidi/>
        <w:spacing w:line="276" w:lineRule="auto"/>
        <w:ind w:left="-550" w:firstLine="550"/>
        <w:jc w:val="lowKashida"/>
        <w:rPr>
          <w:rFonts w:cs="B Lotus"/>
          <w:color w:val="auto"/>
          <w:sz w:val="28"/>
          <w:szCs w:val="28"/>
          <w:rtl/>
        </w:rPr>
      </w:pPr>
      <w:r w:rsidRPr="006D7654">
        <w:rPr>
          <w:rFonts w:cs="B Lotus" w:hint="cs"/>
          <w:color w:val="auto"/>
          <w:sz w:val="28"/>
          <w:szCs w:val="28"/>
          <w:rtl/>
        </w:rPr>
        <w:t>به منظور تحلیل داده های مربوط به این فرضیه از آزمون ضریب همبستگي پيرسون استفاده گردید که نتایج آن در جدول 4-</w:t>
      </w:r>
      <w:r w:rsidR="00646E58">
        <w:rPr>
          <w:rFonts w:cs="B Lotus" w:hint="cs"/>
          <w:color w:val="auto"/>
          <w:sz w:val="28"/>
          <w:szCs w:val="28"/>
          <w:rtl/>
        </w:rPr>
        <w:t>7</w:t>
      </w:r>
      <w:r w:rsidRPr="006D7654">
        <w:rPr>
          <w:rFonts w:cs="B Lotus" w:hint="cs"/>
          <w:color w:val="auto"/>
          <w:sz w:val="28"/>
          <w:szCs w:val="28"/>
          <w:rtl/>
        </w:rPr>
        <w:t xml:space="preserve"> ارائه گردیده است.</w:t>
      </w:r>
    </w:p>
    <w:p w:rsidR="00DD4DC6" w:rsidRDefault="00DD4DC6" w:rsidP="00DD4DC6">
      <w:pPr>
        <w:shd w:val="clear" w:color="auto" w:fill="FFFFFF"/>
        <w:tabs>
          <w:tab w:val="left" w:pos="8247"/>
        </w:tabs>
        <w:bidi/>
        <w:spacing w:line="276" w:lineRule="auto"/>
        <w:ind w:left="-550" w:firstLine="550"/>
        <w:jc w:val="lowKashida"/>
        <w:rPr>
          <w:rFonts w:cs="B Lotus"/>
          <w:color w:val="auto"/>
          <w:sz w:val="28"/>
          <w:szCs w:val="28"/>
          <w:rtl/>
        </w:rPr>
      </w:pPr>
    </w:p>
    <w:p w:rsidR="00DD4DC6" w:rsidRDefault="00DD4DC6" w:rsidP="00DD4DC6">
      <w:pPr>
        <w:shd w:val="clear" w:color="auto" w:fill="FFFFFF"/>
        <w:tabs>
          <w:tab w:val="left" w:pos="8247"/>
        </w:tabs>
        <w:bidi/>
        <w:spacing w:line="276" w:lineRule="auto"/>
        <w:ind w:left="-550" w:firstLine="550"/>
        <w:jc w:val="lowKashida"/>
        <w:rPr>
          <w:rFonts w:cs="B Lotus"/>
          <w:color w:val="auto"/>
          <w:sz w:val="28"/>
          <w:szCs w:val="28"/>
          <w:rtl/>
        </w:rPr>
      </w:pPr>
    </w:p>
    <w:p w:rsidR="00DD4DC6" w:rsidRPr="00B756DB" w:rsidRDefault="00DD4DC6" w:rsidP="00DD4DC6">
      <w:pPr>
        <w:shd w:val="clear" w:color="auto" w:fill="FFFFFF"/>
        <w:tabs>
          <w:tab w:val="left" w:pos="8247"/>
        </w:tabs>
        <w:bidi/>
        <w:spacing w:line="276" w:lineRule="auto"/>
        <w:ind w:left="-550" w:firstLine="550"/>
        <w:jc w:val="lowKashida"/>
        <w:rPr>
          <w:rFonts w:cs="B Lotus" w:hint="cs"/>
          <w:color w:val="auto"/>
          <w:sz w:val="28"/>
          <w:szCs w:val="28"/>
          <w:rtl/>
        </w:rPr>
      </w:pPr>
    </w:p>
    <w:p w:rsidR="00C05DD0" w:rsidRPr="00486ABB" w:rsidRDefault="00B756DB" w:rsidP="00B756DB">
      <w:pPr>
        <w:bidi/>
        <w:spacing w:line="276" w:lineRule="auto"/>
        <w:ind w:left="-550"/>
        <w:jc w:val="center"/>
        <w:rPr>
          <w:rFonts w:cs="B Lotus"/>
          <w:b/>
          <w:bCs/>
          <w:color w:val="auto"/>
          <w:sz w:val="26"/>
          <w:szCs w:val="26"/>
          <w:rtl/>
        </w:rPr>
      </w:pPr>
      <w:r w:rsidRPr="00486ABB">
        <w:rPr>
          <w:rFonts w:cs="B Lotus" w:hint="cs"/>
          <w:b/>
          <w:bCs/>
          <w:color w:val="auto"/>
          <w:sz w:val="26"/>
          <w:szCs w:val="26"/>
          <w:rtl/>
        </w:rPr>
        <w:t>جدول4-</w:t>
      </w:r>
      <w:r w:rsidR="00345C08">
        <w:rPr>
          <w:rFonts w:cs="B Lotus" w:hint="cs"/>
          <w:b/>
          <w:bCs/>
          <w:color w:val="auto"/>
          <w:sz w:val="26"/>
          <w:szCs w:val="26"/>
          <w:rtl/>
        </w:rPr>
        <w:t>7</w:t>
      </w:r>
      <w:r w:rsidRPr="00486ABB">
        <w:rPr>
          <w:rFonts w:cs="B Lotus" w:hint="cs"/>
          <w:b/>
          <w:bCs/>
          <w:color w:val="auto"/>
          <w:sz w:val="26"/>
          <w:szCs w:val="26"/>
          <w:rtl/>
        </w:rPr>
        <w:t xml:space="preserve">- ضرایب همبستگی پیرسون بین </w:t>
      </w:r>
      <w:r w:rsidRPr="00486ABB">
        <w:rPr>
          <w:rFonts w:ascii="Times New Roman" w:eastAsia="Times New Roman" w:hAnsi="Times New Roman" w:cs="B Lotus" w:hint="cs"/>
          <w:b/>
          <w:bCs/>
          <w:color w:val="auto"/>
          <w:sz w:val="26"/>
          <w:szCs w:val="26"/>
          <w:rtl/>
          <w:lang w:bidi="fa-IR"/>
        </w:rPr>
        <w:t>اضطراب سلامتی</w:t>
      </w:r>
      <w:r w:rsidRPr="00486ABB">
        <w:rPr>
          <w:rFonts w:ascii="Times New Roman" w:eastAsia="Times New Roman" w:hAnsi="Times New Roman" w:cs="B Lotus" w:hint="cs"/>
          <w:b/>
          <w:bCs/>
          <w:color w:val="auto"/>
          <w:sz w:val="26"/>
          <w:szCs w:val="26"/>
          <w:rtl/>
        </w:rPr>
        <w:t xml:space="preserve"> و اضطراب مرگ سالمندان</w:t>
      </w:r>
    </w:p>
    <w:tbl>
      <w:tblPr>
        <w:bidiVisual/>
        <w:tblW w:w="0" w:type="auto"/>
        <w:jc w:val="center"/>
        <w:tblBorders>
          <w:top w:val="single" w:sz="8" w:space="0" w:color="9BBB59"/>
          <w:bottom w:val="single" w:sz="8" w:space="0" w:color="9BBB59"/>
        </w:tblBorders>
        <w:tblLook w:val="04A0" w:firstRow="1" w:lastRow="0" w:firstColumn="1" w:lastColumn="0" w:noHBand="0" w:noVBand="1"/>
      </w:tblPr>
      <w:tblGrid>
        <w:gridCol w:w="1733"/>
        <w:gridCol w:w="1733"/>
        <w:gridCol w:w="1733"/>
        <w:gridCol w:w="1733"/>
        <w:gridCol w:w="1734"/>
      </w:tblGrid>
      <w:tr w:rsidR="00582F4A" w:rsidRPr="00646E58" w:rsidTr="00655F17">
        <w:trPr>
          <w:jc w:val="center"/>
        </w:trPr>
        <w:tc>
          <w:tcPr>
            <w:tcW w:w="1733" w:type="dxa"/>
            <w:tcBorders>
              <w:top w:val="single" w:sz="8" w:space="0" w:color="9BBB59"/>
              <w:left w:val="nil"/>
              <w:bottom w:val="single" w:sz="8" w:space="0" w:color="9BBB59"/>
              <w:right w:val="nil"/>
            </w:tcBorders>
            <w:vAlign w:val="center"/>
          </w:tcPr>
          <w:p w:rsidR="00582F4A" w:rsidRPr="00646E58" w:rsidRDefault="00582F4A">
            <w:pPr>
              <w:bidi/>
              <w:spacing w:line="276" w:lineRule="auto"/>
              <w:jc w:val="center"/>
              <w:rPr>
                <w:rFonts w:ascii="Times New Roman" w:eastAsia="Times New Roman" w:hAnsi="Times New Roman" w:cs="B Lotus" w:hint="cs"/>
                <w:color w:val="auto"/>
                <w:sz w:val="28"/>
                <w:szCs w:val="28"/>
                <w:rtl/>
              </w:rPr>
            </w:pPr>
            <w:r w:rsidRPr="00646E58">
              <w:rPr>
                <w:rFonts w:ascii="Times New Roman" w:eastAsia="Times New Roman" w:hAnsi="Times New Roman" w:cs="B Lotus" w:hint="cs"/>
                <w:color w:val="auto"/>
                <w:sz w:val="28"/>
                <w:szCs w:val="28"/>
                <w:rtl/>
              </w:rPr>
              <w:t>متغیر</w:t>
            </w:r>
          </w:p>
        </w:tc>
        <w:tc>
          <w:tcPr>
            <w:tcW w:w="1733" w:type="dxa"/>
            <w:tcBorders>
              <w:top w:val="single" w:sz="8" w:space="0" w:color="9BBB59"/>
              <w:left w:val="nil"/>
              <w:bottom w:val="single" w:sz="8" w:space="0" w:color="9BBB59"/>
              <w:right w:val="nil"/>
            </w:tcBorders>
            <w:vAlign w:val="center"/>
          </w:tcPr>
          <w:p w:rsidR="00582F4A" w:rsidRPr="00646E58" w:rsidRDefault="00582F4A">
            <w:pPr>
              <w:bidi/>
              <w:spacing w:line="276" w:lineRule="auto"/>
              <w:jc w:val="center"/>
              <w:rPr>
                <w:rFonts w:ascii="Times New Roman" w:eastAsia="Times New Roman" w:hAnsi="Times New Roman" w:cs="B Lotus" w:hint="cs"/>
                <w:color w:val="auto"/>
                <w:sz w:val="28"/>
                <w:szCs w:val="28"/>
                <w:rtl/>
              </w:rPr>
            </w:pPr>
            <w:r w:rsidRPr="00646E58">
              <w:rPr>
                <w:rFonts w:ascii="Times New Roman" w:eastAsia="Times New Roman" w:hAnsi="Times New Roman" w:cs="B Lotus" w:hint="cs"/>
                <w:color w:val="auto"/>
                <w:sz w:val="28"/>
                <w:szCs w:val="28"/>
                <w:rtl/>
              </w:rPr>
              <w:t>1</w:t>
            </w:r>
          </w:p>
        </w:tc>
        <w:tc>
          <w:tcPr>
            <w:tcW w:w="1733" w:type="dxa"/>
            <w:tcBorders>
              <w:top w:val="single" w:sz="8" w:space="0" w:color="9BBB59"/>
              <w:left w:val="nil"/>
              <w:bottom w:val="single" w:sz="8" w:space="0" w:color="9BBB59"/>
              <w:right w:val="nil"/>
            </w:tcBorders>
            <w:vAlign w:val="center"/>
          </w:tcPr>
          <w:p w:rsidR="00582F4A" w:rsidRPr="00646E58" w:rsidRDefault="00582F4A">
            <w:pPr>
              <w:bidi/>
              <w:spacing w:line="276" w:lineRule="auto"/>
              <w:jc w:val="center"/>
              <w:rPr>
                <w:rFonts w:ascii="Times New Roman" w:eastAsia="Times New Roman" w:hAnsi="Times New Roman" w:cs="B Lotus" w:hint="cs"/>
                <w:color w:val="auto"/>
                <w:sz w:val="28"/>
                <w:szCs w:val="28"/>
                <w:rtl/>
              </w:rPr>
            </w:pPr>
            <w:r w:rsidRPr="00646E58">
              <w:rPr>
                <w:rFonts w:ascii="Times New Roman" w:eastAsia="Times New Roman" w:hAnsi="Times New Roman" w:cs="B Lotus" w:hint="cs"/>
                <w:color w:val="auto"/>
                <w:sz w:val="28"/>
                <w:szCs w:val="28"/>
                <w:rtl/>
              </w:rPr>
              <w:t>2</w:t>
            </w:r>
          </w:p>
        </w:tc>
        <w:tc>
          <w:tcPr>
            <w:tcW w:w="1733" w:type="dxa"/>
            <w:tcBorders>
              <w:top w:val="single" w:sz="8" w:space="0" w:color="9BBB59"/>
              <w:left w:val="nil"/>
              <w:bottom w:val="single" w:sz="8" w:space="0" w:color="9BBB59"/>
              <w:right w:val="nil"/>
            </w:tcBorders>
            <w:vAlign w:val="center"/>
          </w:tcPr>
          <w:p w:rsidR="00582F4A" w:rsidRPr="00646E58" w:rsidRDefault="00582F4A">
            <w:pPr>
              <w:bidi/>
              <w:spacing w:line="276" w:lineRule="auto"/>
              <w:jc w:val="center"/>
              <w:rPr>
                <w:rFonts w:ascii="Times New Roman" w:eastAsia="Times New Roman" w:hAnsi="Times New Roman" w:cs="B Lotus" w:hint="cs"/>
                <w:color w:val="auto"/>
                <w:sz w:val="28"/>
                <w:szCs w:val="28"/>
                <w:rtl/>
              </w:rPr>
            </w:pPr>
            <w:r w:rsidRPr="00646E58">
              <w:rPr>
                <w:rFonts w:ascii="Times New Roman" w:eastAsia="Times New Roman" w:hAnsi="Times New Roman" w:cs="B Lotus" w:hint="cs"/>
                <w:color w:val="auto"/>
                <w:sz w:val="28"/>
                <w:szCs w:val="28"/>
                <w:rtl/>
              </w:rPr>
              <w:t>3</w:t>
            </w:r>
          </w:p>
        </w:tc>
        <w:tc>
          <w:tcPr>
            <w:tcW w:w="1734" w:type="dxa"/>
            <w:tcBorders>
              <w:top w:val="single" w:sz="8" w:space="0" w:color="9BBB59"/>
              <w:left w:val="nil"/>
              <w:bottom w:val="single" w:sz="8" w:space="0" w:color="9BBB59"/>
              <w:right w:val="nil"/>
            </w:tcBorders>
            <w:vAlign w:val="center"/>
          </w:tcPr>
          <w:p w:rsidR="00582F4A" w:rsidRPr="00646E58" w:rsidRDefault="00582F4A">
            <w:pPr>
              <w:bidi/>
              <w:spacing w:line="276" w:lineRule="auto"/>
              <w:jc w:val="center"/>
              <w:rPr>
                <w:rFonts w:ascii="Times New Roman" w:eastAsia="Times New Roman" w:hAnsi="Times New Roman" w:cs="B Lotus" w:hint="cs"/>
                <w:color w:val="auto"/>
                <w:sz w:val="28"/>
                <w:szCs w:val="28"/>
                <w:rtl/>
              </w:rPr>
            </w:pPr>
            <w:r w:rsidRPr="00646E58">
              <w:rPr>
                <w:rFonts w:ascii="Times New Roman" w:eastAsia="Times New Roman" w:hAnsi="Times New Roman" w:cs="B Lotus" w:hint="cs"/>
                <w:color w:val="auto"/>
                <w:sz w:val="28"/>
                <w:szCs w:val="28"/>
                <w:rtl/>
              </w:rPr>
              <w:t>4</w:t>
            </w:r>
          </w:p>
        </w:tc>
      </w:tr>
      <w:tr w:rsidR="00582F4A" w:rsidRPr="00646E58" w:rsidTr="00655F17">
        <w:trPr>
          <w:jc w:val="center"/>
        </w:trPr>
        <w:tc>
          <w:tcPr>
            <w:tcW w:w="1733" w:type="dxa"/>
            <w:tcBorders>
              <w:left w:val="nil"/>
              <w:right w:val="nil"/>
            </w:tcBorders>
            <w:shd w:val="clear" w:color="auto" w:fill="E6EED5"/>
            <w:vAlign w:val="center"/>
          </w:tcPr>
          <w:p w:rsidR="00582F4A" w:rsidRPr="00646E58" w:rsidRDefault="00582F4A">
            <w:pPr>
              <w:bidi/>
              <w:spacing w:line="276" w:lineRule="auto"/>
              <w:jc w:val="center"/>
              <w:rPr>
                <w:rFonts w:ascii="Times New Roman" w:eastAsia="Times New Roman" w:hAnsi="Times New Roman" w:cs="B Lotus" w:hint="cs"/>
                <w:color w:val="auto"/>
                <w:sz w:val="28"/>
                <w:szCs w:val="28"/>
                <w:rtl/>
              </w:rPr>
            </w:pPr>
            <w:r w:rsidRPr="00646E58">
              <w:rPr>
                <w:rFonts w:ascii="Times New Roman" w:eastAsia="Times New Roman" w:hAnsi="Times New Roman" w:cs="B Lotus" w:hint="cs"/>
                <w:color w:val="auto"/>
                <w:sz w:val="28"/>
                <w:szCs w:val="28"/>
                <w:rtl/>
              </w:rPr>
              <w:t>احتمال ابتلا به بیماری</w:t>
            </w:r>
          </w:p>
        </w:tc>
        <w:tc>
          <w:tcPr>
            <w:tcW w:w="1733" w:type="dxa"/>
            <w:tcBorders>
              <w:left w:val="nil"/>
              <w:right w:val="nil"/>
            </w:tcBorders>
            <w:shd w:val="clear" w:color="auto" w:fill="E6EED5"/>
            <w:vAlign w:val="center"/>
          </w:tcPr>
          <w:p w:rsidR="00582F4A" w:rsidRPr="00646E58" w:rsidRDefault="00582F4A">
            <w:pPr>
              <w:bidi/>
              <w:spacing w:line="276" w:lineRule="auto"/>
              <w:jc w:val="center"/>
              <w:rPr>
                <w:rFonts w:ascii="Times New Roman" w:eastAsia="Times New Roman" w:hAnsi="Times New Roman" w:cs="B Lotus" w:hint="cs"/>
                <w:color w:val="auto"/>
                <w:sz w:val="28"/>
                <w:szCs w:val="28"/>
                <w:rtl/>
              </w:rPr>
            </w:pPr>
            <w:r w:rsidRPr="00646E58">
              <w:rPr>
                <w:rFonts w:ascii="Times New Roman" w:eastAsia="Times New Roman" w:hAnsi="Times New Roman" w:cs="B Lotus" w:hint="cs"/>
                <w:color w:val="auto"/>
                <w:sz w:val="28"/>
                <w:szCs w:val="28"/>
                <w:rtl/>
              </w:rPr>
              <w:t>1</w:t>
            </w:r>
          </w:p>
        </w:tc>
        <w:tc>
          <w:tcPr>
            <w:tcW w:w="1733" w:type="dxa"/>
            <w:tcBorders>
              <w:left w:val="nil"/>
              <w:right w:val="nil"/>
            </w:tcBorders>
            <w:shd w:val="clear" w:color="auto" w:fill="E6EED5"/>
            <w:vAlign w:val="center"/>
          </w:tcPr>
          <w:p w:rsidR="00582F4A" w:rsidRPr="00646E58" w:rsidRDefault="00582F4A">
            <w:pPr>
              <w:bidi/>
              <w:spacing w:line="276" w:lineRule="auto"/>
              <w:jc w:val="center"/>
              <w:rPr>
                <w:rFonts w:ascii="Times New Roman" w:eastAsia="Times New Roman" w:hAnsi="Times New Roman" w:cs="B Lotus" w:hint="cs"/>
                <w:color w:val="auto"/>
                <w:sz w:val="28"/>
                <w:szCs w:val="28"/>
                <w:rtl/>
              </w:rPr>
            </w:pPr>
          </w:p>
        </w:tc>
        <w:tc>
          <w:tcPr>
            <w:tcW w:w="1733" w:type="dxa"/>
            <w:tcBorders>
              <w:left w:val="nil"/>
              <w:right w:val="nil"/>
            </w:tcBorders>
            <w:shd w:val="clear" w:color="auto" w:fill="E6EED5"/>
            <w:vAlign w:val="center"/>
          </w:tcPr>
          <w:p w:rsidR="00582F4A" w:rsidRPr="00646E58" w:rsidRDefault="00582F4A">
            <w:pPr>
              <w:bidi/>
              <w:spacing w:line="276" w:lineRule="auto"/>
              <w:jc w:val="center"/>
              <w:rPr>
                <w:rFonts w:ascii="Times New Roman" w:eastAsia="Times New Roman" w:hAnsi="Times New Roman" w:cs="B Lotus" w:hint="cs"/>
                <w:color w:val="auto"/>
                <w:sz w:val="28"/>
                <w:szCs w:val="28"/>
                <w:rtl/>
              </w:rPr>
            </w:pPr>
          </w:p>
        </w:tc>
        <w:tc>
          <w:tcPr>
            <w:tcW w:w="1734" w:type="dxa"/>
            <w:tcBorders>
              <w:left w:val="nil"/>
              <w:right w:val="nil"/>
            </w:tcBorders>
            <w:shd w:val="clear" w:color="auto" w:fill="E6EED5"/>
            <w:vAlign w:val="center"/>
          </w:tcPr>
          <w:p w:rsidR="00582F4A" w:rsidRPr="00646E58" w:rsidRDefault="00582F4A">
            <w:pPr>
              <w:bidi/>
              <w:spacing w:line="276" w:lineRule="auto"/>
              <w:jc w:val="center"/>
              <w:rPr>
                <w:rFonts w:ascii="Times New Roman" w:eastAsia="Times New Roman" w:hAnsi="Times New Roman" w:cs="B Lotus" w:hint="cs"/>
                <w:color w:val="auto"/>
                <w:sz w:val="28"/>
                <w:szCs w:val="28"/>
                <w:rtl/>
              </w:rPr>
            </w:pPr>
          </w:p>
        </w:tc>
      </w:tr>
      <w:tr w:rsidR="00582F4A" w:rsidRPr="00646E58" w:rsidTr="00655F17">
        <w:trPr>
          <w:jc w:val="center"/>
        </w:trPr>
        <w:tc>
          <w:tcPr>
            <w:tcW w:w="1733" w:type="dxa"/>
            <w:vAlign w:val="center"/>
          </w:tcPr>
          <w:p w:rsidR="00582F4A" w:rsidRPr="00646E58" w:rsidRDefault="00582F4A">
            <w:pPr>
              <w:bidi/>
              <w:spacing w:line="276" w:lineRule="auto"/>
              <w:jc w:val="center"/>
              <w:rPr>
                <w:rFonts w:ascii="Times New Roman" w:eastAsia="Times New Roman" w:hAnsi="Times New Roman" w:cs="B Lotus" w:hint="cs"/>
                <w:color w:val="auto"/>
                <w:sz w:val="28"/>
                <w:szCs w:val="28"/>
                <w:rtl/>
              </w:rPr>
            </w:pPr>
            <w:r w:rsidRPr="00646E58">
              <w:rPr>
                <w:rFonts w:ascii="Times New Roman" w:eastAsia="Times New Roman" w:hAnsi="Times New Roman" w:cs="B Lotus" w:hint="cs"/>
                <w:color w:val="auto"/>
                <w:sz w:val="28"/>
                <w:szCs w:val="28"/>
                <w:rtl/>
              </w:rPr>
              <w:t>پیامدهای منفی بیماری</w:t>
            </w:r>
          </w:p>
        </w:tc>
        <w:tc>
          <w:tcPr>
            <w:tcW w:w="1733" w:type="dxa"/>
            <w:vAlign w:val="center"/>
          </w:tcPr>
          <w:p w:rsidR="00582F4A" w:rsidRPr="00646E58" w:rsidRDefault="00582F4A">
            <w:pPr>
              <w:bidi/>
              <w:spacing w:line="276" w:lineRule="auto"/>
              <w:jc w:val="center"/>
              <w:rPr>
                <w:rFonts w:ascii="Times New Roman" w:eastAsia="Times New Roman" w:hAnsi="Times New Roman" w:cs="B Lotus" w:hint="cs"/>
                <w:color w:val="auto"/>
                <w:sz w:val="28"/>
                <w:szCs w:val="28"/>
                <w:vertAlign w:val="superscript"/>
                <w:rtl/>
              </w:rPr>
            </w:pPr>
            <w:r w:rsidRPr="00646E58">
              <w:rPr>
                <w:rFonts w:cs="B Lotus" w:hint="cs"/>
                <w:color w:val="auto"/>
                <w:sz w:val="28"/>
                <w:szCs w:val="28"/>
                <w:vertAlign w:val="superscript"/>
                <w:rtl/>
              </w:rPr>
              <w:t>**</w:t>
            </w:r>
            <w:r w:rsidR="0034015C" w:rsidRPr="00646E58">
              <w:rPr>
                <w:rFonts w:ascii="Times New Roman" w:eastAsia="Times New Roman" w:hAnsi="Times New Roman" w:cs="B Lotus" w:hint="cs"/>
                <w:color w:val="auto"/>
                <w:sz w:val="28"/>
                <w:szCs w:val="28"/>
                <w:rtl/>
              </w:rPr>
              <w:t>62/0</w:t>
            </w:r>
          </w:p>
        </w:tc>
        <w:tc>
          <w:tcPr>
            <w:tcW w:w="1733" w:type="dxa"/>
            <w:vAlign w:val="center"/>
          </w:tcPr>
          <w:p w:rsidR="00582F4A" w:rsidRPr="00646E58" w:rsidRDefault="00582F4A">
            <w:pPr>
              <w:bidi/>
              <w:spacing w:line="276" w:lineRule="auto"/>
              <w:jc w:val="center"/>
              <w:rPr>
                <w:rFonts w:ascii="Times New Roman" w:eastAsia="Times New Roman" w:hAnsi="Times New Roman" w:cs="B Lotus" w:hint="cs"/>
                <w:color w:val="auto"/>
                <w:sz w:val="28"/>
                <w:szCs w:val="28"/>
                <w:rtl/>
              </w:rPr>
            </w:pPr>
            <w:r w:rsidRPr="00646E58">
              <w:rPr>
                <w:rFonts w:ascii="Times New Roman" w:eastAsia="Times New Roman" w:hAnsi="Times New Roman" w:cs="B Lotus" w:hint="cs"/>
                <w:color w:val="auto"/>
                <w:sz w:val="28"/>
                <w:szCs w:val="28"/>
                <w:rtl/>
              </w:rPr>
              <w:t>1</w:t>
            </w:r>
          </w:p>
        </w:tc>
        <w:tc>
          <w:tcPr>
            <w:tcW w:w="1733" w:type="dxa"/>
            <w:vAlign w:val="center"/>
          </w:tcPr>
          <w:p w:rsidR="00582F4A" w:rsidRPr="00646E58" w:rsidRDefault="00582F4A">
            <w:pPr>
              <w:bidi/>
              <w:spacing w:line="276" w:lineRule="auto"/>
              <w:jc w:val="center"/>
              <w:rPr>
                <w:rFonts w:ascii="Times New Roman" w:eastAsia="Times New Roman" w:hAnsi="Times New Roman" w:cs="B Lotus" w:hint="cs"/>
                <w:color w:val="auto"/>
                <w:sz w:val="28"/>
                <w:szCs w:val="28"/>
                <w:rtl/>
              </w:rPr>
            </w:pPr>
          </w:p>
        </w:tc>
        <w:tc>
          <w:tcPr>
            <w:tcW w:w="1734" w:type="dxa"/>
            <w:vAlign w:val="center"/>
          </w:tcPr>
          <w:p w:rsidR="00582F4A" w:rsidRPr="00646E58" w:rsidRDefault="00582F4A">
            <w:pPr>
              <w:bidi/>
              <w:spacing w:line="276" w:lineRule="auto"/>
              <w:jc w:val="center"/>
              <w:rPr>
                <w:rFonts w:ascii="Times New Roman" w:eastAsia="Times New Roman" w:hAnsi="Times New Roman" w:cs="B Lotus" w:hint="cs"/>
                <w:color w:val="auto"/>
                <w:sz w:val="28"/>
                <w:szCs w:val="28"/>
                <w:rtl/>
              </w:rPr>
            </w:pPr>
          </w:p>
        </w:tc>
      </w:tr>
      <w:tr w:rsidR="00582F4A" w:rsidRPr="00646E58" w:rsidTr="00655F17">
        <w:trPr>
          <w:jc w:val="center"/>
        </w:trPr>
        <w:tc>
          <w:tcPr>
            <w:tcW w:w="1733" w:type="dxa"/>
            <w:tcBorders>
              <w:left w:val="nil"/>
              <w:right w:val="nil"/>
            </w:tcBorders>
            <w:shd w:val="clear" w:color="auto" w:fill="E6EED5"/>
            <w:vAlign w:val="center"/>
          </w:tcPr>
          <w:p w:rsidR="00582F4A" w:rsidRPr="00646E58" w:rsidRDefault="00582F4A">
            <w:pPr>
              <w:bidi/>
              <w:spacing w:line="276" w:lineRule="auto"/>
              <w:jc w:val="center"/>
              <w:rPr>
                <w:rFonts w:ascii="Times New Roman" w:eastAsia="Times New Roman" w:hAnsi="Times New Roman" w:cs="B Lotus" w:hint="cs"/>
                <w:color w:val="auto"/>
                <w:sz w:val="28"/>
                <w:szCs w:val="28"/>
                <w:rtl/>
              </w:rPr>
            </w:pPr>
            <w:r w:rsidRPr="00646E58">
              <w:rPr>
                <w:rFonts w:ascii="Times New Roman" w:eastAsia="Times New Roman" w:hAnsi="Times New Roman" w:cs="B Lotus" w:hint="cs"/>
                <w:color w:val="auto"/>
                <w:sz w:val="28"/>
                <w:szCs w:val="28"/>
                <w:rtl/>
              </w:rPr>
              <w:t>اضطراب سلامتی</w:t>
            </w:r>
          </w:p>
        </w:tc>
        <w:tc>
          <w:tcPr>
            <w:tcW w:w="1733" w:type="dxa"/>
            <w:tcBorders>
              <w:left w:val="nil"/>
              <w:right w:val="nil"/>
            </w:tcBorders>
            <w:shd w:val="clear" w:color="auto" w:fill="E6EED5"/>
            <w:vAlign w:val="center"/>
          </w:tcPr>
          <w:p w:rsidR="00582F4A" w:rsidRPr="00646E58" w:rsidRDefault="0034015C">
            <w:pPr>
              <w:bidi/>
              <w:spacing w:line="276" w:lineRule="auto"/>
              <w:jc w:val="center"/>
              <w:rPr>
                <w:rFonts w:ascii="Times New Roman" w:eastAsia="Times New Roman" w:hAnsi="Times New Roman" w:cs="B Lotus" w:hint="cs"/>
                <w:color w:val="auto"/>
                <w:sz w:val="28"/>
                <w:szCs w:val="28"/>
                <w:rtl/>
              </w:rPr>
            </w:pPr>
            <w:r w:rsidRPr="00646E58">
              <w:rPr>
                <w:rFonts w:cs="B Lotus" w:hint="cs"/>
                <w:color w:val="auto"/>
                <w:sz w:val="28"/>
                <w:szCs w:val="28"/>
                <w:vertAlign w:val="superscript"/>
                <w:rtl/>
              </w:rPr>
              <w:t>**</w:t>
            </w:r>
            <w:r w:rsidRPr="00646E58">
              <w:rPr>
                <w:rFonts w:ascii="Times New Roman" w:eastAsia="Times New Roman" w:hAnsi="Times New Roman" w:cs="B Lotus" w:hint="cs"/>
                <w:color w:val="auto"/>
                <w:sz w:val="28"/>
                <w:szCs w:val="28"/>
                <w:rtl/>
              </w:rPr>
              <w:t>88/0</w:t>
            </w:r>
          </w:p>
        </w:tc>
        <w:tc>
          <w:tcPr>
            <w:tcW w:w="1733" w:type="dxa"/>
            <w:tcBorders>
              <w:left w:val="nil"/>
              <w:right w:val="nil"/>
            </w:tcBorders>
            <w:shd w:val="clear" w:color="auto" w:fill="E6EED5"/>
            <w:vAlign w:val="center"/>
          </w:tcPr>
          <w:p w:rsidR="00582F4A" w:rsidRPr="00646E58" w:rsidRDefault="0034015C">
            <w:pPr>
              <w:bidi/>
              <w:spacing w:line="276" w:lineRule="auto"/>
              <w:jc w:val="center"/>
              <w:rPr>
                <w:rFonts w:ascii="Times New Roman" w:eastAsia="Times New Roman" w:hAnsi="Times New Roman" w:cs="B Lotus" w:hint="cs"/>
                <w:color w:val="auto"/>
                <w:sz w:val="28"/>
                <w:szCs w:val="28"/>
                <w:rtl/>
              </w:rPr>
            </w:pPr>
            <w:r w:rsidRPr="00646E58">
              <w:rPr>
                <w:rFonts w:cs="B Lotus" w:hint="cs"/>
                <w:color w:val="auto"/>
                <w:sz w:val="28"/>
                <w:szCs w:val="28"/>
                <w:vertAlign w:val="superscript"/>
                <w:rtl/>
              </w:rPr>
              <w:t>**</w:t>
            </w:r>
            <w:r w:rsidRPr="00646E58">
              <w:rPr>
                <w:rFonts w:ascii="Times New Roman" w:eastAsia="Times New Roman" w:hAnsi="Times New Roman" w:cs="B Lotus" w:hint="cs"/>
                <w:color w:val="auto"/>
                <w:sz w:val="28"/>
                <w:szCs w:val="28"/>
                <w:rtl/>
              </w:rPr>
              <w:t>91/0</w:t>
            </w:r>
          </w:p>
        </w:tc>
        <w:tc>
          <w:tcPr>
            <w:tcW w:w="1733" w:type="dxa"/>
            <w:tcBorders>
              <w:left w:val="nil"/>
              <w:right w:val="nil"/>
            </w:tcBorders>
            <w:shd w:val="clear" w:color="auto" w:fill="E6EED5"/>
            <w:vAlign w:val="center"/>
          </w:tcPr>
          <w:p w:rsidR="00582F4A" w:rsidRPr="00646E58" w:rsidRDefault="00582F4A">
            <w:pPr>
              <w:bidi/>
              <w:spacing w:line="276" w:lineRule="auto"/>
              <w:jc w:val="center"/>
              <w:rPr>
                <w:rFonts w:ascii="Times New Roman" w:eastAsia="Times New Roman" w:hAnsi="Times New Roman" w:cs="B Lotus" w:hint="cs"/>
                <w:color w:val="auto"/>
                <w:sz w:val="28"/>
                <w:szCs w:val="28"/>
                <w:rtl/>
              </w:rPr>
            </w:pPr>
            <w:r w:rsidRPr="00646E58">
              <w:rPr>
                <w:rFonts w:ascii="Times New Roman" w:eastAsia="Times New Roman" w:hAnsi="Times New Roman" w:cs="B Lotus" w:hint="cs"/>
                <w:color w:val="auto"/>
                <w:sz w:val="28"/>
                <w:szCs w:val="28"/>
                <w:rtl/>
              </w:rPr>
              <w:t>1</w:t>
            </w:r>
          </w:p>
        </w:tc>
        <w:tc>
          <w:tcPr>
            <w:tcW w:w="1734" w:type="dxa"/>
            <w:tcBorders>
              <w:left w:val="nil"/>
              <w:right w:val="nil"/>
            </w:tcBorders>
            <w:shd w:val="clear" w:color="auto" w:fill="E6EED5"/>
            <w:vAlign w:val="center"/>
          </w:tcPr>
          <w:p w:rsidR="00582F4A" w:rsidRPr="00646E58" w:rsidRDefault="00582F4A">
            <w:pPr>
              <w:bidi/>
              <w:spacing w:line="276" w:lineRule="auto"/>
              <w:jc w:val="center"/>
              <w:rPr>
                <w:rFonts w:ascii="Times New Roman" w:eastAsia="Times New Roman" w:hAnsi="Times New Roman" w:cs="B Lotus" w:hint="cs"/>
                <w:color w:val="auto"/>
                <w:sz w:val="28"/>
                <w:szCs w:val="28"/>
                <w:rtl/>
              </w:rPr>
            </w:pPr>
          </w:p>
        </w:tc>
      </w:tr>
      <w:tr w:rsidR="00582F4A" w:rsidRPr="00646E58" w:rsidTr="00655F17">
        <w:trPr>
          <w:jc w:val="center"/>
        </w:trPr>
        <w:tc>
          <w:tcPr>
            <w:tcW w:w="1733" w:type="dxa"/>
            <w:vAlign w:val="center"/>
          </w:tcPr>
          <w:p w:rsidR="00582F4A" w:rsidRPr="00646E58" w:rsidRDefault="00582F4A">
            <w:pPr>
              <w:bidi/>
              <w:spacing w:line="276" w:lineRule="auto"/>
              <w:jc w:val="center"/>
              <w:rPr>
                <w:rFonts w:ascii="Times New Roman" w:eastAsia="Times New Roman" w:hAnsi="Times New Roman" w:cs="B Lotus" w:hint="cs"/>
                <w:color w:val="auto"/>
                <w:sz w:val="28"/>
                <w:szCs w:val="28"/>
                <w:rtl/>
              </w:rPr>
            </w:pPr>
            <w:r w:rsidRPr="00646E58">
              <w:rPr>
                <w:rFonts w:ascii="Times New Roman" w:eastAsia="Times New Roman" w:hAnsi="Times New Roman" w:cs="B Lotus" w:hint="cs"/>
                <w:color w:val="auto"/>
                <w:sz w:val="28"/>
                <w:szCs w:val="28"/>
                <w:rtl/>
              </w:rPr>
              <w:t>اضطراب مرگ</w:t>
            </w:r>
          </w:p>
        </w:tc>
        <w:tc>
          <w:tcPr>
            <w:tcW w:w="1733" w:type="dxa"/>
            <w:vAlign w:val="center"/>
          </w:tcPr>
          <w:p w:rsidR="00582F4A" w:rsidRPr="00646E58" w:rsidRDefault="0034015C">
            <w:pPr>
              <w:bidi/>
              <w:spacing w:line="276" w:lineRule="auto"/>
              <w:jc w:val="center"/>
              <w:rPr>
                <w:rFonts w:ascii="Times New Roman" w:eastAsia="Times New Roman" w:hAnsi="Times New Roman" w:cs="B Lotus" w:hint="cs"/>
                <w:color w:val="auto"/>
                <w:sz w:val="28"/>
                <w:szCs w:val="28"/>
                <w:rtl/>
              </w:rPr>
            </w:pPr>
            <w:r w:rsidRPr="00646E58">
              <w:rPr>
                <w:rFonts w:cs="B Lotus" w:hint="cs"/>
                <w:color w:val="auto"/>
                <w:sz w:val="28"/>
                <w:szCs w:val="28"/>
                <w:vertAlign w:val="superscript"/>
                <w:rtl/>
              </w:rPr>
              <w:t>**</w:t>
            </w:r>
            <w:r w:rsidRPr="00646E58">
              <w:rPr>
                <w:rFonts w:ascii="Times New Roman" w:eastAsia="Times New Roman" w:hAnsi="Times New Roman" w:cs="B Lotus" w:hint="cs"/>
                <w:color w:val="auto"/>
                <w:sz w:val="28"/>
                <w:szCs w:val="28"/>
                <w:rtl/>
              </w:rPr>
              <w:t>49/0</w:t>
            </w:r>
          </w:p>
        </w:tc>
        <w:tc>
          <w:tcPr>
            <w:tcW w:w="1733" w:type="dxa"/>
            <w:vAlign w:val="center"/>
          </w:tcPr>
          <w:p w:rsidR="00582F4A" w:rsidRPr="00646E58" w:rsidRDefault="0034015C">
            <w:pPr>
              <w:bidi/>
              <w:spacing w:line="276" w:lineRule="auto"/>
              <w:jc w:val="center"/>
              <w:rPr>
                <w:rFonts w:ascii="Times New Roman" w:eastAsia="Times New Roman" w:hAnsi="Times New Roman" w:cs="B Lotus" w:hint="cs"/>
                <w:color w:val="auto"/>
                <w:sz w:val="28"/>
                <w:szCs w:val="28"/>
                <w:rtl/>
              </w:rPr>
            </w:pPr>
            <w:r w:rsidRPr="00646E58">
              <w:rPr>
                <w:rFonts w:cs="B Lotus" w:hint="cs"/>
                <w:color w:val="auto"/>
                <w:sz w:val="28"/>
                <w:szCs w:val="28"/>
                <w:vertAlign w:val="superscript"/>
                <w:rtl/>
              </w:rPr>
              <w:t>**</w:t>
            </w:r>
            <w:r w:rsidRPr="00646E58">
              <w:rPr>
                <w:rFonts w:ascii="Times New Roman" w:eastAsia="Times New Roman" w:hAnsi="Times New Roman" w:cs="B Lotus" w:hint="cs"/>
                <w:color w:val="auto"/>
                <w:sz w:val="28"/>
                <w:szCs w:val="28"/>
                <w:rtl/>
              </w:rPr>
              <w:t>55/0</w:t>
            </w:r>
          </w:p>
        </w:tc>
        <w:tc>
          <w:tcPr>
            <w:tcW w:w="1733" w:type="dxa"/>
            <w:vAlign w:val="center"/>
          </w:tcPr>
          <w:p w:rsidR="00582F4A" w:rsidRPr="00646E58" w:rsidRDefault="0034015C">
            <w:pPr>
              <w:bidi/>
              <w:spacing w:line="276" w:lineRule="auto"/>
              <w:jc w:val="center"/>
              <w:rPr>
                <w:rFonts w:ascii="Times New Roman" w:eastAsia="Times New Roman" w:hAnsi="Times New Roman" w:cs="B Lotus" w:hint="cs"/>
                <w:color w:val="auto"/>
                <w:sz w:val="28"/>
                <w:szCs w:val="28"/>
                <w:rtl/>
              </w:rPr>
            </w:pPr>
            <w:r w:rsidRPr="00646E58">
              <w:rPr>
                <w:rFonts w:cs="B Lotus" w:hint="cs"/>
                <w:color w:val="auto"/>
                <w:sz w:val="28"/>
                <w:szCs w:val="28"/>
                <w:vertAlign w:val="superscript"/>
                <w:rtl/>
              </w:rPr>
              <w:t>**</w:t>
            </w:r>
            <w:r w:rsidRPr="00646E58">
              <w:rPr>
                <w:rFonts w:ascii="Times New Roman" w:eastAsia="Times New Roman" w:hAnsi="Times New Roman" w:cs="B Lotus" w:hint="cs"/>
                <w:color w:val="auto"/>
                <w:sz w:val="28"/>
                <w:szCs w:val="28"/>
                <w:rtl/>
              </w:rPr>
              <w:t>58/0</w:t>
            </w:r>
          </w:p>
        </w:tc>
        <w:tc>
          <w:tcPr>
            <w:tcW w:w="1734" w:type="dxa"/>
            <w:vAlign w:val="center"/>
          </w:tcPr>
          <w:p w:rsidR="00582F4A" w:rsidRPr="00646E58" w:rsidRDefault="00582F4A">
            <w:pPr>
              <w:bidi/>
              <w:spacing w:line="276" w:lineRule="auto"/>
              <w:jc w:val="center"/>
              <w:rPr>
                <w:rFonts w:ascii="Times New Roman" w:eastAsia="Times New Roman" w:hAnsi="Times New Roman" w:cs="B Lotus" w:hint="cs"/>
                <w:color w:val="auto"/>
                <w:sz w:val="28"/>
                <w:szCs w:val="28"/>
                <w:rtl/>
              </w:rPr>
            </w:pPr>
            <w:r w:rsidRPr="00646E58">
              <w:rPr>
                <w:rFonts w:ascii="Times New Roman" w:eastAsia="Times New Roman" w:hAnsi="Times New Roman" w:cs="B Lotus" w:hint="cs"/>
                <w:color w:val="auto"/>
                <w:sz w:val="28"/>
                <w:szCs w:val="28"/>
                <w:rtl/>
              </w:rPr>
              <w:t>1</w:t>
            </w:r>
          </w:p>
        </w:tc>
      </w:tr>
    </w:tbl>
    <w:p w:rsidR="00E82B07" w:rsidRPr="006D7654" w:rsidRDefault="00E82B07" w:rsidP="00C05DD0">
      <w:pPr>
        <w:bidi/>
        <w:spacing w:line="276" w:lineRule="auto"/>
        <w:ind w:hanging="28"/>
        <w:jc w:val="center"/>
        <w:rPr>
          <w:rFonts w:ascii="Times New Roman" w:eastAsia="Times New Roman" w:hAnsi="Times New Roman" w:cs="B Lotus" w:hint="cs"/>
          <w:b/>
          <w:bCs/>
          <w:color w:val="auto"/>
          <w:sz w:val="26"/>
          <w:szCs w:val="26"/>
          <w:rtl/>
        </w:rPr>
      </w:pPr>
    </w:p>
    <w:p w:rsidR="00E82B07" w:rsidRPr="00F444C4" w:rsidRDefault="00486ABB" w:rsidP="00646E58">
      <w:pPr>
        <w:bidi/>
        <w:spacing w:line="276" w:lineRule="auto"/>
        <w:ind w:left="-550" w:firstLine="540"/>
        <w:jc w:val="both"/>
        <w:rPr>
          <w:rFonts w:cs="B Lotus"/>
          <w:color w:val="auto"/>
          <w:sz w:val="16"/>
          <w:szCs w:val="16"/>
          <w:rtl/>
        </w:rPr>
      </w:pPr>
      <w:r w:rsidRPr="00486ABB">
        <w:rPr>
          <w:rFonts w:cs="B Lotus"/>
          <w:color w:val="auto"/>
          <w:sz w:val="28"/>
          <w:szCs w:val="28"/>
          <w:rtl/>
        </w:rPr>
        <w:t xml:space="preserve">بر اساس نتایج جدول </w:t>
      </w:r>
      <w:r>
        <w:rPr>
          <w:rFonts w:cs="B Lotus" w:hint="cs"/>
          <w:color w:val="auto"/>
          <w:sz w:val="28"/>
          <w:szCs w:val="28"/>
          <w:rtl/>
          <w:lang w:bidi="fa-IR"/>
        </w:rPr>
        <w:t>4-</w:t>
      </w:r>
      <w:r w:rsidR="004503AB">
        <w:rPr>
          <w:rFonts w:cs="B Lotus" w:hint="cs"/>
          <w:color w:val="auto"/>
          <w:sz w:val="28"/>
          <w:szCs w:val="28"/>
          <w:rtl/>
          <w:lang w:bidi="fa-IR"/>
        </w:rPr>
        <w:t>7</w:t>
      </w:r>
      <w:r w:rsidRPr="00486ABB">
        <w:rPr>
          <w:rFonts w:cs="B Lotus"/>
          <w:color w:val="auto"/>
          <w:sz w:val="28"/>
          <w:szCs w:val="28"/>
          <w:rtl/>
        </w:rPr>
        <w:t xml:space="preserve"> بین اضطراب مرگ سالمندان با احتمال ابتلا به بیماری</w:t>
      </w:r>
      <w:r w:rsidR="00867D0E">
        <w:rPr>
          <w:rFonts w:cs="B Lotus" w:hint="cs"/>
          <w:color w:val="auto"/>
          <w:sz w:val="28"/>
          <w:szCs w:val="28"/>
          <w:rtl/>
        </w:rPr>
        <w:t xml:space="preserve"> </w:t>
      </w:r>
      <w:bookmarkStart w:id="51" w:name="_Hlk215267263"/>
      <w:r w:rsidR="00867D0E">
        <w:rPr>
          <w:rFonts w:cs="B Lotus" w:hint="cs"/>
          <w:color w:val="auto"/>
          <w:sz w:val="28"/>
          <w:szCs w:val="28"/>
          <w:rtl/>
        </w:rPr>
        <w:t>(</w:t>
      </w:r>
      <w:bookmarkStart w:id="52" w:name="_Hlk215273760"/>
      <w:r w:rsidR="00867D0E">
        <w:rPr>
          <w:rFonts w:cs="B Lotus" w:hint="cs"/>
          <w:color w:val="auto"/>
          <w:sz w:val="28"/>
          <w:szCs w:val="28"/>
          <w:rtl/>
        </w:rPr>
        <w:t>49/0=</w:t>
      </w:r>
      <w:r w:rsidR="00867D0E">
        <w:rPr>
          <w:rFonts w:cs="B Lotus"/>
          <w:color w:val="auto"/>
          <w:sz w:val="28"/>
          <w:szCs w:val="28"/>
        </w:rPr>
        <w:t>r</w:t>
      </w:r>
      <w:bookmarkEnd w:id="52"/>
      <w:r w:rsidR="00867D0E">
        <w:rPr>
          <w:rFonts w:cs="B Lotus" w:hint="cs"/>
          <w:color w:val="auto"/>
          <w:sz w:val="28"/>
          <w:szCs w:val="28"/>
          <w:rtl/>
        </w:rPr>
        <w:t>)</w:t>
      </w:r>
      <w:r w:rsidRPr="00486ABB">
        <w:rPr>
          <w:rFonts w:cs="B Lotus"/>
          <w:color w:val="auto"/>
          <w:sz w:val="28"/>
          <w:szCs w:val="28"/>
          <w:rtl/>
        </w:rPr>
        <w:t>،</w:t>
      </w:r>
      <w:bookmarkEnd w:id="51"/>
      <w:r w:rsidR="00F444C4">
        <w:rPr>
          <w:rFonts w:cs="B Lotus" w:hint="cs"/>
          <w:color w:val="auto"/>
          <w:sz w:val="28"/>
          <w:szCs w:val="28"/>
          <w:rtl/>
        </w:rPr>
        <w:t xml:space="preserve"> </w:t>
      </w:r>
      <w:r w:rsidRPr="00486ABB">
        <w:rPr>
          <w:rFonts w:cs="B Lotus"/>
          <w:color w:val="auto"/>
          <w:sz w:val="28"/>
          <w:szCs w:val="28"/>
          <w:rtl/>
        </w:rPr>
        <w:t>پیامدهای منفی بیماری</w:t>
      </w:r>
      <w:r w:rsidR="00867D0E">
        <w:rPr>
          <w:rFonts w:cs="B Lotus" w:hint="cs"/>
          <w:color w:val="auto"/>
          <w:sz w:val="28"/>
          <w:szCs w:val="28"/>
          <w:rtl/>
        </w:rPr>
        <w:t xml:space="preserve"> (55/0=</w:t>
      </w:r>
      <w:r w:rsidR="00867D0E">
        <w:rPr>
          <w:rFonts w:cs="B Lotus"/>
          <w:color w:val="auto"/>
          <w:sz w:val="28"/>
          <w:szCs w:val="28"/>
        </w:rPr>
        <w:t>r</w:t>
      </w:r>
      <w:r w:rsidR="00867D0E">
        <w:rPr>
          <w:rFonts w:cs="B Lotus" w:hint="cs"/>
          <w:color w:val="auto"/>
          <w:sz w:val="28"/>
          <w:szCs w:val="28"/>
          <w:rtl/>
        </w:rPr>
        <w:t xml:space="preserve">) </w:t>
      </w:r>
      <w:r w:rsidRPr="00486ABB">
        <w:rPr>
          <w:rFonts w:cs="B Lotus"/>
          <w:color w:val="auto"/>
          <w:sz w:val="28"/>
          <w:szCs w:val="28"/>
          <w:rtl/>
        </w:rPr>
        <w:t>و اضطراب سلامت</w:t>
      </w:r>
      <w:r w:rsidR="00050044">
        <w:rPr>
          <w:rFonts w:cs="B Lotus" w:hint="cs"/>
          <w:color w:val="auto"/>
          <w:sz w:val="28"/>
          <w:szCs w:val="28"/>
          <w:rtl/>
        </w:rPr>
        <w:t>ی</w:t>
      </w:r>
      <w:r w:rsidRPr="00486ABB">
        <w:rPr>
          <w:rFonts w:cs="B Lotus"/>
          <w:color w:val="auto"/>
          <w:sz w:val="28"/>
          <w:szCs w:val="28"/>
          <w:rtl/>
        </w:rPr>
        <w:t xml:space="preserve"> کل</w:t>
      </w:r>
      <w:r w:rsidR="00867D0E">
        <w:rPr>
          <w:rFonts w:cs="B Lotus" w:hint="cs"/>
          <w:color w:val="auto"/>
          <w:sz w:val="28"/>
          <w:szCs w:val="28"/>
          <w:rtl/>
        </w:rPr>
        <w:t>(58/0=</w:t>
      </w:r>
      <w:r w:rsidR="00867D0E">
        <w:rPr>
          <w:rFonts w:cs="B Lotus"/>
          <w:color w:val="auto"/>
          <w:sz w:val="28"/>
          <w:szCs w:val="28"/>
        </w:rPr>
        <w:t>r</w:t>
      </w:r>
      <w:r w:rsidR="00867D0E">
        <w:rPr>
          <w:rFonts w:cs="B Lotus" w:hint="cs"/>
          <w:color w:val="auto"/>
          <w:sz w:val="28"/>
          <w:szCs w:val="28"/>
          <w:rtl/>
        </w:rPr>
        <w:t xml:space="preserve">) </w:t>
      </w:r>
      <w:r w:rsidRPr="00486ABB">
        <w:rPr>
          <w:rFonts w:cs="B Lotus"/>
          <w:color w:val="auto"/>
          <w:sz w:val="28"/>
          <w:szCs w:val="28"/>
          <w:rtl/>
        </w:rPr>
        <w:t xml:space="preserve">رابطه‌ای </w:t>
      </w:r>
      <w:r w:rsidRPr="00486ABB">
        <w:rPr>
          <w:rFonts w:cs="B Lotus"/>
          <w:b/>
          <w:bCs/>
          <w:color w:val="auto"/>
          <w:sz w:val="28"/>
          <w:szCs w:val="28"/>
          <w:rtl/>
        </w:rPr>
        <w:t>مثبت و معنادار</w:t>
      </w:r>
      <w:r w:rsidRPr="00486ABB">
        <w:rPr>
          <w:rFonts w:cs="B Lotus"/>
          <w:color w:val="auto"/>
          <w:sz w:val="28"/>
          <w:szCs w:val="28"/>
          <w:rtl/>
        </w:rPr>
        <w:t xml:space="preserve"> در سطح </w:t>
      </w:r>
      <w:r w:rsidR="00867D0E">
        <w:rPr>
          <w:rFonts w:cs="B Lotus" w:hint="cs"/>
          <w:color w:val="auto"/>
          <w:sz w:val="28"/>
          <w:szCs w:val="28"/>
          <w:rtl/>
        </w:rPr>
        <w:t xml:space="preserve">01/0 </w:t>
      </w:r>
      <w:r w:rsidRPr="00486ABB">
        <w:rPr>
          <w:rFonts w:cs="B Lotus"/>
          <w:color w:val="auto"/>
          <w:sz w:val="28"/>
          <w:szCs w:val="28"/>
          <w:rtl/>
        </w:rPr>
        <w:t xml:space="preserve">وجود دارد. همچنین همبستگی بالایی بین دو بعد اضطراب سلامت و نمره کل آن مشاهده شد. این یافته‌ها نشان می‌دهد که با افزایش اضطراب سلامت و ابعاد آن، میزان اضطراب مرگ در سالمندان نیز افزایش می‌یابد؛ بنابراین </w:t>
      </w:r>
      <w:r w:rsidRPr="00486ABB">
        <w:rPr>
          <w:rFonts w:cs="B Lotus"/>
          <w:b/>
          <w:bCs/>
          <w:color w:val="auto"/>
          <w:sz w:val="28"/>
          <w:szCs w:val="28"/>
          <w:rtl/>
        </w:rPr>
        <w:t xml:space="preserve">فرضیه </w:t>
      </w:r>
      <w:r w:rsidR="004503AB">
        <w:rPr>
          <w:rFonts w:cs="B Lotus" w:hint="cs"/>
          <w:b/>
          <w:bCs/>
          <w:color w:val="auto"/>
          <w:sz w:val="28"/>
          <w:szCs w:val="28"/>
          <w:rtl/>
        </w:rPr>
        <w:t xml:space="preserve">فرعی </w:t>
      </w:r>
      <w:r w:rsidRPr="00486ABB">
        <w:rPr>
          <w:rFonts w:cs="B Lotus"/>
          <w:b/>
          <w:bCs/>
          <w:color w:val="auto"/>
          <w:sz w:val="28"/>
          <w:szCs w:val="28"/>
          <w:rtl/>
        </w:rPr>
        <w:t>دوم پژوهش تأیید می‌شود</w:t>
      </w:r>
      <w:r w:rsidRPr="00486ABB">
        <w:rPr>
          <w:rFonts w:cs="B Lotus"/>
          <w:color w:val="auto"/>
          <w:sz w:val="28"/>
          <w:szCs w:val="28"/>
        </w:rPr>
        <w:t>.</w:t>
      </w:r>
      <w:r w:rsidR="006D5E93">
        <w:rPr>
          <w:rFonts w:cs="B Lotus" w:hint="cs"/>
          <w:color w:val="auto"/>
          <w:sz w:val="16"/>
          <w:szCs w:val="16"/>
          <w:rtl/>
        </w:rPr>
        <w:t xml:space="preserve"> </w:t>
      </w:r>
    </w:p>
    <w:p w:rsidR="00AC6A9D" w:rsidRDefault="00E82B07" w:rsidP="00646E58">
      <w:pPr>
        <w:shd w:val="clear" w:color="auto" w:fill="FFFFFF"/>
        <w:tabs>
          <w:tab w:val="left" w:pos="8247"/>
        </w:tabs>
        <w:bidi/>
        <w:spacing w:line="276" w:lineRule="auto"/>
        <w:ind w:left="-550" w:firstLine="540"/>
        <w:jc w:val="lowKashida"/>
        <w:rPr>
          <w:rFonts w:ascii="Times New Roman" w:eastAsia="Times New Roman" w:hAnsi="Times New Roman" w:cs="B Lotus"/>
          <w:b/>
          <w:color w:val="auto"/>
          <w:sz w:val="28"/>
          <w:szCs w:val="28"/>
          <w:rtl/>
        </w:rPr>
      </w:pPr>
      <w:r w:rsidRPr="006D7654">
        <w:rPr>
          <w:rFonts w:cs="B Lotus" w:hint="cs"/>
          <w:b/>
          <w:bCs/>
          <w:color w:val="auto"/>
          <w:sz w:val="28"/>
          <w:szCs w:val="28"/>
          <w:rtl/>
        </w:rPr>
        <w:t>4-2-</w:t>
      </w:r>
      <w:r w:rsidR="009613D4">
        <w:rPr>
          <w:rFonts w:cs="B Lotus" w:hint="cs"/>
          <w:b/>
          <w:bCs/>
          <w:color w:val="auto"/>
          <w:sz w:val="28"/>
          <w:szCs w:val="28"/>
          <w:rtl/>
        </w:rPr>
        <w:t>3</w:t>
      </w:r>
      <w:r w:rsidRPr="006D7654">
        <w:rPr>
          <w:rFonts w:cs="B Lotus" w:hint="cs"/>
          <w:b/>
          <w:bCs/>
          <w:color w:val="auto"/>
          <w:sz w:val="28"/>
          <w:szCs w:val="28"/>
          <w:rtl/>
        </w:rPr>
        <w:t xml:space="preserve">- بررسی فرضیه </w:t>
      </w:r>
      <w:r w:rsidR="00DD482F">
        <w:rPr>
          <w:rFonts w:cs="B Lotus" w:hint="cs"/>
          <w:b/>
          <w:bCs/>
          <w:color w:val="auto"/>
          <w:sz w:val="28"/>
          <w:szCs w:val="28"/>
          <w:rtl/>
        </w:rPr>
        <w:t>اصلی پژوهش</w:t>
      </w:r>
      <w:r w:rsidRPr="006D7654">
        <w:rPr>
          <w:rFonts w:cs="B Lotus" w:hint="cs"/>
          <w:b/>
          <w:bCs/>
          <w:color w:val="auto"/>
          <w:sz w:val="28"/>
          <w:szCs w:val="28"/>
          <w:rtl/>
        </w:rPr>
        <w:t>:</w:t>
      </w:r>
      <w:r w:rsidR="009613D4">
        <w:rPr>
          <w:rFonts w:cs="B Lotus" w:hint="cs"/>
          <w:b/>
          <w:bCs/>
          <w:color w:val="auto"/>
          <w:sz w:val="28"/>
          <w:szCs w:val="28"/>
          <w:rtl/>
        </w:rPr>
        <w:t xml:space="preserve"> </w:t>
      </w:r>
      <w:r w:rsidR="009613D4" w:rsidRPr="009613D4">
        <w:rPr>
          <w:rFonts w:ascii="Times New Roman" w:eastAsia="Times New Roman" w:hAnsi="Times New Roman" w:cs="B Lotus" w:hint="cs"/>
          <w:b/>
          <w:color w:val="auto"/>
          <w:sz w:val="28"/>
          <w:szCs w:val="28"/>
          <w:rtl/>
          <w:lang w:bidi="fa-IR"/>
        </w:rPr>
        <w:t>بین هوش معنوی و اضطراب سلامتی با اضطراب مرگ در سالمندان</w:t>
      </w:r>
      <w:r w:rsidR="009613D4" w:rsidRPr="009613D4">
        <w:rPr>
          <w:rFonts w:ascii="Times New Roman" w:eastAsia="Times New Roman" w:hAnsi="Times New Roman" w:cs="B Lotus" w:hint="cs"/>
          <w:b/>
          <w:color w:val="auto"/>
          <w:sz w:val="28"/>
          <w:szCs w:val="28"/>
          <w:rtl/>
        </w:rPr>
        <w:t xml:space="preserve"> رابطه وجود دارد.</w:t>
      </w:r>
      <w:bookmarkEnd w:id="44"/>
      <w:bookmarkEnd w:id="45"/>
    </w:p>
    <w:p w:rsidR="00E51833" w:rsidRPr="00AC6A9D" w:rsidRDefault="004C6341" w:rsidP="00646E58">
      <w:pPr>
        <w:shd w:val="clear" w:color="auto" w:fill="FFFFFF"/>
        <w:tabs>
          <w:tab w:val="left" w:pos="8247"/>
        </w:tabs>
        <w:bidi/>
        <w:spacing w:line="276" w:lineRule="auto"/>
        <w:ind w:left="-550" w:firstLine="540"/>
        <w:jc w:val="lowKashida"/>
        <w:rPr>
          <w:rFonts w:ascii="Times New Roman" w:eastAsia="Times New Roman" w:hAnsi="Times New Roman" w:cs="B Lotus"/>
          <w:b/>
          <w:color w:val="auto"/>
          <w:sz w:val="28"/>
          <w:szCs w:val="28"/>
          <w:rtl/>
        </w:rPr>
      </w:pPr>
      <w:r w:rsidRPr="00AC6A9D">
        <w:rPr>
          <w:rFonts w:ascii="Times New Roman" w:eastAsia="Times New Roman" w:hAnsi="Times New Roman" w:cs="B Lotus"/>
          <w:color w:val="auto"/>
          <w:sz w:val="28"/>
          <w:szCs w:val="28"/>
          <w:rtl/>
        </w:rPr>
        <w:t xml:space="preserve">برای تعیین سهم متغیرهای </w:t>
      </w:r>
      <w:r w:rsidRPr="00AC6A9D">
        <w:rPr>
          <w:rFonts w:ascii="Times New Roman" w:eastAsia="Times New Roman" w:hAnsi="Times New Roman" w:cs="B Lotus"/>
          <w:b/>
          <w:bCs/>
          <w:color w:val="auto"/>
          <w:sz w:val="28"/>
          <w:szCs w:val="28"/>
          <w:rtl/>
        </w:rPr>
        <w:t>اضطراب سلامتی</w:t>
      </w:r>
      <w:r w:rsidRPr="00AC6A9D">
        <w:rPr>
          <w:rFonts w:ascii="Times New Roman" w:eastAsia="Times New Roman" w:hAnsi="Times New Roman" w:cs="B Lotus"/>
          <w:color w:val="auto"/>
          <w:sz w:val="28"/>
          <w:szCs w:val="28"/>
          <w:rtl/>
        </w:rPr>
        <w:t xml:space="preserve"> و </w:t>
      </w:r>
      <w:r w:rsidRPr="00AC6A9D">
        <w:rPr>
          <w:rFonts w:ascii="Times New Roman" w:eastAsia="Times New Roman" w:hAnsi="Times New Roman" w:cs="B Lotus"/>
          <w:b/>
          <w:bCs/>
          <w:color w:val="auto"/>
          <w:sz w:val="28"/>
          <w:szCs w:val="28"/>
          <w:rtl/>
        </w:rPr>
        <w:t>هوش معنوی</w:t>
      </w:r>
      <w:r w:rsidRPr="00AC6A9D">
        <w:rPr>
          <w:rFonts w:ascii="Times New Roman" w:eastAsia="Times New Roman" w:hAnsi="Times New Roman" w:cs="B Lotus"/>
          <w:color w:val="auto"/>
          <w:sz w:val="28"/>
          <w:szCs w:val="28"/>
          <w:rtl/>
        </w:rPr>
        <w:t xml:space="preserve"> (و نیز برخی از زیرمولفه‌های هوش معنوی) در پیش‌بینی </w:t>
      </w:r>
      <w:r w:rsidRPr="00AC6A9D">
        <w:rPr>
          <w:rFonts w:ascii="Times New Roman" w:eastAsia="Times New Roman" w:hAnsi="Times New Roman" w:cs="B Lotus"/>
          <w:b/>
          <w:bCs/>
          <w:color w:val="auto"/>
          <w:sz w:val="28"/>
          <w:szCs w:val="28"/>
          <w:rtl/>
        </w:rPr>
        <w:t>اضطراب مرگ</w:t>
      </w:r>
      <w:r w:rsidRPr="00AC6A9D">
        <w:rPr>
          <w:rFonts w:ascii="Times New Roman" w:eastAsia="Times New Roman" w:hAnsi="Times New Roman" w:cs="B Lotus"/>
          <w:color w:val="auto"/>
          <w:sz w:val="28"/>
          <w:szCs w:val="28"/>
          <w:rtl/>
        </w:rPr>
        <w:t xml:space="preserve"> سالمندان، از روش آماری </w:t>
      </w:r>
      <w:r w:rsidRPr="00AC6A9D">
        <w:rPr>
          <w:rFonts w:ascii="Times New Roman" w:eastAsia="Times New Roman" w:hAnsi="Times New Roman" w:cs="B Lotus"/>
          <w:b/>
          <w:bCs/>
          <w:color w:val="auto"/>
          <w:sz w:val="28"/>
          <w:szCs w:val="28"/>
          <w:rtl/>
        </w:rPr>
        <w:t>رگرسیون چندگانه به شیوه گام‌به‌گام</w:t>
      </w:r>
      <w:r w:rsidRPr="00AC6A9D">
        <w:rPr>
          <w:rFonts w:ascii="Times New Roman" w:eastAsia="Times New Roman" w:hAnsi="Times New Roman" w:cs="B Lotus"/>
          <w:b/>
          <w:bCs/>
          <w:color w:val="auto"/>
          <w:sz w:val="28"/>
          <w:szCs w:val="28"/>
        </w:rPr>
        <w:t xml:space="preserve"> </w:t>
      </w:r>
      <w:r w:rsidRPr="00AC6A9D">
        <w:rPr>
          <w:rFonts w:ascii="Times New Roman" w:eastAsia="Times New Roman" w:hAnsi="Times New Roman" w:cs="B Lotus"/>
          <w:color w:val="auto"/>
          <w:sz w:val="28"/>
          <w:szCs w:val="28"/>
          <w:rtl/>
        </w:rPr>
        <w:t>استفاده شد. پیش از اجرای تحلیل رگرسیون، فروض اساسی رگرسیون بررسی گردید. برای سنجش نرمال بودن توزیع متغیرها از آزمون کولموگروف</w:t>
      </w:r>
      <w:r w:rsidRPr="00AC6A9D">
        <w:rPr>
          <w:rFonts w:ascii="Times New Roman" w:eastAsia="Times New Roman" w:hAnsi="Times New Roman" w:cs="Times New Roman" w:hint="cs"/>
          <w:color w:val="auto"/>
          <w:sz w:val="28"/>
          <w:szCs w:val="28"/>
          <w:rtl/>
        </w:rPr>
        <w:t>–</w:t>
      </w:r>
      <w:r w:rsidRPr="00AC6A9D">
        <w:rPr>
          <w:rFonts w:ascii="Times New Roman" w:eastAsia="Times New Roman" w:hAnsi="Times New Roman" w:cs="B Lotus" w:hint="cs"/>
          <w:color w:val="auto"/>
          <w:sz w:val="28"/>
          <w:szCs w:val="28"/>
          <w:rtl/>
        </w:rPr>
        <w:t>اسمیرنف</w:t>
      </w:r>
      <w:r w:rsidRPr="00AC6A9D">
        <w:rPr>
          <w:rFonts w:ascii="Times New Roman" w:eastAsia="Times New Roman" w:hAnsi="Times New Roman" w:cs="B Lotus"/>
          <w:color w:val="auto"/>
          <w:sz w:val="28"/>
          <w:szCs w:val="28"/>
          <w:rtl/>
        </w:rPr>
        <w:t xml:space="preserve"> </w:t>
      </w:r>
      <w:r w:rsidRPr="00AC6A9D">
        <w:rPr>
          <w:rFonts w:ascii="Times New Roman" w:eastAsia="Times New Roman" w:hAnsi="Times New Roman" w:cs="B Lotus" w:hint="cs"/>
          <w:color w:val="auto"/>
          <w:sz w:val="28"/>
          <w:szCs w:val="28"/>
          <w:rtl/>
        </w:rPr>
        <w:t>استفاده</w:t>
      </w:r>
      <w:r w:rsidRPr="00AC6A9D">
        <w:rPr>
          <w:rFonts w:ascii="Times New Roman" w:eastAsia="Times New Roman" w:hAnsi="Times New Roman" w:cs="B Lotus"/>
          <w:color w:val="auto"/>
          <w:sz w:val="28"/>
          <w:szCs w:val="28"/>
          <w:rtl/>
        </w:rPr>
        <w:t xml:space="preserve"> </w:t>
      </w:r>
      <w:r w:rsidRPr="00AC6A9D">
        <w:rPr>
          <w:rFonts w:ascii="Times New Roman" w:eastAsia="Times New Roman" w:hAnsi="Times New Roman" w:cs="B Lotus" w:hint="cs"/>
          <w:color w:val="auto"/>
          <w:sz w:val="28"/>
          <w:szCs w:val="28"/>
          <w:rtl/>
        </w:rPr>
        <w:t>شد</w:t>
      </w:r>
      <w:r w:rsidRPr="00AC6A9D">
        <w:rPr>
          <w:rFonts w:ascii="Times New Roman" w:eastAsia="Times New Roman" w:hAnsi="Times New Roman" w:cs="B Lotus"/>
          <w:color w:val="auto"/>
          <w:sz w:val="28"/>
          <w:szCs w:val="28"/>
          <w:rtl/>
        </w:rPr>
        <w:t xml:space="preserve"> </w:t>
      </w:r>
      <w:r w:rsidRPr="00AC6A9D">
        <w:rPr>
          <w:rFonts w:ascii="Times New Roman" w:eastAsia="Times New Roman" w:hAnsi="Times New Roman" w:cs="B Lotus" w:hint="cs"/>
          <w:color w:val="auto"/>
          <w:sz w:val="28"/>
          <w:szCs w:val="28"/>
          <w:rtl/>
        </w:rPr>
        <w:t>که</w:t>
      </w:r>
      <w:r w:rsidRPr="00AC6A9D">
        <w:rPr>
          <w:rFonts w:ascii="Times New Roman" w:eastAsia="Times New Roman" w:hAnsi="Times New Roman" w:cs="B Lotus"/>
          <w:color w:val="auto"/>
          <w:sz w:val="28"/>
          <w:szCs w:val="28"/>
          <w:rtl/>
        </w:rPr>
        <w:t xml:space="preserve"> </w:t>
      </w:r>
      <w:r w:rsidRPr="00AC6A9D">
        <w:rPr>
          <w:rFonts w:ascii="Times New Roman" w:eastAsia="Times New Roman" w:hAnsi="Times New Roman" w:cs="B Lotus" w:hint="cs"/>
          <w:color w:val="auto"/>
          <w:sz w:val="28"/>
          <w:szCs w:val="28"/>
          <w:rtl/>
        </w:rPr>
        <w:t>نتایج</w:t>
      </w:r>
      <w:r w:rsidRPr="00AC6A9D">
        <w:rPr>
          <w:rFonts w:ascii="Times New Roman" w:eastAsia="Times New Roman" w:hAnsi="Times New Roman" w:cs="B Lotus"/>
          <w:color w:val="auto"/>
          <w:sz w:val="28"/>
          <w:szCs w:val="28"/>
          <w:rtl/>
        </w:rPr>
        <w:t xml:space="preserve"> </w:t>
      </w:r>
      <w:r w:rsidRPr="00AC6A9D">
        <w:rPr>
          <w:rFonts w:ascii="Times New Roman" w:eastAsia="Times New Roman" w:hAnsi="Times New Roman" w:cs="B Lotus" w:hint="cs"/>
          <w:color w:val="auto"/>
          <w:sz w:val="28"/>
          <w:szCs w:val="28"/>
          <w:rtl/>
        </w:rPr>
        <w:t>نشان</w:t>
      </w:r>
      <w:r w:rsidRPr="00AC6A9D">
        <w:rPr>
          <w:rFonts w:ascii="Times New Roman" w:eastAsia="Times New Roman" w:hAnsi="Times New Roman" w:cs="B Lotus"/>
          <w:color w:val="auto"/>
          <w:sz w:val="28"/>
          <w:szCs w:val="28"/>
          <w:rtl/>
        </w:rPr>
        <w:t xml:space="preserve"> </w:t>
      </w:r>
      <w:r w:rsidRPr="00AC6A9D">
        <w:rPr>
          <w:rFonts w:ascii="Times New Roman" w:eastAsia="Times New Roman" w:hAnsi="Times New Roman" w:cs="B Lotus" w:hint="cs"/>
          <w:color w:val="auto"/>
          <w:sz w:val="28"/>
          <w:szCs w:val="28"/>
          <w:rtl/>
        </w:rPr>
        <w:t>دادند</w:t>
      </w:r>
      <w:r w:rsidRPr="00AC6A9D">
        <w:rPr>
          <w:rFonts w:ascii="Times New Roman" w:eastAsia="Times New Roman" w:hAnsi="Times New Roman" w:cs="B Lotus"/>
          <w:color w:val="auto"/>
          <w:sz w:val="28"/>
          <w:szCs w:val="28"/>
          <w:rtl/>
        </w:rPr>
        <w:t xml:space="preserve"> </w:t>
      </w:r>
      <w:r w:rsidRPr="00AC6A9D">
        <w:rPr>
          <w:rFonts w:ascii="Times New Roman" w:eastAsia="Times New Roman" w:hAnsi="Times New Roman" w:cs="B Lotus" w:hint="cs"/>
          <w:color w:val="auto"/>
          <w:sz w:val="28"/>
          <w:szCs w:val="28"/>
          <w:rtl/>
        </w:rPr>
        <w:t>مقادیر</w:t>
      </w:r>
      <w:r w:rsidRPr="00AC6A9D">
        <w:rPr>
          <w:rFonts w:ascii="Times New Roman" w:eastAsia="Times New Roman" w:hAnsi="Times New Roman" w:cs="B Lotus"/>
          <w:color w:val="auto"/>
          <w:sz w:val="28"/>
          <w:szCs w:val="28"/>
          <w:rtl/>
        </w:rPr>
        <w:t xml:space="preserve"> </w:t>
      </w:r>
      <w:r w:rsidRPr="00AC6A9D">
        <w:rPr>
          <w:rFonts w:ascii="Times New Roman" w:eastAsia="Times New Roman" w:hAnsi="Times New Roman" w:cs="B Lotus" w:hint="cs"/>
          <w:color w:val="auto"/>
          <w:sz w:val="28"/>
          <w:szCs w:val="28"/>
          <w:rtl/>
        </w:rPr>
        <w:t>همه</w:t>
      </w:r>
      <w:r w:rsidRPr="00AC6A9D">
        <w:rPr>
          <w:rFonts w:ascii="Times New Roman" w:eastAsia="Times New Roman" w:hAnsi="Times New Roman" w:cs="B Lotus"/>
          <w:color w:val="auto"/>
          <w:sz w:val="28"/>
          <w:szCs w:val="28"/>
          <w:rtl/>
        </w:rPr>
        <w:t xml:space="preserve"> </w:t>
      </w:r>
      <w:r w:rsidRPr="00AC6A9D">
        <w:rPr>
          <w:rFonts w:ascii="Times New Roman" w:eastAsia="Times New Roman" w:hAnsi="Times New Roman" w:cs="B Lotus" w:hint="cs"/>
          <w:color w:val="auto"/>
          <w:sz w:val="28"/>
          <w:szCs w:val="28"/>
          <w:rtl/>
        </w:rPr>
        <w:t>متغیرها</w:t>
      </w:r>
      <w:r w:rsidRPr="00AC6A9D">
        <w:rPr>
          <w:rFonts w:ascii="Times New Roman" w:eastAsia="Times New Roman" w:hAnsi="Times New Roman" w:cs="B Lotus"/>
          <w:color w:val="auto"/>
          <w:sz w:val="28"/>
          <w:szCs w:val="28"/>
          <w:rtl/>
        </w:rPr>
        <w:t xml:space="preserve"> </w:t>
      </w:r>
      <w:r w:rsidRPr="00AC6A9D">
        <w:rPr>
          <w:rFonts w:ascii="Times New Roman" w:eastAsia="Times New Roman" w:hAnsi="Times New Roman" w:cs="B Lotus" w:hint="cs"/>
          <w:color w:val="auto"/>
          <w:sz w:val="28"/>
          <w:szCs w:val="28"/>
          <w:rtl/>
        </w:rPr>
        <w:t>در</w:t>
      </w:r>
      <w:r w:rsidRPr="00AC6A9D">
        <w:rPr>
          <w:rFonts w:ascii="Times New Roman" w:eastAsia="Times New Roman" w:hAnsi="Times New Roman" w:cs="B Lotus"/>
          <w:color w:val="auto"/>
          <w:sz w:val="28"/>
          <w:szCs w:val="28"/>
          <w:rtl/>
        </w:rPr>
        <w:t xml:space="preserve"> </w:t>
      </w:r>
      <w:r w:rsidRPr="00AC6A9D">
        <w:rPr>
          <w:rFonts w:ascii="Times New Roman" w:eastAsia="Times New Roman" w:hAnsi="Times New Roman" w:cs="B Lotus" w:hint="cs"/>
          <w:color w:val="auto"/>
          <w:sz w:val="28"/>
          <w:szCs w:val="28"/>
          <w:rtl/>
        </w:rPr>
        <w:t>سطح</w:t>
      </w:r>
      <w:r w:rsidRPr="00AC6A9D">
        <w:rPr>
          <w:rFonts w:ascii="Times New Roman" w:eastAsia="Times New Roman" w:hAnsi="Times New Roman" w:cs="B Lotus"/>
          <w:color w:val="auto"/>
          <w:sz w:val="28"/>
          <w:szCs w:val="28"/>
          <w:rtl/>
        </w:rPr>
        <w:t xml:space="preserve"> </w:t>
      </w:r>
      <w:r w:rsidRPr="00AC6A9D">
        <w:rPr>
          <w:rFonts w:ascii="Times New Roman" w:eastAsia="Times New Roman" w:hAnsi="Times New Roman" w:cs="B Lotus" w:hint="cs"/>
          <w:color w:val="auto"/>
          <w:sz w:val="28"/>
          <w:szCs w:val="28"/>
          <w:rtl/>
        </w:rPr>
        <w:t>معناداری</w:t>
      </w:r>
      <w:r w:rsidRPr="00AC6A9D">
        <w:rPr>
          <w:rFonts w:ascii="Times New Roman" w:eastAsia="Times New Roman" w:hAnsi="Times New Roman" w:cs="B Lotus"/>
          <w:color w:val="auto"/>
          <w:sz w:val="28"/>
          <w:szCs w:val="28"/>
          <w:rtl/>
        </w:rPr>
        <w:t xml:space="preserve"> </w:t>
      </w:r>
      <w:r w:rsidRPr="00AC6A9D">
        <w:rPr>
          <w:rFonts w:ascii="Times New Roman" w:eastAsia="Times New Roman" w:hAnsi="Times New Roman" w:cs="B Lotus" w:hint="cs"/>
          <w:color w:val="auto"/>
          <w:sz w:val="28"/>
          <w:szCs w:val="28"/>
          <w:rtl/>
        </w:rPr>
        <w:t>مورد</w:t>
      </w:r>
      <w:r w:rsidRPr="00AC6A9D">
        <w:rPr>
          <w:rFonts w:ascii="Times New Roman" w:eastAsia="Times New Roman" w:hAnsi="Times New Roman" w:cs="B Lotus"/>
          <w:color w:val="auto"/>
          <w:sz w:val="28"/>
          <w:szCs w:val="28"/>
          <w:rtl/>
        </w:rPr>
        <w:t xml:space="preserve"> </w:t>
      </w:r>
      <w:r w:rsidRPr="00AC6A9D">
        <w:rPr>
          <w:rFonts w:ascii="Times New Roman" w:eastAsia="Times New Roman" w:hAnsi="Times New Roman" w:cs="B Lotus" w:hint="cs"/>
          <w:color w:val="auto"/>
          <w:sz w:val="28"/>
          <w:szCs w:val="28"/>
          <w:rtl/>
        </w:rPr>
        <w:t>نظر</w:t>
      </w:r>
      <w:r w:rsidRPr="00AC6A9D">
        <w:rPr>
          <w:rFonts w:ascii="Times New Roman" w:eastAsia="Times New Roman" w:hAnsi="Times New Roman" w:cs="B Lotus"/>
          <w:color w:val="auto"/>
          <w:sz w:val="28"/>
          <w:szCs w:val="28"/>
          <w:rtl/>
        </w:rPr>
        <w:t xml:space="preserve"> </w:t>
      </w:r>
      <w:r w:rsidRPr="00AC6A9D">
        <w:rPr>
          <w:rFonts w:ascii="Times New Roman" w:eastAsia="Times New Roman" w:hAnsi="Times New Roman" w:cs="B Lotus" w:hint="cs"/>
          <w:color w:val="auto"/>
          <w:sz w:val="28"/>
          <w:szCs w:val="28"/>
          <w:rtl/>
        </w:rPr>
        <w:t>معنادار</w:t>
      </w:r>
      <w:r w:rsidRPr="00AC6A9D">
        <w:rPr>
          <w:rFonts w:ascii="Times New Roman" w:eastAsia="Times New Roman" w:hAnsi="Times New Roman" w:cs="B Lotus"/>
          <w:color w:val="auto"/>
          <w:sz w:val="28"/>
          <w:szCs w:val="28"/>
          <w:rtl/>
        </w:rPr>
        <w:t xml:space="preserve"> </w:t>
      </w:r>
      <w:r w:rsidRPr="00AC6A9D">
        <w:rPr>
          <w:rFonts w:ascii="Times New Roman" w:eastAsia="Times New Roman" w:hAnsi="Times New Roman" w:cs="B Lotus" w:hint="cs"/>
          <w:color w:val="auto"/>
          <w:sz w:val="28"/>
          <w:szCs w:val="28"/>
          <w:rtl/>
        </w:rPr>
        <w:t xml:space="preserve">نیستند، </w:t>
      </w:r>
      <w:r w:rsidRPr="00AC6A9D">
        <w:rPr>
          <w:rFonts w:ascii="Times New Roman" w:eastAsia="Times New Roman" w:hAnsi="Times New Roman" w:cs="B Lotus"/>
          <w:color w:val="auto"/>
          <w:sz w:val="28"/>
          <w:szCs w:val="28"/>
          <w:rtl/>
        </w:rPr>
        <w:t xml:space="preserve">بنابراین فرض نرمال بودن توزیع داده‌ها برقرار است. </w:t>
      </w:r>
      <w:r w:rsidRPr="00AC6A9D">
        <w:rPr>
          <w:rFonts w:cs="B Lotus" w:hint="cs"/>
          <w:color w:val="auto"/>
          <w:sz w:val="28"/>
          <w:szCs w:val="28"/>
          <w:rtl/>
          <w:lang w:bidi="fa-IR"/>
        </w:rPr>
        <w:t xml:space="preserve">برای بررسی استقلال خطاها (تفاوت بین مقادیر واقعی و مقادیر از پیش تعیین شده توسط معادله رگرسیون) از یکدیگر به عنوان پیش فرض رگرسیون از آزمون دوربین واتسون بررسی گردید و مقدار آن برابر با 08/2 به دست آمد که مطلوب است، چرا که این آماره چنانچه بین 5/1 تا 5/2 قرار بگیرد، عدم همبستگی بین </w:t>
      </w:r>
      <w:r w:rsidRPr="00AC6A9D">
        <w:rPr>
          <w:rFonts w:cs="B Lotus" w:hint="cs"/>
          <w:color w:val="auto"/>
          <w:sz w:val="28"/>
          <w:szCs w:val="28"/>
          <w:rtl/>
          <w:lang w:bidi="fa-IR"/>
        </w:rPr>
        <w:lastRenderedPageBreak/>
        <w:t>خطاها پذیرفته می شود. لذا شرایط برای اجرای تحلیل رگرسیون گام به گام مهیا می</w:t>
      </w:r>
      <w:r w:rsidRPr="00AC6A9D">
        <w:rPr>
          <w:rFonts w:cs="B Lotus"/>
          <w:color w:val="auto"/>
          <w:sz w:val="28"/>
          <w:szCs w:val="28"/>
          <w:rtl/>
          <w:lang w:bidi="fa-IR"/>
        </w:rPr>
        <w:softHyphen/>
      </w:r>
      <w:r w:rsidRPr="00AC6A9D">
        <w:rPr>
          <w:rFonts w:cs="B Lotus" w:hint="cs"/>
          <w:color w:val="auto"/>
          <w:sz w:val="28"/>
          <w:szCs w:val="28"/>
          <w:rtl/>
          <w:lang w:bidi="fa-IR"/>
        </w:rPr>
        <w:t xml:space="preserve">باشد، </w:t>
      </w:r>
      <w:r w:rsidR="00E51833" w:rsidRPr="00AC6A9D">
        <w:rPr>
          <w:rFonts w:cs="B Lotus" w:hint="cs"/>
          <w:color w:val="auto"/>
          <w:sz w:val="28"/>
          <w:szCs w:val="28"/>
          <w:rtl/>
        </w:rPr>
        <w:t xml:space="preserve">بدين منظور </w:t>
      </w:r>
      <w:r w:rsidR="00E51833" w:rsidRPr="00AC6A9D">
        <w:rPr>
          <w:rFonts w:ascii="Times New Roman" w:eastAsia="Times New Roman" w:hAnsi="Times New Roman" w:cs="B Lotus" w:hint="cs"/>
          <w:b/>
          <w:color w:val="auto"/>
          <w:sz w:val="28"/>
          <w:szCs w:val="28"/>
          <w:rtl/>
        </w:rPr>
        <w:t xml:space="preserve">هوش معنوی و اضطراب سلامتی </w:t>
      </w:r>
      <w:r w:rsidR="00E51833" w:rsidRPr="00AC6A9D">
        <w:rPr>
          <w:rFonts w:cs="B Lotus" w:hint="cs"/>
          <w:color w:val="auto"/>
          <w:sz w:val="28"/>
          <w:szCs w:val="28"/>
          <w:rtl/>
        </w:rPr>
        <w:t>به عنوان متغيرهاي پيش‌بين به صورت مجزا وارد معادله رگرسيون شدند که نتایج تحلیل رگرسیون در جدول 4-</w:t>
      </w:r>
      <w:r w:rsidR="00BA596A">
        <w:rPr>
          <w:rFonts w:cs="B Lotus" w:hint="cs"/>
          <w:color w:val="auto"/>
          <w:sz w:val="28"/>
          <w:szCs w:val="28"/>
          <w:rtl/>
        </w:rPr>
        <w:t>8</w:t>
      </w:r>
      <w:r w:rsidR="00E51833" w:rsidRPr="00AC6A9D">
        <w:rPr>
          <w:rFonts w:cs="B Lotus" w:hint="cs"/>
          <w:color w:val="auto"/>
          <w:sz w:val="28"/>
          <w:szCs w:val="28"/>
          <w:rtl/>
        </w:rPr>
        <w:t xml:space="preserve"> گزارش شده است. </w:t>
      </w:r>
    </w:p>
    <w:p w:rsidR="00E82B07" w:rsidRPr="00DD114D" w:rsidRDefault="00E82B07" w:rsidP="0066766D">
      <w:pPr>
        <w:autoSpaceDE/>
        <w:autoSpaceDN/>
        <w:bidi/>
        <w:adjustRightInd/>
        <w:spacing w:before="100" w:beforeAutospacing="1" w:after="100" w:afterAutospacing="1"/>
        <w:jc w:val="center"/>
        <w:rPr>
          <w:rFonts w:cs="B Lotus"/>
          <w:b/>
          <w:bCs/>
          <w:color w:val="auto"/>
          <w:sz w:val="26"/>
          <w:szCs w:val="26"/>
          <w:rtl/>
          <w:lang w:bidi="fa-IR"/>
        </w:rPr>
      </w:pPr>
      <w:r w:rsidRPr="00DD114D">
        <w:rPr>
          <w:rFonts w:cs="B Lotus" w:hint="cs"/>
          <w:b/>
          <w:bCs/>
          <w:color w:val="auto"/>
          <w:sz w:val="26"/>
          <w:szCs w:val="26"/>
          <w:rtl/>
          <w:lang w:bidi="fa-IR"/>
        </w:rPr>
        <w:t>جدول 4-</w:t>
      </w:r>
      <w:r w:rsidR="00345C08" w:rsidRPr="00DD114D">
        <w:rPr>
          <w:rFonts w:cs="B Lotus" w:hint="cs"/>
          <w:b/>
          <w:bCs/>
          <w:color w:val="auto"/>
          <w:sz w:val="26"/>
          <w:szCs w:val="26"/>
          <w:rtl/>
          <w:lang w:bidi="fa-IR"/>
        </w:rPr>
        <w:t>8</w:t>
      </w:r>
      <w:r w:rsidRPr="00DD114D">
        <w:rPr>
          <w:rFonts w:cs="B Lotus" w:hint="cs"/>
          <w:b/>
          <w:bCs/>
          <w:color w:val="auto"/>
          <w:sz w:val="26"/>
          <w:szCs w:val="26"/>
          <w:rtl/>
          <w:lang w:bidi="fa-IR"/>
        </w:rPr>
        <w:t xml:space="preserve">- </w:t>
      </w:r>
      <w:r w:rsidRPr="00DD114D">
        <w:rPr>
          <w:rFonts w:ascii="B Nazanin" w:hAnsi="Calibri" w:cs="B Lotus"/>
          <w:b/>
          <w:bCs/>
          <w:color w:val="auto"/>
          <w:sz w:val="26"/>
          <w:szCs w:val="26"/>
        </w:rPr>
        <w:t xml:space="preserve"> </w:t>
      </w:r>
      <w:r w:rsidR="0066766D" w:rsidRPr="0066766D">
        <w:rPr>
          <w:rFonts w:ascii="B Nazanin" w:hAnsi="Calibri" w:cs="B Lotus" w:hint="cs"/>
          <w:b/>
          <w:bCs/>
          <w:color w:val="auto"/>
          <w:sz w:val="26"/>
          <w:szCs w:val="26"/>
          <w:rtl/>
        </w:rPr>
        <w:t>خلاصه</w:t>
      </w:r>
      <w:r w:rsidR="0066766D" w:rsidRPr="0066766D">
        <w:rPr>
          <w:rFonts w:ascii="B Nazanin" w:hAnsi="Calibri" w:cs="B Lotus"/>
          <w:b/>
          <w:bCs/>
          <w:color w:val="auto"/>
          <w:sz w:val="26"/>
          <w:szCs w:val="26"/>
        </w:rPr>
        <w:t xml:space="preserve"> </w:t>
      </w:r>
      <w:r w:rsidR="0066766D" w:rsidRPr="0066766D">
        <w:rPr>
          <w:rFonts w:ascii="B Nazanin" w:hAnsi="Calibri" w:cs="B Lotus" w:hint="cs"/>
          <w:b/>
          <w:bCs/>
          <w:color w:val="auto"/>
          <w:sz w:val="26"/>
          <w:szCs w:val="26"/>
          <w:rtl/>
        </w:rPr>
        <w:t>مدل</w:t>
      </w:r>
      <w:r w:rsidR="0066766D" w:rsidRPr="0066766D">
        <w:rPr>
          <w:rFonts w:ascii="B Nazanin" w:hAnsi="Calibri" w:cs="B Lotus"/>
          <w:b/>
          <w:bCs/>
          <w:color w:val="auto"/>
          <w:sz w:val="26"/>
          <w:szCs w:val="26"/>
        </w:rPr>
        <w:t xml:space="preserve"> </w:t>
      </w:r>
      <w:r w:rsidR="0066766D" w:rsidRPr="0066766D">
        <w:rPr>
          <w:rFonts w:ascii="B Nazanin" w:hAnsi="Calibri" w:cs="B Lotus" w:hint="cs"/>
          <w:b/>
          <w:bCs/>
          <w:color w:val="auto"/>
          <w:sz w:val="26"/>
          <w:szCs w:val="26"/>
          <w:rtl/>
        </w:rPr>
        <w:t>رگرسیون</w:t>
      </w:r>
      <w:r w:rsidR="0066766D" w:rsidRPr="0066766D">
        <w:rPr>
          <w:rFonts w:ascii="B Nazanin" w:hAnsi="Calibri" w:cs="B Lotus"/>
          <w:b/>
          <w:bCs/>
          <w:color w:val="auto"/>
          <w:sz w:val="26"/>
          <w:szCs w:val="26"/>
        </w:rPr>
        <w:t xml:space="preserve"> </w:t>
      </w:r>
      <w:r w:rsidR="0066766D" w:rsidRPr="0066766D">
        <w:rPr>
          <w:rFonts w:ascii="B Nazanin" w:hAnsi="Calibri" w:cs="B Lotus" w:hint="cs"/>
          <w:b/>
          <w:bCs/>
          <w:color w:val="auto"/>
          <w:sz w:val="26"/>
          <w:szCs w:val="26"/>
          <w:rtl/>
        </w:rPr>
        <w:t>و</w:t>
      </w:r>
      <w:r w:rsidR="0066766D" w:rsidRPr="0066766D">
        <w:rPr>
          <w:rFonts w:ascii="B Nazanin" w:hAnsi="Calibri" w:cs="B Lotus"/>
          <w:b/>
          <w:bCs/>
          <w:color w:val="auto"/>
          <w:sz w:val="26"/>
          <w:szCs w:val="26"/>
        </w:rPr>
        <w:t xml:space="preserve"> </w:t>
      </w:r>
      <w:r w:rsidR="0066766D" w:rsidRPr="0066766D">
        <w:rPr>
          <w:rFonts w:ascii="B Nazanin" w:hAnsi="Calibri" w:cs="B Lotus" w:hint="cs"/>
          <w:b/>
          <w:bCs/>
          <w:color w:val="auto"/>
          <w:sz w:val="26"/>
          <w:szCs w:val="26"/>
          <w:rtl/>
        </w:rPr>
        <w:t>مشخصه</w:t>
      </w:r>
      <w:r w:rsidR="0066766D" w:rsidRPr="0066766D">
        <w:rPr>
          <w:rFonts w:ascii="B Nazanin" w:hAnsi="Calibri" w:cs="B Lotus"/>
          <w:b/>
          <w:bCs/>
          <w:color w:val="auto"/>
          <w:sz w:val="26"/>
          <w:szCs w:val="26"/>
        </w:rPr>
        <w:t xml:space="preserve"> </w:t>
      </w:r>
      <w:r w:rsidR="0066766D" w:rsidRPr="0066766D">
        <w:rPr>
          <w:rFonts w:ascii="B Nazanin" w:hAnsi="Calibri" w:cs="B Lotus" w:hint="cs"/>
          <w:b/>
          <w:bCs/>
          <w:color w:val="auto"/>
          <w:sz w:val="26"/>
          <w:szCs w:val="26"/>
          <w:rtl/>
        </w:rPr>
        <w:t>های</w:t>
      </w:r>
      <w:r w:rsidR="0066766D" w:rsidRPr="0066766D">
        <w:rPr>
          <w:rFonts w:ascii="B Nazanin" w:hAnsi="Calibri" w:cs="B Lotus"/>
          <w:b/>
          <w:bCs/>
          <w:color w:val="auto"/>
          <w:sz w:val="26"/>
          <w:szCs w:val="26"/>
        </w:rPr>
        <w:t xml:space="preserve"> </w:t>
      </w:r>
      <w:r w:rsidR="0066766D" w:rsidRPr="0066766D">
        <w:rPr>
          <w:rFonts w:ascii="B Nazanin" w:hAnsi="Calibri" w:cs="B Lotus" w:hint="cs"/>
          <w:b/>
          <w:bCs/>
          <w:color w:val="auto"/>
          <w:sz w:val="26"/>
          <w:szCs w:val="26"/>
          <w:rtl/>
        </w:rPr>
        <w:t>رگرسیون</w:t>
      </w:r>
      <w:r w:rsidR="0066766D" w:rsidRPr="0066766D">
        <w:rPr>
          <w:rFonts w:ascii="B Nazanin" w:hAnsi="Calibri" w:cs="B Lotus"/>
          <w:b/>
          <w:bCs/>
          <w:color w:val="auto"/>
          <w:sz w:val="26"/>
          <w:szCs w:val="26"/>
        </w:rPr>
        <w:t xml:space="preserve"> </w:t>
      </w:r>
      <w:r w:rsidR="0066766D">
        <w:rPr>
          <w:rFonts w:ascii="B Nazanin" w:hAnsi="Calibri" w:cs="B Lotus" w:hint="cs"/>
          <w:b/>
          <w:bCs/>
          <w:color w:val="auto"/>
          <w:sz w:val="26"/>
          <w:szCs w:val="26"/>
          <w:rtl/>
        </w:rPr>
        <w:t>اضطراب مرگ</w:t>
      </w:r>
      <w:r w:rsidR="0066766D" w:rsidRPr="0066766D">
        <w:rPr>
          <w:rFonts w:ascii="B Nazanin" w:hAnsi="Calibri" w:cs="B Lotus" w:hint="cs"/>
          <w:b/>
          <w:bCs/>
          <w:color w:val="auto"/>
          <w:sz w:val="26"/>
          <w:szCs w:val="26"/>
          <w:rtl/>
        </w:rPr>
        <w:t xml:space="preserve"> بر</w:t>
      </w:r>
      <w:r w:rsidR="0066766D" w:rsidRPr="0066766D">
        <w:rPr>
          <w:rFonts w:ascii="B Nazanin" w:hAnsi="Calibri" w:cs="B Lotus"/>
          <w:b/>
          <w:bCs/>
          <w:color w:val="auto"/>
          <w:sz w:val="26"/>
          <w:szCs w:val="26"/>
        </w:rPr>
        <w:t xml:space="preserve"> </w:t>
      </w:r>
      <w:r w:rsidR="0066766D" w:rsidRPr="0066766D">
        <w:rPr>
          <w:rFonts w:ascii="B Nazanin" w:hAnsi="Calibri" w:cs="B Lotus" w:hint="cs"/>
          <w:b/>
          <w:bCs/>
          <w:color w:val="auto"/>
          <w:sz w:val="26"/>
          <w:szCs w:val="26"/>
          <w:rtl/>
        </w:rPr>
        <w:t>متغیرهای</w:t>
      </w:r>
      <w:r w:rsidR="0066766D" w:rsidRPr="0066766D">
        <w:rPr>
          <w:rFonts w:ascii="B Nazanin" w:hAnsi="Calibri" w:cs="B Lotus"/>
          <w:b/>
          <w:bCs/>
          <w:color w:val="auto"/>
          <w:sz w:val="26"/>
          <w:szCs w:val="26"/>
        </w:rPr>
        <w:t xml:space="preserve"> </w:t>
      </w:r>
      <w:r w:rsidR="0066766D" w:rsidRPr="0066766D">
        <w:rPr>
          <w:rFonts w:ascii="B Nazanin" w:hAnsi="Calibri" w:cs="B Lotus" w:hint="cs"/>
          <w:b/>
          <w:bCs/>
          <w:color w:val="auto"/>
          <w:sz w:val="26"/>
          <w:szCs w:val="26"/>
          <w:rtl/>
        </w:rPr>
        <w:t>پیش</w:t>
      </w:r>
      <w:r w:rsidR="0066766D" w:rsidRPr="0066766D">
        <w:rPr>
          <w:rFonts w:ascii="B Nazanin" w:hAnsi="Calibri" w:cs="B Lotus"/>
          <w:b/>
          <w:bCs/>
          <w:color w:val="auto"/>
          <w:sz w:val="26"/>
          <w:szCs w:val="26"/>
        </w:rPr>
        <w:t xml:space="preserve"> </w:t>
      </w:r>
      <w:r w:rsidR="0066766D" w:rsidRPr="0066766D">
        <w:rPr>
          <w:rFonts w:ascii="B Nazanin" w:hAnsi="Calibri" w:cs="B Lotus" w:hint="cs"/>
          <w:b/>
          <w:bCs/>
          <w:color w:val="auto"/>
          <w:sz w:val="26"/>
          <w:szCs w:val="26"/>
          <w:rtl/>
        </w:rPr>
        <w:t>بین</w:t>
      </w:r>
    </w:p>
    <w:tbl>
      <w:tblPr>
        <w:bidiVisual/>
        <w:tblW w:w="8820" w:type="dxa"/>
        <w:jc w:val="center"/>
        <w:tblBorders>
          <w:top w:val="single" w:sz="8" w:space="0" w:color="9BBB59"/>
          <w:bottom w:val="single" w:sz="8" w:space="0" w:color="9BBB59"/>
        </w:tblBorders>
        <w:tblLayout w:type="fixed"/>
        <w:tblLook w:val="04A0" w:firstRow="1" w:lastRow="0" w:firstColumn="1" w:lastColumn="0" w:noHBand="0" w:noVBand="1"/>
      </w:tblPr>
      <w:tblGrid>
        <w:gridCol w:w="502"/>
        <w:gridCol w:w="1298"/>
        <w:gridCol w:w="1440"/>
        <w:gridCol w:w="810"/>
        <w:gridCol w:w="1260"/>
        <w:gridCol w:w="990"/>
        <w:gridCol w:w="810"/>
        <w:gridCol w:w="900"/>
        <w:gridCol w:w="810"/>
      </w:tblGrid>
      <w:tr w:rsidR="00E51833" w:rsidRPr="00646E58" w:rsidTr="00655F17">
        <w:trPr>
          <w:trHeight w:hRule="exact" w:val="559"/>
          <w:jc w:val="center"/>
        </w:trPr>
        <w:tc>
          <w:tcPr>
            <w:tcW w:w="502" w:type="dxa"/>
            <w:tcBorders>
              <w:top w:val="single" w:sz="8" w:space="0" w:color="9BBB59"/>
              <w:left w:val="nil"/>
              <w:bottom w:val="single" w:sz="8" w:space="0" w:color="9BBB59"/>
              <w:right w:val="nil"/>
            </w:tcBorders>
            <w:vAlign w:val="center"/>
          </w:tcPr>
          <w:p w:rsidR="00E51833" w:rsidRPr="00646E58" w:rsidRDefault="00E51833">
            <w:pPr>
              <w:bidi/>
              <w:spacing w:line="276" w:lineRule="auto"/>
              <w:ind w:right="-894"/>
              <w:jc w:val="lowKashida"/>
              <w:rPr>
                <w:rFonts w:cs="B Lotus"/>
                <w:color w:val="auto"/>
                <w:sz w:val="28"/>
                <w:szCs w:val="28"/>
                <w:rtl/>
              </w:rPr>
            </w:pPr>
            <w:r w:rsidRPr="00646E58">
              <w:rPr>
                <w:rFonts w:cs="B Lotus" w:hint="cs"/>
                <w:color w:val="auto"/>
                <w:sz w:val="28"/>
                <w:szCs w:val="28"/>
                <w:rtl/>
              </w:rPr>
              <w:t>گام</w:t>
            </w:r>
          </w:p>
        </w:tc>
        <w:tc>
          <w:tcPr>
            <w:tcW w:w="1298" w:type="dxa"/>
            <w:tcBorders>
              <w:top w:val="single" w:sz="8" w:space="0" w:color="9BBB59"/>
              <w:left w:val="nil"/>
              <w:bottom w:val="single" w:sz="8" w:space="0" w:color="9BBB59"/>
              <w:right w:val="nil"/>
            </w:tcBorders>
            <w:vAlign w:val="center"/>
          </w:tcPr>
          <w:p w:rsidR="00E51833" w:rsidRPr="00646E58" w:rsidRDefault="00E51833">
            <w:pPr>
              <w:bidi/>
              <w:spacing w:line="276" w:lineRule="auto"/>
              <w:ind w:firstLine="20"/>
              <w:jc w:val="center"/>
              <w:rPr>
                <w:rFonts w:cs="B Lotus"/>
                <w:color w:val="auto"/>
                <w:sz w:val="28"/>
                <w:szCs w:val="28"/>
                <w:rtl/>
              </w:rPr>
            </w:pPr>
            <w:r w:rsidRPr="00646E58">
              <w:rPr>
                <w:rFonts w:cs="B Lotus" w:hint="cs"/>
                <w:color w:val="auto"/>
                <w:sz w:val="28"/>
                <w:szCs w:val="28"/>
                <w:rtl/>
              </w:rPr>
              <w:t>مدل</w:t>
            </w:r>
          </w:p>
        </w:tc>
        <w:tc>
          <w:tcPr>
            <w:tcW w:w="1440" w:type="dxa"/>
            <w:tcBorders>
              <w:top w:val="single" w:sz="8" w:space="0" w:color="9BBB59"/>
              <w:left w:val="nil"/>
              <w:bottom w:val="single" w:sz="8" w:space="0" w:color="9BBB59"/>
              <w:right w:val="nil"/>
            </w:tcBorders>
            <w:vAlign w:val="center"/>
          </w:tcPr>
          <w:p w:rsidR="00E51833" w:rsidRPr="00646E58" w:rsidRDefault="00E51833">
            <w:pPr>
              <w:bidi/>
              <w:spacing w:line="276" w:lineRule="auto"/>
              <w:ind w:firstLine="20"/>
              <w:jc w:val="center"/>
              <w:rPr>
                <w:rFonts w:ascii="Times New Roman" w:hAnsi="Times New Roman" w:cs="B Lotus"/>
                <w:color w:val="auto"/>
                <w:sz w:val="28"/>
                <w:szCs w:val="28"/>
                <w:rtl/>
              </w:rPr>
            </w:pPr>
            <w:r w:rsidRPr="00646E58">
              <w:rPr>
                <w:rFonts w:ascii="Times New Roman" w:hAnsi="Times New Roman" w:cs="B Lotus"/>
                <w:color w:val="auto"/>
                <w:sz w:val="28"/>
                <w:szCs w:val="28"/>
              </w:rPr>
              <w:t>SS</w:t>
            </w:r>
          </w:p>
        </w:tc>
        <w:tc>
          <w:tcPr>
            <w:tcW w:w="810" w:type="dxa"/>
            <w:tcBorders>
              <w:top w:val="single" w:sz="8" w:space="0" w:color="9BBB59"/>
              <w:left w:val="nil"/>
              <w:bottom w:val="single" w:sz="8" w:space="0" w:color="9BBB59"/>
              <w:right w:val="nil"/>
            </w:tcBorders>
            <w:vAlign w:val="center"/>
          </w:tcPr>
          <w:p w:rsidR="00E51833" w:rsidRPr="00646E58" w:rsidRDefault="00E51833">
            <w:pPr>
              <w:bidi/>
              <w:spacing w:line="276" w:lineRule="auto"/>
              <w:jc w:val="center"/>
              <w:rPr>
                <w:rFonts w:ascii="Times New Roman" w:hAnsi="Times New Roman" w:cs="B Lotus"/>
                <w:color w:val="auto"/>
                <w:sz w:val="28"/>
                <w:szCs w:val="28"/>
                <w:rtl/>
              </w:rPr>
            </w:pPr>
            <w:r w:rsidRPr="00646E58">
              <w:rPr>
                <w:rFonts w:ascii="Times New Roman" w:hAnsi="Times New Roman" w:cs="B Lotus"/>
                <w:color w:val="auto"/>
                <w:sz w:val="28"/>
                <w:szCs w:val="28"/>
              </w:rPr>
              <w:t>df</w:t>
            </w:r>
          </w:p>
        </w:tc>
        <w:tc>
          <w:tcPr>
            <w:tcW w:w="1260" w:type="dxa"/>
            <w:tcBorders>
              <w:top w:val="single" w:sz="8" w:space="0" w:color="9BBB59"/>
              <w:left w:val="nil"/>
              <w:bottom w:val="single" w:sz="8" w:space="0" w:color="9BBB59"/>
              <w:right w:val="nil"/>
            </w:tcBorders>
            <w:vAlign w:val="center"/>
          </w:tcPr>
          <w:p w:rsidR="00E51833" w:rsidRPr="00646E58" w:rsidRDefault="00E51833">
            <w:pPr>
              <w:bidi/>
              <w:spacing w:line="259" w:lineRule="auto"/>
              <w:jc w:val="center"/>
              <w:rPr>
                <w:rFonts w:ascii="Times New Roman" w:hAnsi="Times New Roman" w:cs="B Lotus"/>
                <w:color w:val="auto"/>
                <w:sz w:val="28"/>
                <w:szCs w:val="28"/>
                <w:rtl/>
              </w:rPr>
            </w:pPr>
            <w:r w:rsidRPr="00646E58">
              <w:rPr>
                <w:rFonts w:ascii="Times New Roman" w:hAnsi="Times New Roman" w:cs="B Lotus"/>
                <w:color w:val="auto"/>
                <w:sz w:val="28"/>
                <w:szCs w:val="28"/>
              </w:rPr>
              <w:t>MS</w:t>
            </w:r>
            <w:r w:rsidRPr="00646E58">
              <w:rPr>
                <w:rFonts w:ascii="Times New Roman" w:hAnsi="Times New Roman" w:cs="B Lotus"/>
                <w:color w:val="auto"/>
                <w:sz w:val="28"/>
                <w:szCs w:val="28"/>
                <w:rtl/>
              </w:rPr>
              <w:t xml:space="preserve"> </w:t>
            </w:r>
          </w:p>
          <w:p w:rsidR="00E51833" w:rsidRPr="00646E58" w:rsidRDefault="00E51833">
            <w:pPr>
              <w:bidi/>
              <w:spacing w:line="276" w:lineRule="auto"/>
              <w:jc w:val="center"/>
              <w:rPr>
                <w:rFonts w:ascii="Times New Roman" w:hAnsi="Times New Roman" w:cs="B Lotus"/>
                <w:color w:val="auto"/>
                <w:sz w:val="28"/>
                <w:szCs w:val="28"/>
                <w:rtl/>
              </w:rPr>
            </w:pPr>
          </w:p>
        </w:tc>
        <w:tc>
          <w:tcPr>
            <w:tcW w:w="990" w:type="dxa"/>
            <w:tcBorders>
              <w:top w:val="single" w:sz="8" w:space="0" w:color="9BBB59"/>
              <w:left w:val="nil"/>
              <w:bottom w:val="single" w:sz="8" w:space="0" w:color="9BBB59"/>
              <w:right w:val="nil"/>
            </w:tcBorders>
            <w:vAlign w:val="center"/>
          </w:tcPr>
          <w:p w:rsidR="00E51833" w:rsidRPr="00646E58" w:rsidRDefault="00E51833">
            <w:pPr>
              <w:bidi/>
              <w:spacing w:line="276" w:lineRule="auto"/>
              <w:ind w:firstLine="20"/>
              <w:jc w:val="center"/>
              <w:rPr>
                <w:rFonts w:ascii="Times New Roman" w:hAnsi="Times New Roman" w:cs="B Lotus"/>
                <w:color w:val="auto"/>
                <w:sz w:val="28"/>
                <w:szCs w:val="28"/>
                <w:rtl/>
              </w:rPr>
            </w:pPr>
            <w:r w:rsidRPr="00646E58">
              <w:rPr>
                <w:rFonts w:ascii="Times New Roman" w:hAnsi="Times New Roman" w:cs="B Lotus"/>
                <w:color w:val="auto"/>
                <w:sz w:val="28"/>
                <w:szCs w:val="28"/>
                <w:lang w:bidi="fa-IR"/>
              </w:rPr>
              <w:t>F</w:t>
            </w:r>
          </w:p>
        </w:tc>
        <w:tc>
          <w:tcPr>
            <w:tcW w:w="810" w:type="dxa"/>
            <w:tcBorders>
              <w:top w:val="single" w:sz="8" w:space="0" w:color="9BBB59"/>
              <w:left w:val="nil"/>
              <w:bottom w:val="single" w:sz="8" w:space="0" w:color="9BBB59"/>
              <w:right w:val="nil"/>
            </w:tcBorders>
            <w:vAlign w:val="center"/>
          </w:tcPr>
          <w:p w:rsidR="00E51833" w:rsidRPr="00646E58" w:rsidRDefault="00E51833">
            <w:pPr>
              <w:bidi/>
              <w:spacing w:line="276" w:lineRule="auto"/>
              <w:ind w:firstLine="20"/>
              <w:jc w:val="center"/>
              <w:rPr>
                <w:rFonts w:ascii="Times New Roman" w:hAnsi="Times New Roman" w:cs="B Lotus"/>
                <w:color w:val="auto"/>
                <w:sz w:val="28"/>
                <w:szCs w:val="28"/>
                <w:rtl/>
              </w:rPr>
            </w:pPr>
            <w:r w:rsidRPr="00646E58">
              <w:rPr>
                <w:rFonts w:ascii="Times New Roman" w:hAnsi="Times New Roman" w:cs="B Lotus"/>
                <w:color w:val="auto"/>
                <w:sz w:val="28"/>
                <w:szCs w:val="28"/>
                <w:lang w:bidi="fa-IR"/>
              </w:rPr>
              <w:t>p</w:t>
            </w:r>
          </w:p>
        </w:tc>
        <w:tc>
          <w:tcPr>
            <w:tcW w:w="900" w:type="dxa"/>
            <w:tcBorders>
              <w:top w:val="single" w:sz="8" w:space="0" w:color="9BBB59"/>
              <w:left w:val="nil"/>
              <w:bottom w:val="single" w:sz="8" w:space="0" w:color="9BBB59"/>
              <w:right w:val="nil"/>
            </w:tcBorders>
            <w:vAlign w:val="center"/>
          </w:tcPr>
          <w:p w:rsidR="00E51833" w:rsidRPr="00646E58" w:rsidRDefault="00E51833">
            <w:pPr>
              <w:bidi/>
              <w:spacing w:line="276" w:lineRule="auto"/>
              <w:ind w:firstLine="20"/>
              <w:jc w:val="center"/>
              <w:rPr>
                <w:rFonts w:ascii="Times New Roman" w:hAnsi="Times New Roman" w:cs="B Lotus"/>
                <w:color w:val="auto"/>
                <w:sz w:val="28"/>
                <w:szCs w:val="28"/>
                <w:rtl/>
              </w:rPr>
            </w:pPr>
            <w:r w:rsidRPr="00646E58">
              <w:rPr>
                <w:rFonts w:ascii="Times New Roman" w:hAnsi="Times New Roman" w:cs="B Lotus"/>
                <w:color w:val="auto"/>
                <w:sz w:val="28"/>
                <w:szCs w:val="28"/>
                <w:lang w:bidi="fa-IR"/>
              </w:rPr>
              <w:t>R</w:t>
            </w:r>
          </w:p>
        </w:tc>
        <w:tc>
          <w:tcPr>
            <w:tcW w:w="810" w:type="dxa"/>
            <w:tcBorders>
              <w:top w:val="single" w:sz="8" w:space="0" w:color="9BBB59"/>
              <w:left w:val="nil"/>
              <w:bottom w:val="single" w:sz="8" w:space="0" w:color="9BBB59"/>
              <w:right w:val="nil"/>
            </w:tcBorders>
            <w:vAlign w:val="center"/>
          </w:tcPr>
          <w:p w:rsidR="00E51833" w:rsidRPr="00646E58" w:rsidRDefault="00E51833">
            <w:pPr>
              <w:bidi/>
              <w:spacing w:line="276" w:lineRule="auto"/>
              <w:jc w:val="center"/>
              <w:rPr>
                <w:rFonts w:ascii="Times New Roman" w:hAnsi="Times New Roman" w:cs="B Lotus"/>
                <w:color w:val="auto"/>
                <w:sz w:val="28"/>
                <w:szCs w:val="28"/>
                <w:rtl/>
              </w:rPr>
            </w:pPr>
            <w:r w:rsidRPr="00646E58">
              <w:rPr>
                <w:rFonts w:ascii="Times New Roman" w:hAnsi="Times New Roman" w:cs="B Lotus"/>
                <w:color w:val="auto"/>
                <w:sz w:val="28"/>
                <w:szCs w:val="28"/>
                <w:lang w:bidi="fa-IR"/>
              </w:rPr>
              <w:t>R</w:t>
            </w:r>
            <w:r w:rsidRPr="00646E58">
              <w:rPr>
                <w:rFonts w:ascii="Times New Roman" w:hAnsi="Times New Roman" w:cs="B Lotus"/>
                <w:color w:val="auto"/>
                <w:sz w:val="28"/>
                <w:szCs w:val="28"/>
                <w:vertAlign w:val="superscript"/>
                <w:lang w:bidi="fa-IR"/>
              </w:rPr>
              <w:t>2</w:t>
            </w:r>
          </w:p>
        </w:tc>
      </w:tr>
      <w:tr w:rsidR="00E51833" w:rsidRPr="00646E58" w:rsidTr="00655F17">
        <w:trPr>
          <w:trHeight w:val="375"/>
          <w:jc w:val="center"/>
        </w:trPr>
        <w:tc>
          <w:tcPr>
            <w:tcW w:w="502" w:type="dxa"/>
            <w:tcBorders>
              <w:left w:val="nil"/>
              <w:right w:val="nil"/>
            </w:tcBorders>
            <w:shd w:val="clear" w:color="auto" w:fill="E6EED5"/>
            <w:vAlign w:val="center"/>
          </w:tcPr>
          <w:p w:rsidR="00E51833" w:rsidRPr="00646E58" w:rsidRDefault="00E51833">
            <w:pPr>
              <w:bidi/>
              <w:spacing w:line="276" w:lineRule="auto"/>
              <w:ind w:right="-894"/>
              <w:rPr>
                <w:rFonts w:cs="B Lotus"/>
                <w:color w:val="auto"/>
                <w:sz w:val="28"/>
                <w:szCs w:val="28"/>
                <w:rtl/>
              </w:rPr>
            </w:pPr>
            <w:r w:rsidRPr="00646E58">
              <w:rPr>
                <w:rFonts w:cs="B Lotus" w:hint="cs"/>
                <w:color w:val="auto"/>
                <w:sz w:val="28"/>
                <w:szCs w:val="28"/>
                <w:rtl/>
              </w:rPr>
              <w:t>1</w:t>
            </w:r>
          </w:p>
        </w:tc>
        <w:tc>
          <w:tcPr>
            <w:tcW w:w="1298" w:type="dxa"/>
            <w:tcBorders>
              <w:left w:val="nil"/>
              <w:right w:val="nil"/>
            </w:tcBorders>
            <w:shd w:val="clear" w:color="auto" w:fill="E6EED5"/>
            <w:vAlign w:val="center"/>
          </w:tcPr>
          <w:p w:rsidR="00E51833" w:rsidRPr="00646E58" w:rsidRDefault="00E51833">
            <w:pPr>
              <w:bidi/>
              <w:spacing w:line="276" w:lineRule="auto"/>
              <w:ind w:firstLine="20"/>
              <w:jc w:val="center"/>
              <w:rPr>
                <w:rFonts w:cs="B Lotus"/>
                <w:color w:val="auto"/>
                <w:sz w:val="28"/>
                <w:szCs w:val="28"/>
                <w:rtl/>
              </w:rPr>
            </w:pPr>
            <w:r w:rsidRPr="00646E58">
              <w:rPr>
                <w:rFonts w:cs="B Lotus" w:hint="cs"/>
                <w:color w:val="auto"/>
                <w:sz w:val="28"/>
                <w:szCs w:val="28"/>
                <w:rtl/>
              </w:rPr>
              <w:t>رگرسیون</w:t>
            </w:r>
          </w:p>
        </w:tc>
        <w:tc>
          <w:tcPr>
            <w:tcW w:w="1440" w:type="dxa"/>
            <w:tcBorders>
              <w:left w:val="nil"/>
              <w:right w:val="nil"/>
            </w:tcBorders>
            <w:shd w:val="clear" w:color="auto" w:fill="E6EED5"/>
            <w:vAlign w:val="center"/>
          </w:tcPr>
          <w:p w:rsidR="00E51833" w:rsidRPr="00646E58" w:rsidRDefault="00E51833">
            <w:pPr>
              <w:bidi/>
              <w:spacing w:line="276" w:lineRule="auto"/>
              <w:ind w:firstLine="20"/>
              <w:jc w:val="center"/>
              <w:rPr>
                <w:rFonts w:cs="B Lotus"/>
                <w:color w:val="auto"/>
                <w:sz w:val="28"/>
                <w:szCs w:val="28"/>
                <w:rtl/>
                <w:lang w:bidi="fa-IR"/>
              </w:rPr>
            </w:pPr>
            <w:r w:rsidRPr="00646E58">
              <w:rPr>
                <w:rFonts w:cs="B Lotus" w:hint="cs"/>
                <w:color w:val="auto"/>
                <w:sz w:val="28"/>
                <w:szCs w:val="28"/>
                <w:rtl/>
                <w:lang w:bidi="fa-IR"/>
              </w:rPr>
              <w:t>45/3120</w:t>
            </w:r>
          </w:p>
        </w:tc>
        <w:tc>
          <w:tcPr>
            <w:tcW w:w="810" w:type="dxa"/>
            <w:tcBorders>
              <w:left w:val="nil"/>
              <w:right w:val="nil"/>
            </w:tcBorders>
            <w:shd w:val="clear" w:color="auto" w:fill="E6EED5"/>
            <w:vAlign w:val="center"/>
          </w:tcPr>
          <w:p w:rsidR="00E51833" w:rsidRPr="00646E58" w:rsidRDefault="00E51833">
            <w:pPr>
              <w:bidi/>
              <w:spacing w:line="276" w:lineRule="auto"/>
              <w:jc w:val="center"/>
              <w:rPr>
                <w:rFonts w:cs="B Lotus"/>
                <w:color w:val="auto"/>
                <w:sz w:val="28"/>
                <w:szCs w:val="28"/>
                <w:rtl/>
              </w:rPr>
            </w:pPr>
            <w:r w:rsidRPr="00646E58">
              <w:rPr>
                <w:rFonts w:cs="B Lotus" w:hint="cs"/>
                <w:color w:val="auto"/>
                <w:sz w:val="28"/>
                <w:szCs w:val="28"/>
                <w:rtl/>
              </w:rPr>
              <w:t>1</w:t>
            </w:r>
          </w:p>
        </w:tc>
        <w:tc>
          <w:tcPr>
            <w:tcW w:w="1260" w:type="dxa"/>
            <w:tcBorders>
              <w:left w:val="nil"/>
              <w:right w:val="nil"/>
            </w:tcBorders>
            <w:shd w:val="clear" w:color="auto" w:fill="E6EED5"/>
            <w:vAlign w:val="center"/>
          </w:tcPr>
          <w:p w:rsidR="00E51833" w:rsidRPr="00646E58" w:rsidRDefault="00E51833">
            <w:pPr>
              <w:bidi/>
              <w:spacing w:line="276" w:lineRule="auto"/>
              <w:ind w:firstLine="20"/>
              <w:jc w:val="center"/>
              <w:rPr>
                <w:rFonts w:cs="B Lotus"/>
                <w:color w:val="auto"/>
                <w:sz w:val="28"/>
                <w:szCs w:val="28"/>
                <w:rtl/>
                <w:lang w:bidi="fa-IR"/>
              </w:rPr>
            </w:pPr>
            <w:r w:rsidRPr="00646E58">
              <w:rPr>
                <w:rFonts w:cs="B Lotus" w:hint="cs"/>
                <w:color w:val="auto"/>
                <w:sz w:val="28"/>
                <w:szCs w:val="28"/>
                <w:rtl/>
                <w:lang w:bidi="fa-IR"/>
              </w:rPr>
              <w:t>45/3120</w:t>
            </w:r>
          </w:p>
        </w:tc>
        <w:tc>
          <w:tcPr>
            <w:tcW w:w="990" w:type="dxa"/>
            <w:tcBorders>
              <w:left w:val="nil"/>
              <w:right w:val="nil"/>
            </w:tcBorders>
            <w:shd w:val="clear" w:color="auto" w:fill="E6EED5"/>
            <w:vAlign w:val="center"/>
          </w:tcPr>
          <w:p w:rsidR="00E51833" w:rsidRPr="00646E58" w:rsidRDefault="00E51833">
            <w:pPr>
              <w:bidi/>
              <w:spacing w:line="276" w:lineRule="auto"/>
              <w:ind w:firstLine="20"/>
              <w:jc w:val="center"/>
              <w:rPr>
                <w:rFonts w:cs="B Lotus"/>
                <w:color w:val="auto"/>
                <w:sz w:val="28"/>
                <w:szCs w:val="28"/>
                <w:rtl/>
                <w:lang w:bidi="fa-IR"/>
              </w:rPr>
            </w:pPr>
            <w:r w:rsidRPr="00646E58">
              <w:rPr>
                <w:rFonts w:cs="B Lotus" w:hint="cs"/>
                <w:color w:val="auto"/>
                <w:sz w:val="28"/>
                <w:szCs w:val="28"/>
                <w:rtl/>
              </w:rPr>
              <w:t>8/41</w:t>
            </w:r>
          </w:p>
        </w:tc>
        <w:tc>
          <w:tcPr>
            <w:tcW w:w="810" w:type="dxa"/>
            <w:tcBorders>
              <w:left w:val="nil"/>
              <w:right w:val="nil"/>
            </w:tcBorders>
            <w:shd w:val="clear" w:color="auto" w:fill="E6EED5"/>
            <w:vAlign w:val="center"/>
          </w:tcPr>
          <w:p w:rsidR="00E51833" w:rsidRPr="00646E58" w:rsidRDefault="00E51833">
            <w:pPr>
              <w:bidi/>
              <w:spacing w:line="276" w:lineRule="auto"/>
              <w:ind w:firstLine="20"/>
              <w:jc w:val="center"/>
              <w:rPr>
                <w:rFonts w:cs="B Lotus"/>
                <w:color w:val="auto"/>
                <w:sz w:val="28"/>
                <w:szCs w:val="28"/>
                <w:rtl/>
              </w:rPr>
            </w:pPr>
            <w:r w:rsidRPr="00646E58">
              <w:rPr>
                <w:rFonts w:cs="B Lotus" w:hint="cs"/>
                <w:color w:val="auto"/>
                <w:sz w:val="28"/>
                <w:szCs w:val="28"/>
                <w:rtl/>
              </w:rPr>
              <w:t>001/0</w:t>
            </w:r>
          </w:p>
        </w:tc>
        <w:tc>
          <w:tcPr>
            <w:tcW w:w="900" w:type="dxa"/>
            <w:tcBorders>
              <w:left w:val="nil"/>
              <w:right w:val="nil"/>
            </w:tcBorders>
            <w:shd w:val="clear" w:color="auto" w:fill="E6EED5"/>
            <w:vAlign w:val="center"/>
          </w:tcPr>
          <w:p w:rsidR="00E51833" w:rsidRPr="00646E58" w:rsidRDefault="00E51833">
            <w:pPr>
              <w:bidi/>
              <w:spacing w:line="276" w:lineRule="auto"/>
              <w:ind w:firstLine="20"/>
              <w:jc w:val="center"/>
              <w:rPr>
                <w:rFonts w:cs="B Lotus"/>
                <w:color w:val="auto"/>
                <w:sz w:val="28"/>
                <w:szCs w:val="28"/>
                <w:rtl/>
              </w:rPr>
            </w:pPr>
            <w:r w:rsidRPr="00646E58">
              <w:rPr>
                <w:rFonts w:cs="B Lotus" w:hint="cs"/>
                <w:color w:val="auto"/>
                <w:sz w:val="28"/>
                <w:szCs w:val="28"/>
                <w:rtl/>
              </w:rPr>
              <w:t>58/0</w:t>
            </w:r>
          </w:p>
        </w:tc>
        <w:tc>
          <w:tcPr>
            <w:tcW w:w="810" w:type="dxa"/>
            <w:tcBorders>
              <w:left w:val="nil"/>
              <w:right w:val="nil"/>
            </w:tcBorders>
            <w:shd w:val="clear" w:color="auto" w:fill="E6EED5"/>
            <w:vAlign w:val="center"/>
          </w:tcPr>
          <w:p w:rsidR="00E51833" w:rsidRPr="00646E58" w:rsidRDefault="00E51833">
            <w:pPr>
              <w:bidi/>
              <w:spacing w:line="276" w:lineRule="auto"/>
              <w:jc w:val="center"/>
              <w:rPr>
                <w:rFonts w:cs="B Lotus"/>
                <w:color w:val="auto"/>
                <w:sz w:val="28"/>
                <w:szCs w:val="28"/>
                <w:rtl/>
              </w:rPr>
            </w:pPr>
            <w:r w:rsidRPr="00646E58">
              <w:rPr>
                <w:rFonts w:cs="B Lotus" w:hint="cs"/>
                <w:color w:val="auto"/>
                <w:sz w:val="28"/>
                <w:szCs w:val="28"/>
                <w:rtl/>
              </w:rPr>
              <w:t>34/0</w:t>
            </w:r>
          </w:p>
        </w:tc>
      </w:tr>
      <w:tr w:rsidR="00E51833" w:rsidRPr="00646E58" w:rsidTr="00655F17">
        <w:trPr>
          <w:trHeight w:hRule="exact" w:val="495"/>
          <w:jc w:val="center"/>
        </w:trPr>
        <w:tc>
          <w:tcPr>
            <w:tcW w:w="502" w:type="dxa"/>
            <w:vAlign w:val="center"/>
          </w:tcPr>
          <w:p w:rsidR="00E51833" w:rsidRPr="00646E58" w:rsidRDefault="00E51833">
            <w:pPr>
              <w:bidi/>
              <w:spacing w:line="276" w:lineRule="auto"/>
              <w:ind w:firstLine="360"/>
              <w:rPr>
                <w:rFonts w:cs="B Lotus"/>
                <w:color w:val="auto"/>
                <w:sz w:val="28"/>
                <w:szCs w:val="28"/>
                <w:rtl/>
              </w:rPr>
            </w:pPr>
          </w:p>
        </w:tc>
        <w:tc>
          <w:tcPr>
            <w:tcW w:w="1298" w:type="dxa"/>
            <w:vAlign w:val="center"/>
          </w:tcPr>
          <w:p w:rsidR="00E51833" w:rsidRPr="00646E58" w:rsidRDefault="00E51833">
            <w:pPr>
              <w:bidi/>
              <w:spacing w:line="276" w:lineRule="auto"/>
              <w:ind w:firstLine="20"/>
              <w:jc w:val="center"/>
              <w:rPr>
                <w:rFonts w:cs="B Lotus"/>
                <w:color w:val="auto"/>
                <w:sz w:val="28"/>
                <w:szCs w:val="28"/>
                <w:rtl/>
              </w:rPr>
            </w:pPr>
            <w:r w:rsidRPr="00646E58">
              <w:rPr>
                <w:rFonts w:cs="B Lotus" w:hint="cs"/>
                <w:color w:val="auto"/>
                <w:sz w:val="28"/>
                <w:szCs w:val="28"/>
                <w:rtl/>
              </w:rPr>
              <w:t>باقیمانده</w:t>
            </w:r>
          </w:p>
        </w:tc>
        <w:tc>
          <w:tcPr>
            <w:tcW w:w="1440" w:type="dxa"/>
            <w:vAlign w:val="center"/>
          </w:tcPr>
          <w:p w:rsidR="00E51833" w:rsidRPr="00646E58" w:rsidRDefault="00E51833">
            <w:pPr>
              <w:bidi/>
              <w:spacing w:line="276" w:lineRule="auto"/>
              <w:ind w:firstLine="20"/>
              <w:jc w:val="center"/>
              <w:rPr>
                <w:rFonts w:cs="B Lotus"/>
                <w:color w:val="auto"/>
                <w:sz w:val="28"/>
                <w:szCs w:val="28"/>
                <w:rtl/>
              </w:rPr>
            </w:pPr>
            <w:r w:rsidRPr="00646E58">
              <w:rPr>
                <w:rFonts w:cs="B Lotus" w:hint="cs"/>
                <w:color w:val="auto"/>
                <w:sz w:val="28"/>
                <w:szCs w:val="28"/>
                <w:rtl/>
              </w:rPr>
              <w:t>12/5896</w:t>
            </w:r>
          </w:p>
        </w:tc>
        <w:tc>
          <w:tcPr>
            <w:tcW w:w="810" w:type="dxa"/>
            <w:vAlign w:val="center"/>
          </w:tcPr>
          <w:p w:rsidR="00E51833" w:rsidRPr="00646E58" w:rsidRDefault="00E51833">
            <w:pPr>
              <w:bidi/>
              <w:spacing w:line="276" w:lineRule="auto"/>
              <w:jc w:val="center"/>
              <w:rPr>
                <w:rFonts w:cs="B Lotus"/>
                <w:color w:val="auto"/>
                <w:sz w:val="28"/>
                <w:szCs w:val="28"/>
                <w:rtl/>
              </w:rPr>
            </w:pPr>
            <w:r w:rsidRPr="00646E58">
              <w:rPr>
                <w:rFonts w:cs="B Lotus" w:hint="cs"/>
                <w:color w:val="auto"/>
                <w:sz w:val="28"/>
                <w:szCs w:val="28"/>
                <w:rtl/>
              </w:rPr>
              <w:t>79</w:t>
            </w:r>
          </w:p>
        </w:tc>
        <w:tc>
          <w:tcPr>
            <w:tcW w:w="1260" w:type="dxa"/>
            <w:vAlign w:val="center"/>
          </w:tcPr>
          <w:p w:rsidR="00E51833" w:rsidRPr="00646E58" w:rsidRDefault="00E51833">
            <w:pPr>
              <w:bidi/>
              <w:spacing w:line="276" w:lineRule="auto"/>
              <w:jc w:val="center"/>
              <w:rPr>
                <w:rFonts w:cs="B Lotus"/>
                <w:color w:val="auto"/>
                <w:sz w:val="28"/>
                <w:szCs w:val="28"/>
                <w:rtl/>
              </w:rPr>
            </w:pPr>
            <w:r w:rsidRPr="00646E58">
              <w:rPr>
                <w:rFonts w:cs="B Lotus" w:hint="cs"/>
                <w:color w:val="auto"/>
                <w:sz w:val="28"/>
                <w:szCs w:val="28"/>
                <w:rtl/>
              </w:rPr>
              <w:t>64/74</w:t>
            </w:r>
          </w:p>
        </w:tc>
        <w:tc>
          <w:tcPr>
            <w:tcW w:w="990" w:type="dxa"/>
            <w:vAlign w:val="center"/>
          </w:tcPr>
          <w:p w:rsidR="00E51833" w:rsidRPr="00646E58" w:rsidRDefault="00E51833">
            <w:pPr>
              <w:bidi/>
              <w:spacing w:line="276" w:lineRule="auto"/>
              <w:ind w:firstLine="20"/>
              <w:jc w:val="center"/>
              <w:rPr>
                <w:rFonts w:cs="B Lotus"/>
                <w:color w:val="auto"/>
                <w:sz w:val="28"/>
                <w:szCs w:val="28"/>
                <w:rtl/>
              </w:rPr>
            </w:pPr>
          </w:p>
        </w:tc>
        <w:tc>
          <w:tcPr>
            <w:tcW w:w="810" w:type="dxa"/>
            <w:vAlign w:val="center"/>
          </w:tcPr>
          <w:p w:rsidR="00E51833" w:rsidRPr="00646E58" w:rsidRDefault="00E51833">
            <w:pPr>
              <w:bidi/>
              <w:spacing w:line="276" w:lineRule="auto"/>
              <w:ind w:firstLine="20"/>
              <w:jc w:val="center"/>
              <w:rPr>
                <w:rFonts w:cs="B Lotus"/>
                <w:color w:val="auto"/>
                <w:sz w:val="28"/>
                <w:szCs w:val="28"/>
                <w:rtl/>
              </w:rPr>
            </w:pPr>
          </w:p>
        </w:tc>
        <w:tc>
          <w:tcPr>
            <w:tcW w:w="900" w:type="dxa"/>
            <w:vAlign w:val="center"/>
          </w:tcPr>
          <w:p w:rsidR="00E51833" w:rsidRPr="00646E58" w:rsidRDefault="00E51833">
            <w:pPr>
              <w:bidi/>
              <w:spacing w:line="276" w:lineRule="auto"/>
              <w:ind w:firstLine="20"/>
              <w:jc w:val="center"/>
              <w:rPr>
                <w:rFonts w:cs="B Lotus"/>
                <w:color w:val="auto"/>
                <w:sz w:val="28"/>
                <w:szCs w:val="28"/>
                <w:rtl/>
              </w:rPr>
            </w:pPr>
          </w:p>
        </w:tc>
        <w:tc>
          <w:tcPr>
            <w:tcW w:w="810" w:type="dxa"/>
            <w:vAlign w:val="center"/>
          </w:tcPr>
          <w:p w:rsidR="00E51833" w:rsidRPr="00646E58" w:rsidRDefault="00E51833">
            <w:pPr>
              <w:bidi/>
              <w:spacing w:line="276" w:lineRule="auto"/>
              <w:ind w:firstLine="360"/>
              <w:jc w:val="center"/>
              <w:rPr>
                <w:rFonts w:cs="B Lotus"/>
                <w:color w:val="auto"/>
                <w:sz w:val="28"/>
                <w:szCs w:val="28"/>
                <w:rtl/>
              </w:rPr>
            </w:pPr>
          </w:p>
        </w:tc>
      </w:tr>
      <w:tr w:rsidR="00E51833" w:rsidRPr="00646E58" w:rsidTr="00655F17">
        <w:trPr>
          <w:trHeight w:val="135"/>
          <w:jc w:val="center"/>
        </w:trPr>
        <w:tc>
          <w:tcPr>
            <w:tcW w:w="502" w:type="dxa"/>
            <w:tcBorders>
              <w:left w:val="nil"/>
              <w:right w:val="nil"/>
            </w:tcBorders>
            <w:shd w:val="clear" w:color="auto" w:fill="E6EED5"/>
            <w:vAlign w:val="center"/>
          </w:tcPr>
          <w:p w:rsidR="00E51833" w:rsidRPr="00646E58" w:rsidRDefault="00E51833">
            <w:pPr>
              <w:bidi/>
              <w:spacing w:line="276" w:lineRule="auto"/>
              <w:ind w:right="-894"/>
              <w:rPr>
                <w:rFonts w:cs="B Lotus"/>
                <w:color w:val="auto"/>
                <w:sz w:val="28"/>
                <w:szCs w:val="28"/>
                <w:rtl/>
              </w:rPr>
            </w:pPr>
            <w:r w:rsidRPr="00646E58">
              <w:rPr>
                <w:rFonts w:cs="B Lotus" w:hint="cs"/>
                <w:color w:val="auto"/>
                <w:sz w:val="28"/>
                <w:szCs w:val="28"/>
                <w:rtl/>
              </w:rPr>
              <w:t>2</w:t>
            </w:r>
          </w:p>
        </w:tc>
        <w:tc>
          <w:tcPr>
            <w:tcW w:w="1298" w:type="dxa"/>
            <w:tcBorders>
              <w:left w:val="nil"/>
              <w:right w:val="nil"/>
            </w:tcBorders>
            <w:shd w:val="clear" w:color="auto" w:fill="E6EED5"/>
            <w:vAlign w:val="center"/>
          </w:tcPr>
          <w:p w:rsidR="00E51833" w:rsidRPr="00646E58" w:rsidRDefault="00E51833">
            <w:pPr>
              <w:bidi/>
              <w:spacing w:line="276" w:lineRule="auto"/>
              <w:ind w:firstLine="20"/>
              <w:jc w:val="center"/>
              <w:rPr>
                <w:rFonts w:cs="B Lotus"/>
                <w:color w:val="auto"/>
                <w:sz w:val="28"/>
                <w:szCs w:val="28"/>
                <w:rtl/>
              </w:rPr>
            </w:pPr>
            <w:r w:rsidRPr="00646E58">
              <w:rPr>
                <w:rFonts w:cs="B Lotus" w:hint="cs"/>
                <w:color w:val="auto"/>
                <w:sz w:val="28"/>
                <w:szCs w:val="28"/>
                <w:rtl/>
              </w:rPr>
              <w:t>رگرسیون</w:t>
            </w:r>
          </w:p>
        </w:tc>
        <w:tc>
          <w:tcPr>
            <w:tcW w:w="1440" w:type="dxa"/>
            <w:tcBorders>
              <w:left w:val="nil"/>
              <w:right w:val="nil"/>
            </w:tcBorders>
            <w:shd w:val="clear" w:color="auto" w:fill="E6EED5"/>
            <w:vAlign w:val="center"/>
          </w:tcPr>
          <w:p w:rsidR="00E51833" w:rsidRPr="00646E58" w:rsidRDefault="00E51833">
            <w:pPr>
              <w:bidi/>
              <w:spacing w:line="276" w:lineRule="auto"/>
              <w:ind w:firstLine="20"/>
              <w:jc w:val="center"/>
              <w:rPr>
                <w:rFonts w:cs="B Lotus"/>
                <w:color w:val="auto"/>
                <w:sz w:val="28"/>
                <w:szCs w:val="28"/>
                <w:rtl/>
              </w:rPr>
            </w:pPr>
            <w:r w:rsidRPr="00646E58">
              <w:rPr>
                <w:rFonts w:cs="B Lotus" w:hint="cs"/>
                <w:color w:val="auto"/>
                <w:sz w:val="28"/>
                <w:szCs w:val="28"/>
                <w:rtl/>
              </w:rPr>
              <w:t>63/4012</w:t>
            </w:r>
          </w:p>
        </w:tc>
        <w:tc>
          <w:tcPr>
            <w:tcW w:w="810" w:type="dxa"/>
            <w:tcBorders>
              <w:left w:val="nil"/>
              <w:right w:val="nil"/>
            </w:tcBorders>
            <w:shd w:val="clear" w:color="auto" w:fill="E6EED5"/>
            <w:vAlign w:val="center"/>
          </w:tcPr>
          <w:p w:rsidR="00E51833" w:rsidRPr="00646E58" w:rsidRDefault="00E51833">
            <w:pPr>
              <w:bidi/>
              <w:spacing w:line="276" w:lineRule="auto"/>
              <w:jc w:val="center"/>
              <w:rPr>
                <w:rFonts w:cs="B Lotus"/>
                <w:color w:val="auto"/>
                <w:sz w:val="28"/>
                <w:szCs w:val="28"/>
                <w:rtl/>
              </w:rPr>
            </w:pPr>
            <w:r w:rsidRPr="00646E58">
              <w:rPr>
                <w:rFonts w:cs="B Lotus" w:hint="cs"/>
                <w:color w:val="auto"/>
                <w:sz w:val="28"/>
                <w:szCs w:val="28"/>
                <w:rtl/>
              </w:rPr>
              <w:t>2</w:t>
            </w:r>
          </w:p>
        </w:tc>
        <w:tc>
          <w:tcPr>
            <w:tcW w:w="1260" w:type="dxa"/>
            <w:tcBorders>
              <w:left w:val="nil"/>
              <w:right w:val="nil"/>
            </w:tcBorders>
            <w:shd w:val="clear" w:color="auto" w:fill="E6EED5"/>
            <w:vAlign w:val="center"/>
          </w:tcPr>
          <w:p w:rsidR="00E51833" w:rsidRPr="00646E58" w:rsidRDefault="00E51833">
            <w:pPr>
              <w:bidi/>
              <w:spacing w:line="276" w:lineRule="auto"/>
              <w:jc w:val="center"/>
              <w:rPr>
                <w:rFonts w:cs="B Lotus"/>
                <w:color w:val="auto"/>
                <w:sz w:val="28"/>
                <w:szCs w:val="28"/>
                <w:rtl/>
              </w:rPr>
            </w:pPr>
            <w:r w:rsidRPr="00646E58">
              <w:rPr>
                <w:rFonts w:cs="B Lotus" w:hint="cs"/>
                <w:color w:val="auto"/>
                <w:sz w:val="28"/>
                <w:szCs w:val="28"/>
                <w:rtl/>
              </w:rPr>
              <w:t>31/2006</w:t>
            </w:r>
          </w:p>
        </w:tc>
        <w:tc>
          <w:tcPr>
            <w:tcW w:w="990" w:type="dxa"/>
            <w:tcBorders>
              <w:left w:val="nil"/>
              <w:right w:val="nil"/>
            </w:tcBorders>
            <w:shd w:val="clear" w:color="auto" w:fill="E6EED5"/>
            <w:vAlign w:val="center"/>
          </w:tcPr>
          <w:p w:rsidR="00E51833" w:rsidRPr="00646E58" w:rsidRDefault="00FB2976">
            <w:pPr>
              <w:bidi/>
              <w:spacing w:line="276" w:lineRule="auto"/>
              <w:ind w:firstLine="20"/>
              <w:jc w:val="center"/>
              <w:rPr>
                <w:rFonts w:cs="B Lotus"/>
                <w:color w:val="auto"/>
                <w:sz w:val="28"/>
                <w:szCs w:val="28"/>
                <w:rtl/>
              </w:rPr>
            </w:pPr>
            <w:r>
              <w:rPr>
                <w:rFonts w:cs="B Lotus" w:hint="cs"/>
                <w:color w:val="auto"/>
                <w:sz w:val="28"/>
                <w:szCs w:val="28"/>
                <w:rtl/>
              </w:rPr>
              <w:t>27</w:t>
            </w:r>
            <w:r w:rsidR="00E51833" w:rsidRPr="00646E58">
              <w:rPr>
                <w:rFonts w:cs="B Lotus" w:hint="cs"/>
                <w:color w:val="auto"/>
                <w:sz w:val="28"/>
                <w:szCs w:val="28"/>
                <w:rtl/>
              </w:rPr>
              <w:t>/</w:t>
            </w:r>
            <w:r>
              <w:rPr>
                <w:rFonts w:cs="B Lotus" w:hint="cs"/>
                <w:color w:val="auto"/>
                <w:sz w:val="28"/>
                <w:szCs w:val="28"/>
                <w:rtl/>
              </w:rPr>
              <w:t>31</w:t>
            </w:r>
          </w:p>
        </w:tc>
        <w:tc>
          <w:tcPr>
            <w:tcW w:w="810" w:type="dxa"/>
            <w:tcBorders>
              <w:left w:val="nil"/>
              <w:right w:val="nil"/>
            </w:tcBorders>
            <w:shd w:val="clear" w:color="auto" w:fill="E6EED5"/>
            <w:vAlign w:val="center"/>
          </w:tcPr>
          <w:p w:rsidR="00E51833" w:rsidRPr="00646E58" w:rsidRDefault="00E51833">
            <w:pPr>
              <w:bidi/>
              <w:spacing w:line="276" w:lineRule="auto"/>
              <w:ind w:firstLine="20"/>
              <w:jc w:val="center"/>
              <w:rPr>
                <w:rFonts w:cs="B Lotus"/>
                <w:color w:val="auto"/>
                <w:sz w:val="28"/>
                <w:szCs w:val="28"/>
                <w:rtl/>
              </w:rPr>
            </w:pPr>
            <w:r w:rsidRPr="00646E58">
              <w:rPr>
                <w:rFonts w:cs="B Lotus" w:hint="cs"/>
                <w:color w:val="auto"/>
                <w:sz w:val="28"/>
                <w:szCs w:val="28"/>
                <w:rtl/>
              </w:rPr>
              <w:t>001/0</w:t>
            </w:r>
          </w:p>
        </w:tc>
        <w:tc>
          <w:tcPr>
            <w:tcW w:w="900" w:type="dxa"/>
            <w:tcBorders>
              <w:left w:val="nil"/>
              <w:right w:val="nil"/>
            </w:tcBorders>
            <w:shd w:val="clear" w:color="auto" w:fill="E6EED5"/>
            <w:vAlign w:val="center"/>
          </w:tcPr>
          <w:p w:rsidR="00E51833" w:rsidRPr="00646E58" w:rsidRDefault="00E51833">
            <w:pPr>
              <w:bidi/>
              <w:spacing w:line="276" w:lineRule="auto"/>
              <w:ind w:firstLine="20"/>
              <w:jc w:val="center"/>
              <w:rPr>
                <w:rFonts w:cs="B Lotus"/>
                <w:color w:val="auto"/>
                <w:sz w:val="28"/>
                <w:szCs w:val="28"/>
                <w:rtl/>
              </w:rPr>
            </w:pPr>
            <w:r w:rsidRPr="00646E58">
              <w:rPr>
                <w:rFonts w:cs="B Lotus" w:hint="cs"/>
                <w:color w:val="auto"/>
                <w:sz w:val="28"/>
                <w:szCs w:val="28"/>
                <w:rtl/>
              </w:rPr>
              <w:t>67/0</w:t>
            </w:r>
          </w:p>
        </w:tc>
        <w:tc>
          <w:tcPr>
            <w:tcW w:w="810" w:type="dxa"/>
            <w:tcBorders>
              <w:left w:val="nil"/>
              <w:right w:val="nil"/>
            </w:tcBorders>
            <w:shd w:val="clear" w:color="auto" w:fill="E6EED5"/>
            <w:vAlign w:val="center"/>
          </w:tcPr>
          <w:p w:rsidR="00E51833" w:rsidRPr="00646E58" w:rsidRDefault="00AB3905">
            <w:pPr>
              <w:bidi/>
              <w:spacing w:line="276" w:lineRule="auto"/>
              <w:jc w:val="center"/>
              <w:rPr>
                <w:rFonts w:cs="B Lotus"/>
                <w:color w:val="auto"/>
                <w:sz w:val="28"/>
                <w:szCs w:val="28"/>
                <w:rtl/>
              </w:rPr>
            </w:pPr>
            <w:r w:rsidRPr="00646E58">
              <w:rPr>
                <w:rFonts w:cs="B Lotus" w:hint="cs"/>
                <w:color w:val="auto"/>
                <w:sz w:val="28"/>
                <w:szCs w:val="28"/>
                <w:rtl/>
              </w:rPr>
              <w:t>45/0</w:t>
            </w:r>
          </w:p>
        </w:tc>
      </w:tr>
      <w:tr w:rsidR="00E51833" w:rsidRPr="00646E58" w:rsidTr="00655F17">
        <w:trPr>
          <w:trHeight w:val="435"/>
          <w:jc w:val="center"/>
        </w:trPr>
        <w:tc>
          <w:tcPr>
            <w:tcW w:w="502" w:type="dxa"/>
            <w:vAlign w:val="center"/>
          </w:tcPr>
          <w:p w:rsidR="00E51833" w:rsidRPr="00646E58" w:rsidRDefault="00E51833">
            <w:pPr>
              <w:bidi/>
              <w:spacing w:line="276" w:lineRule="auto"/>
              <w:ind w:firstLine="360"/>
              <w:rPr>
                <w:rFonts w:cs="B Lotus"/>
                <w:color w:val="auto"/>
                <w:sz w:val="28"/>
                <w:szCs w:val="28"/>
                <w:rtl/>
              </w:rPr>
            </w:pPr>
          </w:p>
        </w:tc>
        <w:tc>
          <w:tcPr>
            <w:tcW w:w="1298" w:type="dxa"/>
            <w:vAlign w:val="center"/>
          </w:tcPr>
          <w:p w:rsidR="00E51833" w:rsidRPr="00646E58" w:rsidRDefault="00E51833">
            <w:pPr>
              <w:bidi/>
              <w:spacing w:line="276" w:lineRule="auto"/>
              <w:ind w:firstLine="20"/>
              <w:jc w:val="center"/>
              <w:rPr>
                <w:rFonts w:cs="B Lotus"/>
                <w:color w:val="auto"/>
                <w:sz w:val="28"/>
                <w:szCs w:val="28"/>
                <w:rtl/>
              </w:rPr>
            </w:pPr>
            <w:r w:rsidRPr="00646E58">
              <w:rPr>
                <w:rFonts w:cs="B Lotus" w:hint="cs"/>
                <w:color w:val="auto"/>
                <w:sz w:val="28"/>
                <w:szCs w:val="28"/>
                <w:rtl/>
              </w:rPr>
              <w:t>باقیمانده</w:t>
            </w:r>
          </w:p>
        </w:tc>
        <w:tc>
          <w:tcPr>
            <w:tcW w:w="1440" w:type="dxa"/>
            <w:vAlign w:val="center"/>
          </w:tcPr>
          <w:p w:rsidR="00E51833" w:rsidRPr="00646E58" w:rsidRDefault="00AB3905">
            <w:pPr>
              <w:bidi/>
              <w:spacing w:line="276" w:lineRule="auto"/>
              <w:ind w:firstLine="20"/>
              <w:jc w:val="center"/>
              <w:rPr>
                <w:rFonts w:cs="B Lotus"/>
                <w:color w:val="auto"/>
                <w:sz w:val="28"/>
                <w:szCs w:val="28"/>
                <w:rtl/>
              </w:rPr>
            </w:pPr>
            <w:r w:rsidRPr="00646E58">
              <w:rPr>
                <w:rFonts w:cs="B Lotus" w:hint="cs"/>
                <w:color w:val="auto"/>
                <w:sz w:val="28"/>
                <w:szCs w:val="28"/>
                <w:rtl/>
              </w:rPr>
              <w:t>94/5003</w:t>
            </w:r>
          </w:p>
        </w:tc>
        <w:tc>
          <w:tcPr>
            <w:tcW w:w="810" w:type="dxa"/>
            <w:vAlign w:val="center"/>
          </w:tcPr>
          <w:p w:rsidR="00E51833" w:rsidRPr="00646E58" w:rsidRDefault="00AB3905">
            <w:pPr>
              <w:bidi/>
              <w:spacing w:line="276" w:lineRule="auto"/>
              <w:jc w:val="center"/>
              <w:rPr>
                <w:rFonts w:cs="B Lotus"/>
                <w:color w:val="auto"/>
                <w:sz w:val="28"/>
                <w:szCs w:val="28"/>
                <w:rtl/>
              </w:rPr>
            </w:pPr>
            <w:r w:rsidRPr="00646E58">
              <w:rPr>
                <w:rFonts w:cs="B Lotus" w:hint="cs"/>
                <w:color w:val="auto"/>
                <w:sz w:val="28"/>
                <w:szCs w:val="28"/>
                <w:rtl/>
              </w:rPr>
              <w:t>78</w:t>
            </w:r>
          </w:p>
        </w:tc>
        <w:tc>
          <w:tcPr>
            <w:tcW w:w="1260" w:type="dxa"/>
            <w:vAlign w:val="center"/>
          </w:tcPr>
          <w:p w:rsidR="00E51833" w:rsidRPr="00646E58" w:rsidRDefault="00AB3905">
            <w:pPr>
              <w:bidi/>
              <w:spacing w:line="276" w:lineRule="auto"/>
              <w:jc w:val="center"/>
              <w:rPr>
                <w:rFonts w:cs="B Lotus"/>
                <w:color w:val="auto"/>
                <w:sz w:val="28"/>
                <w:szCs w:val="28"/>
                <w:rtl/>
              </w:rPr>
            </w:pPr>
            <w:r w:rsidRPr="00646E58">
              <w:rPr>
                <w:rFonts w:cs="B Lotus" w:hint="cs"/>
                <w:color w:val="auto"/>
                <w:sz w:val="28"/>
                <w:szCs w:val="28"/>
                <w:rtl/>
              </w:rPr>
              <w:t>15/64</w:t>
            </w:r>
          </w:p>
        </w:tc>
        <w:tc>
          <w:tcPr>
            <w:tcW w:w="990" w:type="dxa"/>
            <w:vAlign w:val="center"/>
          </w:tcPr>
          <w:p w:rsidR="00E51833" w:rsidRPr="00646E58" w:rsidRDefault="00E51833">
            <w:pPr>
              <w:bidi/>
              <w:spacing w:line="276" w:lineRule="auto"/>
              <w:ind w:firstLine="20"/>
              <w:jc w:val="center"/>
              <w:rPr>
                <w:rFonts w:cs="B Lotus"/>
                <w:color w:val="auto"/>
                <w:sz w:val="28"/>
                <w:szCs w:val="28"/>
                <w:rtl/>
              </w:rPr>
            </w:pPr>
          </w:p>
        </w:tc>
        <w:tc>
          <w:tcPr>
            <w:tcW w:w="810" w:type="dxa"/>
            <w:vAlign w:val="center"/>
          </w:tcPr>
          <w:p w:rsidR="00E51833" w:rsidRPr="00646E58" w:rsidRDefault="00E51833">
            <w:pPr>
              <w:bidi/>
              <w:spacing w:line="276" w:lineRule="auto"/>
              <w:ind w:firstLine="20"/>
              <w:jc w:val="center"/>
              <w:rPr>
                <w:rFonts w:cs="B Lotus"/>
                <w:color w:val="auto"/>
                <w:sz w:val="28"/>
                <w:szCs w:val="28"/>
                <w:rtl/>
              </w:rPr>
            </w:pPr>
          </w:p>
        </w:tc>
        <w:tc>
          <w:tcPr>
            <w:tcW w:w="900" w:type="dxa"/>
            <w:vAlign w:val="center"/>
          </w:tcPr>
          <w:p w:rsidR="00E51833" w:rsidRPr="00646E58" w:rsidRDefault="00E51833">
            <w:pPr>
              <w:bidi/>
              <w:spacing w:line="276" w:lineRule="auto"/>
              <w:ind w:firstLine="20"/>
              <w:jc w:val="center"/>
              <w:rPr>
                <w:rFonts w:cs="B Lotus"/>
                <w:color w:val="auto"/>
                <w:sz w:val="28"/>
                <w:szCs w:val="28"/>
                <w:rtl/>
              </w:rPr>
            </w:pPr>
          </w:p>
        </w:tc>
        <w:tc>
          <w:tcPr>
            <w:tcW w:w="810" w:type="dxa"/>
            <w:vAlign w:val="center"/>
          </w:tcPr>
          <w:p w:rsidR="00E51833" w:rsidRPr="00646E58" w:rsidRDefault="00E51833">
            <w:pPr>
              <w:bidi/>
              <w:spacing w:line="276" w:lineRule="auto"/>
              <w:ind w:firstLine="360"/>
              <w:jc w:val="center"/>
              <w:rPr>
                <w:rFonts w:cs="B Lotus"/>
                <w:color w:val="auto"/>
                <w:sz w:val="28"/>
                <w:szCs w:val="28"/>
                <w:rtl/>
              </w:rPr>
            </w:pPr>
          </w:p>
        </w:tc>
      </w:tr>
      <w:tr w:rsidR="00E51833" w:rsidRPr="00646E58" w:rsidTr="00655F17">
        <w:trPr>
          <w:trHeight w:val="141"/>
          <w:jc w:val="center"/>
        </w:trPr>
        <w:tc>
          <w:tcPr>
            <w:tcW w:w="502" w:type="dxa"/>
            <w:tcBorders>
              <w:left w:val="nil"/>
              <w:right w:val="nil"/>
            </w:tcBorders>
            <w:shd w:val="clear" w:color="auto" w:fill="E6EED5"/>
            <w:vAlign w:val="center"/>
          </w:tcPr>
          <w:p w:rsidR="00E51833" w:rsidRPr="00646E58" w:rsidRDefault="00E51833">
            <w:pPr>
              <w:bidi/>
              <w:spacing w:line="276" w:lineRule="auto"/>
              <w:ind w:right="-894"/>
              <w:rPr>
                <w:rFonts w:cs="B Lotus"/>
                <w:color w:val="auto"/>
                <w:sz w:val="28"/>
                <w:szCs w:val="28"/>
                <w:rtl/>
              </w:rPr>
            </w:pPr>
            <w:r w:rsidRPr="00646E58">
              <w:rPr>
                <w:rFonts w:cs="B Lotus" w:hint="cs"/>
                <w:color w:val="auto"/>
                <w:sz w:val="28"/>
                <w:szCs w:val="28"/>
                <w:rtl/>
              </w:rPr>
              <w:t>3</w:t>
            </w:r>
          </w:p>
        </w:tc>
        <w:tc>
          <w:tcPr>
            <w:tcW w:w="1298" w:type="dxa"/>
            <w:tcBorders>
              <w:left w:val="nil"/>
              <w:right w:val="nil"/>
            </w:tcBorders>
            <w:shd w:val="clear" w:color="auto" w:fill="E6EED5"/>
            <w:vAlign w:val="center"/>
          </w:tcPr>
          <w:p w:rsidR="00E51833" w:rsidRPr="00646E58" w:rsidRDefault="00E51833">
            <w:pPr>
              <w:bidi/>
              <w:spacing w:line="276" w:lineRule="auto"/>
              <w:ind w:firstLine="20"/>
              <w:jc w:val="center"/>
              <w:rPr>
                <w:rFonts w:cs="B Lotus"/>
                <w:color w:val="auto"/>
                <w:sz w:val="28"/>
                <w:szCs w:val="28"/>
                <w:rtl/>
              </w:rPr>
            </w:pPr>
            <w:r w:rsidRPr="00646E58">
              <w:rPr>
                <w:rFonts w:cs="B Lotus" w:hint="cs"/>
                <w:color w:val="auto"/>
                <w:sz w:val="28"/>
                <w:szCs w:val="28"/>
                <w:rtl/>
              </w:rPr>
              <w:t>رگرسیون</w:t>
            </w:r>
          </w:p>
        </w:tc>
        <w:tc>
          <w:tcPr>
            <w:tcW w:w="1440" w:type="dxa"/>
            <w:tcBorders>
              <w:left w:val="nil"/>
              <w:right w:val="nil"/>
            </w:tcBorders>
            <w:shd w:val="clear" w:color="auto" w:fill="E6EED5"/>
            <w:vAlign w:val="center"/>
          </w:tcPr>
          <w:p w:rsidR="00E51833" w:rsidRPr="00646E58" w:rsidRDefault="00AB3905">
            <w:pPr>
              <w:bidi/>
              <w:spacing w:line="276" w:lineRule="auto"/>
              <w:ind w:firstLine="20"/>
              <w:jc w:val="center"/>
              <w:rPr>
                <w:rFonts w:cs="B Lotus"/>
                <w:color w:val="auto"/>
                <w:sz w:val="28"/>
                <w:szCs w:val="28"/>
                <w:rtl/>
              </w:rPr>
            </w:pPr>
            <w:r w:rsidRPr="00646E58">
              <w:rPr>
                <w:rFonts w:cs="B Lotus" w:hint="cs"/>
                <w:color w:val="auto"/>
                <w:sz w:val="28"/>
                <w:szCs w:val="28"/>
                <w:rtl/>
              </w:rPr>
              <w:t>21/4358</w:t>
            </w:r>
          </w:p>
        </w:tc>
        <w:tc>
          <w:tcPr>
            <w:tcW w:w="810" w:type="dxa"/>
            <w:tcBorders>
              <w:left w:val="nil"/>
              <w:right w:val="nil"/>
            </w:tcBorders>
            <w:shd w:val="clear" w:color="auto" w:fill="E6EED5"/>
            <w:vAlign w:val="center"/>
          </w:tcPr>
          <w:p w:rsidR="00E51833" w:rsidRPr="00646E58" w:rsidRDefault="00E51833">
            <w:pPr>
              <w:bidi/>
              <w:spacing w:line="276" w:lineRule="auto"/>
              <w:jc w:val="center"/>
              <w:rPr>
                <w:rFonts w:cs="B Lotus"/>
                <w:color w:val="auto"/>
                <w:sz w:val="28"/>
                <w:szCs w:val="28"/>
                <w:rtl/>
              </w:rPr>
            </w:pPr>
            <w:r w:rsidRPr="00646E58">
              <w:rPr>
                <w:rFonts w:cs="B Lotus" w:hint="cs"/>
                <w:color w:val="auto"/>
                <w:sz w:val="28"/>
                <w:szCs w:val="28"/>
                <w:rtl/>
              </w:rPr>
              <w:t>3</w:t>
            </w:r>
          </w:p>
        </w:tc>
        <w:tc>
          <w:tcPr>
            <w:tcW w:w="1260" w:type="dxa"/>
            <w:tcBorders>
              <w:left w:val="nil"/>
              <w:right w:val="nil"/>
            </w:tcBorders>
            <w:shd w:val="clear" w:color="auto" w:fill="E6EED5"/>
            <w:vAlign w:val="center"/>
          </w:tcPr>
          <w:p w:rsidR="00E51833" w:rsidRPr="00646E58" w:rsidRDefault="00AB3905">
            <w:pPr>
              <w:bidi/>
              <w:spacing w:line="276" w:lineRule="auto"/>
              <w:jc w:val="center"/>
              <w:rPr>
                <w:rFonts w:cs="B Lotus"/>
                <w:color w:val="auto"/>
                <w:sz w:val="28"/>
                <w:szCs w:val="28"/>
                <w:rtl/>
              </w:rPr>
            </w:pPr>
            <w:r w:rsidRPr="00646E58">
              <w:rPr>
                <w:rFonts w:cs="B Lotus" w:hint="cs"/>
                <w:color w:val="auto"/>
                <w:sz w:val="28"/>
                <w:szCs w:val="28"/>
                <w:rtl/>
              </w:rPr>
              <w:t>74/1461</w:t>
            </w:r>
          </w:p>
        </w:tc>
        <w:tc>
          <w:tcPr>
            <w:tcW w:w="990" w:type="dxa"/>
            <w:tcBorders>
              <w:left w:val="nil"/>
              <w:right w:val="nil"/>
            </w:tcBorders>
            <w:shd w:val="clear" w:color="auto" w:fill="E6EED5"/>
            <w:vAlign w:val="center"/>
          </w:tcPr>
          <w:p w:rsidR="00E51833" w:rsidRPr="00646E58" w:rsidRDefault="00B617B0">
            <w:pPr>
              <w:bidi/>
              <w:spacing w:line="276" w:lineRule="auto"/>
              <w:ind w:firstLine="20"/>
              <w:jc w:val="center"/>
              <w:rPr>
                <w:rFonts w:cs="B Lotus"/>
                <w:color w:val="auto"/>
                <w:sz w:val="28"/>
                <w:szCs w:val="28"/>
                <w:rtl/>
              </w:rPr>
            </w:pPr>
            <w:r>
              <w:rPr>
                <w:rFonts w:cs="B Lotus" w:hint="cs"/>
                <w:color w:val="auto"/>
                <w:sz w:val="28"/>
                <w:szCs w:val="28"/>
                <w:rtl/>
              </w:rPr>
              <w:t>15</w:t>
            </w:r>
            <w:r w:rsidR="00E51833" w:rsidRPr="00646E58">
              <w:rPr>
                <w:rFonts w:cs="B Lotus" w:hint="cs"/>
                <w:color w:val="auto"/>
                <w:sz w:val="28"/>
                <w:szCs w:val="28"/>
                <w:rtl/>
              </w:rPr>
              <w:t>/</w:t>
            </w:r>
            <w:r w:rsidR="00FB2976">
              <w:rPr>
                <w:rFonts w:cs="B Lotus" w:hint="cs"/>
                <w:color w:val="auto"/>
                <w:sz w:val="28"/>
                <w:szCs w:val="28"/>
                <w:rtl/>
              </w:rPr>
              <w:t>24</w:t>
            </w:r>
          </w:p>
        </w:tc>
        <w:tc>
          <w:tcPr>
            <w:tcW w:w="810" w:type="dxa"/>
            <w:tcBorders>
              <w:left w:val="nil"/>
              <w:right w:val="nil"/>
            </w:tcBorders>
            <w:shd w:val="clear" w:color="auto" w:fill="E6EED5"/>
            <w:vAlign w:val="center"/>
          </w:tcPr>
          <w:p w:rsidR="00E51833" w:rsidRPr="00646E58" w:rsidRDefault="00E51833">
            <w:pPr>
              <w:bidi/>
              <w:spacing w:line="276" w:lineRule="auto"/>
              <w:ind w:firstLine="20"/>
              <w:jc w:val="center"/>
              <w:rPr>
                <w:rFonts w:cs="B Lotus"/>
                <w:color w:val="auto"/>
                <w:sz w:val="28"/>
                <w:szCs w:val="28"/>
                <w:rtl/>
              </w:rPr>
            </w:pPr>
            <w:r w:rsidRPr="00646E58">
              <w:rPr>
                <w:rFonts w:cs="B Lotus" w:hint="cs"/>
                <w:color w:val="auto"/>
                <w:sz w:val="28"/>
                <w:szCs w:val="28"/>
                <w:rtl/>
              </w:rPr>
              <w:t>001/0</w:t>
            </w:r>
          </w:p>
        </w:tc>
        <w:tc>
          <w:tcPr>
            <w:tcW w:w="900" w:type="dxa"/>
            <w:tcBorders>
              <w:left w:val="nil"/>
              <w:right w:val="nil"/>
            </w:tcBorders>
            <w:shd w:val="clear" w:color="auto" w:fill="E6EED5"/>
            <w:vAlign w:val="center"/>
          </w:tcPr>
          <w:p w:rsidR="00E51833" w:rsidRPr="00646E58" w:rsidRDefault="00E51833">
            <w:pPr>
              <w:bidi/>
              <w:spacing w:line="276" w:lineRule="auto"/>
              <w:ind w:firstLine="20"/>
              <w:jc w:val="center"/>
              <w:rPr>
                <w:rFonts w:cs="B Lotus"/>
                <w:color w:val="auto"/>
                <w:sz w:val="28"/>
                <w:szCs w:val="28"/>
                <w:rtl/>
              </w:rPr>
            </w:pPr>
            <w:r w:rsidRPr="00646E58">
              <w:rPr>
                <w:rFonts w:cs="B Lotus" w:hint="cs"/>
                <w:color w:val="auto"/>
                <w:sz w:val="28"/>
                <w:szCs w:val="28"/>
                <w:rtl/>
              </w:rPr>
              <w:t>7</w:t>
            </w:r>
            <w:r w:rsidR="00AB3905" w:rsidRPr="00646E58">
              <w:rPr>
                <w:rFonts w:cs="B Lotus" w:hint="cs"/>
                <w:color w:val="auto"/>
                <w:sz w:val="28"/>
                <w:szCs w:val="28"/>
                <w:rtl/>
              </w:rPr>
              <w:t>1</w:t>
            </w:r>
            <w:r w:rsidRPr="00646E58">
              <w:rPr>
                <w:rFonts w:cs="B Lotus" w:hint="cs"/>
                <w:color w:val="auto"/>
                <w:sz w:val="28"/>
                <w:szCs w:val="28"/>
                <w:rtl/>
              </w:rPr>
              <w:t>/0</w:t>
            </w:r>
          </w:p>
        </w:tc>
        <w:tc>
          <w:tcPr>
            <w:tcW w:w="810" w:type="dxa"/>
            <w:tcBorders>
              <w:left w:val="nil"/>
              <w:right w:val="nil"/>
            </w:tcBorders>
            <w:shd w:val="clear" w:color="auto" w:fill="E6EED5"/>
            <w:vAlign w:val="center"/>
          </w:tcPr>
          <w:p w:rsidR="00E51833" w:rsidRPr="00646E58" w:rsidRDefault="00601046">
            <w:pPr>
              <w:bidi/>
              <w:spacing w:line="276" w:lineRule="auto"/>
              <w:jc w:val="center"/>
              <w:rPr>
                <w:rFonts w:cs="B Lotus"/>
                <w:color w:val="auto"/>
                <w:sz w:val="28"/>
                <w:szCs w:val="28"/>
                <w:rtl/>
              </w:rPr>
            </w:pPr>
            <w:r>
              <w:rPr>
                <w:rFonts w:cs="B Lotus" w:hint="cs"/>
                <w:color w:val="auto"/>
                <w:sz w:val="28"/>
                <w:szCs w:val="28"/>
                <w:rtl/>
              </w:rPr>
              <w:t>48</w:t>
            </w:r>
            <w:r w:rsidR="00E51833" w:rsidRPr="00646E58">
              <w:rPr>
                <w:rFonts w:cs="B Lotus" w:hint="cs"/>
                <w:color w:val="auto"/>
                <w:sz w:val="28"/>
                <w:szCs w:val="28"/>
                <w:rtl/>
              </w:rPr>
              <w:t>/0</w:t>
            </w:r>
          </w:p>
        </w:tc>
      </w:tr>
      <w:tr w:rsidR="00E51833" w:rsidRPr="00646E58" w:rsidTr="00655F17">
        <w:trPr>
          <w:trHeight w:val="360"/>
          <w:jc w:val="center"/>
        </w:trPr>
        <w:tc>
          <w:tcPr>
            <w:tcW w:w="502" w:type="dxa"/>
            <w:vAlign w:val="center"/>
          </w:tcPr>
          <w:p w:rsidR="00E51833" w:rsidRPr="00646E58" w:rsidRDefault="00E51833">
            <w:pPr>
              <w:bidi/>
              <w:spacing w:line="276" w:lineRule="auto"/>
              <w:ind w:firstLine="360"/>
              <w:rPr>
                <w:rFonts w:cs="B Lotus"/>
                <w:color w:val="auto"/>
                <w:sz w:val="28"/>
                <w:szCs w:val="28"/>
                <w:rtl/>
              </w:rPr>
            </w:pPr>
          </w:p>
        </w:tc>
        <w:tc>
          <w:tcPr>
            <w:tcW w:w="1298" w:type="dxa"/>
            <w:vAlign w:val="center"/>
          </w:tcPr>
          <w:p w:rsidR="00E51833" w:rsidRPr="00646E58" w:rsidRDefault="00E51833">
            <w:pPr>
              <w:bidi/>
              <w:spacing w:line="276" w:lineRule="auto"/>
              <w:ind w:firstLine="20"/>
              <w:jc w:val="center"/>
              <w:rPr>
                <w:rFonts w:cs="B Lotus"/>
                <w:color w:val="auto"/>
                <w:sz w:val="28"/>
                <w:szCs w:val="28"/>
                <w:rtl/>
              </w:rPr>
            </w:pPr>
            <w:r w:rsidRPr="00646E58">
              <w:rPr>
                <w:rFonts w:cs="B Lotus" w:hint="cs"/>
                <w:color w:val="auto"/>
                <w:sz w:val="28"/>
                <w:szCs w:val="28"/>
                <w:rtl/>
              </w:rPr>
              <w:t>باقیمانده</w:t>
            </w:r>
          </w:p>
        </w:tc>
        <w:tc>
          <w:tcPr>
            <w:tcW w:w="1440" w:type="dxa"/>
            <w:vAlign w:val="center"/>
          </w:tcPr>
          <w:p w:rsidR="00E51833" w:rsidRPr="00646E58" w:rsidRDefault="00AB3905">
            <w:pPr>
              <w:bidi/>
              <w:spacing w:line="276" w:lineRule="auto"/>
              <w:ind w:firstLine="20"/>
              <w:jc w:val="center"/>
              <w:rPr>
                <w:rFonts w:cs="B Lotus"/>
                <w:color w:val="auto"/>
                <w:sz w:val="28"/>
                <w:szCs w:val="28"/>
                <w:rtl/>
              </w:rPr>
            </w:pPr>
            <w:r w:rsidRPr="00646E58">
              <w:rPr>
                <w:rFonts w:cs="B Lotus" w:hint="cs"/>
                <w:color w:val="auto"/>
                <w:sz w:val="28"/>
                <w:szCs w:val="28"/>
                <w:rtl/>
              </w:rPr>
              <w:t>36/4631</w:t>
            </w:r>
          </w:p>
        </w:tc>
        <w:tc>
          <w:tcPr>
            <w:tcW w:w="810" w:type="dxa"/>
            <w:vAlign w:val="center"/>
          </w:tcPr>
          <w:p w:rsidR="00E51833" w:rsidRPr="00646E58" w:rsidRDefault="00AB3905">
            <w:pPr>
              <w:bidi/>
              <w:spacing w:line="276" w:lineRule="auto"/>
              <w:jc w:val="center"/>
              <w:rPr>
                <w:rFonts w:cs="B Lotus"/>
                <w:color w:val="auto"/>
                <w:sz w:val="28"/>
                <w:szCs w:val="28"/>
                <w:rtl/>
              </w:rPr>
            </w:pPr>
            <w:r w:rsidRPr="00646E58">
              <w:rPr>
                <w:rFonts w:cs="B Lotus" w:hint="cs"/>
                <w:color w:val="auto"/>
                <w:sz w:val="28"/>
                <w:szCs w:val="28"/>
                <w:rtl/>
              </w:rPr>
              <w:t>77</w:t>
            </w:r>
          </w:p>
        </w:tc>
        <w:tc>
          <w:tcPr>
            <w:tcW w:w="1260" w:type="dxa"/>
            <w:vAlign w:val="center"/>
          </w:tcPr>
          <w:p w:rsidR="00E51833" w:rsidRPr="00646E58" w:rsidRDefault="00AB3905">
            <w:pPr>
              <w:bidi/>
              <w:spacing w:line="276" w:lineRule="auto"/>
              <w:jc w:val="center"/>
              <w:rPr>
                <w:rFonts w:cs="B Lotus"/>
                <w:color w:val="auto"/>
                <w:sz w:val="28"/>
                <w:szCs w:val="28"/>
                <w:rtl/>
              </w:rPr>
            </w:pPr>
            <w:r w:rsidRPr="00646E58">
              <w:rPr>
                <w:rFonts w:cs="B Lotus" w:hint="cs"/>
                <w:color w:val="auto"/>
                <w:sz w:val="28"/>
                <w:szCs w:val="28"/>
                <w:rtl/>
              </w:rPr>
              <w:t>15/60</w:t>
            </w:r>
          </w:p>
        </w:tc>
        <w:tc>
          <w:tcPr>
            <w:tcW w:w="990" w:type="dxa"/>
            <w:vAlign w:val="center"/>
          </w:tcPr>
          <w:p w:rsidR="00E51833" w:rsidRPr="00646E58" w:rsidRDefault="00E51833">
            <w:pPr>
              <w:bidi/>
              <w:spacing w:line="276" w:lineRule="auto"/>
              <w:ind w:firstLine="20"/>
              <w:jc w:val="center"/>
              <w:rPr>
                <w:rFonts w:cs="B Lotus"/>
                <w:color w:val="auto"/>
                <w:sz w:val="28"/>
                <w:szCs w:val="28"/>
                <w:rtl/>
              </w:rPr>
            </w:pPr>
          </w:p>
        </w:tc>
        <w:tc>
          <w:tcPr>
            <w:tcW w:w="810" w:type="dxa"/>
            <w:vAlign w:val="center"/>
          </w:tcPr>
          <w:p w:rsidR="00E51833" w:rsidRPr="00646E58" w:rsidRDefault="00E51833">
            <w:pPr>
              <w:bidi/>
              <w:spacing w:line="276" w:lineRule="auto"/>
              <w:ind w:firstLine="360"/>
              <w:jc w:val="center"/>
              <w:rPr>
                <w:rFonts w:cs="B Lotus"/>
                <w:color w:val="auto"/>
                <w:sz w:val="28"/>
                <w:szCs w:val="28"/>
                <w:rtl/>
              </w:rPr>
            </w:pPr>
          </w:p>
        </w:tc>
        <w:tc>
          <w:tcPr>
            <w:tcW w:w="900" w:type="dxa"/>
            <w:vAlign w:val="center"/>
          </w:tcPr>
          <w:p w:rsidR="00E51833" w:rsidRPr="00646E58" w:rsidRDefault="00E51833">
            <w:pPr>
              <w:bidi/>
              <w:spacing w:line="276" w:lineRule="auto"/>
              <w:ind w:firstLine="360"/>
              <w:jc w:val="center"/>
              <w:rPr>
                <w:rFonts w:cs="B Lotus"/>
                <w:color w:val="auto"/>
                <w:sz w:val="28"/>
                <w:szCs w:val="28"/>
                <w:rtl/>
              </w:rPr>
            </w:pPr>
          </w:p>
        </w:tc>
        <w:tc>
          <w:tcPr>
            <w:tcW w:w="810" w:type="dxa"/>
            <w:vAlign w:val="center"/>
          </w:tcPr>
          <w:p w:rsidR="00E51833" w:rsidRPr="00646E58" w:rsidRDefault="00E51833">
            <w:pPr>
              <w:bidi/>
              <w:spacing w:line="276" w:lineRule="auto"/>
              <w:ind w:firstLine="360"/>
              <w:jc w:val="center"/>
              <w:rPr>
                <w:rFonts w:cs="B Lotus"/>
                <w:color w:val="auto"/>
                <w:sz w:val="28"/>
                <w:szCs w:val="28"/>
                <w:rtl/>
              </w:rPr>
            </w:pPr>
          </w:p>
        </w:tc>
      </w:tr>
      <w:tr w:rsidR="00E51833" w:rsidRPr="00646E58" w:rsidTr="00655F17">
        <w:trPr>
          <w:trHeight w:val="285"/>
          <w:jc w:val="center"/>
        </w:trPr>
        <w:tc>
          <w:tcPr>
            <w:tcW w:w="502" w:type="dxa"/>
            <w:tcBorders>
              <w:left w:val="nil"/>
              <w:right w:val="nil"/>
            </w:tcBorders>
            <w:shd w:val="clear" w:color="auto" w:fill="E6EED5"/>
            <w:vAlign w:val="center"/>
          </w:tcPr>
          <w:p w:rsidR="00E51833" w:rsidRPr="00646E58" w:rsidRDefault="00E51833">
            <w:pPr>
              <w:bidi/>
              <w:spacing w:line="276" w:lineRule="auto"/>
              <w:ind w:right="-894"/>
              <w:rPr>
                <w:rFonts w:cs="B Lotus"/>
                <w:color w:val="auto"/>
                <w:sz w:val="28"/>
                <w:szCs w:val="28"/>
                <w:rtl/>
              </w:rPr>
            </w:pPr>
            <w:r w:rsidRPr="00646E58">
              <w:rPr>
                <w:rFonts w:cs="B Lotus" w:hint="cs"/>
                <w:color w:val="auto"/>
                <w:sz w:val="28"/>
                <w:szCs w:val="28"/>
                <w:rtl/>
              </w:rPr>
              <w:t>4</w:t>
            </w:r>
          </w:p>
        </w:tc>
        <w:tc>
          <w:tcPr>
            <w:tcW w:w="1298" w:type="dxa"/>
            <w:tcBorders>
              <w:left w:val="nil"/>
              <w:right w:val="nil"/>
            </w:tcBorders>
            <w:shd w:val="clear" w:color="auto" w:fill="E6EED5"/>
            <w:vAlign w:val="center"/>
          </w:tcPr>
          <w:p w:rsidR="00E51833" w:rsidRPr="00646E58" w:rsidRDefault="00E51833">
            <w:pPr>
              <w:bidi/>
              <w:spacing w:line="276" w:lineRule="auto"/>
              <w:ind w:firstLine="20"/>
              <w:jc w:val="center"/>
              <w:rPr>
                <w:rFonts w:cs="B Lotus" w:hint="cs"/>
                <w:color w:val="auto"/>
                <w:sz w:val="28"/>
                <w:szCs w:val="28"/>
                <w:rtl/>
              </w:rPr>
            </w:pPr>
            <w:r w:rsidRPr="00646E58">
              <w:rPr>
                <w:rFonts w:cs="B Lotus" w:hint="cs"/>
                <w:color w:val="auto"/>
                <w:sz w:val="28"/>
                <w:szCs w:val="28"/>
                <w:rtl/>
              </w:rPr>
              <w:t>رگرسیون</w:t>
            </w:r>
          </w:p>
        </w:tc>
        <w:tc>
          <w:tcPr>
            <w:tcW w:w="1440" w:type="dxa"/>
            <w:tcBorders>
              <w:left w:val="nil"/>
              <w:right w:val="nil"/>
            </w:tcBorders>
            <w:shd w:val="clear" w:color="auto" w:fill="E6EED5"/>
            <w:vAlign w:val="center"/>
          </w:tcPr>
          <w:p w:rsidR="00E51833" w:rsidRPr="00646E58" w:rsidRDefault="00AB3905">
            <w:pPr>
              <w:bidi/>
              <w:spacing w:line="276" w:lineRule="auto"/>
              <w:ind w:firstLine="20"/>
              <w:jc w:val="center"/>
              <w:rPr>
                <w:rFonts w:cs="B Lotus" w:hint="cs"/>
                <w:color w:val="auto"/>
                <w:sz w:val="28"/>
                <w:szCs w:val="28"/>
                <w:rtl/>
              </w:rPr>
            </w:pPr>
            <w:r w:rsidRPr="00646E58">
              <w:rPr>
                <w:rFonts w:cs="B Lotus" w:hint="cs"/>
                <w:color w:val="auto"/>
                <w:sz w:val="28"/>
                <w:szCs w:val="28"/>
                <w:rtl/>
              </w:rPr>
              <w:t>84/4712</w:t>
            </w:r>
          </w:p>
        </w:tc>
        <w:tc>
          <w:tcPr>
            <w:tcW w:w="810" w:type="dxa"/>
            <w:tcBorders>
              <w:left w:val="nil"/>
              <w:right w:val="nil"/>
            </w:tcBorders>
            <w:shd w:val="clear" w:color="auto" w:fill="E6EED5"/>
            <w:vAlign w:val="center"/>
          </w:tcPr>
          <w:p w:rsidR="00E51833" w:rsidRPr="00646E58" w:rsidRDefault="00E51833">
            <w:pPr>
              <w:bidi/>
              <w:spacing w:line="276" w:lineRule="auto"/>
              <w:jc w:val="center"/>
              <w:rPr>
                <w:rFonts w:cs="B Lotus" w:hint="cs"/>
                <w:color w:val="auto"/>
                <w:sz w:val="28"/>
                <w:szCs w:val="28"/>
                <w:rtl/>
              </w:rPr>
            </w:pPr>
            <w:r w:rsidRPr="00646E58">
              <w:rPr>
                <w:rFonts w:cs="B Lotus" w:hint="cs"/>
                <w:color w:val="auto"/>
                <w:sz w:val="28"/>
                <w:szCs w:val="28"/>
                <w:rtl/>
              </w:rPr>
              <w:t>4</w:t>
            </w:r>
          </w:p>
        </w:tc>
        <w:tc>
          <w:tcPr>
            <w:tcW w:w="1260" w:type="dxa"/>
            <w:tcBorders>
              <w:left w:val="nil"/>
              <w:right w:val="nil"/>
            </w:tcBorders>
            <w:shd w:val="clear" w:color="auto" w:fill="E6EED5"/>
            <w:vAlign w:val="center"/>
          </w:tcPr>
          <w:p w:rsidR="00E51833" w:rsidRPr="00646E58" w:rsidRDefault="00AB3905">
            <w:pPr>
              <w:bidi/>
              <w:spacing w:line="276" w:lineRule="auto"/>
              <w:jc w:val="center"/>
              <w:rPr>
                <w:rFonts w:cs="B Lotus" w:hint="cs"/>
                <w:color w:val="auto"/>
                <w:sz w:val="28"/>
                <w:szCs w:val="28"/>
                <w:rtl/>
              </w:rPr>
            </w:pPr>
            <w:r w:rsidRPr="00646E58">
              <w:rPr>
                <w:rFonts w:cs="B Lotus" w:hint="cs"/>
                <w:color w:val="auto"/>
                <w:sz w:val="28"/>
                <w:szCs w:val="28"/>
                <w:rtl/>
              </w:rPr>
              <w:t>21/1178</w:t>
            </w:r>
          </w:p>
        </w:tc>
        <w:tc>
          <w:tcPr>
            <w:tcW w:w="990" w:type="dxa"/>
            <w:tcBorders>
              <w:left w:val="nil"/>
              <w:right w:val="nil"/>
            </w:tcBorders>
            <w:shd w:val="clear" w:color="auto" w:fill="E6EED5"/>
            <w:vAlign w:val="center"/>
          </w:tcPr>
          <w:p w:rsidR="00E51833" w:rsidRPr="00646E58" w:rsidRDefault="00FB2976">
            <w:pPr>
              <w:bidi/>
              <w:spacing w:line="276" w:lineRule="auto"/>
              <w:ind w:firstLine="20"/>
              <w:jc w:val="center"/>
              <w:rPr>
                <w:rFonts w:cs="B Lotus"/>
                <w:color w:val="auto"/>
                <w:sz w:val="28"/>
                <w:szCs w:val="28"/>
                <w:rtl/>
              </w:rPr>
            </w:pPr>
            <w:r>
              <w:rPr>
                <w:rFonts w:cs="B Lotus" w:hint="cs"/>
                <w:color w:val="auto"/>
                <w:sz w:val="28"/>
                <w:szCs w:val="28"/>
                <w:rtl/>
              </w:rPr>
              <w:t>8</w:t>
            </w:r>
            <w:r w:rsidR="009644A2">
              <w:rPr>
                <w:rFonts w:cs="B Lotus" w:hint="cs"/>
                <w:color w:val="auto"/>
                <w:sz w:val="28"/>
                <w:szCs w:val="28"/>
                <w:rtl/>
              </w:rPr>
              <w:t>2</w:t>
            </w:r>
            <w:r w:rsidR="00AB3905" w:rsidRPr="00646E58">
              <w:rPr>
                <w:rFonts w:cs="B Lotus" w:hint="cs"/>
                <w:color w:val="auto"/>
                <w:sz w:val="28"/>
                <w:szCs w:val="28"/>
                <w:rtl/>
              </w:rPr>
              <w:t>/</w:t>
            </w:r>
            <w:r>
              <w:rPr>
                <w:rFonts w:cs="B Lotus" w:hint="cs"/>
                <w:color w:val="auto"/>
                <w:sz w:val="28"/>
                <w:szCs w:val="28"/>
                <w:rtl/>
              </w:rPr>
              <w:t>20</w:t>
            </w:r>
          </w:p>
        </w:tc>
        <w:tc>
          <w:tcPr>
            <w:tcW w:w="810" w:type="dxa"/>
            <w:tcBorders>
              <w:left w:val="nil"/>
              <w:right w:val="nil"/>
            </w:tcBorders>
            <w:shd w:val="clear" w:color="auto" w:fill="E6EED5"/>
            <w:vAlign w:val="center"/>
          </w:tcPr>
          <w:p w:rsidR="00E51833" w:rsidRPr="00646E58" w:rsidRDefault="00E51833">
            <w:pPr>
              <w:bidi/>
              <w:spacing w:line="276" w:lineRule="auto"/>
              <w:ind w:firstLine="20"/>
              <w:jc w:val="center"/>
              <w:rPr>
                <w:rFonts w:cs="B Lotus"/>
                <w:color w:val="auto"/>
                <w:sz w:val="28"/>
                <w:szCs w:val="28"/>
                <w:rtl/>
              </w:rPr>
            </w:pPr>
            <w:r w:rsidRPr="00646E58">
              <w:rPr>
                <w:rFonts w:cs="B Lotus" w:hint="cs"/>
                <w:color w:val="auto"/>
                <w:sz w:val="28"/>
                <w:szCs w:val="28"/>
                <w:rtl/>
              </w:rPr>
              <w:t>001/0</w:t>
            </w:r>
          </w:p>
        </w:tc>
        <w:tc>
          <w:tcPr>
            <w:tcW w:w="900" w:type="dxa"/>
            <w:tcBorders>
              <w:left w:val="nil"/>
              <w:right w:val="nil"/>
            </w:tcBorders>
            <w:shd w:val="clear" w:color="auto" w:fill="E6EED5"/>
            <w:vAlign w:val="center"/>
          </w:tcPr>
          <w:p w:rsidR="00E51833" w:rsidRPr="00646E58" w:rsidRDefault="00E51833">
            <w:pPr>
              <w:bidi/>
              <w:spacing w:line="276" w:lineRule="auto"/>
              <w:jc w:val="center"/>
              <w:rPr>
                <w:rFonts w:cs="B Lotus"/>
                <w:color w:val="auto"/>
                <w:sz w:val="28"/>
                <w:szCs w:val="28"/>
                <w:rtl/>
              </w:rPr>
            </w:pPr>
            <w:r w:rsidRPr="00646E58">
              <w:rPr>
                <w:rFonts w:cs="B Lotus" w:hint="cs"/>
                <w:color w:val="auto"/>
                <w:sz w:val="28"/>
                <w:szCs w:val="28"/>
                <w:rtl/>
              </w:rPr>
              <w:t>74/0</w:t>
            </w:r>
          </w:p>
        </w:tc>
        <w:tc>
          <w:tcPr>
            <w:tcW w:w="810" w:type="dxa"/>
            <w:tcBorders>
              <w:left w:val="nil"/>
              <w:right w:val="nil"/>
            </w:tcBorders>
            <w:shd w:val="clear" w:color="auto" w:fill="E6EED5"/>
            <w:vAlign w:val="center"/>
          </w:tcPr>
          <w:p w:rsidR="00E51833" w:rsidRPr="00646E58" w:rsidRDefault="00E51833">
            <w:pPr>
              <w:bidi/>
              <w:spacing w:line="276" w:lineRule="auto"/>
              <w:jc w:val="center"/>
              <w:rPr>
                <w:rFonts w:cs="B Lotus"/>
                <w:color w:val="auto"/>
                <w:sz w:val="28"/>
                <w:szCs w:val="28"/>
                <w:rtl/>
              </w:rPr>
            </w:pPr>
            <w:r w:rsidRPr="00646E58">
              <w:rPr>
                <w:rFonts w:cs="B Lotus" w:hint="cs"/>
                <w:color w:val="auto"/>
                <w:sz w:val="28"/>
                <w:szCs w:val="28"/>
                <w:rtl/>
              </w:rPr>
              <w:t>5</w:t>
            </w:r>
            <w:r w:rsidR="00601046">
              <w:rPr>
                <w:rFonts w:cs="B Lotus" w:hint="cs"/>
                <w:color w:val="auto"/>
                <w:sz w:val="28"/>
                <w:szCs w:val="28"/>
                <w:rtl/>
              </w:rPr>
              <w:t>2</w:t>
            </w:r>
            <w:r w:rsidRPr="00646E58">
              <w:rPr>
                <w:rFonts w:cs="B Lotus" w:hint="cs"/>
                <w:color w:val="auto"/>
                <w:sz w:val="28"/>
                <w:szCs w:val="28"/>
                <w:rtl/>
              </w:rPr>
              <w:t>/0</w:t>
            </w:r>
          </w:p>
        </w:tc>
      </w:tr>
      <w:tr w:rsidR="00E51833" w:rsidRPr="00646E58" w:rsidTr="00655F17">
        <w:trPr>
          <w:trHeight w:hRule="exact" w:val="432"/>
          <w:jc w:val="center"/>
        </w:trPr>
        <w:tc>
          <w:tcPr>
            <w:tcW w:w="502" w:type="dxa"/>
            <w:vAlign w:val="center"/>
          </w:tcPr>
          <w:p w:rsidR="00E51833" w:rsidRPr="00646E58" w:rsidRDefault="00E51833">
            <w:pPr>
              <w:bidi/>
              <w:spacing w:line="276" w:lineRule="auto"/>
              <w:ind w:firstLine="360"/>
              <w:jc w:val="lowKashida"/>
              <w:rPr>
                <w:rFonts w:cs="B Lotus"/>
                <w:color w:val="auto"/>
                <w:sz w:val="28"/>
                <w:szCs w:val="28"/>
                <w:rtl/>
              </w:rPr>
            </w:pPr>
          </w:p>
        </w:tc>
        <w:tc>
          <w:tcPr>
            <w:tcW w:w="1298" w:type="dxa"/>
            <w:vAlign w:val="center"/>
          </w:tcPr>
          <w:p w:rsidR="00E51833" w:rsidRPr="00646E58" w:rsidRDefault="00E51833">
            <w:pPr>
              <w:bidi/>
              <w:spacing w:line="276" w:lineRule="auto"/>
              <w:ind w:firstLine="20"/>
              <w:jc w:val="center"/>
              <w:rPr>
                <w:rFonts w:cs="B Lotus" w:hint="cs"/>
                <w:color w:val="auto"/>
                <w:sz w:val="28"/>
                <w:szCs w:val="28"/>
                <w:rtl/>
              </w:rPr>
            </w:pPr>
            <w:r w:rsidRPr="00646E58">
              <w:rPr>
                <w:rFonts w:cs="B Lotus" w:hint="cs"/>
                <w:color w:val="auto"/>
                <w:sz w:val="28"/>
                <w:szCs w:val="28"/>
                <w:rtl/>
              </w:rPr>
              <w:t>باقیمانده</w:t>
            </w:r>
          </w:p>
        </w:tc>
        <w:tc>
          <w:tcPr>
            <w:tcW w:w="1440" w:type="dxa"/>
            <w:vAlign w:val="center"/>
          </w:tcPr>
          <w:p w:rsidR="00E51833" w:rsidRPr="00646E58" w:rsidRDefault="00AB3905">
            <w:pPr>
              <w:bidi/>
              <w:spacing w:line="276" w:lineRule="auto"/>
              <w:ind w:firstLine="20"/>
              <w:jc w:val="center"/>
              <w:rPr>
                <w:rFonts w:cs="B Lotus" w:hint="cs"/>
                <w:color w:val="auto"/>
                <w:sz w:val="28"/>
                <w:szCs w:val="28"/>
                <w:rtl/>
              </w:rPr>
            </w:pPr>
            <w:r w:rsidRPr="00646E58">
              <w:rPr>
                <w:rFonts w:cs="B Lotus" w:hint="cs"/>
                <w:color w:val="auto"/>
                <w:sz w:val="28"/>
                <w:szCs w:val="28"/>
                <w:rtl/>
              </w:rPr>
              <w:t>73/4303</w:t>
            </w:r>
          </w:p>
        </w:tc>
        <w:tc>
          <w:tcPr>
            <w:tcW w:w="810" w:type="dxa"/>
            <w:vAlign w:val="center"/>
          </w:tcPr>
          <w:p w:rsidR="00E51833" w:rsidRPr="00646E58" w:rsidRDefault="00AB3905">
            <w:pPr>
              <w:bidi/>
              <w:spacing w:line="276" w:lineRule="auto"/>
              <w:jc w:val="center"/>
              <w:rPr>
                <w:rFonts w:cs="B Lotus" w:hint="cs"/>
                <w:color w:val="auto"/>
                <w:sz w:val="28"/>
                <w:szCs w:val="28"/>
                <w:rtl/>
              </w:rPr>
            </w:pPr>
            <w:r w:rsidRPr="00646E58">
              <w:rPr>
                <w:rFonts w:cs="B Lotus" w:hint="cs"/>
                <w:color w:val="auto"/>
                <w:sz w:val="28"/>
                <w:szCs w:val="28"/>
                <w:rtl/>
              </w:rPr>
              <w:t>76</w:t>
            </w:r>
          </w:p>
        </w:tc>
        <w:tc>
          <w:tcPr>
            <w:tcW w:w="1260" w:type="dxa"/>
            <w:vAlign w:val="center"/>
          </w:tcPr>
          <w:p w:rsidR="00E51833" w:rsidRPr="00646E58" w:rsidRDefault="00AB3905">
            <w:pPr>
              <w:bidi/>
              <w:spacing w:line="276" w:lineRule="auto"/>
              <w:jc w:val="center"/>
              <w:rPr>
                <w:rFonts w:cs="B Lotus" w:hint="cs"/>
                <w:color w:val="auto"/>
                <w:sz w:val="28"/>
                <w:szCs w:val="28"/>
                <w:rtl/>
              </w:rPr>
            </w:pPr>
            <w:r w:rsidRPr="00646E58">
              <w:rPr>
                <w:rFonts w:cs="B Lotus" w:hint="cs"/>
                <w:color w:val="auto"/>
                <w:sz w:val="28"/>
                <w:szCs w:val="28"/>
                <w:rtl/>
              </w:rPr>
              <w:t>62/56</w:t>
            </w:r>
          </w:p>
        </w:tc>
        <w:tc>
          <w:tcPr>
            <w:tcW w:w="990" w:type="dxa"/>
            <w:vAlign w:val="center"/>
          </w:tcPr>
          <w:p w:rsidR="00E51833" w:rsidRPr="00646E58" w:rsidRDefault="00E51833">
            <w:pPr>
              <w:bidi/>
              <w:spacing w:line="276" w:lineRule="auto"/>
              <w:ind w:firstLine="20"/>
              <w:jc w:val="center"/>
              <w:rPr>
                <w:rFonts w:cs="B Lotus"/>
                <w:color w:val="auto"/>
                <w:sz w:val="28"/>
                <w:szCs w:val="28"/>
                <w:rtl/>
              </w:rPr>
            </w:pPr>
          </w:p>
        </w:tc>
        <w:tc>
          <w:tcPr>
            <w:tcW w:w="810" w:type="dxa"/>
            <w:vAlign w:val="center"/>
          </w:tcPr>
          <w:p w:rsidR="00E51833" w:rsidRPr="00646E58" w:rsidRDefault="00E51833">
            <w:pPr>
              <w:bidi/>
              <w:spacing w:line="276" w:lineRule="auto"/>
              <w:ind w:firstLine="360"/>
              <w:jc w:val="center"/>
              <w:rPr>
                <w:rFonts w:cs="B Lotus"/>
                <w:color w:val="auto"/>
                <w:sz w:val="28"/>
                <w:szCs w:val="28"/>
                <w:rtl/>
              </w:rPr>
            </w:pPr>
          </w:p>
        </w:tc>
        <w:tc>
          <w:tcPr>
            <w:tcW w:w="900" w:type="dxa"/>
            <w:vAlign w:val="center"/>
          </w:tcPr>
          <w:p w:rsidR="00E51833" w:rsidRPr="00646E58" w:rsidRDefault="00E51833">
            <w:pPr>
              <w:bidi/>
              <w:spacing w:line="276" w:lineRule="auto"/>
              <w:ind w:firstLine="360"/>
              <w:jc w:val="center"/>
              <w:rPr>
                <w:rFonts w:cs="B Lotus"/>
                <w:color w:val="auto"/>
                <w:sz w:val="28"/>
                <w:szCs w:val="28"/>
                <w:rtl/>
              </w:rPr>
            </w:pPr>
          </w:p>
        </w:tc>
        <w:tc>
          <w:tcPr>
            <w:tcW w:w="810" w:type="dxa"/>
            <w:vAlign w:val="center"/>
          </w:tcPr>
          <w:p w:rsidR="00E51833" w:rsidRPr="00646E58" w:rsidRDefault="00E51833">
            <w:pPr>
              <w:bidi/>
              <w:spacing w:line="276" w:lineRule="auto"/>
              <w:ind w:firstLine="360"/>
              <w:jc w:val="center"/>
              <w:rPr>
                <w:rFonts w:cs="B Lotus"/>
                <w:color w:val="auto"/>
                <w:sz w:val="28"/>
                <w:szCs w:val="28"/>
                <w:rtl/>
              </w:rPr>
            </w:pPr>
          </w:p>
        </w:tc>
      </w:tr>
    </w:tbl>
    <w:p w:rsidR="00F444C4" w:rsidRDefault="00F444C4" w:rsidP="00F444C4">
      <w:pPr>
        <w:autoSpaceDE/>
        <w:autoSpaceDN/>
        <w:bidi/>
        <w:adjustRightInd/>
        <w:spacing w:line="276" w:lineRule="auto"/>
        <w:rPr>
          <w:rFonts w:ascii="Times New Roman" w:eastAsia="Times New Roman" w:hAnsi="Times New Roman" w:cs="B Lotus"/>
          <w:color w:val="auto"/>
          <w:sz w:val="28"/>
          <w:szCs w:val="28"/>
          <w:rtl/>
        </w:rPr>
      </w:pPr>
    </w:p>
    <w:p w:rsidR="0066766D" w:rsidRDefault="00AB3905" w:rsidP="0077439B">
      <w:pPr>
        <w:autoSpaceDE/>
        <w:autoSpaceDN/>
        <w:bidi/>
        <w:adjustRightInd/>
        <w:spacing w:line="276" w:lineRule="auto"/>
        <w:ind w:left="-550"/>
        <w:rPr>
          <w:rFonts w:ascii="Times New Roman" w:eastAsia="Times New Roman" w:hAnsi="Times New Roman" w:cs="B Lotus"/>
          <w:color w:val="auto"/>
          <w:sz w:val="28"/>
          <w:szCs w:val="28"/>
          <w:rtl/>
        </w:rPr>
      </w:pPr>
      <w:r w:rsidRPr="00AB3905">
        <w:rPr>
          <w:rFonts w:ascii="Times New Roman" w:eastAsia="Times New Roman" w:hAnsi="Times New Roman" w:cs="B Lotus"/>
          <w:color w:val="auto"/>
          <w:sz w:val="28"/>
          <w:szCs w:val="28"/>
          <w:rtl/>
        </w:rPr>
        <w:t>گام 1. متغیر پیش‌بین</w:t>
      </w:r>
      <w:r w:rsidR="000C3BA5">
        <w:rPr>
          <w:rFonts w:ascii="Times New Roman" w:eastAsia="Times New Roman" w:hAnsi="Times New Roman" w:cs="B Lotus" w:hint="cs"/>
          <w:color w:val="auto"/>
          <w:sz w:val="28"/>
          <w:szCs w:val="28"/>
          <w:rtl/>
        </w:rPr>
        <w:t>:</w:t>
      </w:r>
      <w:r w:rsidRPr="00AB3905">
        <w:rPr>
          <w:rFonts w:ascii="Times New Roman" w:eastAsia="Times New Roman" w:hAnsi="Times New Roman" w:cs="B Lotus"/>
          <w:color w:val="auto"/>
          <w:sz w:val="28"/>
          <w:szCs w:val="28"/>
        </w:rPr>
        <w:t xml:space="preserve"> </w:t>
      </w:r>
      <w:r w:rsidRPr="00AB3905">
        <w:rPr>
          <w:rFonts w:ascii="Times New Roman" w:eastAsia="Times New Roman" w:hAnsi="Times New Roman" w:cs="B Lotus"/>
          <w:color w:val="auto"/>
          <w:sz w:val="28"/>
          <w:szCs w:val="28"/>
          <w:rtl/>
        </w:rPr>
        <w:t xml:space="preserve">اضطراب سلامتی </w:t>
      </w:r>
    </w:p>
    <w:p w:rsidR="00AB3905" w:rsidRPr="00AB3905" w:rsidRDefault="00AB3905" w:rsidP="0066766D">
      <w:pPr>
        <w:autoSpaceDE/>
        <w:autoSpaceDN/>
        <w:bidi/>
        <w:adjustRightInd/>
        <w:spacing w:line="276" w:lineRule="auto"/>
        <w:ind w:left="-550"/>
        <w:rPr>
          <w:rFonts w:ascii="Times New Roman" w:eastAsia="Times New Roman" w:hAnsi="Times New Roman" w:cs="B Lotus"/>
          <w:color w:val="auto"/>
          <w:sz w:val="28"/>
          <w:szCs w:val="28"/>
        </w:rPr>
      </w:pPr>
      <w:r w:rsidRPr="00AB3905">
        <w:rPr>
          <w:rFonts w:ascii="Times New Roman" w:eastAsia="Times New Roman" w:hAnsi="Times New Roman" w:cs="B Lotus"/>
          <w:color w:val="auto"/>
          <w:sz w:val="28"/>
          <w:szCs w:val="28"/>
          <w:rtl/>
        </w:rPr>
        <w:t>گام 2. متغیرهای پیش‌بین</w:t>
      </w:r>
      <w:r w:rsidR="000C3BA5">
        <w:rPr>
          <w:rFonts w:ascii="Times New Roman" w:eastAsia="Times New Roman" w:hAnsi="Times New Roman" w:cs="B Lotus" w:hint="cs"/>
          <w:color w:val="auto"/>
          <w:sz w:val="28"/>
          <w:szCs w:val="28"/>
          <w:rtl/>
        </w:rPr>
        <w:t>:</w:t>
      </w:r>
      <w:r w:rsidRPr="00AB3905">
        <w:rPr>
          <w:rFonts w:ascii="Times New Roman" w:eastAsia="Times New Roman" w:hAnsi="Times New Roman" w:cs="B Lotus"/>
          <w:color w:val="auto"/>
          <w:sz w:val="28"/>
          <w:szCs w:val="28"/>
        </w:rPr>
        <w:t xml:space="preserve"> </w:t>
      </w:r>
      <w:r w:rsidRPr="00AB3905">
        <w:rPr>
          <w:rFonts w:ascii="Times New Roman" w:eastAsia="Times New Roman" w:hAnsi="Times New Roman" w:cs="B Lotus"/>
          <w:color w:val="auto"/>
          <w:sz w:val="28"/>
          <w:szCs w:val="28"/>
          <w:rtl/>
        </w:rPr>
        <w:t>اضطراب سلامتی</w:t>
      </w:r>
      <w:r w:rsidR="0066766D">
        <w:rPr>
          <w:rFonts w:ascii="Times New Roman" w:eastAsia="Times New Roman" w:hAnsi="Times New Roman" w:cs="B Lotus" w:hint="cs"/>
          <w:color w:val="auto"/>
          <w:sz w:val="28"/>
          <w:szCs w:val="28"/>
          <w:rtl/>
        </w:rPr>
        <w:t xml:space="preserve">، </w:t>
      </w:r>
      <w:r w:rsidRPr="00AB3905">
        <w:rPr>
          <w:rFonts w:ascii="Times New Roman" w:eastAsia="Times New Roman" w:hAnsi="Times New Roman" w:cs="B Lotus"/>
          <w:color w:val="auto"/>
          <w:sz w:val="28"/>
          <w:szCs w:val="28"/>
          <w:rtl/>
        </w:rPr>
        <w:t xml:space="preserve">هوش معنوی </w:t>
      </w:r>
      <w:r w:rsidRPr="00AB3905">
        <w:rPr>
          <w:rFonts w:ascii="Times New Roman" w:eastAsia="Times New Roman" w:hAnsi="Times New Roman" w:cs="B Lotus"/>
          <w:color w:val="auto"/>
          <w:sz w:val="28"/>
          <w:szCs w:val="28"/>
        </w:rPr>
        <w:br/>
      </w:r>
      <w:r w:rsidRPr="00AB3905">
        <w:rPr>
          <w:rFonts w:ascii="Times New Roman" w:eastAsia="Times New Roman" w:hAnsi="Times New Roman" w:cs="B Lotus"/>
          <w:color w:val="auto"/>
          <w:sz w:val="28"/>
          <w:szCs w:val="28"/>
          <w:rtl/>
        </w:rPr>
        <w:t>گام 3. متغیرهای پیش‌بین</w:t>
      </w:r>
      <w:r w:rsidR="000C3BA5">
        <w:rPr>
          <w:rFonts w:ascii="Times New Roman" w:eastAsia="Times New Roman" w:hAnsi="Times New Roman" w:cs="B Lotus" w:hint="cs"/>
          <w:color w:val="auto"/>
          <w:sz w:val="28"/>
          <w:szCs w:val="28"/>
          <w:rtl/>
        </w:rPr>
        <w:t>:</w:t>
      </w:r>
      <w:r w:rsidRPr="00AB3905">
        <w:rPr>
          <w:rFonts w:ascii="Times New Roman" w:eastAsia="Times New Roman" w:hAnsi="Times New Roman" w:cs="B Lotus"/>
          <w:color w:val="auto"/>
          <w:sz w:val="28"/>
          <w:szCs w:val="28"/>
        </w:rPr>
        <w:t xml:space="preserve"> </w:t>
      </w:r>
      <w:r w:rsidRPr="00AB3905">
        <w:rPr>
          <w:rFonts w:ascii="Times New Roman" w:eastAsia="Times New Roman" w:hAnsi="Times New Roman" w:cs="B Lotus"/>
          <w:color w:val="auto"/>
          <w:sz w:val="28"/>
          <w:szCs w:val="28"/>
          <w:rtl/>
        </w:rPr>
        <w:t>اضطراب سلامتی</w:t>
      </w:r>
      <w:r w:rsidR="0066766D">
        <w:rPr>
          <w:rFonts w:ascii="Times New Roman" w:eastAsia="Times New Roman" w:hAnsi="Times New Roman" w:cs="B Lotus" w:hint="cs"/>
          <w:color w:val="auto"/>
          <w:sz w:val="28"/>
          <w:szCs w:val="28"/>
          <w:rtl/>
        </w:rPr>
        <w:t xml:space="preserve">، </w:t>
      </w:r>
      <w:r w:rsidRPr="00AB3905">
        <w:rPr>
          <w:rFonts w:ascii="Times New Roman" w:eastAsia="Times New Roman" w:hAnsi="Times New Roman" w:cs="B Lotus"/>
          <w:color w:val="auto"/>
          <w:sz w:val="28"/>
          <w:szCs w:val="28"/>
          <w:rtl/>
        </w:rPr>
        <w:t>هوش معنوی</w:t>
      </w:r>
      <w:r w:rsidR="0066766D">
        <w:rPr>
          <w:rFonts w:ascii="Times New Roman" w:eastAsia="Times New Roman" w:hAnsi="Times New Roman" w:cs="B Lotus" w:hint="cs"/>
          <w:color w:val="auto"/>
          <w:sz w:val="28"/>
          <w:szCs w:val="28"/>
          <w:rtl/>
        </w:rPr>
        <w:t xml:space="preserve">، </w:t>
      </w:r>
      <w:r w:rsidRPr="00AB3905">
        <w:rPr>
          <w:rFonts w:ascii="Times New Roman" w:eastAsia="Times New Roman" w:hAnsi="Times New Roman" w:cs="B Lotus"/>
          <w:color w:val="auto"/>
          <w:sz w:val="28"/>
          <w:szCs w:val="28"/>
          <w:rtl/>
        </w:rPr>
        <w:t>ایجاد معنای شخصی</w:t>
      </w:r>
      <w:r w:rsidRPr="00AB3905">
        <w:rPr>
          <w:rFonts w:ascii="Times New Roman" w:eastAsia="Times New Roman" w:hAnsi="Times New Roman" w:cs="B Lotus"/>
          <w:color w:val="auto"/>
          <w:sz w:val="28"/>
          <w:szCs w:val="28"/>
        </w:rPr>
        <w:br/>
      </w:r>
      <w:r w:rsidRPr="00AB3905">
        <w:rPr>
          <w:rFonts w:ascii="Times New Roman" w:eastAsia="Times New Roman" w:hAnsi="Times New Roman" w:cs="B Lotus"/>
          <w:color w:val="auto"/>
          <w:sz w:val="28"/>
          <w:szCs w:val="28"/>
          <w:rtl/>
        </w:rPr>
        <w:t>گام 4. متغیرهای پیش‌بین</w:t>
      </w:r>
      <w:r w:rsidR="000C3BA5">
        <w:rPr>
          <w:rFonts w:ascii="Times New Roman" w:eastAsia="Times New Roman" w:hAnsi="Times New Roman" w:cs="B Lotus" w:hint="cs"/>
          <w:color w:val="auto"/>
          <w:sz w:val="28"/>
          <w:szCs w:val="28"/>
          <w:rtl/>
        </w:rPr>
        <w:t>:</w:t>
      </w:r>
      <w:r w:rsidRPr="00AB3905">
        <w:rPr>
          <w:rFonts w:ascii="Times New Roman" w:eastAsia="Times New Roman" w:hAnsi="Times New Roman" w:cs="B Lotus"/>
          <w:color w:val="auto"/>
          <w:sz w:val="28"/>
          <w:szCs w:val="28"/>
        </w:rPr>
        <w:t xml:space="preserve"> </w:t>
      </w:r>
      <w:r w:rsidRPr="00AB3905">
        <w:rPr>
          <w:rFonts w:ascii="Times New Roman" w:eastAsia="Times New Roman" w:hAnsi="Times New Roman" w:cs="B Lotus"/>
          <w:color w:val="auto"/>
          <w:sz w:val="28"/>
          <w:szCs w:val="28"/>
          <w:rtl/>
        </w:rPr>
        <w:t>اضطراب سلامتی</w:t>
      </w:r>
      <w:r w:rsidR="0066766D">
        <w:rPr>
          <w:rFonts w:ascii="Times New Roman" w:eastAsia="Times New Roman" w:hAnsi="Times New Roman" w:cs="B Lotus" w:hint="cs"/>
          <w:color w:val="auto"/>
          <w:sz w:val="28"/>
          <w:szCs w:val="28"/>
          <w:rtl/>
        </w:rPr>
        <w:t xml:space="preserve">، </w:t>
      </w:r>
      <w:r w:rsidRPr="00AB3905">
        <w:rPr>
          <w:rFonts w:ascii="Times New Roman" w:eastAsia="Times New Roman" w:hAnsi="Times New Roman" w:cs="B Lotus"/>
          <w:color w:val="auto"/>
          <w:sz w:val="28"/>
          <w:szCs w:val="28"/>
          <w:rtl/>
        </w:rPr>
        <w:t>هوش معنوی</w:t>
      </w:r>
      <w:r w:rsidR="0066766D">
        <w:rPr>
          <w:rFonts w:ascii="Times New Roman" w:eastAsia="Times New Roman" w:hAnsi="Times New Roman" w:cs="B Lotus" w:hint="cs"/>
          <w:color w:val="auto"/>
          <w:sz w:val="28"/>
          <w:szCs w:val="28"/>
          <w:rtl/>
        </w:rPr>
        <w:t xml:space="preserve">، </w:t>
      </w:r>
      <w:r w:rsidRPr="00AB3905">
        <w:rPr>
          <w:rFonts w:ascii="Times New Roman" w:eastAsia="Times New Roman" w:hAnsi="Times New Roman" w:cs="B Lotus"/>
          <w:color w:val="auto"/>
          <w:sz w:val="28"/>
          <w:szCs w:val="28"/>
          <w:rtl/>
        </w:rPr>
        <w:t>ایجاد معنای شخصی</w:t>
      </w:r>
      <w:r w:rsidR="0066766D">
        <w:rPr>
          <w:rFonts w:ascii="Times New Roman" w:eastAsia="Times New Roman" w:hAnsi="Times New Roman" w:cs="B Lotus" w:hint="cs"/>
          <w:color w:val="auto"/>
          <w:sz w:val="28"/>
          <w:szCs w:val="28"/>
          <w:rtl/>
        </w:rPr>
        <w:t xml:space="preserve">، </w:t>
      </w:r>
      <w:r w:rsidRPr="00AB3905">
        <w:rPr>
          <w:rFonts w:ascii="Times New Roman" w:eastAsia="Times New Roman" w:hAnsi="Times New Roman" w:cs="B Lotus"/>
          <w:color w:val="auto"/>
          <w:sz w:val="28"/>
          <w:szCs w:val="28"/>
          <w:rtl/>
        </w:rPr>
        <w:t>تفکر وجودی انتقادی</w:t>
      </w:r>
    </w:p>
    <w:p w:rsidR="00FB1274" w:rsidRDefault="00D25A62" w:rsidP="00646E58">
      <w:pPr>
        <w:autoSpaceDE/>
        <w:autoSpaceDN/>
        <w:bidi/>
        <w:adjustRightInd/>
        <w:spacing w:line="276" w:lineRule="auto"/>
        <w:ind w:left="-550" w:firstLine="550"/>
        <w:jc w:val="both"/>
        <w:rPr>
          <w:rFonts w:ascii="Times New Roman" w:eastAsia="Times New Roman" w:hAnsi="Times New Roman" w:cs="B Lotus"/>
          <w:color w:val="auto"/>
          <w:sz w:val="28"/>
          <w:szCs w:val="28"/>
          <w:rtl/>
        </w:rPr>
      </w:pPr>
      <w:r w:rsidRPr="00D25A62">
        <w:rPr>
          <w:rFonts w:ascii="Times New Roman" w:eastAsia="Times New Roman" w:hAnsi="Times New Roman" w:cs="B Lotus"/>
          <w:color w:val="auto"/>
          <w:sz w:val="28"/>
          <w:szCs w:val="28"/>
          <w:rtl/>
        </w:rPr>
        <w:t xml:space="preserve">بر اساس نتایج مندرج در جدول </w:t>
      </w:r>
      <w:r w:rsidRPr="00D25A62">
        <w:rPr>
          <w:rFonts w:ascii="Times New Roman" w:eastAsia="Times New Roman" w:hAnsi="Times New Roman" w:cs="B Lotus"/>
          <w:color w:val="auto"/>
          <w:sz w:val="28"/>
          <w:szCs w:val="28"/>
          <w:rtl/>
          <w:lang w:bidi="fa-IR"/>
        </w:rPr>
        <w:t>۴-۸</w:t>
      </w:r>
      <w:r w:rsidRPr="00D25A62">
        <w:rPr>
          <w:rFonts w:ascii="Times New Roman" w:eastAsia="Times New Roman" w:hAnsi="Times New Roman" w:cs="B Lotus"/>
          <w:color w:val="auto"/>
          <w:sz w:val="28"/>
          <w:szCs w:val="28"/>
          <w:rtl/>
        </w:rPr>
        <w:t xml:space="preserve"> می‌توان نتیجه گرفت در تبیین اضطراب مرگ سالمندان از روی متغیرهای پیش‌بین، مجموع متغیرهای پیش‌بین مقدار</w:t>
      </w:r>
      <w:r w:rsidRPr="00D25A62">
        <w:rPr>
          <w:rFonts w:ascii="Times New Roman" w:eastAsia="Times New Roman" w:hAnsi="Times New Roman" w:cs="B Lotus"/>
          <w:color w:val="auto"/>
          <w:sz w:val="28"/>
          <w:szCs w:val="28"/>
        </w:rPr>
        <w:t xml:space="preserve"> </w:t>
      </w:r>
      <w:r w:rsidR="00740C5B">
        <w:rPr>
          <w:rFonts w:cs="B Lotus" w:hint="cs"/>
          <w:color w:val="auto"/>
          <w:sz w:val="28"/>
          <w:szCs w:val="28"/>
          <w:rtl/>
        </w:rPr>
        <w:t>54/0=</w:t>
      </w:r>
      <w:r w:rsidR="00740C5B">
        <w:rPr>
          <w:rFonts w:ascii="Times New Roman" w:hAnsi="Times New Roman" w:cs="Times New Roman"/>
          <w:color w:val="auto"/>
          <w:sz w:val="28"/>
          <w:szCs w:val="28"/>
        </w:rPr>
        <w:t>R</w:t>
      </w:r>
      <w:r w:rsidR="00740C5B">
        <w:rPr>
          <w:rFonts w:ascii="Times New Roman" w:hAnsi="Times New Roman" w:cs="Times New Roman"/>
          <w:color w:val="auto"/>
          <w:sz w:val="28"/>
          <w:szCs w:val="28"/>
          <w:vertAlign w:val="superscript"/>
        </w:rPr>
        <w:t>2</w:t>
      </w:r>
      <w:r w:rsidR="00740C5B" w:rsidRPr="00D25A62">
        <w:rPr>
          <w:rFonts w:ascii="Times New Roman" w:eastAsia="Times New Roman" w:hAnsi="Times New Roman" w:cs="B Lotus"/>
          <w:color w:val="auto"/>
          <w:sz w:val="28"/>
          <w:szCs w:val="28"/>
          <w:rtl/>
        </w:rPr>
        <w:t xml:space="preserve"> </w:t>
      </w:r>
      <w:r w:rsidRPr="00D25A62">
        <w:rPr>
          <w:rFonts w:ascii="Times New Roman" w:eastAsia="Times New Roman" w:hAnsi="Times New Roman" w:cs="B Lotus"/>
          <w:color w:val="auto"/>
          <w:sz w:val="28"/>
          <w:szCs w:val="28"/>
          <w:rtl/>
        </w:rPr>
        <w:t>از واریانس متغیر ملاک را تبیین و پیش‌بینی می‌کنند؛ یعنی متغیرهای پیش‌بین 54 درصد از نمرات اضطراب مرگ سالمندان را تبیین می‌نمایند. اضطراب سلامتی 34 درصد، هوش معنوی 11 درصد، ایجاد معنای شخصی 5 درصد و تفکر وجودی انتقادی نیز 4 درصد از تغییرات اضطراب مرگ سالمندان را پیش‌بینی می‌کنند. میزان</w:t>
      </w:r>
      <w:r w:rsidRPr="00D25A62">
        <w:rPr>
          <w:rFonts w:ascii="Times New Roman" w:eastAsia="Times New Roman" w:hAnsi="Times New Roman" w:cs="B Lotus"/>
          <w:color w:val="auto"/>
          <w:sz w:val="28"/>
          <w:szCs w:val="28"/>
        </w:rPr>
        <w:t xml:space="preserve"> F </w:t>
      </w:r>
      <w:r w:rsidRPr="00D25A62">
        <w:rPr>
          <w:rFonts w:ascii="Times New Roman" w:eastAsia="Times New Roman" w:hAnsi="Times New Roman" w:cs="B Lotus"/>
          <w:color w:val="auto"/>
          <w:sz w:val="28"/>
          <w:szCs w:val="28"/>
          <w:rtl/>
        </w:rPr>
        <w:t xml:space="preserve">مشاهده‌شده برای متغیرهای پیش‌بین در سطح </w:t>
      </w:r>
      <w:r w:rsidR="00740C5B">
        <w:rPr>
          <w:rFonts w:ascii="Times New Roman" w:eastAsia="Times New Roman" w:hAnsi="Times New Roman" w:cs="B Lotus" w:hint="cs"/>
          <w:color w:val="auto"/>
          <w:sz w:val="28"/>
          <w:szCs w:val="28"/>
          <w:rtl/>
          <w:lang w:bidi="fa-IR"/>
        </w:rPr>
        <w:t>001/0</w:t>
      </w:r>
      <w:r w:rsidRPr="00D25A62">
        <w:rPr>
          <w:rFonts w:ascii="Times New Roman" w:eastAsia="Times New Roman" w:hAnsi="Times New Roman" w:cs="B Lotus"/>
          <w:color w:val="auto"/>
          <w:sz w:val="28"/>
          <w:szCs w:val="28"/>
          <w:rtl/>
        </w:rPr>
        <w:t xml:space="preserve"> معنادار است. این یافته نشان می‌دهد که این چهار متغیر به صورت </w:t>
      </w:r>
      <w:r w:rsidRPr="00D25A62">
        <w:rPr>
          <w:rFonts w:ascii="Times New Roman" w:eastAsia="Times New Roman" w:hAnsi="Times New Roman" w:cs="B Lotus"/>
          <w:color w:val="auto"/>
          <w:sz w:val="28"/>
          <w:szCs w:val="28"/>
          <w:rtl/>
        </w:rPr>
        <w:lastRenderedPageBreak/>
        <w:t xml:space="preserve">معناداری قادر به پیش‌بینی اضطراب مرگ سالمندان هستند. در جدول </w:t>
      </w:r>
      <w:r w:rsidRPr="00D25A62">
        <w:rPr>
          <w:rFonts w:ascii="Times New Roman" w:eastAsia="Times New Roman" w:hAnsi="Times New Roman" w:cs="B Lotus"/>
          <w:color w:val="auto"/>
          <w:sz w:val="28"/>
          <w:szCs w:val="28"/>
          <w:rtl/>
          <w:lang w:bidi="fa-IR"/>
        </w:rPr>
        <w:t>۴-۹</w:t>
      </w:r>
      <w:r w:rsidRPr="00D25A62">
        <w:rPr>
          <w:rFonts w:ascii="Times New Roman" w:eastAsia="Times New Roman" w:hAnsi="Times New Roman" w:cs="B Lotus"/>
          <w:color w:val="auto"/>
          <w:sz w:val="28"/>
          <w:szCs w:val="28"/>
          <w:rtl/>
        </w:rPr>
        <w:t xml:space="preserve"> نیز ضرایب رگرسیون استاندارد نشده و استاندارد شده و بررسی معناداری این ضرایب گزارش شده‌اند</w:t>
      </w:r>
      <w:r w:rsidRPr="00D25A62">
        <w:rPr>
          <w:rFonts w:ascii="Times New Roman" w:eastAsia="Times New Roman" w:hAnsi="Times New Roman" w:cs="B Lotus"/>
          <w:color w:val="auto"/>
          <w:sz w:val="28"/>
          <w:szCs w:val="28"/>
        </w:rPr>
        <w:t>.</w:t>
      </w:r>
    </w:p>
    <w:p w:rsidR="00FB1274" w:rsidRPr="0066766D" w:rsidRDefault="00FB1274" w:rsidP="0066766D">
      <w:pPr>
        <w:pStyle w:val="NormalWeb"/>
        <w:bidi/>
        <w:spacing w:before="0" w:beforeAutospacing="0" w:after="0" w:afterAutospacing="0" w:line="276" w:lineRule="auto"/>
        <w:ind w:left="-370" w:hanging="28"/>
        <w:jc w:val="center"/>
        <w:rPr>
          <w:rFonts w:ascii="B Nazanin" w:eastAsia="Calibri" w:hAnsi="Calibri" w:cs="B Lotus"/>
          <w:b/>
          <w:bCs/>
          <w:color w:val="auto"/>
          <w:sz w:val="26"/>
          <w:szCs w:val="26"/>
          <w:rtl/>
          <w:lang w:bidi="fa-IR"/>
        </w:rPr>
      </w:pPr>
      <w:r w:rsidRPr="006D7654">
        <w:rPr>
          <w:rFonts w:ascii="B Nazanin" w:eastAsia="Calibri" w:hAnsi="Calibri" w:cs="B Lotus" w:hint="cs"/>
          <w:b/>
          <w:bCs/>
          <w:color w:val="auto"/>
          <w:sz w:val="26"/>
          <w:szCs w:val="26"/>
          <w:rtl/>
        </w:rPr>
        <w:t>جدول 4-</w:t>
      </w:r>
      <w:r w:rsidR="00DD114D">
        <w:rPr>
          <w:rFonts w:ascii="B Nazanin" w:eastAsia="Calibri" w:hAnsi="Calibri" w:cs="B Lotus" w:hint="cs"/>
          <w:b/>
          <w:bCs/>
          <w:color w:val="auto"/>
          <w:sz w:val="26"/>
          <w:szCs w:val="26"/>
          <w:rtl/>
        </w:rPr>
        <w:t>9</w:t>
      </w:r>
      <w:r w:rsidRPr="006D7654">
        <w:rPr>
          <w:rFonts w:ascii="B Nazanin" w:eastAsia="Calibri" w:hAnsi="Calibri" w:cs="B Lotus" w:hint="cs"/>
          <w:b/>
          <w:bCs/>
          <w:color w:val="auto"/>
          <w:sz w:val="26"/>
          <w:szCs w:val="26"/>
          <w:rtl/>
        </w:rPr>
        <w:t xml:space="preserve">- </w:t>
      </w:r>
      <w:r w:rsidR="0066766D" w:rsidRPr="0066766D">
        <w:rPr>
          <w:rFonts w:ascii="B Nazanin" w:eastAsia="Calibri" w:hAnsi="Calibri" w:cs="B Lotus" w:hint="cs"/>
          <w:b/>
          <w:bCs/>
          <w:color w:val="auto"/>
          <w:sz w:val="26"/>
          <w:szCs w:val="26"/>
          <w:rtl/>
        </w:rPr>
        <w:t>ضرایب</w:t>
      </w:r>
      <w:r w:rsidR="0066766D" w:rsidRPr="0066766D">
        <w:rPr>
          <w:rFonts w:ascii="B Nazanin" w:eastAsia="Calibri" w:hAnsi="Calibri" w:cs="B Lotus"/>
          <w:b/>
          <w:bCs/>
          <w:color w:val="auto"/>
          <w:sz w:val="26"/>
          <w:szCs w:val="26"/>
        </w:rPr>
        <w:t xml:space="preserve"> </w:t>
      </w:r>
      <w:r w:rsidR="0066766D" w:rsidRPr="0066766D">
        <w:rPr>
          <w:rFonts w:ascii="B Nazanin" w:eastAsia="Calibri" w:hAnsi="Calibri" w:cs="B Lotus" w:hint="cs"/>
          <w:b/>
          <w:bCs/>
          <w:color w:val="auto"/>
          <w:sz w:val="26"/>
          <w:szCs w:val="26"/>
          <w:rtl/>
        </w:rPr>
        <w:t>رگرسیون</w:t>
      </w:r>
      <w:r w:rsidR="0066766D" w:rsidRPr="0066766D">
        <w:rPr>
          <w:rFonts w:ascii="B Nazanin" w:eastAsia="Calibri" w:hAnsi="Calibri" w:cs="B Lotus"/>
          <w:b/>
          <w:bCs/>
          <w:color w:val="auto"/>
          <w:sz w:val="26"/>
          <w:szCs w:val="26"/>
        </w:rPr>
        <w:t xml:space="preserve"> </w:t>
      </w:r>
      <w:r w:rsidR="0066766D" w:rsidRPr="0066766D">
        <w:rPr>
          <w:rFonts w:ascii="B Nazanin" w:eastAsia="Calibri" w:hAnsi="Calibri" w:cs="B Lotus" w:hint="cs"/>
          <w:b/>
          <w:bCs/>
          <w:color w:val="auto"/>
          <w:sz w:val="26"/>
          <w:szCs w:val="26"/>
          <w:rtl/>
        </w:rPr>
        <w:t>گام</w:t>
      </w:r>
      <w:r w:rsidR="0066766D" w:rsidRPr="0066766D">
        <w:rPr>
          <w:rFonts w:ascii="B Nazanin" w:eastAsia="Calibri" w:hAnsi="Calibri" w:cs="B Lotus"/>
          <w:b/>
          <w:bCs/>
          <w:color w:val="auto"/>
          <w:sz w:val="26"/>
          <w:szCs w:val="26"/>
        </w:rPr>
        <w:t xml:space="preserve"> </w:t>
      </w:r>
      <w:r w:rsidR="0066766D" w:rsidRPr="0066766D">
        <w:rPr>
          <w:rFonts w:ascii="B Nazanin" w:eastAsia="Calibri" w:hAnsi="Calibri" w:cs="B Lotus" w:hint="cs"/>
          <w:b/>
          <w:bCs/>
          <w:color w:val="auto"/>
          <w:sz w:val="26"/>
          <w:szCs w:val="26"/>
          <w:rtl/>
        </w:rPr>
        <w:t>به</w:t>
      </w:r>
      <w:r w:rsidR="0066766D" w:rsidRPr="0066766D">
        <w:rPr>
          <w:rFonts w:ascii="B Nazanin" w:eastAsia="Calibri" w:hAnsi="Calibri" w:cs="B Lotus"/>
          <w:b/>
          <w:bCs/>
          <w:color w:val="auto"/>
          <w:sz w:val="26"/>
          <w:szCs w:val="26"/>
        </w:rPr>
        <w:t xml:space="preserve"> </w:t>
      </w:r>
      <w:r w:rsidR="0066766D" w:rsidRPr="0066766D">
        <w:rPr>
          <w:rFonts w:ascii="B Nazanin" w:eastAsia="Calibri" w:hAnsi="Calibri" w:cs="B Lotus" w:hint="cs"/>
          <w:b/>
          <w:bCs/>
          <w:color w:val="auto"/>
          <w:sz w:val="26"/>
          <w:szCs w:val="26"/>
          <w:rtl/>
        </w:rPr>
        <w:t>گام</w:t>
      </w:r>
      <w:r w:rsidR="0066766D" w:rsidRPr="0066766D">
        <w:rPr>
          <w:rFonts w:ascii="B Nazanin" w:eastAsia="Calibri" w:hAnsi="Calibri" w:cs="B Lotus"/>
          <w:b/>
          <w:bCs/>
          <w:color w:val="auto"/>
          <w:sz w:val="26"/>
          <w:szCs w:val="26"/>
        </w:rPr>
        <w:t xml:space="preserve"> </w:t>
      </w:r>
      <w:r w:rsidR="0066766D">
        <w:rPr>
          <w:rFonts w:ascii="B Nazanin" w:eastAsia="Calibri" w:hAnsi="Calibri" w:cs="B Lotus" w:hint="cs"/>
          <w:b/>
          <w:bCs/>
          <w:color w:val="auto"/>
          <w:sz w:val="26"/>
          <w:szCs w:val="26"/>
          <w:rtl/>
        </w:rPr>
        <w:t>اضطراب مرگ بر</w:t>
      </w:r>
      <w:r w:rsidR="0066766D" w:rsidRPr="0066766D">
        <w:rPr>
          <w:rFonts w:ascii="B Nazanin" w:eastAsia="Calibri" w:hAnsi="Calibri" w:cs="B Lotus" w:hint="cs"/>
          <w:b/>
          <w:bCs/>
          <w:color w:val="auto"/>
          <w:sz w:val="26"/>
          <w:szCs w:val="26"/>
          <w:rtl/>
        </w:rPr>
        <w:t xml:space="preserve"> روی</w:t>
      </w:r>
      <w:r w:rsidR="0066766D" w:rsidRPr="0066766D">
        <w:rPr>
          <w:rFonts w:ascii="B Nazanin" w:eastAsia="Calibri" w:hAnsi="Calibri" w:cs="B Lotus"/>
          <w:b/>
          <w:bCs/>
          <w:color w:val="auto"/>
          <w:sz w:val="26"/>
          <w:szCs w:val="26"/>
        </w:rPr>
        <w:t xml:space="preserve"> </w:t>
      </w:r>
      <w:r w:rsidR="0066766D" w:rsidRPr="0066766D">
        <w:rPr>
          <w:rFonts w:ascii="B Nazanin" w:eastAsia="Calibri" w:hAnsi="Calibri" w:cs="B Lotus" w:hint="cs"/>
          <w:b/>
          <w:bCs/>
          <w:color w:val="auto"/>
          <w:sz w:val="26"/>
          <w:szCs w:val="26"/>
          <w:rtl/>
        </w:rPr>
        <w:t>متغیرهای</w:t>
      </w:r>
      <w:r w:rsidR="0066766D" w:rsidRPr="0066766D">
        <w:rPr>
          <w:rFonts w:ascii="B Nazanin" w:eastAsia="Calibri" w:hAnsi="Calibri" w:cs="B Lotus"/>
          <w:b/>
          <w:bCs/>
          <w:color w:val="auto"/>
          <w:sz w:val="26"/>
          <w:szCs w:val="26"/>
        </w:rPr>
        <w:t xml:space="preserve"> </w:t>
      </w:r>
      <w:r w:rsidR="0066766D" w:rsidRPr="0066766D">
        <w:rPr>
          <w:rFonts w:ascii="B Nazanin" w:eastAsia="Calibri" w:hAnsi="Calibri" w:cs="B Lotus" w:hint="cs"/>
          <w:b/>
          <w:bCs/>
          <w:color w:val="auto"/>
          <w:sz w:val="26"/>
          <w:szCs w:val="26"/>
          <w:rtl/>
        </w:rPr>
        <w:t>پیش</w:t>
      </w:r>
      <w:r w:rsidR="0066766D" w:rsidRPr="0066766D">
        <w:rPr>
          <w:rFonts w:ascii="B Nazanin" w:eastAsia="Calibri" w:hAnsi="Calibri" w:cs="B Lotus"/>
          <w:b/>
          <w:bCs/>
          <w:color w:val="auto"/>
          <w:sz w:val="26"/>
          <w:szCs w:val="26"/>
        </w:rPr>
        <w:t xml:space="preserve"> </w:t>
      </w:r>
      <w:r w:rsidR="0066766D" w:rsidRPr="0066766D">
        <w:rPr>
          <w:rFonts w:ascii="B Nazanin" w:eastAsia="Calibri" w:hAnsi="Calibri" w:cs="B Lotus" w:hint="cs"/>
          <w:b/>
          <w:bCs/>
          <w:color w:val="auto"/>
          <w:sz w:val="26"/>
          <w:szCs w:val="26"/>
          <w:rtl/>
        </w:rPr>
        <w:t>بین</w:t>
      </w:r>
    </w:p>
    <w:tbl>
      <w:tblPr>
        <w:bidiVisual/>
        <w:tblW w:w="0" w:type="auto"/>
        <w:tblBorders>
          <w:top w:val="single" w:sz="8" w:space="0" w:color="9BBB59"/>
          <w:bottom w:val="single" w:sz="8" w:space="0" w:color="9BBB59"/>
        </w:tblBorders>
        <w:tblLook w:val="04A0" w:firstRow="1" w:lastRow="0" w:firstColumn="1" w:lastColumn="0" w:noHBand="0" w:noVBand="1"/>
      </w:tblPr>
      <w:tblGrid>
        <w:gridCol w:w="2692"/>
        <w:gridCol w:w="836"/>
        <w:gridCol w:w="1674"/>
        <w:gridCol w:w="1085"/>
        <w:gridCol w:w="1100"/>
        <w:gridCol w:w="1145"/>
      </w:tblGrid>
      <w:tr w:rsidR="00740C5B" w:rsidRPr="00646E58" w:rsidTr="00655F17">
        <w:tc>
          <w:tcPr>
            <w:tcW w:w="2692" w:type="dxa"/>
            <w:tcBorders>
              <w:top w:val="single" w:sz="8" w:space="0" w:color="9BBB59"/>
              <w:left w:val="nil"/>
              <w:bottom w:val="single" w:sz="8" w:space="0" w:color="9BBB59"/>
              <w:right w:val="nil"/>
              <w:tr2bl w:val="single" w:sz="4" w:space="0" w:color="auto"/>
            </w:tcBorders>
            <w:vAlign w:val="center"/>
          </w:tcPr>
          <w:p w:rsidR="00740C5B" w:rsidRPr="00646E58" w:rsidRDefault="00740C5B">
            <w:pPr>
              <w:pStyle w:val="NormalWeb"/>
              <w:bidi/>
              <w:spacing w:before="0" w:beforeAutospacing="0" w:after="0" w:afterAutospacing="0" w:line="276" w:lineRule="auto"/>
              <w:jc w:val="center"/>
              <w:rPr>
                <w:rFonts w:ascii="Arial" w:hAnsi="Arial" w:cs="B Lotus"/>
                <w:color w:val="auto"/>
                <w:sz w:val="28"/>
                <w:szCs w:val="28"/>
                <w:rtl/>
                <w:lang w:bidi="fa-IR"/>
              </w:rPr>
            </w:pPr>
            <w:r w:rsidRPr="00646E58">
              <w:rPr>
                <w:rFonts w:ascii="Arial" w:hAnsi="Arial" w:cs="B Lotus" w:hint="cs"/>
                <w:color w:val="auto"/>
                <w:sz w:val="28"/>
                <w:szCs w:val="28"/>
                <w:rtl/>
                <w:lang w:bidi="fa-IR"/>
              </w:rPr>
              <w:t>متغیرها          شاخص ها</w:t>
            </w:r>
          </w:p>
        </w:tc>
        <w:tc>
          <w:tcPr>
            <w:tcW w:w="836" w:type="dxa"/>
            <w:tcBorders>
              <w:top w:val="single" w:sz="8" w:space="0" w:color="9BBB59"/>
              <w:left w:val="nil"/>
              <w:bottom w:val="single" w:sz="8" w:space="0" w:color="9BBB59"/>
              <w:right w:val="nil"/>
            </w:tcBorders>
            <w:vAlign w:val="center"/>
          </w:tcPr>
          <w:p w:rsidR="00740C5B" w:rsidRPr="00646E58" w:rsidRDefault="00740C5B">
            <w:pPr>
              <w:pStyle w:val="NormalWeb"/>
              <w:bidi/>
              <w:spacing w:before="0" w:beforeAutospacing="0" w:after="0" w:afterAutospacing="0" w:line="276" w:lineRule="auto"/>
              <w:jc w:val="center"/>
              <w:rPr>
                <w:rFonts w:cs="B Lotus"/>
                <w:color w:val="auto"/>
                <w:sz w:val="28"/>
                <w:szCs w:val="28"/>
                <w:lang w:bidi="fa-IR"/>
              </w:rPr>
            </w:pPr>
            <w:r w:rsidRPr="00646E58">
              <w:rPr>
                <w:rFonts w:cs="B Lotus"/>
                <w:color w:val="auto"/>
                <w:sz w:val="28"/>
                <w:szCs w:val="28"/>
                <w:lang w:bidi="fa-IR"/>
              </w:rPr>
              <w:t>B</w:t>
            </w:r>
          </w:p>
        </w:tc>
        <w:tc>
          <w:tcPr>
            <w:tcW w:w="1674" w:type="dxa"/>
            <w:tcBorders>
              <w:top w:val="single" w:sz="8" w:space="0" w:color="9BBB59"/>
              <w:left w:val="nil"/>
              <w:bottom w:val="single" w:sz="8" w:space="0" w:color="9BBB59"/>
              <w:right w:val="nil"/>
            </w:tcBorders>
            <w:vAlign w:val="center"/>
          </w:tcPr>
          <w:p w:rsidR="00740C5B" w:rsidRPr="00646E58" w:rsidRDefault="00740C5B">
            <w:pPr>
              <w:pStyle w:val="NormalWeb"/>
              <w:bidi/>
              <w:spacing w:before="0" w:beforeAutospacing="0" w:after="0" w:afterAutospacing="0" w:line="276" w:lineRule="auto"/>
              <w:ind w:firstLine="36"/>
              <w:jc w:val="center"/>
              <w:rPr>
                <w:rFonts w:ascii="Arial" w:hAnsi="Arial" w:cs="B Lotus"/>
                <w:color w:val="auto"/>
                <w:sz w:val="28"/>
                <w:szCs w:val="28"/>
                <w:lang w:bidi="fa-IR"/>
              </w:rPr>
            </w:pPr>
            <w:r w:rsidRPr="00646E58">
              <w:rPr>
                <w:rFonts w:cs="B Lotus" w:hint="cs"/>
                <w:color w:val="auto"/>
                <w:sz w:val="28"/>
                <w:szCs w:val="28"/>
                <w:rtl/>
                <w:lang w:bidi="fa-IR"/>
              </w:rPr>
              <w:t>خطای استاندارد</w:t>
            </w:r>
          </w:p>
        </w:tc>
        <w:tc>
          <w:tcPr>
            <w:tcW w:w="1085" w:type="dxa"/>
            <w:tcBorders>
              <w:top w:val="single" w:sz="8" w:space="0" w:color="9BBB59"/>
              <w:left w:val="nil"/>
              <w:bottom w:val="single" w:sz="8" w:space="0" w:color="9BBB59"/>
              <w:right w:val="nil"/>
            </w:tcBorders>
            <w:vAlign w:val="center"/>
          </w:tcPr>
          <w:p w:rsidR="00740C5B" w:rsidRPr="00646E58" w:rsidRDefault="00740C5B">
            <w:pPr>
              <w:pStyle w:val="NormalWeb"/>
              <w:bidi/>
              <w:spacing w:before="0" w:beforeAutospacing="0" w:after="0" w:afterAutospacing="0" w:line="276" w:lineRule="auto"/>
              <w:ind w:firstLine="69"/>
              <w:jc w:val="center"/>
              <w:rPr>
                <w:rFonts w:ascii="Arial" w:hAnsi="Arial" w:cs="B Lotus"/>
                <w:color w:val="auto"/>
                <w:sz w:val="28"/>
                <w:szCs w:val="28"/>
                <w:rtl/>
                <w:lang w:bidi="fa-IR"/>
              </w:rPr>
            </w:pPr>
            <w:r w:rsidRPr="00646E58">
              <w:rPr>
                <w:rFonts w:eastAsia="Calibri" w:cs="B Lotus"/>
                <w:color w:val="auto"/>
                <w:sz w:val="28"/>
                <w:szCs w:val="28"/>
              </w:rPr>
              <w:t>ß</w:t>
            </w:r>
          </w:p>
        </w:tc>
        <w:tc>
          <w:tcPr>
            <w:tcW w:w="1100" w:type="dxa"/>
            <w:tcBorders>
              <w:top w:val="single" w:sz="8" w:space="0" w:color="9BBB59"/>
              <w:left w:val="nil"/>
              <w:bottom w:val="single" w:sz="8" w:space="0" w:color="9BBB59"/>
              <w:right w:val="nil"/>
            </w:tcBorders>
            <w:vAlign w:val="center"/>
          </w:tcPr>
          <w:p w:rsidR="00740C5B" w:rsidRPr="00646E58" w:rsidRDefault="00740C5B">
            <w:pPr>
              <w:pStyle w:val="NormalWeb"/>
              <w:bidi/>
              <w:spacing w:before="0" w:beforeAutospacing="0" w:after="0" w:afterAutospacing="0" w:line="276" w:lineRule="auto"/>
              <w:jc w:val="center"/>
              <w:rPr>
                <w:rFonts w:cs="B Lotus"/>
                <w:color w:val="auto"/>
                <w:sz w:val="28"/>
                <w:szCs w:val="28"/>
                <w:rtl/>
                <w:lang w:bidi="fa-IR"/>
              </w:rPr>
            </w:pPr>
            <w:r w:rsidRPr="00646E58">
              <w:rPr>
                <w:rFonts w:cs="B Lotus"/>
                <w:color w:val="auto"/>
                <w:sz w:val="28"/>
                <w:szCs w:val="28"/>
                <w:lang w:bidi="fa-IR"/>
              </w:rPr>
              <w:t>t</w:t>
            </w:r>
          </w:p>
        </w:tc>
        <w:tc>
          <w:tcPr>
            <w:tcW w:w="1145" w:type="dxa"/>
            <w:tcBorders>
              <w:top w:val="single" w:sz="8" w:space="0" w:color="9BBB59"/>
              <w:left w:val="nil"/>
              <w:bottom w:val="single" w:sz="8" w:space="0" w:color="9BBB59"/>
              <w:right w:val="nil"/>
            </w:tcBorders>
            <w:vAlign w:val="center"/>
          </w:tcPr>
          <w:p w:rsidR="00740C5B" w:rsidRPr="00646E58" w:rsidRDefault="00740C5B">
            <w:pPr>
              <w:pStyle w:val="NormalWeb"/>
              <w:bidi/>
              <w:spacing w:before="0" w:beforeAutospacing="0" w:after="0" w:afterAutospacing="0" w:line="276" w:lineRule="auto"/>
              <w:jc w:val="center"/>
              <w:rPr>
                <w:rFonts w:ascii="Arial" w:hAnsi="Arial" w:cs="B Lotus"/>
                <w:color w:val="auto"/>
                <w:sz w:val="28"/>
                <w:szCs w:val="28"/>
                <w:rtl/>
                <w:lang w:bidi="fa-IR"/>
              </w:rPr>
            </w:pPr>
            <w:r w:rsidRPr="00646E58">
              <w:rPr>
                <w:rFonts w:ascii="Arial" w:hAnsi="Arial" w:cs="B Lotus" w:hint="cs"/>
                <w:color w:val="auto"/>
                <w:sz w:val="28"/>
                <w:szCs w:val="28"/>
                <w:rtl/>
                <w:lang w:bidi="fa-IR"/>
              </w:rPr>
              <w:t>معناداری</w:t>
            </w:r>
          </w:p>
        </w:tc>
      </w:tr>
      <w:tr w:rsidR="00740C5B" w:rsidRPr="00646E58" w:rsidTr="00655F17">
        <w:tc>
          <w:tcPr>
            <w:tcW w:w="2692" w:type="dxa"/>
            <w:tcBorders>
              <w:left w:val="nil"/>
              <w:right w:val="nil"/>
            </w:tcBorders>
            <w:shd w:val="clear" w:color="auto" w:fill="E6EED5"/>
            <w:vAlign w:val="center"/>
          </w:tcPr>
          <w:p w:rsidR="008E54AA" w:rsidRPr="00646E58" w:rsidRDefault="008E54AA">
            <w:pPr>
              <w:pStyle w:val="NormalWeb"/>
              <w:bidi/>
              <w:spacing w:before="0" w:beforeAutospacing="0" w:after="0" w:afterAutospacing="0" w:line="276" w:lineRule="auto"/>
              <w:rPr>
                <w:rFonts w:cs="B Lotus"/>
                <w:color w:val="auto"/>
                <w:sz w:val="28"/>
                <w:szCs w:val="28"/>
                <w:rtl/>
              </w:rPr>
            </w:pPr>
            <w:r w:rsidRPr="00646E58">
              <w:rPr>
                <w:rFonts w:cs="B Lotus" w:hint="cs"/>
                <w:color w:val="auto"/>
                <w:sz w:val="28"/>
                <w:szCs w:val="28"/>
                <w:rtl/>
              </w:rPr>
              <w:t>ثابت</w:t>
            </w:r>
          </w:p>
        </w:tc>
        <w:tc>
          <w:tcPr>
            <w:tcW w:w="836" w:type="dxa"/>
            <w:tcBorders>
              <w:left w:val="nil"/>
              <w:right w:val="nil"/>
            </w:tcBorders>
            <w:shd w:val="clear" w:color="auto" w:fill="E6EED5"/>
            <w:vAlign w:val="center"/>
          </w:tcPr>
          <w:p w:rsidR="00740C5B" w:rsidRPr="00646E58" w:rsidRDefault="008E54AA">
            <w:pPr>
              <w:pStyle w:val="NormalWeb"/>
              <w:bidi/>
              <w:spacing w:before="0" w:beforeAutospacing="0" w:after="0" w:afterAutospacing="0" w:line="276" w:lineRule="auto"/>
              <w:ind w:firstLine="62"/>
              <w:jc w:val="center"/>
              <w:rPr>
                <w:rFonts w:ascii="Arial" w:hAnsi="Arial" w:cs="B Lotus"/>
                <w:color w:val="auto"/>
                <w:sz w:val="28"/>
                <w:szCs w:val="28"/>
                <w:rtl/>
                <w:lang w:bidi="fa-IR"/>
              </w:rPr>
            </w:pPr>
            <w:r w:rsidRPr="00646E58">
              <w:rPr>
                <w:rFonts w:ascii="Arial" w:hAnsi="Arial" w:cs="B Lotus" w:hint="cs"/>
                <w:color w:val="auto"/>
                <w:sz w:val="28"/>
                <w:szCs w:val="28"/>
                <w:rtl/>
                <w:lang w:bidi="fa-IR"/>
              </w:rPr>
              <w:t>82/57</w:t>
            </w:r>
          </w:p>
        </w:tc>
        <w:tc>
          <w:tcPr>
            <w:tcW w:w="1674" w:type="dxa"/>
            <w:tcBorders>
              <w:left w:val="nil"/>
              <w:right w:val="nil"/>
            </w:tcBorders>
            <w:shd w:val="clear" w:color="auto" w:fill="E6EED5"/>
            <w:vAlign w:val="center"/>
          </w:tcPr>
          <w:p w:rsidR="00740C5B" w:rsidRPr="00646E58" w:rsidRDefault="008E54AA">
            <w:pPr>
              <w:pStyle w:val="NormalWeb"/>
              <w:bidi/>
              <w:spacing w:before="0" w:beforeAutospacing="0" w:after="0" w:afterAutospacing="0" w:line="276" w:lineRule="auto"/>
              <w:ind w:firstLine="36"/>
              <w:jc w:val="center"/>
              <w:rPr>
                <w:rFonts w:ascii="Arial" w:hAnsi="Arial" w:cs="B Lotus"/>
                <w:color w:val="auto"/>
                <w:sz w:val="28"/>
                <w:szCs w:val="28"/>
                <w:rtl/>
                <w:lang w:bidi="fa-IR"/>
              </w:rPr>
            </w:pPr>
            <w:r w:rsidRPr="00646E58">
              <w:rPr>
                <w:rFonts w:ascii="Arial" w:hAnsi="Arial" w:cs="B Lotus" w:hint="cs"/>
                <w:color w:val="auto"/>
                <w:sz w:val="28"/>
                <w:szCs w:val="28"/>
                <w:rtl/>
                <w:lang w:bidi="fa-IR"/>
              </w:rPr>
              <w:t>11/4</w:t>
            </w:r>
          </w:p>
        </w:tc>
        <w:tc>
          <w:tcPr>
            <w:tcW w:w="1085" w:type="dxa"/>
            <w:tcBorders>
              <w:left w:val="nil"/>
              <w:right w:val="nil"/>
            </w:tcBorders>
            <w:shd w:val="clear" w:color="auto" w:fill="E6EED5"/>
            <w:vAlign w:val="center"/>
          </w:tcPr>
          <w:p w:rsidR="00740C5B" w:rsidRPr="00646E58" w:rsidRDefault="008E54AA">
            <w:pPr>
              <w:pStyle w:val="NormalWeb"/>
              <w:bidi/>
              <w:spacing w:before="0" w:beforeAutospacing="0" w:after="0" w:afterAutospacing="0" w:line="276" w:lineRule="auto"/>
              <w:jc w:val="center"/>
              <w:rPr>
                <w:rFonts w:ascii="Arial" w:hAnsi="Arial" w:cs="B Lotus"/>
                <w:color w:val="auto"/>
                <w:sz w:val="28"/>
                <w:szCs w:val="28"/>
                <w:rtl/>
                <w:lang w:bidi="fa-IR"/>
              </w:rPr>
            </w:pPr>
            <w:r w:rsidRPr="00646E58">
              <w:rPr>
                <w:rFonts w:ascii="Arial" w:hAnsi="Arial" w:cs="B Lotus" w:hint="cs"/>
                <w:color w:val="auto"/>
                <w:sz w:val="28"/>
                <w:szCs w:val="28"/>
                <w:rtl/>
                <w:lang w:bidi="fa-IR"/>
              </w:rPr>
              <w:t>-</w:t>
            </w:r>
          </w:p>
        </w:tc>
        <w:tc>
          <w:tcPr>
            <w:tcW w:w="1100" w:type="dxa"/>
            <w:tcBorders>
              <w:left w:val="nil"/>
              <w:right w:val="nil"/>
            </w:tcBorders>
            <w:shd w:val="clear" w:color="auto" w:fill="E6EED5"/>
            <w:vAlign w:val="center"/>
          </w:tcPr>
          <w:p w:rsidR="00740C5B" w:rsidRPr="00646E58" w:rsidRDefault="008E54AA">
            <w:pPr>
              <w:pStyle w:val="NormalWeb"/>
              <w:bidi/>
              <w:spacing w:before="0" w:beforeAutospacing="0" w:after="0" w:afterAutospacing="0" w:line="276" w:lineRule="auto"/>
              <w:jc w:val="center"/>
              <w:rPr>
                <w:rFonts w:ascii="Arial" w:hAnsi="Arial" w:cs="B Lotus"/>
                <w:color w:val="auto"/>
                <w:sz w:val="28"/>
                <w:szCs w:val="28"/>
                <w:rtl/>
                <w:lang w:bidi="fa-IR"/>
              </w:rPr>
            </w:pPr>
            <w:r w:rsidRPr="00646E58">
              <w:rPr>
                <w:rFonts w:ascii="Arial" w:hAnsi="Arial" w:cs="B Lotus" w:hint="cs"/>
                <w:color w:val="auto"/>
                <w:sz w:val="28"/>
                <w:szCs w:val="28"/>
                <w:rtl/>
                <w:lang w:bidi="fa-IR"/>
              </w:rPr>
              <w:t>07/14</w:t>
            </w:r>
          </w:p>
        </w:tc>
        <w:tc>
          <w:tcPr>
            <w:tcW w:w="1145" w:type="dxa"/>
            <w:tcBorders>
              <w:left w:val="nil"/>
              <w:right w:val="nil"/>
            </w:tcBorders>
            <w:shd w:val="clear" w:color="auto" w:fill="E6EED5"/>
            <w:vAlign w:val="center"/>
          </w:tcPr>
          <w:p w:rsidR="00740C5B" w:rsidRPr="00646E58" w:rsidRDefault="00740C5B">
            <w:pPr>
              <w:pStyle w:val="NormalWeb"/>
              <w:bidi/>
              <w:spacing w:before="0" w:beforeAutospacing="0" w:after="0" w:afterAutospacing="0" w:line="276" w:lineRule="auto"/>
              <w:ind w:firstLine="47"/>
              <w:jc w:val="center"/>
              <w:rPr>
                <w:rFonts w:ascii="Arial" w:hAnsi="Arial" w:cs="B Lotus"/>
                <w:color w:val="auto"/>
                <w:sz w:val="28"/>
                <w:szCs w:val="28"/>
                <w:rtl/>
                <w:lang w:bidi="fa-IR"/>
              </w:rPr>
            </w:pPr>
            <w:r w:rsidRPr="00646E58">
              <w:rPr>
                <w:rFonts w:ascii="Arial" w:hAnsi="Arial" w:cs="B Lotus" w:hint="cs"/>
                <w:color w:val="auto"/>
                <w:sz w:val="28"/>
                <w:szCs w:val="28"/>
                <w:rtl/>
                <w:lang w:bidi="fa-IR"/>
              </w:rPr>
              <w:t>001/0</w:t>
            </w:r>
          </w:p>
        </w:tc>
      </w:tr>
      <w:tr w:rsidR="00740C5B" w:rsidRPr="00646E58" w:rsidTr="00655F17">
        <w:tc>
          <w:tcPr>
            <w:tcW w:w="2692" w:type="dxa"/>
            <w:vAlign w:val="center"/>
          </w:tcPr>
          <w:p w:rsidR="00740C5B" w:rsidRPr="00646E58" w:rsidRDefault="00395767">
            <w:pPr>
              <w:pStyle w:val="NormalWeb"/>
              <w:bidi/>
              <w:spacing w:before="0" w:beforeAutospacing="0" w:after="0" w:afterAutospacing="0" w:line="276" w:lineRule="auto"/>
              <w:rPr>
                <w:rFonts w:ascii="Arial" w:hAnsi="Arial" w:cs="B Lotus"/>
                <w:color w:val="auto"/>
                <w:sz w:val="28"/>
                <w:szCs w:val="28"/>
                <w:rtl/>
                <w:lang w:bidi="fa-IR"/>
              </w:rPr>
            </w:pPr>
            <w:r w:rsidRPr="00646E58">
              <w:rPr>
                <w:rFonts w:ascii="B Nazanin" w:hAnsi="Calibri" w:cs="B Lotus" w:hint="cs"/>
                <w:color w:val="auto"/>
                <w:sz w:val="28"/>
                <w:szCs w:val="28"/>
                <w:rtl/>
              </w:rPr>
              <w:t xml:space="preserve">اضطراب سلامتی </w:t>
            </w:r>
          </w:p>
        </w:tc>
        <w:tc>
          <w:tcPr>
            <w:tcW w:w="836" w:type="dxa"/>
            <w:vAlign w:val="center"/>
          </w:tcPr>
          <w:p w:rsidR="00740C5B" w:rsidRPr="00646E58" w:rsidRDefault="00395767">
            <w:pPr>
              <w:pStyle w:val="NormalWeb"/>
              <w:bidi/>
              <w:spacing w:before="0" w:beforeAutospacing="0" w:after="0" w:afterAutospacing="0" w:line="276" w:lineRule="auto"/>
              <w:ind w:firstLine="62"/>
              <w:jc w:val="center"/>
              <w:rPr>
                <w:rFonts w:ascii="Arial" w:hAnsi="Arial" w:cs="B Lotus"/>
                <w:color w:val="auto"/>
                <w:sz w:val="28"/>
                <w:szCs w:val="28"/>
                <w:rtl/>
                <w:lang w:bidi="fa-IR"/>
              </w:rPr>
            </w:pPr>
            <w:r w:rsidRPr="00646E58">
              <w:rPr>
                <w:rFonts w:ascii="Arial" w:hAnsi="Arial" w:cs="B Lotus" w:hint="cs"/>
                <w:color w:val="auto"/>
                <w:sz w:val="28"/>
                <w:szCs w:val="28"/>
                <w:rtl/>
                <w:lang w:bidi="fa-IR"/>
              </w:rPr>
              <w:t>48/0</w:t>
            </w:r>
          </w:p>
        </w:tc>
        <w:tc>
          <w:tcPr>
            <w:tcW w:w="1674" w:type="dxa"/>
            <w:vAlign w:val="center"/>
          </w:tcPr>
          <w:p w:rsidR="00740C5B" w:rsidRPr="00646E58" w:rsidRDefault="00395767">
            <w:pPr>
              <w:pStyle w:val="NormalWeb"/>
              <w:bidi/>
              <w:spacing w:before="0" w:beforeAutospacing="0" w:after="0" w:afterAutospacing="0" w:line="276" w:lineRule="auto"/>
              <w:ind w:firstLine="36"/>
              <w:jc w:val="center"/>
              <w:rPr>
                <w:rFonts w:ascii="Arial" w:hAnsi="Arial" w:cs="B Lotus"/>
                <w:color w:val="auto"/>
                <w:sz w:val="28"/>
                <w:szCs w:val="28"/>
                <w:rtl/>
                <w:lang w:bidi="fa-IR"/>
              </w:rPr>
            </w:pPr>
            <w:r w:rsidRPr="00646E58">
              <w:rPr>
                <w:rFonts w:ascii="Arial" w:hAnsi="Arial" w:cs="B Lotus" w:hint="cs"/>
                <w:color w:val="auto"/>
                <w:sz w:val="28"/>
                <w:szCs w:val="28"/>
                <w:rtl/>
                <w:lang w:bidi="fa-IR"/>
              </w:rPr>
              <w:t>07/0</w:t>
            </w:r>
          </w:p>
        </w:tc>
        <w:tc>
          <w:tcPr>
            <w:tcW w:w="1085" w:type="dxa"/>
            <w:vAlign w:val="center"/>
          </w:tcPr>
          <w:p w:rsidR="00740C5B" w:rsidRPr="00646E58" w:rsidRDefault="00395767">
            <w:pPr>
              <w:pStyle w:val="NormalWeb"/>
              <w:bidi/>
              <w:spacing w:before="0" w:beforeAutospacing="0" w:after="0" w:afterAutospacing="0" w:line="276" w:lineRule="auto"/>
              <w:jc w:val="center"/>
              <w:rPr>
                <w:rFonts w:ascii="Arial" w:hAnsi="Arial" w:cs="B Lotus"/>
                <w:color w:val="auto"/>
                <w:sz w:val="28"/>
                <w:szCs w:val="28"/>
                <w:rtl/>
                <w:lang w:bidi="fa-IR"/>
              </w:rPr>
            </w:pPr>
            <w:r w:rsidRPr="00646E58">
              <w:rPr>
                <w:rFonts w:ascii="Arial" w:hAnsi="Arial" w:cs="B Lotus" w:hint="cs"/>
                <w:color w:val="auto"/>
                <w:sz w:val="28"/>
                <w:szCs w:val="28"/>
                <w:rtl/>
                <w:lang w:bidi="fa-IR"/>
              </w:rPr>
              <w:t>52/0</w:t>
            </w:r>
          </w:p>
        </w:tc>
        <w:tc>
          <w:tcPr>
            <w:tcW w:w="1100" w:type="dxa"/>
            <w:vAlign w:val="center"/>
          </w:tcPr>
          <w:p w:rsidR="00740C5B" w:rsidRPr="00646E58" w:rsidRDefault="00395767">
            <w:pPr>
              <w:pStyle w:val="NormalWeb"/>
              <w:bidi/>
              <w:spacing w:before="0" w:beforeAutospacing="0" w:after="0" w:afterAutospacing="0" w:line="276" w:lineRule="auto"/>
              <w:jc w:val="center"/>
              <w:rPr>
                <w:rFonts w:ascii="Arial" w:hAnsi="Arial" w:cs="B Lotus"/>
                <w:color w:val="auto"/>
                <w:sz w:val="28"/>
                <w:szCs w:val="28"/>
                <w:rtl/>
                <w:lang w:bidi="fa-IR"/>
              </w:rPr>
            </w:pPr>
            <w:r w:rsidRPr="00646E58">
              <w:rPr>
                <w:rFonts w:ascii="Arial" w:hAnsi="Arial" w:cs="B Lotus" w:hint="cs"/>
                <w:color w:val="auto"/>
                <w:sz w:val="28"/>
                <w:szCs w:val="28"/>
                <w:rtl/>
                <w:lang w:bidi="fa-IR"/>
              </w:rPr>
              <w:t>85/6</w:t>
            </w:r>
          </w:p>
        </w:tc>
        <w:tc>
          <w:tcPr>
            <w:tcW w:w="1145" w:type="dxa"/>
            <w:vAlign w:val="center"/>
          </w:tcPr>
          <w:p w:rsidR="00740C5B" w:rsidRPr="00646E58" w:rsidRDefault="00740C5B">
            <w:pPr>
              <w:pStyle w:val="NormalWeb"/>
              <w:bidi/>
              <w:spacing w:before="0" w:beforeAutospacing="0" w:after="0" w:afterAutospacing="0" w:line="276" w:lineRule="auto"/>
              <w:ind w:firstLine="47"/>
              <w:jc w:val="center"/>
              <w:rPr>
                <w:rFonts w:ascii="Arial" w:hAnsi="Arial" w:cs="B Lotus"/>
                <w:color w:val="auto"/>
                <w:sz w:val="28"/>
                <w:szCs w:val="28"/>
                <w:rtl/>
                <w:lang w:bidi="fa-IR"/>
              </w:rPr>
            </w:pPr>
            <w:r w:rsidRPr="00646E58">
              <w:rPr>
                <w:rFonts w:ascii="Arial" w:hAnsi="Arial" w:cs="B Lotus" w:hint="cs"/>
                <w:color w:val="auto"/>
                <w:sz w:val="28"/>
                <w:szCs w:val="28"/>
                <w:rtl/>
                <w:lang w:bidi="fa-IR"/>
              </w:rPr>
              <w:t>001/0</w:t>
            </w:r>
          </w:p>
        </w:tc>
      </w:tr>
      <w:tr w:rsidR="00740C5B" w:rsidRPr="00646E58" w:rsidTr="00655F17">
        <w:trPr>
          <w:trHeight w:val="360"/>
        </w:trPr>
        <w:tc>
          <w:tcPr>
            <w:tcW w:w="2692" w:type="dxa"/>
            <w:tcBorders>
              <w:left w:val="nil"/>
              <w:right w:val="nil"/>
            </w:tcBorders>
            <w:shd w:val="clear" w:color="auto" w:fill="E6EED5"/>
            <w:vAlign w:val="center"/>
          </w:tcPr>
          <w:p w:rsidR="00740C5B" w:rsidRPr="00646E58" w:rsidRDefault="00395767">
            <w:pPr>
              <w:pStyle w:val="NormalWeb"/>
              <w:bidi/>
              <w:spacing w:before="0" w:beforeAutospacing="0" w:after="0" w:afterAutospacing="0" w:line="276" w:lineRule="auto"/>
              <w:rPr>
                <w:rFonts w:ascii="Arial" w:hAnsi="Arial" w:cs="B Lotus"/>
                <w:color w:val="auto"/>
                <w:sz w:val="28"/>
                <w:szCs w:val="28"/>
                <w:rtl/>
                <w:lang w:bidi="fa-IR"/>
              </w:rPr>
            </w:pPr>
            <w:r w:rsidRPr="00646E58">
              <w:rPr>
                <w:rFonts w:ascii="Arial" w:hAnsi="Arial" w:cs="B Lotus" w:hint="cs"/>
                <w:color w:val="auto"/>
                <w:sz w:val="28"/>
                <w:szCs w:val="28"/>
                <w:rtl/>
                <w:lang w:bidi="fa-IR"/>
              </w:rPr>
              <w:t xml:space="preserve">هوش معنوی </w:t>
            </w:r>
          </w:p>
        </w:tc>
        <w:tc>
          <w:tcPr>
            <w:tcW w:w="836" w:type="dxa"/>
            <w:tcBorders>
              <w:left w:val="nil"/>
              <w:right w:val="nil"/>
            </w:tcBorders>
            <w:shd w:val="clear" w:color="auto" w:fill="E6EED5"/>
            <w:vAlign w:val="center"/>
          </w:tcPr>
          <w:p w:rsidR="00740C5B" w:rsidRPr="00646E58" w:rsidRDefault="00395767">
            <w:pPr>
              <w:pStyle w:val="NormalWeb"/>
              <w:bidi/>
              <w:spacing w:before="0" w:beforeAutospacing="0" w:after="0" w:afterAutospacing="0" w:line="276" w:lineRule="auto"/>
              <w:jc w:val="center"/>
              <w:rPr>
                <w:rFonts w:ascii="Arial" w:hAnsi="Arial" w:cs="B Lotus"/>
                <w:color w:val="auto"/>
                <w:sz w:val="28"/>
                <w:szCs w:val="28"/>
                <w:rtl/>
                <w:lang w:bidi="fa-IR"/>
              </w:rPr>
            </w:pPr>
            <w:r w:rsidRPr="00646E58">
              <w:rPr>
                <w:rFonts w:ascii="Arial" w:hAnsi="Arial" w:cs="B Lotus" w:hint="cs"/>
                <w:color w:val="auto"/>
                <w:sz w:val="28"/>
                <w:szCs w:val="28"/>
                <w:rtl/>
                <w:lang w:bidi="fa-IR"/>
              </w:rPr>
              <w:t>31/0-</w:t>
            </w:r>
          </w:p>
        </w:tc>
        <w:tc>
          <w:tcPr>
            <w:tcW w:w="1674" w:type="dxa"/>
            <w:tcBorders>
              <w:left w:val="nil"/>
              <w:right w:val="nil"/>
            </w:tcBorders>
            <w:shd w:val="clear" w:color="auto" w:fill="E6EED5"/>
            <w:vAlign w:val="center"/>
          </w:tcPr>
          <w:p w:rsidR="00740C5B" w:rsidRPr="00646E58" w:rsidRDefault="00395767">
            <w:pPr>
              <w:pStyle w:val="NormalWeb"/>
              <w:bidi/>
              <w:spacing w:before="0" w:beforeAutospacing="0" w:after="0" w:afterAutospacing="0" w:line="276" w:lineRule="auto"/>
              <w:ind w:firstLine="36"/>
              <w:jc w:val="center"/>
              <w:rPr>
                <w:rFonts w:ascii="Arial" w:hAnsi="Arial" w:cs="B Lotus"/>
                <w:color w:val="auto"/>
                <w:sz w:val="28"/>
                <w:szCs w:val="28"/>
                <w:rtl/>
                <w:lang w:bidi="fa-IR"/>
              </w:rPr>
            </w:pPr>
            <w:r w:rsidRPr="00646E58">
              <w:rPr>
                <w:rFonts w:ascii="Arial" w:hAnsi="Arial" w:cs="B Lotus" w:hint="cs"/>
                <w:color w:val="auto"/>
                <w:sz w:val="28"/>
                <w:szCs w:val="28"/>
                <w:rtl/>
                <w:lang w:bidi="fa-IR"/>
              </w:rPr>
              <w:t>08/0</w:t>
            </w:r>
          </w:p>
        </w:tc>
        <w:tc>
          <w:tcPr>
            <w:tcW w:w="1085" w:type="dxa"/>
            <w:tcBorders>
              <w:left w:val="nil"/>
              <w:right w:val="nil"/>
            </w:tcBorders>
            <w:shd w:val="clear" w:color="auto" w:fill="E6EED5"/>
            <w:vAlign w:val="center"/>
          </w:tcPr>
          <w:p w:rsidR="00740C5B" w:rsidRPr="00646E58" w:rsidRDefault="00395767">
            <w:pPr>
              <w:pStyle w:val="NormalWeb"/>
              <w:bidi/>
              <w:spacing w:before="0" w:beforeAutospacing="0" w:after="0" w:afterAutospacing="0" w:line="276" w:lineRule="auto"/>
              <w:jc w:val="center"/>
              <w:rPr>
                <w:rFonts w:ascii="Arial" w:hAnsi="Arial" w:cs="B Lotus"/>
                <w:color w:val="auto"/>
                <w:sz w:val="28"/>
                <w:szCs w:val="28"/>
                <w:rtl/>
                <w:lang w:bidi="fa-IR"/>
              </w:rPr>
            </w:pPr>
            <w:r w:rsidRPr="00646E58">
              <w:rPr>
                <w:rFonts w:ascii="Arial" w:hAnsi="Arial" w:cs="B Lotus" w:hint="cs"/>
                <w:color w:val="auto"/>
                <w:sz w:val="28"/>
                <w:szCs w:val="28"/>
                <w:rtl/>
                <w:lang w:bidi="fa-IR"/>
              </w:rPr>
              <w:t>36/0-</w:t>
            </w:r>
          </w:p>
        </w:tc>
        <w:tc>
          <w:tcPr>
            <w:tcW w:w="1100" w:type="dxa"/>
            <w:tcBorders>
              <w:left w:val="nil"/>
              <w:right w:val="nil"/>
            </w:tcBorders>
            <w:shd w:val="clear" w:color="auto" w:fill="E6EED5"/>
            <w:vAlign w:val="center"/>
          </w:tcPr>
          <w:p w:rsidR="00740C5B" w:rsidRPr="00646E58" w:rsidRDefault="00395767">
            <w:pPr>
              <w:pStyle w:val="NormalWeb"/>
              <w:bidi/>
              <w:spacing w:before="0" w:beforeAutospacing="0" w:after="0" w:afterAutospacing="0" w:line="276" w:lineRule="auto"/>
              <w:jc w:val="center"/>
              <w:rPr>
                <w:rFonts w:ascii="Arial" w:hAnsi="Arial" w:cs="B Lotus"/>
                <w:color w:val="auto"/>
                <w:sz w:val="28"/>
                <w:szCs w:val="28"/>
                <w:rtl/>
                <w:lang w:bidi="fa-IR"/>
              </w:rPr>
            </w:pPr>
            <w:r w:rsidRPr="00646E58">
              <w:rPr>
                <w:rFonts w:ascii="Arial" w:hAnsi="Arial" w:cs="B Lotus" w:hint="cs"/>
                <w:color w:val="auto"/>
                <w:sz w:val="28"/>
                <w:szCs w:val="28"/>
                <w:rtl/>
                <w:lang w:bidi="fa-IR"/>
              </w:rPr>
              <w:t>88/3-</w:t>
            </w:r>
          </w:p>
        </w:tc>
        <w:tc>
          <w:tcPr>
            <w:tcW w:w="1145" w:type="dxa"/>
            <w:tcBorders>
              <w:left w:val="nil"/>
              <w:right w:val="nil"/>
            </w:tcBorders>
            <w:shd w:val="clear" w:color="auto" w:fill="E6EED5"/>
            <w:vAlign w:val="center"/>
          </w:tcPr>
          <w:p w:rsidR="00740C5B" w:rsidRPr="00646E58" w:rsidRDefault="00740C5B">
            <w:pPr>
              <w:pStyle w:val="NormalWeb"/>
              <w:bidi/>
              <w:spacing w:before="0" w:beforeAutospacing="0" w:after="0" w:afterAutospacing="0" w:line="276" w:lineRule="auto"/>
              <w:ind w:firstLine="47"/>
              <w:jc w:val="center"/>
              <w:rPr>
                <w:rFonts w:ascii="Arial" w:hAnsi="Arial" w:cs="B Lotus"/>
                <w:color w:val="auto"/>
                <w:sz w:val="28"/>
                <w:szCs w:val="28"/>
                <w:rtl/>
                <w:lang w:bidi="fa-IR"/>
              </w:rPr>
            </w:pPr>
            <w:r w:rsidRPr="00646E58">
              <w:rPr>
                <w:rFonts w:ascii="Arial" w:hAnsi="Arial" w:cs="B Lotus" w:hint="cs"/>
                <w:color w:val="auto"/>
                <w:sz w:val="28"/>
                <w:szCs w:val="28"/>
                <w:rtl/>
                <w:lang w:bidi="fa-IR"/>
              </w:rPr>
              <w:t>001/0</w:t>
            </w:r>
          </w:p>
        </w:tc>
      </w:tr>
      <w:tr w:rsidR="00740C5B" w:rsidRPr="00646E58" w:rsidTr="00655F17">
        <w:trPr>
          <w:trHeight w:val="194"/>
        </w:trPr>
        <w:tc>
          <w:tcPr>
            <w:tcW w:w="2692" w:type="dxa"/>
            <w:vAlign w:val="center"/>
          </w:tcPr>
          <w:p w:rsidR="00740C5B" w:rsidRPr="00646E58" w:rsidRDefault="00395767">
            <w:pPr>
              <w:pStyle w:val="NormalWeb"/>
              <w:bidi/>
              <w:spacing w:before="0" w:after="0" w:line="276" w:lineRule="auto"/>
              <w:rPr>
                <w:rFonts w:cs="B Lotus"/>
                <w:color w:val="auto"/>
                <w:sz w:val="28"/>
                <w:szCs w:val="28"/>
                <w:rtl/>
              </w:rPr>
            </w:pPr>
            <w:r w:rsidRPr="00646E58">
              <w:rPr>
                <w:rFonts w:cs="B Lotus" w:hint="cs"/>
                <w:color w:val="auto"/>
                <w:sz w:val="28"/>
                <w:szCs w:val="28"/>
                <w:rtl/>
              </w:rPr>
              <w:t>ایجاد معنای شخصی</w:t>
            </w:r>
          </w:p>
        </w:tc>
        <w:tc>
          <w:tcPr>
            <w:tcW w:w="836" w:type="dxa"/>
            <w:vAlign w:val="center"/>
          </w:tcPr>
          <w:p w:rsidR="00740C5B" w:rsidRPr="00646E58" w:rsidRDefault="00395767">
            <w:pPr>
              <w:pStyle w:val="NormalWeb"/>
              <w:bidi/>
              <w:spacing w:before="0" w:after="0" w:line="276" w:lineRule="auto"/>
              <w:jc w:val="center"/>
              <w:rPr>
                <w:rFonts w:ascii="Arial" w:hAnsi="Arial" w:cs="B Lotus" w:hint="cs"/>
                <w:color w:val="auto"/>
                <w:sz w:val="28"/>
                <w:szCs w:val="28"/>
                <w:rtl/>
                <w:lang w:bidi="fa-IR"/>
              </w:rPr>
            </w:pPr>
            <w:r w:rsidRPr="00646E58">
              <w:rPr>
                <w:rFonts w:ascii="Arial" w:hAnsi="Arial" w:cs="B Lotus" w:hint="cs"/>
                <w:color w:val="auto"/>
                <w:sz w:val="28"/>
                <w:szCs w:val="28"/>
                <w:rtl/>
                <w:lang w:bidi="fa-IR"/>
              </w:rPr>
              <w:t>24/0-</w:t>
            </w:r>
          </w:p>
        </w:tc>
        <w:tc>
          <w:tcPr>
            <w:tcW w:w="1674" w:type="dxa"/>
            <w:vAlign w:val="center"/>
          </w:tcPr>
          <w:p w:rsidR="00740C5B" w:rsidRPr="00646E58" w:rsidRDefault="00AC6A9D" w:rsidP="00AC6A9D">
            <w:pPr>
              <w:pStyle w:val="NormalWeb"/>
              <w:tabs>
                <w:tab w:val="left" w:pos="318"/>
                <w:tab w:val="center" w:pos="747"/>
              </w:tabs>
              <w:bidi/>
              <w:spacing w:before="0" w:after="0" w:line="276" w:lineRule="auto"/>
              <w:ind w:firstLine="36"/>
              <w:rPr>
                <w:rFonts w:ascii="Arial" w:hAnsi="Arial" w:cs="B Lotus" w:hint="cs"/>
                <w:color w:val="auto"/>
                <w:sz w:val="28"/>
                <w:szCs w:val="28"/>
                <w:rtl/>
                <w:lang w:bidi="fa-IR"/>
              </w:rPr>
            </w:pPr>
            <w:r w:rsidRPr="00646E58">
              <w:rPr>
                <w:rFonts w:ascii="Arial" w:hAnsi="Arial" w:cs="B Lotus"/>
                <w:color w:val="auto"/>
                <w:sz w:val="28"/>
                <w:szCs w:val="28"/>
                <w:rtl/>
                <w:lang w:bidi="fa-IR"/>
              </w:rPr>
              <w:tab/>
            </w:r>
            <w:r w:rsidRPr="00646E58">
              <w:rPr>
                <w:rFonts w:ascii="Arial" w:hAnsi="Arial" w:cs="B Lotus"/>
                <w:color w:val="auto"/>
                <w:sz w:val="28"/>
                <w:szCs w:val="28"/>
                <w:rtl/>
                <w:lang w:bidi="fa-IR"/>
              </w:rPr>
              <w:tab/>
            </w:r>
            <w:r w:rsidR="00395767" w:rsidRPr="00646E58">
              <w:rPr>
                <w:rFonts w:ascii="Arial" w:hAnsi="Arial" w:cs="B Lotus" w:hint="cs"/>
                <w:color w:val="auto"/>
                <w:sz w:val="28"/>
                <w:szCs w:val="28"/>
                <w:rtl/>
                <w:lang w:bidi="fa-IR"/>
              </w:rPr>
              <w:t>09/0</w:t>
            </w:r>
          </w:p>
        </w:tc>
        <w:tc>
          <w:tcPr>
            <w:tcW w:w="1085" w:type="dxa"/>
            <w:vAlign w:val="center"/>
          </w:tcPr>
          <w:p w:rsidR="00740C5B" w:rsidRPr="00646E58" w:rsidRDefault="00395767">
            <w:pPr>
              <w:pStyle w:val="NormalWeb"/>
              <w:bidi/>
              <w:spacing w:before="0" w:after="0" w:line="276" w:lineRule="auto"/>
              <w:jc w:val="center"/>
              <w:rPr>
                <w:rFonts w:ascii="Arial" w:hAnsi="Arial" w:cs="B Lotus" w:hint="cs"/>
                <w:color w:val="auto"/>
                <w:sz w:val="28"/>
                <w:szCs w:val="28"/>
                <w:rtl/>
                <w:lang w:bidi="fa-IR"/>
              </w:rPr>
            </w:pPr>
            <w:r w:rsidRPr="00646E58">
              <w:rPr>
                <w:rFonts w:ascii="Arial" w:hAnsi="Arial" w:cs="B Lotus" w:hint="cs"/>
                <w:color w:val="auto"/>
                <w:sz w:val="28"/>
                <w:szCs w:val="28"/>
                <w:rtl/>
                <w:lang w:bidi="fa-IR"/>
              </w:rPr>
              <w:t>25/0-</w:t>
            </w:r>
          </w:p>
        </w:tc>
        <w:tc>
          <w:tcPr>
            <w:tcW w:w="1100" w:type="dxa"/>
            <w:vAlign w:val="center"/>
          </w:tcPr>
          <w:p w:rsidR="00740C5B" w:rsidRPr="00646E58" w:rsidRDefault="00395767">
            <w:pPr>
              <w:pStyle w:val="NormalWeb"/>
              <w:bidi/>
              <w:spacing w:before="0" w:after="0" w:line="276" w:lineRule="auto"/>
              <w:jc w:val="center"/>
              <w:rPr>
                <w:rFonts w:ascii="Arial" w:hAnsi="Arial" w:cs="B Lotus" w:hint="cs"/>
                <w:color w:val="auto"/>
                <w:sz w:val="28"/>
                <w:szCs w:val="28"/>
                <w:rtl/>
                <w:lang w:bidi="fa-IR"/>
              </w:rPr>
            </w:pPr>
            <w:r w:rsidRPr="00646E58">
              <w:rPr>
                <w:rFonts w:ascii="Arial" w:hAnsi="Arial" w:cs="B Lotus" w:hint="cs"/>
                <w:color w:val="auto"/>
                <w:sz w:val="28"/>
                <w:szCs w:val="28"/>
                <w:rtl/>
                <w:lang w:bidi="fa-IR"/>
              </w:rPr>
              <w:t>67</w:t>
            </w:r>
            <w:r w:rsidR="00740C5B" w:rsidRPr="00646E58">
              <w:rPr>
                <w:rFonts w:ascii="Arial" w:hAnsi="Arial" w:cs="B Lotus" w:hint="cs"/>
                <w:color w:val="auto"/>
                <w:sz w:val="28"/>
                <w:szCs w:val="28"/>
                <w:rtl/>
                <w:lang w:bidi="fa-IR"/>
              </w:rPr>
              <w:t>/2-</w:t>
            </w:r>
          </w:p>
        </w:tc>
        <w:tc>
          <w:tcPr>
            <w:tcW w:w="1145" w:type="dxa"/>
            <w:vAlign w:val="center"/>
          </w:tcPr>
          <w:p w:rsidR="00740C5B" w:rsidRPr="00646E58" w:rsidRDefault="00740C5B">
            <w:pPr>
              <w:pStyle w:val="NormalWeb"/>
              <w:bidi/>
              <w:spacing w:before="0" w:after="0" w:line="276" w:lineRule="auto"/>
              <w:ind w:firstLine="47"/>
              <w:jc w:val="center"/>
              <w:rPr>
                <w:rFonts w:ascii="Arial" w:hAnsi="Arial" w:cs="B Lotus" w:hint="cs"/>
                <w:color w:val="auto"/>
                <w:sz w:val="28"/>
                <w:szCs w:val="28"/>
                <w:rtl/>
                <w:lang w:bidi="fa-IR"/>
              </w:rPr>
            </w:pPr>
            <w:r w:rsidRPr="00646E58">
              <w:rPr>
                <w:rFonts w:ascii="Arial" w:hAnsi="Arial" w:cs="B Lotus" w:hint="cs"/>
                <w:color w:val="auto"/>
                <w:sz w:val="28"/>
                <w:szCs w:val="28"/>
                <w:rtl/>
                <w:lang w:bidi="fa-IR"/>
              </w:rPr>
              <w:t>0</w:t>
            </w:r>
            <w:r w:rsidR="008E54AA" w:rsidRPr="00646E58">
              <w:rPr>
                <w:rFonts w:ascii="Arial" w:hAnsi="Arial" w:cs="B Lotus" w:hint="cs"/>
                <w:color w:val="auto"/>
                <w:sz w:val="28"/>
                <w:szCs w:val="28"/>
                <w:rtl/>
                <w:lang w:bidi="fa-IR"/>
              </w:rPr>
              <w:t>09</w:t>
            </w:r>
            <w:r w:rsidRPr="00646E58">
              <w:rPr>
                <w:rFonts w:ascii="Arial" w:hAnsi="Arial" w:cs="B Lotus" w:hint="cs"/>
                <w:color w:val="auto"/>
                <w:sz w:val="28"/>
                <w:szCs w:val="28"/>
                <w:rtl/>
                <w:lang w:bidi="fa-IR"/>
              </w:rPr>
              <w:t>/0</w:t>
            </w:r>
          </w:p>
        </w:tc>
      </w:tr>
      <w:tr w:rsidR="008E54AA" w:rsidRPr="00646E58" w:rsidTr="00655F17">
        <w:trPr>
          <w:trHeight w:val="194"/>
        </w:trPr>
        <w:tc>
          <w:tcPr>
            <w:tcW w:w="2692" w:type="dxa"/>
            <w:tcBorders>
              <w:left w:val="nil"/>
              <w:right w:val="nil"/>
            </w:tcBorders>
            <w:shd w:val="clear" w:color="auto" w:fill="E6EED5"/>
            <w:vAlign w:val="center"/>
          </w:tcPr>
          <w:p w:rsidR="008E54AA" w:rsidRPr="00646E58" w:rsidRDefault="00395767">
            <w:pPr>
              <w:pStyle w:val="NormalWeb"/>
              <w:bidi/>
              <w:spacing w:before="0" w:after="0" w:line="276" w:lineRule="auto"/>
              <w:rPr>
                <w:rFonts w:cs="B Lotus" w:hint="cs"/>
                <w:color w:val="auto"/>
                <w:sz w:val="28"/>
                <w:szCs w:val="28"/>
                <w:rtl/>
              </w:rPr>
            </w:pPr>
            <w:r w:rsidRPr="00646E58">
              <w:rPr>
                <w:rFonts w:cs="B Lotus" w:hint="cs"/>
                <w:color w:val="auto"/>
                <w:sz w:val="28"/>
                <w:szCs w:val="28"/>
                <w:rtl/>
              </w:rPr>
              <w:t>تفکر وجودی انتقادی</w:t>
            </w:r>
          </w:p>
        </w:tc>
        <w:tc>
          <w:tcPr>
            <w:tcW w:w="836" w:type="dxa"/>
            <w:tcBorders>
              <w:left w:val="nil"/>
              <w:right w:val="nil"/>
            </w:tcBorders>
            <w:shd w:val="clear" w:color="auto" w:fill="E6EED5"/>
            <w:vAlign w:val="center"/>
          </w:tcPr>
          <w:p w:rsidR="008E54AA" w:rsidRPr="00646E58" w:rsidRDefault="00395767">
            <w:pPr>
              <w:pStyle w:val="NormalWeb"/>
              <w:bidi/>
              <w:spacing w:before="0" w:after="0" w:line="276" w:lineRule="auto"/>
              <w:jc w:val="center"/>
              <w:rPr>
                <w:rFonts w:ascii="Arial" w:hAnsi="Arial" w:cs="B Lotus" w:hint="cs"/>
                <w:color w:val="auto"/>
                <w:sz w:val="28"/>
                <w:szCs w:val="28"/>
                <w:rtl/>
                <w:lang w:bidi="fa-IR"/>
              </w:rPr>
            </w:pPr>
            <w:r w:rsidRPr="00646E58">
              <w:rPr>
                <w:rFonts w:ascii="Arial" w:hAnsi="Arial" w:cs="B Lotus" w:hint="cs"/>
                <w:color w:val="auto"/>
                <w:sz w:val="28"/>
                <w:szCs w:val="28"/>
                <w:rtl/>
                <w:lang w:bidi="fa-IR"/>
              </w:rPr>
              <w:t>19/0-</w:t>
            </w:r>
          </w:p>
        </w:tc>
        <w:tc>
          <w:tcPr>
            <w:tcW w:w="1674" w:type="dxa"/>
            <w:tcBorders>
              <w:left w:val="nil"/>
              <w:right w:val="nil"/>
            </w:tcBorders>
            <w:shd w:val="clear" w:color="auto" w:fill="E6EED5"/>
            <w:vAlign w:val="center"/>
          </w:tcPr>
          <w:p w:rsidR="008E54AA" w:rsidRPr="00646E58" w:rsidRDefault="00395767">
            <w:pPr>
              <w:pStyle w:val="NormalWeb"/>
              <w:bidi/>
              <w:spacing w:before="0" w:after="0" w:line="276" w:lineRule="auto"/>
              <w:ind w:firstLine="36"/>
              <w:jc w:val="center"/>
              <w:rPr>
                <w:rFonts w:ascii="Arial" w:hAnsi="Arial" w:cs="B Lotus" w:hint="cs"/>
                <w:color w:val="auto"/>
                <w:sz w:val="28"/>
                <w:szCs w:val="28"/>
                <w:rtl/>
                <w:lang w:bidi="fa-IR"/>
              </w:rPr>
            </w:pPr>
            <w:r w:rsidRPr="00646E58">
              <w:rPr>
                <w:rFonts w:ascii="Arial" w:hAnsi="Arial" w:cs="B Lotus" w:hint="cs"/>
                <w:color w:val="auto"/>
                <w:sz w:val="28"/>
                <w:szCs w:val="28"/>
                <w:rtl/>
                <w:lang w:bidi="fa-IR"/>
              </w:rPr>
              <w:t>08/0</w:t>
            </w:r>
          </w:p>
        </w:tc>
        <w:tc>
          <w:tcPr>
            <w:tcW w:w="1085" w:type="dxa"/>
            <w:tcBorders>
              <w:left w:val="nil"/>
              <w:right w:val="nil"/>
            </w:tcBorders>
            <w:shd w:val="clear" w:color="auto" w:fill="E6EED5"/>
            <w:vAlign w:val="center"/>
          </w:tcPr>
          <w:p w:rsidR="008E54AA" w:rsidRPr="00646E58" w:rsidRDefault="00395767">
            <w:pPr>
              <w:pStyle w:val="NormalWeb"/>
              <w:bidi/>
              <w:spacing w:before="0" w:after="0" w:line="276" w:lineRule="auto"/>
              <w:jc w:val="center"/>
              <w:rPr>
                <w:rFonts w:ascii="Arial" w:hAnsi="Arial" w:cs="B Lotus" w:hint="cs"/>
                <w:color w:val="auto"/>
                <w:sz w:val="28"/>
                <w:szCs w:val="28"/>
                <w:rtl/>
                <w:lang w:bidi="fa-IR"/>
              </w:rPr>
            </w:pPr>
            <w:r w:rsidRPr="00646E58">
              <w:rPr>
                <w:rFonts w:ascii="Arial" w:hAnsi="Arial" w:cs="B Lotus" w:hint="cs"/>
                <w:color w:val="auto"/>
                <w:sz w:val="28"/>
                <w:szCs w:val="28"/>
                <w:rtl/>
                <w:lang w:bidi="fa-IR"/>
              </w:rPr>
              <w:t>21/0-</w:t>
            </w:r>
          </w:p>
        </w:tc>
        <w:tc>
          <w:tcPr>
            <w:tcW w:w="1100" w:type="dxa"/>
            <w:tcBorders>
              <w:left w:val="nil"/>
              <w:right w:val="nil"/>
            </w:tcBorders>
            <w:shd w:val="clear" w:color="auto" w:fill="E6EED5"/>
            <w:vAlign w:val="center"/>
          </w:tcPr>
          <w:p w:rsidR="008E54AA" w:rsidRPr="00646E58" w:rsidRDefault="00395767">
            <w:pPr>
              <w:pStyle w:val="NormalWeb"/>
              <w:bidi/>
              <w:spacing w:before="0" w:after="0" w:line="276" w:lineRule="auto"/>
              <w:jc w:val="center"/>
              <w:rPr>
                <w:rFonts w:ascii="Arial" w:hAnsi="Arial" w:cs="B Lotus" w:hint="cs"/>
                <w:color w:val="auto"/>
                <w:sz w:val="28"/>
                <w:szCs w:val="28"/>
                <w:rtl/>
                <w:lang w:bidi="fa-IR"/>
              </w:rPr>
            </w:pPr>
            <w:r w:rsidRPr="00646E58">
              <w:rPr>
                <w:rFonts w:ascii="Arial" w:hAnsi="Arial" w:cs="B Lotus" w:hint="cs"/>
                <w:color w:val="auto"/>
                <w:sz w:val="28"/>
                <w:szCs w:val="28"/>
                <w:rtl/>
                <w:lang w:bidi="fa-IR"/>
              </w:rPr>
              <w:t>3</w:t>
            </w:r>
            <w:r w:rsidR="009644A2">
              <w:rPr>
                <w:rFonts w:ascii="Arial" w:hAnsi="Arial" w:cs="B Lotus" w:hint="cs"/>
                <w:color w:val="auto"/>
                <w:sz w:val="28"/>
                <w:szCs w:val="28"/>
                <w:rtl/>
                <w:lang w:bidi="fa-IR"/>
              </w:rPr>
              <w:t>8</w:t>
            </w:r>
            <w:r w:rsidRPr="00646E58">
              <w:rPr>
                <w:rFonts w:ascii="Arial" w:hAnsi="Arial" w:cs="B Lotus" w:hint="cs"/>
                <w:color w:val="auto"/>
                <w:sz w:val="28"/>
                <w:szCs w:val="28"/>
                <w:rtl/>
                <w:lang w:bidi="fa-IR"/>
              </w:rPr>
              <w:t>/2-</w:t>
            </w:r>
          </w:p>
        </w:tc>
        <w:tc>
          <w:tcPr>
            <w:tcW w:w="1145" w:type="dxa"/>
            <w:tcBorders>
              <w:left w:val="nil"/>
              <w:right w:val="nil"/>
            </w:tcBorders>
            <w:shd w:val="clear" w:color="auto" w:fill="E6EED5"/>
            <w:vAlign w:val="center"/>
          </w:tcPr>
          <w:p w:rsidR="008E54AA" w:rsidRPr="00646E58" w:rsidRDefault="00FB1274">
            <w:pPr>
              <w:pStyle w:val="NormalWeb"/>
              <w:bidi/>
              <w:spacing w:before="0" w:after="0" w:line="276" w:lineRule="auto"/>
              <w:ind w:firstLine="47"/>
              <w:jc w:val="center"/>
              <w:rPr>
                <w:rFonts w:ascii="Arial" w:hAnsi="Arial" w:cs="B Lotus" w:hint="cs"/>
                <w:color w:val="auto"/>
                <w:sz w:val="28"/>
                <w:szCs w:val="28"/>
                <w:rtl/>
                <w:lang w:bidi="fa-IR"/>
              </w:rPr>
            </w:pPr>
            <w:r w:rsidRPr="00646E58">
              <w:rPr>
                <w:rFonts w:ascii="Arial" w:hAnsi="Arial" w:cs="B Lotus" w:hint="cs"/>
                <w:color w:val="auto"/>
                <w:sz w:val="28"/>
                <w:szCs w:val="28"/>
                <w:rtl/>
                <w:lang w:bidi="fa-IR"/>
              </w:rPr>
              <w:t>020/0</w:t>
            </w:r>
          </w:p>
        </w:tc>
      </w:tr>
    </w:tbl>
    <w:p w:rsidR="00FB1274" w:rsidRDefault="00FB1274" w:rsidP="00FB1274">
      <w:pPr>
        <w:pStyle w:val="NormalWeb"/>
        <w:bidi/>
        <w:spacing w:before="0" w:beforeAutospacing="0" w:after="0" w:afterAutospacing="0" w:line="276" w:lineRule="auto"/>
        <w:ind w:left="-568" w:firstLine="360"/>
        <w:jc w:val="lowKashida"/>
        <w:rPr>
          <w:rFonts w:ascii="B Nazanin" w:eastAsia="Calibri" w:hAnsi="Calibri" w:cs="B Lotus"/>
          <w:color w:val="auto"/>
          <w:sz w:val="28"/>
          <w:szCs w:val="28"/>
          <w:rtl/>
        </w:rPr>
      </w:pPr>
    </w:p>
    <w:p w:rsidR="007D24C9" w:rsidRPr="007D24C9" w:rsidRDefault="007D24C9" w:rsidP="00646E58">
      <w:pPr>
        <w:tabs>
          <w:tab w:val="right" w:pos="7290"/>
          <w:tab w:val="right" w:pos="9360"/>
        </w:tabs>
        <w:bidi/>
        <w:spacing w:line="276" w:lineRule="auto"/>
        <w:ind w:left="-550" w:firstLine="550"/>
        <w:jc w:val="both"/>
        <w:rPr>
          <w:rFonts w:ascii="Times New Roman" w:eastAsia="Times New Roman" w:hAnsi="Times New Roman" w:cs="B Lotus"/>
          <w:color w:val="auto"/>
          <w:sz w:val="28"/>
          <w:szCs w:val="28"/>
        </w:rPr>
      </w:pPr>
      <w:r w:rsidRPr="007D24C9">
        <w:rPr>
          <w:rFonts w:ascii="Times New Roman" w:eastAsia="Times New Roman" w:hAnsi="Times New Roman" w:cs="B Lotus"/>
          <w:color w:val="auto"/>
          <w:sz w:val="28"/>
          <w:szCs w:val="28"/>
          <w:rtl/>
        </w:rPr>
        <w:t>با توجه به جدول 4-9، اثر اضطراب سلامتی</w:t>
      </w:r>
      <w:r w:rsidRPr="007D24C9">
        <w:rPr>
          <w:rFonts w:ascii="Times New Roman" w:eastAsia="Times New Roman" w:hAnsi="Times New Roman" w:cs="B Lotus"/>
          <w:color w:val="auto"/>
          <w:sz w:val="28"/>
          <w:szCs w:val="28"/>
        </w:rPr>
        <w:t xml:space="preserve"> </w:t>
      </w:r>
      <w:r w:rsidRPr="00AC6A9D">
        <w:rPr>
          <w:rFonts w:ascii="B Nazanin" w:hAnsi="Calibri" w:cs="B Lotus" w:hint="cs"/>
          <w:color w:val="auto"/>
          <w:sz w:val="28"/>
          <w:szCs w:val="28"/>
          <w:rtl/>
        </w:rPr>
        <w:t>(</w:t>
      </w:r>
      <w:r w:rsidRPr="00AC6A9D">
        <w:rPr>
          <w:rFonts w:cs="B Lotus" w:hint="cs"/>
          <w:color w:val="auto"/>
          <w:sz w:val="28"/>
          <w:szCs w:val="28"/>
          <w:rtl/>
        </w:rPr>
        <w:t xml:space="preserve">52/0 </w:t>
      </w:r>
      <w:r w:rsidRPr="00AC6A9D">
        <w:rPr>
          <w:rFonts w:cs="B Lotus"/>
          <w:color w:val="auto"/>
          <w:sz w:val="28"/>
          <w:szCs w:val="28"/>
        </w:rPr>
        <w:t>β=</w:t>
      </w:r>
      <w:r w:rsidRPr="00AC6A9D">
        <w:rPr>
          <w:rFonts w:ascii="B Nazanin" w:hAnsi="Calibri" w:cs="B Lotus" w:hint="cs"/>
          <w:color w:val="auto"/>
          <w:sz w:val="28"/>
          <w:szCs w:val="28"/>
          <w:rtl/>
        </w:rPr>
        <w:t xml:space="preserve">)، </w:t>
      </w:r>
      <w:r w:rsidRPr="007D24C9">
        <w:rPr>
          <w:rFonts w:ascii="Times New Roman" w:eastAsia="Times New Roman" w:hAnsi="Times New Roman" w:cs="B Lotus"/>
          <w:color w:val="auto"/>
          <w:sz w:val="28"/>
          <w:szCs w:val="28"/>
          <w:rtl/>
        </w:rPr>
        <w:t>بر اضطراب مرگ سالمندان در سطح 01/0 مثبت و معنادار می‌باشد. همچنین اثر هوش معنوی</w:t>
      </w:r>
      <w:r w:rsidRPr="007D24C9">
        <w:rPr>
          <w:rFonts w:ascii="Times New Roman" w:eastAsia="Times New Roman" w:hAnsi="Times New Roman" w:cs="B Lotus"/>
          <w:color w:val="auto"/>
          <w:sz w:val="28"/>
          <w:szCs w:val="28"/>
        </w:rPr>
        <w:t xml:space="preserve"> </w:t>
      </w:r>
      <w:r w:rsidRPr="00AC6A9D">
        <w:rPr>
          <w:rFonts w:ascii="B Nazanin" w:hAnsi="Calibri" w:cs="B Lotus" w:hint="cs"/>
          <w:color w:val="auto"/>
          <w:sz w:val="28"/>
          <w:szCs w:val="28"/>
          <w:rtl/>
        </w:rPr>
        <w:t>(</w:t>
      </w:r>
      <w:r w:rsidRPr="00AC6A9D">
        <w:rPr>
          <w:rFonts w:cs="B Lotus" w:hint="cs"/>
          <w:color w:val="auto"/>
          <w:sz w:val="28"/>
          <w:szCs w:val="28"/>
          <w:rtl/>
        </w:rPr>
        <w:t>36/0</w:t>
      </w:r>
      <w:r w:rsidR="00AC6A9D" w:rsidRPr="00AC6A9D">
        <w:rPr>
          <w:rFonts w:cs="B Lotus" w:hint="cs"/>
          <w:color w:val="auto"/>
          <w:sz w:val="28"/>
          <w:szCs w:val="28"/>
          <w:rtl/>
        </w:rPr>
        <w:t>-</w:t>
      </w:r>
      <w:r w:rsidRPr="00AC6A9D">
        <w:rPr>
          <w:rFonts w:cs="B Lotus" w:hint="cs"/>
          <w:color w:val="auto"/>
          <w:sz w:val="28"/>
          <w:szCs w:val="28"/>
          <w:rtl/>
        </w:rPr>
        <w:t xml:space="preserve"> </w:t>
      </w:r>
      <w:r w:rsidRPr="00AC6A9D">
        <w:rPr>
          <w:rFonts w:cs="B Lotus"/>
          <w:color w:val="auto"/>
          <w:sz w:val="28"/>
          <w:szCs w:val="28"/>
        </w:rPr>
        <w:t>β=</w:t>
      </w:r>
      <w:r w:rsidRPr="00AC6A9D">
        <w:rPr>
          <w:rFonts w:ascii="B Nazanin" w:hAnsi="Calibri" w:cs="B Lotus" w:hint="cs"/>
          <w:color w:val="auto"/>
          <w:sz w:val="28"/>
          <w:szCs w:val="28"/>
          <w:rtl/>
        </w:rPr>
        <w:t xml:space="preserve">)، </w:t>
      </w:r>
      <w:r w:rsidRPr="007D24C9">
        <w:rPr>
          <w:rFonts w:ascii="Times New Roman" w:eastAsia="Times New Roman" w:hAnsi="Times New Roman" w:cs="B Lotus"/>
          <w:color w:val="auto"/>
          <w:sz w:val="28"/>
          <w:szCs w:val="28"/>
          <w:rtl/>
        </w:rPr>
        <w:t>ایجاد معنای شخصی</w:t>
      </w:r>
      <w:r w:rsidR="00AC6A9D" w:rsidRPr="00AC6A9D">
        <w:rPr>
          <w:rFonts w:ascii="Times New Roman" w:eastAsia="Times New Roman" w:hAnsi="Times New Roman" w:cs="B Lotus" w:hint="cs"/>
          <w:color w:val="auto"/>
          <w:sz w:val="28"/>
          <w:szCs w:val="28"/>
          <w:rtl/>
        </w:rPr>
        <w:t xml:space="preserve"> </w:t>
      </w:r>
      <w:r w:rsidR="00AC6A9D" w:rsidRPr="00AC6A9D">
        <w:rPr>
          <w:rFonts w:ascii="B Nazanin" w:hAnsi="Calibri" w:cs="B Lotus" w:hint="cs"/>
          <w:color w:val="auto"/>
          <w:sz w:val="28"/>
          <w:szCs w:val="28"/>
          <w:rtl/>
        </w:rPr>
        <w:t>(</w:t>
      </w:r>
      <w:r w:rsidR="00AC6A9D" w:rsidRPr="00AC6A9D">
        <w:rPr>
          <w:rFonts w:cs="B Lotus" w:hint="cs"/>
          <w:color w:val="auto"/>
          <w:sz w:val="28"/>
          <w:szCs w:val="28"/>
          <w:rtl/>
        </w:rPr>
        <w:t>25/0-</w:t>
      </w:r>
      <w:r w:rsidR="00AC6A9D" w:rsidRPr="00AC6A9D">
        <w:rPr>
          <w:rFonts w:cs="B Lotus"/>
          <w:color w:val="auto"/>
          <w:sz w:val="28"/>
          <w:szCs w:val="28"/>
        </w:rPr>
        <w:t>β=</w:t>
      </w:r>
      <w:r w:rsidR="00AC6A9D" w:rsidRPr="00AC6A9D">
        <w:rPr>
          <w:rFonts w:ascii="B Nazanin" w:hAnsi="Calibri" w:cs="B Lotus" w:hint="cs"/>
          <w:color w:val="auto"/>
          <w:sz w:val="28"/>
          <w:szCs w:val="28"/>
          <w:rtl/>
        </w:rPr>
        <w:t>)</w:t>
      </w:r>
      <w:r w:rsidRPr="007D24C9">
        <w:rPr>
          <w:rFonts w:ascii="Times New Roman" w:eastAsia="Times New Roman" w:hAnsi="Times New Roman" w:cs="B Lotus"/>
          <w:color w:val="auto"/>
          <w:sz w:val="28"/>
          <w:szCs w:val="28"/>
        </w:rPr>
        <w:t xml:space="preserve"> </w:t>
      </w:r>
      <w:r w:rsidRPr="007D24C9">
        <w:rPr>
          <w:rFonts w:ascii="Times New Roman" w:eastAsia="Times New Roman" w:hAnsi="Times New Roman" w:cs="B Lotus"/>
          <w:color w:val="auto"/>
          <w:sz w:val="28"/>
          <w:szCs w:val="28"/>
          <w:rtl/>
        </w:rPr>
        <w:t>و تفکر وجودی انتقادی</w:t>
      </w:r>
      <w:r w:rsidR="00AC6A9D" w:rsidRPr="00AC6A9D">
        <w:rPr>
          <w:rFonts w:ascii="Times New Roman" w:eastAsia="Times New Roman" w:hAnsi="Times New Roman" w:cs="B Lotus" w:hint="cs"/>
          <w:color w:val="auto"/>
          <w:sz w:val="28"/>
          <w:szCs w:val="28"/>
          <w:rtl/>
        </w:rPr>
        <w:t xml:space="preserve"> </w:t>
      </w:r>
      <w:r w:rsidR="00AC6A9D" w:rsidRPr="00AC6A9D">
        <w:rPr>
          <w:rFonts w:ascii="B Nazanin" w:hAnsi="Calibri" w:cs="B Lotus" w:hint="cs"/>
          <w:color w:val="auto"/>
          <w:sz w:val="28"/>
          <w:szCs w:val="28"/>
          <w:rtl/>
        </w:rPr>
        <w:t>(</w:t>
      </w:r>
      <w:r w:rsidR="00AC6A9D" w:rsidRPr="00AC6A9D">
        <w:rPr>
          <w:rFonts w:cs="B Lotus" w:hint="cs"/>
          <w:color w:val="auto"/>
          <w:sz w:val="28"/>
          <w:szCs w:val="28"/>
          <w:rtl/>
        </w:rPr>
        <w:t xml:space="preserve">21/0- </w:t>
      </w:r>
      <w:r w:rsidR="00AC6A9D" w:rsidRPr="00AC6A9D">
        <w:rPr>
          <w:rFonts w:cs="B Lotus"/>
          <w:color w:val="auto"/>
          <w:sz w:val="28"/>
          <w:szCs w:val="28"/>
        </w:rPr>
        <w:t>β=</w:t>
      </w:r>
      <w:r w:rsidR="00AC6A9D" w:rsidRPr="00AC6A9D">
        <w:rPr>
          <w:rFonts w:ascii="B Nazanin" w:hAnsi="Calibri" w:cs="B Lotus" w:hint="cs"/>
          <w:color w:val="auto"/>
          <w:sz w:val="28"/>
          <w:szCs w:val="28"/>
          <w:rtl/>
        </w:rPr>
        <w:t xml:space="preserve">)، </w:t>
      </w:r>
      <w:r w:rsidRPr="007D24C9">
        <w:rPr>
          <w:rFonts w:ascii="Times New Roman" w:eastAsia="Times New Roman" w:hAnsi="Times New Roman" w:cs="B Lotus"/>
          <w:color w:val="auto"/>
          <w:sz w:val="28"/>
          <w:szCs w:val="28"/>
          <w:rtl/>
        </w:rPr>
        <w:t xml:space="preserve">بر اضطراب مرگ سالمندان در سطوح معناداری 01/0 و 05/0 منفی و معنادار است. به این معنا که با افزایش هوش معنوی و مؤلفه‌های آن، میزان اضطراب مرگ در سالمندان کاهش می‌یابد، در حالی که با افزایش اضطراب سلامتی، میزان اضطراب مرگ افزایش پیدا می‌کند. در این راستا فرضیه </w:t>
      </w:r>
      <w:r w:rsidR="00BA596A">
        <w:rPr>
          <w:rFonts w:ascii="Times New Roman" w:eastAsia="Times New Roman" w:hAnsi="Times New Roman" w:cs="B Lotus" w:hint="cs"/>
          <w:color w:val="auto"/>
          <w:sz w:val="28"/>
          <w:szCs w:val="28"/>
          <w:rtl/>
        </w:rPr>
        <w:t>اصلی</w:t>
      </w:r>
      <w:r w:rsidRPr="007D24C9">
        <w:rPr>
          <w:rFonts w:ascii="Times New Roman" w:eastAsia="Times New Roman" w:hAnsi="Times New Roman" w:cs="B Lotus"/>
          <w:color w:val="auto"/>
          <w:sz w:val="28"/>
          <w:szCs w:val="28"/>
          <w:rtl/>
        </w:rPr>
        <w:t xml:space="preserve"> این مطالعه مورد تأیید قرار گرفت</w:t>
      </w:r>
      <w:r w:rsidRPr="007D24C9">
        <w:rPr>
          <w:rFonts w:ascii="Times New Roman" w:eastAsia="Times New Roman" w:hAnsi="Times New Roman" w:cs="B Lotus"/>
          <w:color w:val="auto"/>
          <w:sz w:val="28"/>
          <w:szCs w:val="28"/>
        </w:rPr>
        <w:t>.</w:t>
      </w:r>
    </w:p>
    <w:p w:rsidR="002B10EC" w:rsidRPr="00D25A62" w:rsidRDefault="002B10EC" w:rsidP="008201D9">
      <w:pPr>
        <w:tabs>
          <w:tab w:val="right" w:pos="7290"/>
          <w:tab w:val="right" w:pos="9360"/>
        </w:tabs>
        <w:bidi/>
        <w:spacing w:line="276" w:lineRule="auto"/>
        <w:jc w:val="both"/>
        <w:rPr>
          <w:rFonts w:ascii="B Nazanin,Bold" w:hAnsi="Calibri" w:cs="B Lotus"/>
          <w:color w:val="auto"/>
          <w:sz w:val="28"/>
          <w:szCs w:val="28"/>
          <w:rtl/>
        </w:rPr>
      </w:pPr>
    </w:p>
    <w:p w:rsidR="002B10EC" w:rsidRDefault="002B10EC" w:rsidP="000C3BA5">
      <w:pPr>
        <w:tabs>
          <w:tab w:val="right" w:pos="7290"/>
          <w:tab w:val="right" w:pos="9360"/>
        </w:tabs>
        <w:bidi/>
        <w:spacing w:line="276" w:lineRule="auto"/>
        <w:ind w:left="-298" w:hanging="28"/>
        <w:jc w:val="lowKashida"/>
        <w:rPr>
          <w:rFonts w:ascii="B Nazanin,Bold" w:hAnsi="Calibri" w:cs="B Lotus"/>
          <w:color w:val="auto"/>
          <w:sz w:val="26"/>
          <w:szCs w:val="26"/>
          <w:rtl/>
        </w:rPr>
      </w:pPr>
    </w:p>
    <w:p w:rsidR="002B10EC" w:rsidRDefault="002B10EC" w:rsidP="002B10EC">
      <w:pPr>
        <w:tabs>
          <w:tab w:val="right" w:pos="7290"/>
          <w:tab w:val="right" w:pos="9360"/>
        </w:tabs>
        <w:bidi/>
        <w:ind w:left="-298" w:hanging="28"/>
        <w:jc w:val="lowKashida"/>
        <w:rPr>
          <w:rFonts w:ascii="B Nazanin,Bold" w:hAnsi="Calibri" w:cs="B Lotus"/>
          <w:color w:val="auto"/>
          <w:sz w:val="26"/>
          <w:szCs w:val="26"/>
          <w:rtl/>
        </w:rPr>
      </w:pPr>
    </w:p>
    <w:p w:rsidR="002B10EC" w:rsidRDefault="002B10EC" w:rsidP="002B10EC">
      <w:pPr>
        <w:tabs>
          <w:tab w:val="right" w:pos="7290"/>
          <w:tab w:val="right" w:pos="9360"/>
        </w:tabs>
        <w:bidi/>
        <w:ind w:left="-298" w:hanging="28"/>
        <w:jc w:val="lowKashida"/>
        <w:rPr>
          <w:rFonts w:ascii="B Nazanin,Bold" w:hAnsi="Calibri" w:cs="B Lotus"/>
          <w:color w:val="auto"/>
          <w:sz w:val="26"/>
          <w:szCs w:val="26"/>
          <w:rtl/>
        </w:rPr>
      </w:pPr>
    </w:p>
    <w:p w:rsidR="002B10EC" w:rsidRDefault="002B10EC" w:rsidP="002B10EC">
      <w:pPr>
        <w:tabs>
          <w:tab w:val="right" w:pos="7290"/>
          <w:tab w:val="right" w:pos="9360"/>
        </w:tabs>
        <w:bidi/>
        <w:ind w:left="-298" w:hanging="28"/>
        <w:jc w:val="lowKashida"/>
        <w:rPr>
          <w:rFonts w:ascii="B Nazanin,Bold" w:hAnsi="Calibri" w:cs="B Lotus"/>
          <w:color w:val="auto"/>
          <w:sz w:val="26"/>
          <w:szCs w:val="26"/>
          <w:rtl/>
        </w:rPr>
      </w:pPr>
    </w:p>
    <w:p w:rsidR="002B10EC" w:rsidRDefault="002B10EC" w:rsidP="002B10EC">
      <w:pPr>
        <w:tabs>
          <w:tab w:val="right" w:pos="7290"/>
          <w:tab w:val="right" w:pos="9360"/>
        </w:tabs>
        <w:bidi/>
        <w:ind w:left="-298" w:hanging="28"/>
        <w:jc w:val="lowKashida"/>
        <w:rPr>
          <w:rFonts w:ascii="B Nazanin,Bold" w:hAnsi="Calibri" w:cs="B Lotus"/>
          <w:color w:val="auto"/>
          <w:sz w:val="26"/>
          <w:szCs w:val="26"/>
          <w:rtl/>
        </w:rPr>
      </w:pPr>
    </w:p>
    <w:p w:rsidR="002B10EC" w:rsidRDefault="002B10EC" w:rsidP="002B10EC">
      <w:pPr>
        <w:tabs>
          <w:tab w:val="right" w:pos="7290"/>
          <w:tab w:val="right" w:pos="9360"/>
        </w:tabs>
        <w:bidi/>
        <w:ind w:left="-298" w:hanging="28"/>
        <w:jc w:val="lowKashida"/>
        <w:rPr>
          <w:rFonts w:ascii="B Nazanin,Bold" w:hAnsi="Calibri" w:cs="B Lotus"/>
          <w:color w:val="auto"/>
          <w:sz w:val="26"/>
          <w:szCs w:val="26"/>
          <w:rtl/>
        </w:rPr>
      </w:pPr>
    </w:p>
    <w:p w:rsidR="002B10EC" w:rsidRDefault="002B10EC" w:rsidP="002B10EC">
      <w:pPr>
        <w:tabs>
          <w:tab w:val="right" w:pos="7290"/>
          <w:tab w:val="right" w:pos="9360"/>
        </w:tabs>
        <w:bidi/>
        <w:ind w:left="-298" w:hanging="28"/>
        <w:jc w:val="lowKashida"/>
        <w:rPr>
          <w:rFonts w:ascii="B Nazanin,Bold" w:hAnsi="Calibri" w:cs="B Lotus"/>
          <w:color w:val="auto"/>
          <w:sz w:val="26"/>
          <w:szCs w:val="26"/>
          <w:rtl/>
        </w:rPr>
      </w:pPr>
    </w:p>
    <w:p w:rsidR="00E54892" w:rsidRPr="006D7654" w:rsidRDefault="00E54892" w:rsidP="00E54892">
      <w:pPr>
        <w:bidi/>
        <w:ind w:left="-550" w:right="-1270"/>
        <w:jc w:val="center"/>
        <w:rPr>
          <w:rFonts w:ascii="BLotus" w:hAnsi="Calibri" w:cs="B Titr" w:hint="cs"/>
          <w:b/>
          <w:bCs/>
          <w:color w:val="auto"/>
          <w:sz w:val="72"/>
          <w:szCs w:val="72"/>
          <w:rtl/>
        </w:rPr>
      </w:pPr>
    </w:p>
    <w:p w:rsidR="00E82B07" w:rsidRDefault="00E82B07" w:rsidP="00E82B07">
      <w:pPr>
        <w:bidi/>
        <w:ind w:left="-550" w:right="-1270"/>
        <w:jc w:val="center"/>
        <w:rPr>
          <w:rFonts w:ascii="BLotus" w:hAnsi="Calibri" w:cs="B Titr"/>
          <w:b/>
          <w:bCs/>
          <w:color w:val="auto"/>
          <w:sz w:val="72"/>
          <w:szCs w:val="72"/>
        </w:rPr>
      </w:pPr>
    </w:p>
    <w:p w:rsidR="00AD2480" w:rsidRDefault="00AD2480" w:rsidP="00AD2480">
      <w:pPr>
        <w:bidi/>
        <w:ind w:left="-550" w:right="-1270"/>
        <w:jc w:val="center"/>
        <w:rPr>
          <w:rFonts w:ascii="BLotus" w:hAnsi="Calibri" w:cs="B Titr"/>
          <w:b/>
          <w:bCs/>
          <w:color w:val="auto"/>
          <w:sz w:val="72"/>
          <w:szCs w:val="72"/>
        </w:rPr>
      </w:pPr>
    </w:p>
    <w:p w:rsidR="00AD2480" w:rsidRDefault="00AD2480" w:rsidP="00AD2480">
      <w:pPr>
        <w:bidi/>
        <w:ind w:left="-550" w:right="-1270"/>
        <w:jc w:val="center"/>
        <w:rPr>
          <w:rFonts w:ascii="BLotus" w:hAnsi="Calibri" w:cs="B Titr"/>
          <w:b/>
          <w:bCs/>
          <w:color w:val="auto"/>
          <w:sz w:val="72"/>
          <w:szCs w:val="72"/>
        </w:rPr>
      </w:pPr>
    </w:p>
    <w:p w:rsidR="00AD2480" w:rsidRDefault="00AD2480" w:rsidP="00AD2480">
      <w:pPr>
        <w:bidi/>
        <w:ind w:left="-550" w:right="-1270"/>
        <w:jc w:val="center"/>
        <w:rPr>
          <w:rFonts w:ascii="BLotus" w:hAnsi="Calibri" w:cs="B Titr"/>
          <w:b/>
          <w:bCs/>
          <w:color w:val="auto"/>
          <w:sz w:val="72"/>
          <w:szCs w:val="72"/>
        </w:rPr>
      </w:pPr>
    </w:p>
    <w:p w:rsidR="003239AD" w:rsidRDefault="003239AD" w:rsidP="003239AD">
      <w:pPr>
        <w:bidi/>
        <w:ind w:right="-1270"/>
        <w:rPr>
          <w:rFonts w:ascii="BLotus" w:hAnsi="Calibri" w:cs="B Titr"/>
          <w:b/>
          <w:bCs/>
          <w:color w:val="auto"/>
          <w:sz w:val="72"/>
          <w:szCs w:val="72"/>
          <w:rtl/>
        </w:rPr>
      </w:pPr>
    </w:p>
    <w:p w:rsidR="004D03B4" w:rsidRDefault="004D03B4" w:rsidP="004D03B4">
      <w:pPr>
        <w:bidi/>
        <w:ind w:right="-1270"/>
        <w:rPr>
          <w:rFonts w:ascii="BLotus" w:hAnsi="Calibri" w:cs="B Titr"/>
          <w:b/>
          <w:bCs/>
          <w:color w:val="auto"/>
          <w:sz w:val="72"/>
          <w:szCs w:val="72"/>
          <w:rtl/>
        </w:rPr>
      </w:pPr>
    </w:p>
    <w:p w:rsidR="004D03B4" w:rsidRPr="006D7654" w:rsidRDefault="004D03B4" w:rsidP="004D03B4">
      <w:pPr>
        <w:bidi/>
        <w:ind w:right="-1270"/>
        <w:rPr>
          <w:rFonts w:ascii="BLotus" w:hAnsi="Calibri" w:cs="B Titr" w:hint="cs"/>
          <w:b/>
          <w:bCs/>
          <w:color w:val="auto"/>
          <w:sz w:val="72"/>
          <w:szCs w:val="72"/>
          <w:rtl/>
        </w:rPr>
      </w:pPr>
    </w:p>
    <w:p w:rsidR="00E82B07" w:rsidRPr="006D7654" w:rsidRDefault="00E82B07" w:rsidP="00E82B07">
      <w:pPr>
        <w:jc w:val="center"/>
        <w:rPr>
          <w:rFonts w:cs="B Titr"/>
          <w:b/>
          <w:bCs/>
          <w:color w:val="auto"/>
          <w:sz w:val="72"/>
          <w:szCs w:val="72"/>
        </w:rPr>
      </w:pPr>
      <w:bookmarkStart w:id="53" w:name="_Toc10031694"/>
      <w:bookmarkStart w:id="54" w:name="_Toc10309323"/>
      <w:bookmarkStart w:id="55" w:name="_Toc10309769"/>
      <w:bookmarkStart w:id="56" w:name="_Toc9779781"/>
      <w:bookmarkStart w:id="57" w:name="_Toc9780424"/>
      <w:bookmarkStart w:id="58" w:name="_Toc9781814"/>
      <w:bookmarkStart w:id="59" w:name="_Toc9799072"/>
      <w:bookmarkStart w:id="60" w:name="_Toc9801921"/>
      <w:bookmarkStart w:id="61" w:name="_Toc9802099"/>
      <w:bookmarkStart w:id="62" w:name="_Toc9805183"/>
      <w:bookmarkStart w:id="63" w:name="_Toc9805763"/>
      <w:bookmarkStart w:id="64" w:name="_Toc9805996"/>
      <w:bookmarkStart w:id="65" w:name="_Toc9806508"/>
      <w:bookmarkStart w:id="66" w:name="_Toc9806745"/>
      <w:bookmarkStart w:id="67" w:name="_Toc10032691"/>
      <w:bookmarkStart w:id="68" w:name="_Toc10310658"/>
      <w:bookmarkStart w:id="69" w:name="_Toc10311403"/>
      <w:bookmarkStart w:id="70" w:name="_Toc12099399"/>
      <w:r w:rsidRPr="006D7654">
        <w:rPr>
          <w:rFonts w:cs="B Titr" w:hint="cs"/>
          <w:b/>
          <w:bCs/>
          <w:color w:val="auto"/>
          <w:sz w:val="72"/>
          <w:szCs w:val="72"/>
          <w:rtl/>
        </w:rPr>
        <w:t>فصل پنجم</w:t>
      </w:r>
      <w:bookmarkStart w:id="71" w:name="_Toc10031695"/>
      <w:bookmarkStart w:id="72" w:name="_Toc10309324"/>
      <w:bookmarkStart w:id="73" w:name="_Toc10309770"/>
      <w:bookmarkEnd w:id="53"/>
      <w:bookmarkEnd w:id="54"/>
      <w:bookmarkEnd w:id="55"/>
    </w:p>
    <w:p w:rsidR="00E82B07" w:rsidRPr="006D7654" w:rsidRDefault="00E82B07" w:rsidP="00E82B07">
      <w:pPr>
        <w:jc w:val="center"/>
        <w:rPr>
          <w:color w:val="auto"/>
        </w:rPr>
      </w:pPr>
      <w:r w:rsidRPr="006D7654">
        <w:rPr>
          <w:rFonts w:cs="B Titr" w:hint="cs"/>
          <w:b/>
          <w:bCs/>
          <w:color w:val="auto"/>
          <w:sz w:val="72"/>
          <w:szCs w:val="72"/>
          <w:rtl/>
        </w:rPr>
        <w:t>بحث ونتیجه گیری</w:t>
      </w:r>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p>
    <w:p w:rsidR="00E82B07" w:rsidRPr="006D7654" w:rsidRDefault="00E82B07" w:rsidP="00E82B07">
      <w:pPr>
        <w:pStyle w:val="Style1"/>
        <w:framePr w:wrap="around"/>
        <w:rPr>
          <w:color w:val="auto"/>
        </w:rPr>
      </w:pPr>
    </w:p>
    <w:p w:rsidR="00E82B07" w:rsidRPr="006D7654" w:rsidRDefault="00E82B07" w:rsidP="00AD2480">
      <w:pPr>
        <w:tabs>
          <w:tab w:val="left" w:pos="3845"/>
        </w:tabs>
        <w:bidi/>
        <w:rPr>
          <w:rFonts w:cs="2  Titr" w:hint="cs"/>
          <w:color w:val="auto"/>
          <w:sz w:val="72"/>
          <w:szCs w:val="72"/>
        </w:rPr>
      </w:pPr>
    </w:p>
    <w:p w:rsidR="00E82B07" w:rsidRPr="006D7654" w:rsidRDefault="00E82B07" w:rsidP="00E82B07">
      <w:pPr>
        <w:tabs>
          <w:tab w:val="left" w:pos="3845"/>
        </w:tabs>
        <w:bidi/>
        <w:rPr>
          <w:rFonts w:cs="2  Titr" w:hint="cs"/>
          <w:color w:val="auto"/>
          <w:sz w:val="72"/>
          <w:szCs w:val="72"/>
          <w:rtl/>
        </w:rPr>
      </w:pPr>
    </w:p>
    <w:p w:rsidR="00E82B07" w:rsidRPr="006D7654" w:rsidRDefault="00E82B07" w:rsidP="00E82B07">
      <w:pPr>
        <w:tabs>
          <w:tab w:val="left" w:pos="3845"/>
        </w:tabs>
        <w:bidi/>
        <w:rPr>
          <w:rFonts w:cs="2  Titr" w:hint="cs"/>
          <w:color w:val="auto"/>
          <w:sz w:val="72"/>
          <w:szCs w:val="72"/>
          <w:rtl/>
        </w:rPr>
      </w:pPr>
    </w:p>
    <w:p w:rsidR="00E82B07" w:rsidRPr="006D7654" w:rsidRDefault="00E82B07" w:rsidP="00E82B07">
      <w:pPr>
        <w:tabs>
          <w:tab w:val="left" w:pos="3845"/>
        </w:tabs>
        <w:bidi/>
        <w:rPr>
          <w:rFonts w:cs="2  Titr" w:hint="cs"/>
          <w:color w:val="auto"/>
          <w:sz w:val="72"/>
          <w:szCs w:val="72"/>
          <w:rtl/>
        </w:rPr>
      </w:pPr>
    </w:p>
    <w:p w:rsidR="00E54892" w:rsidRDefault="00E54892" w:rsidP="00E54892">
      <w:pPr>
        <w:tabs>
          <w:tab w:val="left" w:pos="3845"/>
        </w:tabs>
        <w:bidi/>
        <w:rPr>
          <w:rFonts w:cs="2  Titr"/>
          <w:color w:val="auto"/>
          <w:sz w:val="72"/>
          <w:szCs w:val="72"/>
        </w:rPr>
      </w:pPr>
    </w:p>
    <w:p w:rsidR="00AD2480" w:rsidRDefault="00AD2480" w:rsidP="00091C5E">
      <w:pPr>
        <w:bidi/>
        <w:spacing w:line="276" w:lineRule="auto"/>
        <w:jc w:val="lowKashida"/>
        <w:rPr>
          <w:rFonts w:cs="2  Titr"/>
          <w:color w:val="auto"/>
          <w:sz w:val="72"/>
          <w:szCs w:val="72"/>
        </w:rPr>
      </w:pPr>
    </w:p>
    <w:p w:rsidR="002F693E" w:rsidRDefault="002F693E" w:rsidP="002F693E">
      <w:pPr>
        <w:bidi/>
        <w:spacing w:line="276" w:lineRule="auto"/>
        <w:jc w:val="lowKashida"/>
        <w:rPr>
          <w:rFonts w:cs="2  Titr"/>
          <w:color w:val="auto"/>
          <w:sz w:val="72"/>
          <w:szCs w:val="72"/>
          <w:rtl/>
        </w:rPr>
      </w:pPr>
    </w:p>
    <w:p w:rsidR="003239AD" w:rsidRDefault="003239AD" w:rsidP="003239AD">
      <w:pPr>
        <w:bidi/>
        <w:spacing w:line="276" w:lineRule="auto"/>
        <w:jc w:val="lowKashida"/>
        <w:rPr>
          <w:rFonts w:cs="2  Titr"/>
          <w:color w:val="auto"/>
          <w:sz w:val="72"/>
          <w:szCs w:val="72"/>
          <w:rtl/>
        </w:rPr>
      </w:pPr>
    </w:p>
    <w:p w:rsidR="003239AD" w:rsidRDefault="003239AD" w:rsidP="003239AD">
      <w:pPr>
        <w:bidi/>
        <w:spacing w:line="276" w:lineRule="auto"/>
        <w:jc w:val="lowKashida"/>
        <w:rPr>
          <w:rFonts w:cs="2  Titr"/>
          <w:color w:val="auto"/>
          <w:sz w:val="72"/>
          <w:szCs w:val="72"/>
        </w:rPr>
      </w:pPr>
    </w:p>
    <w:p w:rsidR="00E82B07" w:rsidRPr="006D7654" w:rsidRDefault="00E82B07" w:rsidP="008A7767">
      <w:pPr>
        <w:pStyle w:val="Style8"/>
        <w:spacing w:before="0" w:after="0"/>
        <w:ind w:left="-568"/>
      </w:pPr>
      <w:bookmarkStart w:id="74" w:name="_Toc9801923"/>
      <w:bookmarkStart w:id="75" w:name="_Toc9802101"/>
      <w:bookmarkStart w:id="76" w:name="_Toc9805185"/>
      <w:bookmarkStart w:id="77" w:name="_Toc9805765"/>
      <w:bookmarkStart w:id="78" w:name="_Toc9805998"/>
      <w:bookmarkStart w:id="79" w:name="_Toc9806510"/>
      <w:bookmarkStart w:id="80" w:name="_Toc9806747"/>
      <w:bookmarkStart w:id="81" w:name="_Toc10031697"/>
      <w:bookmarkStart w:id="82" w:name="_Toc10032693"/>
      <w:bookmarkStart w:id="83" w:name="_Toc10309326"/>
      <w:bookmarkStart w:id="84" w:name="_Toc10309772"/>
      <w:bookmarkStart w:id="85" w:name="_Toc10310660"/>
      <w:bookmarkStart w:id="86" w:name="_Toc10311405"/>
      <w:bookmarkStart w:id="87" w:name="_Toc12099401"/>
      <w:r w:rsidRPr="006D7654">
        <w:rPr>
          <w:rFonts w:hint="cs"/>
          <w:rtl/>
        </w:rPr>
        <w:t>5-</w:t>
      </w:r>
      <w:r w:rsidR="00091C5E">
        <w:rPr>
          <w:rFonts w:hint="cs"/>
          <w:rtl/>
          <w:lang w:bidi="fa-IR"/>
        </w:rPr>
        <w:t>1</w:t>
      </w:r>
      <w:r w:rsidRPr="006D7654">
        <w:rPr>
          <w:rFonts w:hint="cs"/>
          <w:rtl/>
        </w:rPr>
        <w:t>- بحث و</w:t>
      </w:r>
      <w:r w:rsidR="00091C5E">
        <w:rPr>
          <w:rFonts w:hint="cs"/>
          <w:rtl/>
        </w:rPr>
        <w:t xml:space="preserve"> </w:t>
      </w:r>
      <w:r w:rsidRPr="006D7654">
        <w:rPr>
          <w:rFonts w:hint="cs"/>
          <w:rtl/>
        </w:rPr>
        <w:t>نتیجه گیری</w:t>
      </w:r>
      <w:bookmarkEnd w:id="74"/>
      <w:bookmarkEnd w:id="75"/>
      <w:bookmarkEnd w:id="76"/>
      <w:bookmarkEnd w:id="77"/>
      <w:bookmarkEnd w:id="78"/>
      <w:bookmarkEnd w:id="79"/>
      <w:bookmarkEnd w:id="80"/>
      <w:bookmarkEnd w:id="81"/>
      <w:bookmarkEnd w:id="82"/>
      <w:bookmarkEnd w:id="83"/>
      <w:bookmarkEnd w:id="84"/>
      <w:bookmarkEnd w:id="85"/>
      <w:bookmarkEnd w:id="86"/>
      <w:bookmarkEnd w:id="87"/>
    </w:p>
    <w:p w:rsidR="00AB398D" w:rsidRPr="00AB398D" w:rsidRDefault="00A341F6" w:rsidP="00AB398D">
      <w:pPr>
        <w:bidi/>
        <w:spacing w:line="276" w:lineRule="auto"/>
        <w:ind w:left="-550" w:firstLine="540"/>
        <w:jc w:val="lowKashida"/>
        <w:rPr>
          <w:rFonts w:ascii="Calibri" w:hAnsi="Calibri" w:cs="B Lotus"/>
          <w:color w:val="auto"/>
          <w:sz w:val="28"/>
          <w:szCs w:val="28"/>
        </w:rPr>
      </w:pPr>
      <w:r w:rsidRPr="00A341F6">
        <w:rPr>
          <w:rFonts w:ascii="Calibri" w:hAnsi="Calibri" w:cs="B Lotus"/>
          <w:b/>
          <w:bCs/>
          <w:color w:val="auto"/>
          <w:sz w:val="28"/>
          <w:szCs w:val="28"/>
          <w:rtl/>
          <w:lang w:bidi="fa-IR"/>
        </w:rPr>
        <w:t>فرضیه</w:t>
      </w:r>
      <w:r w:rsidR="00DD482F">
        <w:rPr>
          <w:rFonts w:ascii="Calibri" w:hAnsi="Calibri" w:cs="B Lotus" w:hint="cs"/>
          <w:b/>
          <w:bCs/>
          <w:color w:val="auto"/>
          <w:sz w:val="28"/>
          <w:szCs w:val="28"/>
          <w:rtl/>
          <w:lang w:bidi="fa-IR"/>
        </w:rPr>
        <w:t xml:space="preserve"> فرعی</w:t>
      </w:r>
      <w:r w:rsidRPr="00A341F6">
        <w:rPr>
          <w:rFonts w:ascii="Calibri" w:hAnsi="Calibri" w:cs="B Lotus"/>
          <w:b/>
          <w:bCs/>
          <w:color w:val="auto"/>
          <w:sz w:val="28"/>
          <w:szCs w:val="28"/>
          <w:rtl/>
          <w:lang w:bidi="fa-IR"/>
        </w:rPr>
        <w:t xml:space="preserve"> </w:t>
      </w:r>
      <w:r w:rsidR="00D8144B">
        <w:rPr>
          <w:rFonts w:ascii="Calibri" w:hAnsi="Calibri" w:cs="B Lotus" w:hint="cs"/>
          <w:b/>
          <w:bCs/>
          <w:color w:val="auto"/>
          <w:sz w:val="28"/>
          <w:szCs w:val="28"/>
          <w:rtl/>
          <w:lang w:bidi="fa-IR"/>
        </w:rPr>
        <w:t>اول</w:t>
      </w:r>
      <w:r w:rsidRPr="00A341F6">
        <w:rPr>
          <w:rFonts w:ascii="Calibri" w:hAnsi="Calibri" w:cs="B Lotus"/>
          <w:color w:val="auto"/>
          <w:sz w:val="28"/>
          <w:szCs w:val="28"/>
          <w:rtl/>
          <w:lang w:bidi="fa-IR"/>
        </w:rPr>
        <w:t xml:space="preserve"> پژوهش به این صورت بیان شد که</w:t>
      </w:r>
      <w:r>
        <w:rPr>
          <w:rFonts w:ascii="Calibri" w:hAnsi="Calibri" w:cs="B Lotus" w:hint="cs"/>
          <w:color w:val="auto"/>
          <w:sz w:val="28"/>
          <w:szCs w:val="28"/>
          <w:rtl/>
          <w:lang w:bidi="fa-IR"/>
        </w:rPr>
        <w:t xml:space="preserve"> </w:t>
      </w:r>
      <w:r w:rsidR="0042215C">
        <w:rPr>
          <w:rFonts w:ascii="Calibri" w:hAnsi="Calibri" w:cs="Cambria" w:hint="cs"/>
          <w:color w:val="auto"/>
          <w:sz w:val="28"/>
          <w:szCs w:val="28"/>
          <w:rtl/>
          <w:lang w:bidi="fa-IR"/>
        </w:rPr>
        <w:t>"</w:t>
      </w:r>
      <w:r w:rsidRPr="00A341F6">
        <w:rPr>
          <w:rFonts w:ascii="Calibri" w:hAnsi="Calibri" w:cs="B Lotus"/>
          <w:b/>
          <w:bCs/>
          <w:color w:val="auto"/>
          <w:sz w:val="28"/>
          <w:szCs w:val="28"/>
          <w:rtl/>
          <w:lang w:bidi="fa-IR"/>
        </w:rPr>
        <w:t xml:space="preserve">بین هوش معنوی </w:t>
      </w:r>
      <w:r w:rsidR="00D8144B">
        <w:rPr>
          <w:rFonts w:ascii="Calibri" w:hAnsi="Calibri" w:cs="B Lotus" w:hint="cs"/>
          <w:b/>
          <w:bCs/>
          <w:color w:val="auto"/>
          <w:sz w:val="28"/>
          <w:szCs w:val="28"/>
          <w:rtl/>
          <w:lang w:bidi="fa-IR"/>
        </w:rPr>
        <w:t xml:space="preserve">و </w:t>
      </w:r>
      <w:r w:rsidRPr="00A341F6">
        <w:rPr>
          <w:rFonts w:ascii="Calibri" w:hAnsi="Calibri" w:cs="B Lotus"/>
          <w:b/>
          <w:bCs/>
          <w:color w:val="auto"/>
          <w:sz w:val="28"/>
          <w:szCs w:val="28"/>
          <w:rtl/>
          <w:lang w:bidi="fa-IR"/>
        </w:rPr>
        <w:t>اضطراب مرگ در سالمندان</w:t>
      </w:r>
      <w:r w:rsidRPr="00A341F6">
        <w:rPr>
          <w:rFonts w:ascii="Calibri" w:hAnsi="Calibri" w:cs="B Lotus"/>
          <w:b/>
          <w:bCs/>
          <w:color w:val="auto"/>
          <w:sz w:val="28"/>
          <w:szCs w:val="28"/>
          <w:rtl/>
        </w:rPr>
        <w:t xml:space="preserve"> رابطه وجود دارد.</w:t>
      </w:r>
      <w:r w:rsidR="0042215C">
        <w:rPr>
          <w:rFonts w:ascii="Calibri" w:hAnsi="Calibri" w:cs="Cambria" w:hint="cs"/>
          <w:b/>
          <w:bCs/>
          <w:color w:val="auto"/>
          <w:sz w:val="28"/>
          <w:szCs w:val="28"/>
          <w:rtl/>
        </w:rPr>
        <w:t>"</w:t>
      </w:r>
      <w:r>
        <w:rPr>
          <w:rFonts w:ascii="Calibri" w:hAnsi="Calibri" w:cs="B Lotus" w:hint="cs"/>
          <w:b/>
          <w:bCs/>
          <w:color w:val="auto"/>
          <w:sz w:val="28"/>
          <w:szCs w:val="28"/>
          <w:rtl/>
        </w:rPr>
        <w:t xml:space="preserve"> </w:t>
      </w:r>
      <w:r w:rsidR="008A1983" w:rsidRPr="008A1983">
        <w:rPr>
          <w:rFonts w:ascii="Calibri" w:hAnsi="Calibri" w:cs="B Lotus"/>
          <w:color w:val="auto"/>
          <w:sz w:val="28"/>
          <w:szCs w:val="28"/>
          <w:rtl/>
        </w:rPr>
        <w:t>نتا</w:t>
      </w:r>
      <w:r w:rsidR="008A1983" w:rsidRPr="008A1983">
        <w:rPr>
          <w:rFonts w:ascii="Calibri" w:hAnsi="Calibri" w:cs="B Lotus" w:hint="cs"/>
          <w:color w:val="auto"/>
          <w:sz w:val="28"/>
          <w:szCs w:val="28"/>
          <w:rtl/>
        </w:rPr>
        <w:t>ی</w:t>
      </w:r>
      <w:r w:rsidR="008A1983" w:rsidRPr="008A1983">
        <w:rPr>
          <w:rFonts w:ascii="Calibri" w:hAnsi="Calibri" w:cs="B Lotus" w:hint="eastAsia"/>
          <w:color w:val="auto"/>
          <w:sz w:val="28"/>
          <w:szCs w:val="28"/>
          <w:rtl/>
        </w:rPr>
        <w:t>ج</w:t>
      </w:r>
      <w:r w:rsidR="008A1983" w:rsidRPr="008A1983">
        <w:rPr>
          <w:rFonts w:ascii="Calibri" w:hAnsi="Calibri" w:cs="B Lotus"/>
          <w:color w:val="auto"/>
          <w:sz w:val="28"/>
          <w:szCs w:val="28"/>
          <w:rtl/>
        </w:rPr>
        <w:t xml:space="preserve"> پژوهش حاضر نشان داد که ب</w:t>
      </w:r>
      <w:r w:rsidR="008A1983" w:rsidRPr="008A1983">
        <w:rPr>
          <w:rFonts w:ascii="Calibri" w:hAnsi="Calibri" w:cs="B Lotus" w:hint="cs"/>
          <w:color w:val="auto"/>
          <w:sz w:val="28"/>
          <w:szCs w:val="28"/>
          <w:rtl/>
        </w:rPr>
        <w:t>ی</w:t>
      </w:r>
      <w:r w:rsidR="008A1983" w:rsidRPr="008A1983">
        <w:rPr>
          <w:rFonts w:ascii="Calibri" w:hAnsi="Calibri" w:cs="B Lotus" w:hint="eastAsia"/>
          <w:color w:val="auto"/>
          <w:sz w:val="28"/>
          <w:szCs w:val="28"/>
          <w:rtl/>
        </w:rPr>
        <w:t>ن</w:t>
      </w:r>
      <w:r w:rsidR="008A1983" w:rsidRPr="008A1983">
        <w:rPr>
          <w:rFonts w:ascii="Calibri" w:hAnsi="Calibri" w:cs="B Lotus"/>
          <w:color w:val="auto"/>
          <w:sz w:val="28"/>
          <w:szCs w:val="28"/>
          <w:rtl/>
        </w:rPr>
        <w:t xml:space="preserve"> هوش معنو</w:t>
      </w:r>
      <w:r w:rsidR="008A1983" w:rsidRPr="008A1983">
        <w:rPr>
          <w:rFonts w:ascii="Calibri" w:hAnsi="Calibri" w:cs="B Lotus" w:hint="cs"/>
          <w:color w:val="auto"/>
          <w:sz w:val="28"/>
          <w:szCs w:val="28"/>
          <w:rtl/>
        </w:rPr>
        <w:t>ی</w:t>
      </w:r>
      <w:r w:rsidR="008A1983" w:rsidRPr="008A1983">
        <w:rPr>
          <w:rFonts w:ascii="Calibri" w:hAnsi="Calibri" w:cs="B Lotus"/>
          <w:color w:val="auto"/>
          <w:sz w:val="28"/>
          <w:szCs w:val="28"/>
          <w:rtl/>
        </w:rPr>
        <w:t xml:space="preserve"> و اضطراب مرگ در سالمندان، در سطح 01/0، همبستگ</w:t>
      </w:r>
      <w:r w:rsidR="008A1983" w:rsidRPr="008A1983">
        <w:rPr>
          <w:rFonts w:ascii="Calibri" w:hAnsi="Calibri" w:cs="B Lotus" w:hint="cs"/>
          <w:color w:val="auto"/>
          <w:sz w:val="28"/>
          <w:szCs w:val="28"/>
          <w:rtl/>
        </w:rPr>
        <w:t>ی</w:t>
      </w:r>
      <w:r w:rsidR="008A1983" w:rsidRPr="008A1983">
        <w:rPr>
          <w:rFonts w:ascii="Calibri" w:hAnsi="Calibri" w:cs="B Lotus"/>
          <w:color w:val="auto"/>
          <w:sz w:val="28"/>
          <w:szCs w:val="28"/>
          <w:rtl/>
        </w:rPr>
        <w:t xml:space="preserve"> منف</w:t>
      </w:r>
      <w:r w:rsidR="008A1983" w:rsidRPr="008A1983">
        <w:rPr>
          <w:rFonts w:ascii="Calibri" w:hAnsi="Calibri" w:cs="B Lotus" w:hint="cs"/>
          <w:color w:val="auto"/>
          <w:sz w:val="28"/>
          <w:szCs w:val="28"/>
          <w:rtl/>
        </w:rPr>
        <w:t>ی</w:t>
      </w:r>
      <w:r w:rsidR="008A1983" w:rsidRPr="008A1983">
        <w:rPr>
          <w:rFonts w:ascii="Calibri" w:hAnsi="Calibri" w:cs="B Lotus"/>
          <w:color w:val="auto"/>
          <w:sz w:val="28"/>
          <w:szCs w:val="28"/>
          <w:rtl/>
        </w:rPr>
        <w:t xml:space="preserve"> و معنادار</w:t>
      </w:r>
      <w:r w:rsidR="008A1983" w:rsidRPr="008A1983">
        <w:rPr>
          <w:rFonts w:ascii="Calibri" w:hAnsi="Calibri" w:cs="B Lotus" w:hint="cs"/>
          <w:color w:val="auto"/>
          <w:sz w:val="28"/>
          <w:szCs w:val="28"/>
          <w:rtl/>
        </w:rPr>
        <w:t>ی</w:t>
      </w:r>
      <w:r w:rsidR="008A1983" w:rsidRPr="008A1983">
        <w:rPr>
          <w:rFonts w:ascii="Calibri" w:hAnsi="Calibri" w:cs="B Lotus"/>
          <w:color w:val="auto"/>
          <w:sz w:val="28"/>
          <w:szCs w:val="28"/>
          <w:rtl/>
        </w:rPr>
        <w:t xml:space="preserve"> وجود دارد.</w:t>
      </w:r>
      <w:r w:rsidR="008A1983">
        <w:rPr>
          <w:rFonts w:ascii="Calibri" w:hAnsi="Calibri" w:cs="B Lotus" w:hint="cs"/>
          <w:color w:val="auto"/>
          <w:sz w:val="28"/>
          <w:szCs w:val="28"/>
          <w:rtl/>
        </w:rPr>
        <w:t xml:space="preserve"> </w:t>
      </w:r>
      <w:r w:rsidR="00BD31C4" w:rsidRPr="00BD31C4">
        <w:rPr>
          <w:rFonts w:ascii="Calibri" w:hAnsi="Calibri" w:cs="B Lotus"/>
          <w:color w:val="auto"/>
          <w:sz w:val="28"/>
          <w:szCs w:val="28"/>
          <w:rtl/>
        </w:rPr>
        <w:t xml:space="preserve">این نتایج </w:t>
      </w:r>
      <w:r w:rsidR="00BD31C4">
        <w:rPr>
          <w:rFonts w:ascii="Calibri" w:hAnsi="Calibri" w:cs="B Lotus" w:hint="cs"/>
          <w:color w:val="auto"/>
          <w:sz w:val="28"/>
          <w:szCs w:val="28"/>
          <w:rtl/>
        </w:rPr>
        <w:t xml:space="preserve">بیانگر آن </w:t>
      </w:r>
      <w:r w:rsidR="00001264">
        <w:rPr>
          <w:rFonts w:ascii="Calibri" w:hAnsi="Calibri" w:cs="B Lotus" w:hint="cs"/>
          <w:color w:val="auto"/>
          <w:sz w:val="28"/>
          <w:szCs w:val="28"/>
          <w:rtl/>
        </w:rPr>
        <w:t>بود</w:t>
      </w:r>
      <w:r w:rsidR="00BD31C4" w:rsidRPr="00BD31C4">
        <w:rPr>
          <w:rFonts w:ascii="Calibri" w:hAnsi="Calibri" w:cs="B Lotus"/>
          <w:color w:val="auto"/>
          <w:sz w:val="28"/>
          <w:szCs w:val="28"/>
          <w:rtl/>
        </w:rPr>
        <w:t xml:space="preserve"> که با افزایش هوش معنوی و مؤلفه‌های آن، میزان اضطراب مرگ سالمندان کاهش می‌یابد</w:t>
      </w:r>
      <w:r w:rsidR="00BD31C4">
        <w:rPr>
          <w:rFonts w:ascii="Calibri" w:hAnsi="Calibri" w:cs="B Lotus" w:hint="cs"/>
          <w:color w:val="auto"/>
          <w:sz w:val="28"/>
          <w:szCs w:val="28"/>
          <w:rtl/>
        </w:rPr>
        <w:t xml:space="preserve">. </w:t>
      </w:r>
      <w:r w:rsidR="006E7553" w:rsidRPr="006D7654">
        <w:rPr>
          <w:rFonts w:cs="B Lotus" w:hint="cs"/>
          <w:color w:val="auto"/>
          <w:sz w:val="28"/>
          <w:szCs w:val="28"/>
          <w:rtl/>
          <w:lang w:bidi="fa-IR"/>
        </w:rPr>
        <w:t xml:space="preserve">نتایج این مطالعه با یافته های پژوهش </w:t>
      </w:r>
      <w:r w:rsidR="004D03B4">
        <w:rPr>
          <w:rFonts w:cs="B Lotus" w:hint="cs"/>
          <w:color w:val="auto"/>
          <w:sz w:val="28"/>
          <w:szCs w:val="28"/>
          <w:rtl/>
          <w:lang w:bidi="fa-IR"/>
        </w:rPr>
        <w:t>ی</w:t>
      </w:r>
      <w:r w:rsidR="004D03B4" w:rsidRPr="004D03B4">
        <w:rPr>
          <w:rFonts w:cs="B Lotus"/>
          <w:color w:val="auto"/>
          <w:sz w:val="28"/>
          <w:szCs w:val="28"/>
          <w:rtl/>
        </w:rPr>
        <w:t xml:space="preserve">وسفی افراشته، فرتاش و ابوترابی </w:t>
      </w:r>
      <w:r w:rsidR="004D03B4">
        <w:rPr>
          <w:rFonts w:cs="B Lotus" w:hint="cs"/>
          <w:color w:val="auto"/>
          <w:sz w:val="28"/>
          <w:szCs w:val="28"/>
          <w:rtl/>
          <w:lang w:bidi="fa-IR"/>
        </w:rPr>
        <w:t>(</w:t>
      </w:r>
      <w:r w:rsidR="004D03B4" w:rsidRPr="004D03B4">
        <w:rPr>
          <w:rFonts w:cs="B Lotus"/>
          <w:color w:val="auto"/>
          <w:sz w:val="28"/>
          <w:szCs w:val="28"/>
          <w:rtl/>
          <w:lang w:bidi="fa-IR"/>
        </w:rPr>
        <w:t>۲۰۲۵</w:t>
      </w:r>
      <w:r w:rsidR="004D03B4">
        <w:rPr>
          <w:rFonts w:cs="B Lotus" w:hint="cs"/>
          <w:color w:val="auto"/>
          <w:sz w:val="28"/>
          <w:szCs w:val="28"/>
          <w:rtl/>
          <w:lang w:bidi="fa-IR"/>
        </w:rPr>
        <w:t>)،</w:t>
      </w:r>
      <w:r w:rsidR="004D03B4" w:rsidRPr="004D03B4">
        <w:rPr>
          <w:rFonts w:cs="B Lotus"/>
          <w:b/>
          <w:color w:val="auto"/>
          <w:sz w:val="28"/>
          <w:szCs w:val="28"/>
          <w:rtl/>
        </w:rPr>
        <w:t xml:space="preserve"> </w:t>
      </w:r>
      <w:r w:rsidR="007E49A8" w:rsidRPr="007E49A8">
        <w:rPr>
          <w:rFonts w:cs="B Lotus"/>
          <w:b/>
          <w:color w:val="auto"/>
          <w:sz w:val="28"/>
          <w:szCs w:val="28"/>
          <w:rtl/>
        </w:rPr>
        <w:t xml:space="preserve">پینتو و همکاران </w:t>
      </w:r>
      <w:r w:rsidR="007E49A8">
        <w:rPr>
          <w:rFonts w:cs="B Lotus" w:hint="cs"/>
          <w:b/>
          <w:color w:val="auto"/>
          <w:sz w:val="28"/>
          <w:szCs w:val="28"/>
          <w:rtl/>
        </w:rPr>
        <w:t>(</w:t>
      </w:r>
      <w:r w:rsidR="007E49A8" w:rsidRPr="007E49A8">
        <w:rPr>
          <w:rFonts w:cs="B Lotus"/>
          <w:b/>
          <w:color w:val="auto"/>
          <w:sz w:val="28"/>
          <w:szCs w:val="28"/>
          <w:rtl/>
          <w:lang w:bidi="fa-IR"/>
        </w:rPr>
        <w:t>۲۰۲۴</w:t>
      </w:r>
      <w:r w:rsidR="007E49A8">
        <w:rPr>
          <w:rFonts w:cs="B Lotus" w:hint="cs"/>
          <w:b/>
          <w:color w:val="auto"/>
          <w:sz w:val="28"/>
          <w:szCs w:val="28"/>
          <w:rtl/>
        </w:rPr>
        <w:t xml:space="preserve">)، </w:t>
      </w:r>
      <w:r w:rsidR="008A3255" w:rsidRPr="008A3255">
        <w:rPr>
          <w:rFonts w:ascii="Times New Roman" w:eastAsia="Times New Roman" w:hAnsi="Times New Roman" w:cs="B Lotus" w:hint="cs"/>
          <w:b/>
          <w:color w:val="auto"/>
          <w:sz w:val="28"/>
          <w:szCs w:val="28"/>
          <w:rtl/>
        </w:rPr>
        <w:t>ک</w:t>
      </w:r>
      <w:r w:rsidR="008A3255" w:rsidRPr="008A3255">
        <w:rPr>
          <w:rFonts w:ascii="Times New Roman" w:eastAsia="Times New Roman" w:hAnsi="Times New Roman" w:cs="B Lotus"/>
          <w:b/>
          <w:color w:val="auto"/>
          <w:sz w:val="28"/>
          <w:szCs w:val="28"/>
          <w:rtl/>
        </w:rPr>
        <w:t>ریمی و همکاران (1400)</w:t>
      </w:r>
      <w:r w:rsidR="008A3255">
        <w:rPr>
          <w:rFonts w:ascii="Times New Roman" w:eastAsia="Times New Roman" w:hAnsi="Times New Roman" w:cs="B Lotus" w:hint="cs"/>
          <w:b/>
          <w:color w:val="auto"/>
          <w:sz w:val="28"/>
          <w:szCs w:val="28"/>
          <w:rtl/>
        </w:rPr>
        <w:t>،</w:t>
      </w:r>
      <w:r w:rsidR="008A3255" w:rsidRPr="008A3255">
        <w:rPr>
          <w:rFonts w:ascii="Times New Roman" w:eastAsia="Times New Roman" w:hAnsi="Times New Roman" w:cs="B Lotus"/>
          <w:b/>
          <w:color w:val="auto"/>
          <w:sz w:val="28"/>
          <w:szCs w:val="28"/>
          <w:rtl/>
        </w:rPr>
        <w:t xml:space="preserve"> </w:t>
      </w:r>
      <w:r w:rsidR="008A3255" w:rsidRPr="008A3255">
        <w:rPr>
          <w:rFonts w:ascii="Times New Roman" w:eastAsia="Times New Roman" w:hAnsi="Times New Roman" w:cs="B Lotus" w:hint="cs"/>
          <w:b/>
          <w:color w:val="auto"/>
          <w:sz w:val="28"/>
          <w:szCs w:val="28"/>
          <w:rtl/>
          <w:lang w:bidi="fa-IR"/>
        </w:rPr>
        <w:t>رحمانی و همکاران (1400)</w:t>
      </w:r>
      <w:r w:rsidR="008A3255">
        <w:rPr>
          <w:rFonts w:ascii="Times New Roman" w:eastAsia="Times New Roman" w:hAnsi="Times New Roman" w:cs="B Lotus" w:hint="cs"/>
          <w:b/>
          <w:color w:val="auto"/>
          <w:sz w:val="28"/>
          <w:szCs w:val="28"/>
          <w:rtl/>
          <w:lang w:bidi="fa-IR"/>
        </w:rPr>
        <w:t>،</w:t>
      </w:r>
      <w:r w:rsidR="008A3255" w:rsidRPr="008A3255">
        <w:rPr>
          <w:rFonts w:ascii="Times New Roman" w:eastAsia="Times New Roman" w:hAnsi="Times New Roman" w:cs="B Lotus" w:hint="cs"/>
          <w:b/>
          <w:color w:val="auto"/>
          <w:sz w:val="28"/>
          <w:szCs w:val="28"/>
          <w:rtl/>
          <w:lang w:bidi="fa-IR"/>
        </w:rPr>
        <w:t xml:space="preserve"> مهدوی کیا و همکاران (1399)</w:t>
      </w:r>
      <w:r w:rsidR="008A3255">
        <w:rPr>
          <w:rFonts w:ascii="Times New Roman" w:eastAsia="Times New Roman" w:hAnsi="Times New Roman" w:cs="B Lotus" w:hint="cs"/>
          <w:b/>
          <w:color w:val="auto"/>
          <w:sz w:val="28"/>
          <w:szCs w:val="28"/>
          <w:rtl/>
          <w:lang w:bidi="fa-IR"/>
        </w:rPr>
        <w:t>،</w:t>
      </w:r>
      <w:r w:rsidR="008A3255" w:rsidRPr="008A3255">
        <w:rPr>
          <w:rFonts w:ascii="Times New Roman" w:eastAsia="Times New Roman" w:hAnsi="Times New Roman" w:cs="B Lotus" w:hint="cs"/>
          <w:b/>
          <w:color w:val="auto"/>
          <w:sz w:val="28"/>
          <w:szCs w:val="28"/>
          <w:rtl/>
          <w:lang w:bidi="fa-IR"/>
        </w:rPr>
        <w:t xml:space="preserve"> </w:t>
      </w:r>
      <w:r w:rsidR="008A3255" w:rsidRPr="008A3255">
        <w:rPr>
          <w:rFonts w:ascii="Times New Roman" w:eastAsia="Times New Roman" w:hAnsi="Times New Roman" w:cs="B Lotus" w:hint="cs"/>
          <w:b/>
          <w:color w:val="auto"/>
          <w:sz w:val="28"/>
          <w:szCs w:val="28"/>
          <w:rtl/>
        </w:rPr>
        <w:t>اکبری و یوسفی (1397)</w:t>
      </w:r>
      <w:r w:rsidR="008A3255">
        <w:rPr>
          <w:rFonts w:ascii="Times New Roman" w:eastAsia="Times New Roman" w:hAnsi="Times New Roman" w:cs="B Lotus" w:hint="cs"/>
          <w:b/>
          <w:color w:val="auto"/>
          <w:sz w:val="28"/>
          <w:szCs w:val="28"/>
          <w:rtl/>
        </w:rPr>
        <w:t>،</w:t>
      </w:r>
      <w:r w:rsidR="008A3255" w:rsidRPr="008A3255">
        <w:rPr>
          <w:rFonts w:ascii="Times New Roman" w:eastAsia="Times New Roman" w:hAnsi="Times New Roman" w:cs="B Lotus" w:hint="cs"/>
          <w:b/>
          <w:color w:val="auto"/>
          <w:sz w:val="28"/>
          <w:szCs w:val="28"/>
          <w:rtl/>
        </w:rPr>
        <w:t xml:space="preserve"> </w:t>
      </w:r>
      <w:r w:rsidR="008A3255" w:rsidRPr="008A3255">
        <w:rPr>
          <w:rFonts w:ascii="Times New Roman" w:eastAsia="Times New Roman" w:hAnsi="Times New Roman" w:cs="B Lotus"/>
          <w:b/>
          <w:color w:val="auto"/>
          <w:sz w:val="28"/>
          <w:szCs w:val="28"/>
          <w:rtl/>
        </w:rPr>
        <w:t>محمد پور</w:t>
      </w:r>
      <w:r w:rsidR="008A3255" w:rsidRPr="008A3255">
        <w:rPr>
          <w:rFonts w:ascii="Times New Roman" w:eastAsia="Times New Roman" w:hAnsi="Times New Roman" w:cs="B Lotus" w:hint="cs"/>
          <w:b/>
          <w:color w:val="auto"/>
          <w:sz w:val="28"/>
          <w:szCs w:val="28"/>
          <w:rtl/>
        </w:rPr>
        <w:t>(1392)</w:t>
      </w:r>
      <w:r w:rsidR="008A3255">
        <w:rPr>
          <w:rFonts w:ascii="Times New Roman" w:eastAsia="Times New Roman" w:hAnsi="Times New Roman" w:cs="B Lotus" w:hint="cs"/>
          <w:b/>
          <w:color w:val="auto"/>
          <w:sz w:val="28"/>
          <w:szCs w:val="28"/>
          <w:rtl/>
        </w:rPr>
        <w:t>،</w:t>
      </w:r>
      <w:r w:rsidR="008A3255" w:rsidRPr="008A3255">
        <w:rPr>
          <w:rFonts w:ascii="Times New Roman" w:eastAsia="Times New Roman" w:hAnsi="Times New Roman" w:cs="B Lotus" w:hint="cs"/>
          <w:b/>
          <w:color w:val="auto"/>
          <w:sz w:val="28"/>
          <w:szCs w:val="28"/>
          <w:rtl/>
        </w:rPr>
        <w:t xml:space="preserve"> </w:t>
      </w:r>
      <w:r w:rsidR="008A3255" w:rsidRPr="008A3255">
        <w:rPr>
          <w:rFonts w:ascii="Times New Roman" w:eastAsia="Times New Roman" w:hAnsi="Times New Roman" w:cs="B Lotus" w:hint="cs"/>
          <w:b/>
          <w:color w:val="auto"/>
          <w:sz w:val="28"/>
          <w:szCs w:val="28"/>
          <w:rtl/>
          <w:lang w:bidi="fa-IR"/>
        </w:rPr>
        <w:t>نادری و روشنی(۱۳۹۰)</w:t>
      </w:r>
      <w:r w:rsidR="008A3255">
        <w:rPr>
          <w:rFonts w:ascii="Times New Roman" w:eastAsia="Times New Roman" w:hAnsi="Times New Roman" w:cs="B Lotus" w:hint="cs"/>
          <w:b/>
          <w:color w:val="auto"/>
          <w:sz w:val="28"/>
          <w:szCs w:val="28"/>
          <w:rtl/>
          <w:lang w:bidi="fa-IR"/>
        </w:rPr>
        <w:t>،</w:t>
      </w:r>
      <w:r w:rsidR="008A3255" w:rsidRPr="008A3255">
        <w:rPr>
          <w:rFonts w:ascii="Times New Roman" w:eastAsia="Times New Roman" w:hAnsi="Times New Roman" w:cs="B Lotus" w:hint="cs"/>
          <w:b/>
          <w:color w:val="auto"/>
          <w:sz w:val="28"/>
          <w:szCs w:val="28"/>
          <w:rtl/>
          <w:lang w:bidi="fa-IR"/>
        </w:rPr>
        <w:t xml:space="preserve"> لوین</w:t>
      </w:r>
      <w:r w:rsidR="008A3255" w:rsidRPr="008A3255">
        <w:rPr>
          <w:rFonts w:ascii="Times New Roman" w:eastAsia="Times New Roman" w:hAnsi="Times New Roman" w:cs="B Lotus"/>
          <w:b/>
          <w:color w:val="auto"/>
          <w:sz w:val="28"/>
          <w:szCs w:val="28"/>
          <w:vertAlign w:val="superscript"/>
          <w:rtl/>
          <w:lang w:bidi="fa-IR"/>
        </w:rPr>
        <w:footnoteReference w:id="95"/>
      </w:r>
      <w:r w:rsidR="008A3255" w:rsidRPr="008A3255">
        <w:rPr>
          <w:rFonts w:ascii="Times New Roman" w:eastAsia="Times New Roman" w:hAnsi="Times New Roman" w:cs="B Lotus" w:hint="cs"/>
          <w:b/>
          <w:color w:val="auto"/>
          <w:sz w:val="28"/>
          <w:szCs w:val="28"/>
          <w:rtl/>
          <w:lang w:bidi="fa-IR"/>
        </w:rPr>
        <w:t>و همکاران (2011)</w:t>
      </w:r>
      <w:r w:rsidR="008A3255">
        <w:rPr>
          <w:rFonts w:ascii="Times New Roman" w:eastAsia="Times New Roman" w:hAnsi="Times New Roman" w:cs="B Lotus" w:hint="cs"/>
          <w:b/>
          <w:color w:val="auto"/>
          <w:sz w:val="28"/>
          <w:szCs w:val="28"/>
          <w:rtl/>
          <w:lang w:bidi="fa-IR"/>
        </w:rPr>
        <w:t>،</w:t>
      </w:r>
      <w:r w:rsidR="008A3255" w:rsidRPr="008A3255">
        <w:rPr>
          <w:rFonts w:ascii="Times New Roman" w:eastAsia="Times New Roman" w:hAnsi="Times New Roman" w:cs="B Lotus" w:hint="cs"/>
          <w:b/>
          <w:color w:val="auto"/>
          <w:sz w:val="28"/>
          <w:szCs w:val="28"/>
          <w:rtl/>
          <w:lang w:bidi="fa-IR"/>
        </w:rPr>
        <w:t xml:space="preserve"> </w:t>
      </w:r>
      <w:r w:rsidR="008A3255" w:rsidRPr="008A3255">
        <w:rPr>
          <w:rFonts w:ascii="Times New Roman" w:eastAsia="Times New Roman" w:hAnsi="Times New Roman" w:cs="B Lotus" w:hint="cs"/>
          <w:b/>
          <w:color w:val="auto"/>
          <w:sz w:val="28"/>
          <w:szCs w:val="28"/>
          <w:rtl/>
        </w:rPr>
        <w:t>کینگ و دسیکو</w:t>
      </w:r>
      <w:r w:rsidR="008A3255" w:rsidRPr="008A3255">
        <w:rPr>
          <w:rFonts w:ascii="Times New Roman" w:eastAsia="Times New Roman" w:hAnsi="Times New Roman" w:cs="B Lotus"/>
          <w:b/>
          <w:color w:val="auto"/>
          <w:sz w:val="28"/>
          <w:szCs w:val="28"/>
          <w:vertAlign w:val="superscript"/>
          <w:rtl/>
        </w:rPr>
        <w:footnoteReference w:id="96"/>
      </w:r>
      <w:r w:rsidR="008A3255" w:rsidRPr="008A3255">
        <w:rPr>
          <w:rFonts w:ascii="Times New Roman" w:eastAsia="Times New Roman" w:hAnsi="Times New Roman" w:cs="B Lotus" w:hint="cs"/>
          <w:b/>
          <w:color w:val="auto"/>
          <w:sz w:val="28"/>
          <w:szCs w:val="28"/>
          <w:rtl/>
        </w:rPr>
        <w:t xml:space="preserve"> (2009)</w:t>
      </w:r>
      <w:r w:rsidR="008A3255">
        <w:rPr>
          <w:rFonts w:ascii="Times New Roman" w:eastAsia="Times New Roman" w:hAnsi="Times New Roman" w:cs="B Lotus" w:hint="cs"/>
          <w:b/>
          <w:color w:val="auto"/>
          <w:sz w:val="28"/>
          <w:szCs w:val="28"/>
          <w:rtl/>
        </w:rPr>
        <w:t>،</w:t>
      </w:r>
      <w:r w:rsidR="006E7553" w:rsidRPr="006D7654">
        <w:rPr>
          <w:rFonts w:ascii="Calibri" w:hAnsi="Calibri" w:cs="Arial" w:hint="cs"/>
          <w:color w:val="auto"/>
          <w:sz w:val="22"/>
          <w:szCs w:val="22"/>
          <w:rtl/>
          <w:lang w:bidi="fa-IR"/>
        </w:rPr>
        <w:t xml:space="preserve"> </w:t>
      </w:r>
      <w:r w:rsidR="006E7553" w:rsidRPr="006D7654">
        <w:rPr>
          <w:rFonts w:cs="B Lotus" w:hint="cs"/>
          <w:color w:val="auto"/>
          <w:sz w:val="28"/>
          <w:szCs w:val="28"/>
          <w:rtl/>
          <w:lang w:bidi="fa-IR"/>
        </w:rPr>
        <w:t xml:space="preserve">همسو </w:t>
      </w:r>
      <w:r w:rsidR="008A3255">
        <w:rPr>
          <w:rFonts w:cs="B Lotus" w:hint="cs"/>
          <w:color w:val="auto"/>
          <w:sz w:val="28"/>
          <w:szCs w:val="28"/>
          <w:rtl/>
          <w:lang w:bidi="fa-IR"/>
        </w:rPr>
        <w:t>م</w:t>
      </w:r>
      <w:r w:rsidR="006E7553" w:rsidRPr="006D7654">
        <w:rPr>
          <w:rFonts w:cs="B Lotus" w:hint="cs"/>
          <w:color w:val="auto"/>
          <w:sz w:val="28"/>
          <w:szCs w:val="28"/>
          <w:rtl/>
          <w:lang w:bidi="fa-IR"/>
        </w:rPr>
        <w:t>ی باشد.</w:t>
      </w:r>
      <w:r w:rsidR="00EC5B78" w:rsidRPr="005220F5">
        <w:rPr>
          <w:rFonts w:ascii="Calibri" w:hAnsi="Calibri" w:cs="B Lotus" w:hint="cs"/>
          <w:color w:val="auto"/>
          <w:sz w:val="28"/>
          <w:szCs w:val="28"/>
          <w:rtl/>
        </w:rPr>
        <w:t xml:space="preserve"> </w:t>
      </w:r>
      <w:r w:rsidR="00AB398D" w:rsidRPr="00AB398D">
        <w:rPr>
          <w:rFonts w:ascii="Calibri" w:hAnsi="Calibri" w:cs="B Lotus"/>
          <w:color w:val="auto"/>
          <w:sz w:val="28"/>
          <w:szCs w:val="28"/>
          <w:rtl/>
        </w:rPr>
        <w:t>هوش معنوی به ظرفیت فرد برای درک معنا و هدف زندگی، استفاده از منابع معنوی در مواجهه با مسائل و چالش‌های زندگی و ایجاد نگرشی عمیق‌تر نسبت به وجود و تجربه‌های انسانی اشاره دارد. این نوع هوش می‌تواند به فرد کمک کند تا در مواجهه با رویدادهای دشوار زندگی، از جمله بیماری، فقدان و آگاهی از مرگ، معنا و انسجام بیشتری در تجربیات خود ایجاد کند</w:t>
      </w:r>
      <w:r w:rsidR="00AB398D" w:rsidRPr="00AB398D">
        <w:rPr>
          <w:rFonts w:ascii="Calibri" w:hAnsi="Calibri" w:cs="B Lotus"/>
          <w:color w:val="auto"/>
          <w:sz w:val="28"/>
          <w:szCs w:val="28"/>
        </w:rPr>
        <w:t>.</w:t>
      </w:r>
      <w:r w:rsidR="00AB398D">
        <w:rPr>
          <w:rFonts w:ascii="Calibri" w:hAnsi="Calibri" w:cs="B Lotus" w:hint="cs"/>
          <w:color w:val="auto"/>
          <w:sz w:val="28"/>
          <w:szCs w:val="28"/>
          <w:rtl/>
          <w:lang w:bidi="fa-IR"/>
        </w:rPr>
        <w:t xml:space="preserve"> </w:t>
      </w:r>
      <w:r w:rsidR="00AB398D" w:rsidRPr="00AB398D">
        <w:rPr>
          <w:rFonts w:ascii="Calibri" w:hAnsi="Calibri" w:cs="B Lotus"/>
          <w:color w:val="auto"/>
          <w:sz w:val="28"/>
          <w:szCs w:val="28"/>
          <w:rtl/>
        </w:rPr>
        <w:t xml:space="preserve">دوران سالمندی با تغییرات و چالش‌های مختلفی از جمله کاهش توانایی‌های جسمی، تغییر نقش‌های اجتماعی، تجربه فقدان نزدیکان و افزایش آگاهی از محدودیت زمان زندگی همراه است. این شرایط می‌تواند زمینه‌ساز افزایش نگرانی و اضطراب مرتبط با مرگ شود. در چنین شرایطی، برخورداری از منابع معنوی و توانایی یافتن معنا و هدف در زندگی می‌تواند به سالمندان در سازگاری با چالش‌های این دوره و مواجهه مناسب‌تر با مسئله مرگ کمک کند. همچنین، جست‌وجوی معنا در زندگی و برخورداری از تاب‌آوری می‌تواند در نحوه مواجهه سالمندان با اضطراب </w:t>
      </w:r>
      <w:r w:rsidR="00AB398D" w:rsidRPr="00AB398D">
        <w:rPr>
          <w:rFonts w:ascii="Calibri" w:hAnsi="Calibri" w:cs="B Lotus"/>
          <w:color w:val="auto"/>
          <w:sz w:val="28"/>
          <w:szCs w:val="28"/>
          <w:rtl/>
        </w:rPr>
        <w:lastRenderedPageBreak/>
        <w:t>مرگ نقش داشته باشد</w:t>
      </w:r>
      <w:r w:rsidR="00AB398D">
        <w:rPr>
          <w:rFonts w:ascii="Calibri" w:hAnsi="Calibri" w:cs="B Lotus" w:hint="cs"/>
          <w:color w:val="auto"/>
          <w:sz w:val="28"/>
          <w:szCs w:val="28"/>
          <w:rtl/>
        </w:rPr>
        <w:t>،</w:t>
      </w:r>
      <w:r w:rsidR="00AB398D" w:rsidRPr="00AB398D">
        <w:rPr>
          <w:rFonts w:ascii="Calibri" w:hAnsi="Calibri" w:cs="B Lotus"/>
          <w:color w:val="auto"/>
          <w:sz w:val="28"/>
          <w:szCs w:val="28"/>
          <w:rtl/>
        </w:rPr>
        <w:t xml:space="preserve"> افراد دارای هوش معنوی بالاتر در هنگام مواجهه با عوامل تنیدگی زا، راهبردهای مقابله ای مسأله مدار را مورد استفاده قرار می دهند و به این ترتیب توانایی غلبه بر تنیدگی و حل </w:t>
      </w:r>
      <w:r w:rsidR="00AB398D">
        <w:rPr>
          <w:rFonts w:ascii="Calibri" w:hAnsi="Calibri" w:cs="B Lotus" w:hint="cs"/>
          <w:color w:val="auto"/>
          <w:sz w:val="28"/>
          <w:szCs w:val="28"/>
          <w:rtl/>
        </w:rPr>
        <w:t>آ</w:t>
      </w:r>
      <w:r w:rsidR="00AB398D" w:rsidRPr="00AB398D">
        <w:rPr>
          <w:rFonts w:ascii="Calibri" w:hAnsi="Calibri" w:cs="B Lotus"/>
          <w:color w:val="auto"/>
          <w:sz w:val="28"/>
          <w:szCs w:val="28"/>
          <w:rtl/>
        </w:rPr>
        <w:t xml:space="preserve">ن را پیدا می کنند (یوسفی افراشته، فرتاش و ابوترابی، </w:t>
      </w:r>
      <w:r w:rsidR="00AB398D" w:rsidRPr="00AB398D">
        <w:rPr>
          <w:rFonts w:ascii="Calibri" w:hAnsi="Calibri" w:cs="B Lotus"/>
          <w:color w:val="auto"/>
          <w:sz w:val="28"/>
          <w:szCs w:val="28"/>
          <w:rtl/>
          <w:lang w:bidi="fa-IR"/>
        </w:rPr>
        <w:t>۲۰۲۵)</w:t>
      </w:r>
      <w:r w:rsidR="00AB398D" w:rsidRPr="00AB398D">
        <w:rPr>
          <w:rFonts w:ascii="Calibri" w:hAnsi="Calibri" w:cs="B Lotus"/>
          <w:color w:val="auto"/>
          <w:sz w:val="28"/>
          <w:szCs w:val="28"/>
        </w:rPr>
        <w:t>.</w:t>
      </w:r>
    </w:p>
    <w:p w:rsidR="009824B0" w:rsidRPr="00BD31C4" w:rsidRDefault="00EC5B78" w:rsidP="007E49A8">
      <w:pPr>
        <w:bidi/>
        <w:spacing w:line="276" w:lineRule="auto"/>
        <w:ind w:left="-550" w:firstLine="540"/>
        <w:jc w:val="lowKashida"/>
        <w:rPr>
          <w:rFonts w:ascii="Calibri" w:hAnsi="Calibri" w:cs="B Lotus"/>
          <w:color w:val="auto"/>
          <w:sz w:val="28"/>
          <w:szCs w:val="28"/>
          <w:rtl/>
        </w:rPr>
      </w:pPr>
      <w:r w:rsidRPr="006D7654">
        <w:rPr>
          <w:rFonts w:ascii="Calibri" w:hAnsi="Calibri" w:cs="B Lotus" w:hint="cs"/>
          <w:color w:val="auto"/>
          <w:sz w:val="28"/>
          <w:szCs w:val="28"/>
          <w:rtl/>
        </w:rPr>
        <w:t>درک مسائل معنوی و انجام مناسک و آیین های دینی به فهم انسان از عبادت و اثربخشی آن در زندگی کمک می کند و افراد توانمند در این خصوصیت، ان را در زندگی شخصی تجربه می کنند</w:t>
      </w:r>
      <w:bookmarkStart w:id="88" w:name="_Hlk218188450"/>
      <w:r w:rsidR="009824B0">
        <w:rPr>
          <w:rFonts w:ascii="Calibri" w:hAnsi="Calibri" w:cs="B Lotus" w:hint="cs"/>
          <w:color w:val="auto"/>
          <w:sz w:val="28"/>
          <w:szCs w:val="28"/>
          <w:rtl/>
        </w:rPr>
        <w:t xml:space="preserve">. </w:t>
      </w:r>
      <w:r w:rsidR="009824B0" w:rsidRPr="009824B0">
        <w:rPr>
          <w:rFonts w:ascii="Calibri" w:hAnsi="Calibri" w:cs="B Lotus"/>
          <w:color w:val="auto"/>
          <w:sz w:val="28"/>
          <w:szCs w:val="28"/>
          <w:rtl/>
        </w:rPr>
        <w:t>به ا</w:t>
      </w:r>
      <w:r w:rsidR="009824B0" w:rsidRPr="009824B0">
        <w:rPr>
          <w:rFonts w:ascii="Calibri" w:hAnsi="Calibri" w:cs="B Lotus" w:hint="cs"/>
          <w:color w:val="auto"/>
          <w:sz w:val="28"/>
          <w:szCs w:val="28"/>
          <w:rtl/>
        </w:rPr>
        <w:t>ی</w:t>
      </w:r>
      <w:r w:rsidR="009824B0" w:rsidRPr="009824B0">
        <w:rPr>
          <w:rFonts w:ascii="Calibri" w:hAnsi="Calibri" w:cs="B Lotus" w:hint="eastAsia"/>
          <w:color w:val="auto"/>
          <w:sz w:val="28"/>
          <w:szCs w:val="28"/>
          <w:rtl/>
        </w:rPr>
        <w:t>ن</w:t>
      </w:r>
      <w:r w:rsidR="009824B0" w:rsidRPr="009824B0">
        <w:rPr>
          <w:rFonts w:ascii="Calibri" w:hAnsi="Calibri" w:cs="B Lotus"/>
          <w:color w:val="auto"/>
          <w:sz w:val="28"/>
          <w:szCs w:val="28"/>
          <w:rtl/>
        </w:rPr>
        <w:t xml:space="preserve"> ترت</w:t>
      </w:r>
      <w:r w:rsidR="009824B0" w:rsidRPr="009824B0">
        <w:rPr>
          <w:rFonts w:ascii="Calibri" w:hAnsi="Calibri" w:cs="B Lotus" w:hint="cs"/>
          <w:color w:val="auto"/>
          <w:sz w:val="28"/>
          <w:szCs w:val="28"/>
          <w:rtl/>
        </w:rPr>
        <w:t>ی</w:t>
      </w:r>
      <w:r w:rsidR="009824B0" w:rsidRPr="009824B0">
        <w:rPr>
          <w:rFonts w:ascii="Calibri" w:hAnsi="Calibri" w:cs="B Lotus" w:hint="eastAsia"/>
          <w:color w:val="auto"/>
          <w:sz w:val="28"/>
          <w:szCs w:val="28"/>
          <w:rtl/>
        </w:rPr>
        <w:t>ب،</w:t>
      </w:r>
      <w:r w:rsidR="009824B0" w:rsidRPr="009824B0">
        <w:rPr>
          <w:rFonts w:ascii="Calibri" w:hAnsi="Calibri" w:cs="B Lotus"/>
          <w:color w:val="auto"/>
          <w:sz w:val="28"/>
          <w:szCs w:val="28"/>
          <w:rtl/>
        </w:rPr>
        <w:t xml:space="preserve"> برخوردار</w:t>
      </w:r>
      <w:r w:rsidR="009824B0" w:rsidRPr="009824B0">
        <w:rPr>
          <w:rFonts w:ascii="Calibri" w:hAnsi="Calibri" w:cs="B Lotus" w:hint="cs"/>
          <w:color w:val="auto"/>
          <w:sz w:val="28"/>
          <w:szCs w:val="28"/>
          <w:rtl/>
        </w:rPr>
        <w:t>ی</w:t>
      </w:r>
      <w:r w:rsidR="009824B0" w:rsidRPr="009824B0">
        <w:rPr>
          <w:rFonts w:ascii="Calibri" w:hAnsi="Calibri" w:cs="B Lotus"/>
          <w:color w:val="auto"/>
          <w:sz w:val="28"/>
          <w:szCs w:val="28"/>
          <w:rtl/>
        </w:rPr>
        <w:t xml:space="preserve"> از سطوح بالاتر هوش معنو</w:t>
      </w:r>
      <w:r w:rsidR="009824B0" w:rsidRPr="009824B0">
        <w:rPr>
          <w:rFonts w:ascii="Calibri" w:hAnsi="Calibri" w:cs="B Lotus" w:hint="cs"/>
          <w:color w:val="auto"/>
          <w:sz w:val="28"/>
          <w:szCs w:val="28"/>
          <w:rtl/>
        </w:rPr>
        <w:t>ی</w:t>
      </w:r>
      <w:r w:rsidR="009824B0" w:rsidRPr="009824B0">
        <w:rPr>
          <w:rFonts w:ascii="Calibri" w:hAnsi="Calibri" w:cs="B Lotus"/>
          <w:color w:val="auto"/>
          <w:sz w:val="28"/>
          <w:szCs w:val="28"/>
          <w:rtl/>
        </w:rPr>
        <w:t xml:space="preserve"> م</w:t>
      </w:r>
      <w:r w:rsidR="009824B0" w:rsidRPr="009824B0">
        <w:rPr>
          <w:rFonts w:ascii="Calibri" w:hAnsi="Calibri" w:cs="B Lotus" w:hint="cs"/>
          <w:color w:val="auto"/>
          <w:sz w:val="28"/>
          <w:szCs w:val="28"/>
          <w:rtl/>
        </w:rPr>
        <w:t>ی‌</w:t>
      </w:r>
      <w:r w:rsidR="009824B0" w:rsidRPr="009824B0">
        <w:rPr>
          <w:rFonts w:ascii="Calibri" w:hAnsi="Calibri" w:cs="B Lotus" w:hint="eastAsia"/>
          <w:color w:val="auto"/>
          <w:sz w:val="28"/>
          <w:szCs w:val="28"/>
          <w:rtl/>
        </w:rPr>
        <w:t>تواند</w:t>
      </w:r>
      <w:r w:rsidR="009824B0" w:rsidRPr="009824B0">
        <w:rPr>
          <w:rFonts w:ascii="Calibri" w:hAnsi="Calibri" w:cs="B Lotus"/>
          <w:color w:val="auto"/>
          <w:sz w:val="28"/>
          <w:szCs w:val="28"/>
          <w:rtl/>
        </w:rPr>
        <w:t xml:space="preserve"> با کاهش اضطراب مرگ در سالمندان همراه باشد که ا</w:t>
      </w:r>
      <w:r w:rsidR="009824B0" w:rsidRPr="009824B0">
        <w:rPr>
          <w:rFonts w:ascii="Calibri" w:hAnsi="Calibri" w:cs="B Lotus" w:hint="cs"/>
          <w:color w:val="auto"/>
          <w:sz w:val="28"/>
          <w:szCs w:val="28"/>
          <w:rtl/>
        </w:rPr>
        <w:t>ی</w:t>
      </w:r>
      <w:r w:rsidR="009824B0" w:rsidRPr="009824B0">
        <w:rPr>
          <w:rFonts w:ascii="Calibri" w:hAnsi="Calibri" w:cs="B Lotus" w:hint="eastAsia"/>
          <w:color w:val="auto"/>
          <w:sz w:val="28"/>
          <w:szCs w:val="28"/>
          <w:rtl/>
        </w:rPr>
        <w:t>ن</w:t>
      </w:r>
      <w:r w:rsidR="009824B0" w:rsidRPr="009824B0">
        <w:rPr>
          <w:rFonts w:ascii="Calibri" w:hAnsi="Calibri" w:cs="B Lotus"/>
          <w:color w:val="auto"/>
          <w:sz w:val="28"/>
          <w:szCs w:val="28"/>
          <w:rtl/>
        </w:rPr>
        <w:t xml:space="preserve"> </w:t>
      </w:r>
      <w:r w:rsidR="009824B0" w:rsidRPr="009824B0">
        <w:rPr>
          <w:rFonts w:ascii="Calibri" w:hAnsi="Calibri" w:cs="B Lotus" w:hint="cs"/>
          <w:color w:val="auto"/>
          <w:sz w:val="28"/>
          <w:szCs w:val="28"/>
          <w:rtl/>
        </w:rPr>
        <w:t>ی</w:t>
      </w:r>
      <w:r w:rsidR="009824B0" w:rsidRPr="009824B0">
        <w:rPr>
          <w:rFonts w:ascii="Calibri" w:hAnsi="Calibri" w:cs="B Lotus" w:hint="eastAsia"/>
          <w:color w:val="auto"/>
          <w:sz w:val="28"/>
          <w:szCs w:val="28"/>
          <w:rtl/>
        </w:rPr>
        <w:t>افته</w:t>
      </w:r>
      <w:r w:rsidR="009824B0" w:rsidRPr="009824B0">
        <w:rPr>
          <w:rFonts w:ascii="Calibri" w:hAnsi="Calibri" w:cs="B Lotus"/>
          <w:color w:val="auto"/>
          <w:sz w:val="28"/>
          <w:szCs w:val="28"/>
          <w:rtl/>
        </w:rPr>
        <w:t xml:space="preserve"> در نتا</w:t>
      </w:r>
      <w:r w:rsidR="009824B0" w:rsidRPr="009824B0">
        <w:rPr>
          <w:rFonts w:ascii="Calibri" w:hAnsi="Calibri" w:cs="B Lotus" w:hint="cs"/>
          <w:color w:val="auto"/>
          <w:sz w:val="28"/>
          <w:szCs w:val="28"/>
          <w:rtl/>
        </w:rPr>
        <w:t>ی</w:t>
      </w:r>
      <w:r w:rsidR="009824B0" w:rsidRPr="009824B0">
        <w:rPr>
          <w:rFonts w:ascii="Calibri" w:hAnsi="Calibri" w:cs="B Lotus" w:hint="eastAsia"/>
          <w:color w:val="auto"/>
          <w:sz w:val="28"/>
          <w:szCs w:val="28"/>
          <w:rtl/>
        </w:rPr>
        <w:t>ج</w:t>
      </w:r>
      <w:r w:rsidR="009824B0" w:rsidRPr="009824B0">
        <w:rPr>
          <w:rFonts w:ascii="Calibri" w:hAnsi="Calibri" w:cs="B Lotus"/>
          <w:color w:val="auto"/>
          <w:sz w:val="28"/>
          <w:szCs w:val="28"/>
          <w:rtl/>
        </w:rPr>
        <w:t xml:space="preserve"> پژوهش حاضر ن</w:t>
      </w:r>
      <w:r w:rsidR="009824B0" w:rsidRPr="009824B0">
        <w:rPr>
          <w:rFonts w:ascii="Calibri" w:hAnsi="Calibri" w:cs="B Lotus" w:hint="cs"/>
          <w:color w:val="auto"/>
          <w:sz w:val="28"/>
          <w:szCs w:val="28"/>
          <w:rtl/>
        </w:rPr>
        <w:t>ی</w:t>
      </w:r>
      <w:r w:rsidR="009824B0" w:rsidRPr="009824B0">
        <w:rPr>
          <w:rFonts w:ascii="Calibri" w:hAnsi="Calibri" w:cs="B Lotus" w:hint="eastAsia"/>
          <w:color w:val="auto"/>
          <w:sz w:val="28"/>
          <w:szCs w:val="28"/>
          <w:rtl/>
        </w:rPr>
        <w:t>ز</w:t>
      </w:r>
      <w:r w:rsidR="009824B0" w:rsidRPr="009824B0">
        <w:rPr>
          <w:rFonts w:ascii="Calibri" w:hAnsi="Calibri" w:cs="B Lotus"/>
          <w:color w:val="auto"/>
          <w:sz w:val="28"/>
          <w:szCs w:val="28"/>
          <w:rtl/>
        </w:rPr>
        <w:t xml:space="preserve"> مورد تأ</w:t>
      </w:r>
      <w:r w:rsidR="009824B0" w:rsidRPr="009824B0">
        <w:rPr>
          <w:rFonts w:ascii="Calibri" w:hAnsi="Calibri" w:cs="B Lotus" w:hint="cs"/>
          <w:color w:val="auto"/>
          <w:sz w:val="28"/>
          <w:szCs w:val="28"/>
          <w:rtl/>
        </w:rPr>
        <w:t>یی</w:t>
      </w:r>
      <w:r w:rsidR="009824B0" w:rsidRPr="009824B0">
        <w:rPr>
          <w:rFonts w:ascii="Calibri" w:hAnsi="Calibri" w:cs="B Lotus" w:hint="eastAsia"/>
          <w:color w:val="auto"/>
          <w:sz w:val="28"/>
          <w:szCs w:val="28"/>
          <w:rtl/>
        </w:rPr>
        <w:t>د</w:t>
      </w:r>
      <w:r w:rsidR="009824B0" w:rsidRPr="009824B0">
        <w:rPr>
          <w:rFonts w:ascii="Calibri" w:hAnsi="Calibri" w:cs="B Lotus"/>
          <w:color w:val="auto"/>
          <w:sz w:val="28"/>
          <w:szCs w:val="28"/>
          <w:rtl/>
        </w:rPr>
        <w:t xml:space="preserve"> قرار گرفت.</w:t>
      </w:r>
    </w:p>
    <w:p w:rsidR="001C7964" w:rsidRPr="00D8144B" w:rsidRDefault="00D8144B" w:rsidP="00AB398D">
      <w:pPr>
        <w:bidi/>
        <w:spacing w:line="276" w:lineRule="auto"/>
        <w:ind w:left="-550" w:firstLine="540"/>
        <w:jc w:val="lowKashida"/>
        <w:rPr>
          <w:rFonts w:cs="B Lotus"/>
          <w:b/>
          <w:bCs/>
          <w:color w:val="auto"/>
          <w:sz w:val="28"/>
          <w:szCs w:val="28"/>
          <w:rtl/>
        </w:rPr>
      </w:pPr>
      <w:bookmarkStart w:id="89" w:name="_Hlk218188745"/>
      <w:bookmarkEnd w:id="88"/>
      <w:r w:rsidRPr="00D8144B">
        <w:rPr>
          <w:rFonts w:cs="B Lotus"/>
          <w:b/>
          <w:bCs/>
          <w:color w:val="auto"/>
          <w:sz w:val="28"/>
          <w:szCs w:val="28"/>
          <w:rtl/>
          <w:lang w:bidi="fa-IR"/>
        </w:rPr>
        <w:t>فرضیه</w:t>
      </w:r>
      <w:r w:rsidRPr="00D8144B">
        <w:rPr>
          <w:rFonts w:cs="B Lotus" w:hint="cs"/>
          <w:b/>
          <w:bCs/>
          <w:color w:val="auto"/>
          <w:sz w:val="28"/>
          <w:szCs w:val="28"/>
          <w:rtl/>
          <w:lang w:bidi="fa-IR"/>
        </w:rPr>
        <w:t xml:space="preserve"> </w:t>
      </w:r>
      <w:r w:rsidR="00DD482F">
        <w:rPr>
          <w:rFonts w:cs="B Lotus" w:hint="cs"/>
          <w:b/>
          <w:bCs/>
          <w:color w:val="auto"/>
          <w:sz w:val="28"/>
          <w:szCs w:val="28"/>
          <w:rtl/>
          <w:lang w:bidi="fa-IR"/>
        </w:rPr>
        <w:t xml:space="preserve">فرعی </w:t>
      </w:r>
      <w:r>
        <w:rPr>
          <w:rFonts w:cs="B Lotus" w:hint="cs"/>
          <w:b/>
          <w:bCs/>
          <w:color w:val="auto"/>
          <w:sz w:val="28"/>
          <w:szCs w:val="28"/>
          <w:rtl/>
          <w:lang w:bidi="fa-IR"/>
        </w:rPr>
        <w:t>دوم</w:t>
      </w:r>
      <w:r w:rsidRPr="00D8144B">
        <w:rPr>
          <w:rFonts w:cs="B Lotus"/>
          <w:color w:val="auto"/>
          <w:sz w:val="28"/>
          <w:szCs w:val="28"/>
          <w:rtl/>
          <w:lang w:bidi="fa-IR"/>
        </w:rPr>
        <w:t xml:space="preserve"> </w:t>
      </w:r>
      <w:r w:rsidR="0042215C">
        <w:rPr>
          <w:rFonts w:cs="B Lotus" w:hint="cs"/>
          <w:color w:val="auto"/>
          <w:sz w:val="28"/>
          <w:szCs w:val="28"/>
          <w:rtl/>
          <w:lang w:bidi="fa-IR"/>
        </w:rPr>
        <w:t xml:space="preserve">پژوهش </w:t>
      </w:r>
      <w:r w:rsidRPr="00D8144B">
        <w:rPr>
          <w:rFonts w:cs="B Lotus"/>
          <w:color w:val="auto"/>
          <w:sz w:val="28"/>
          <w:szCs w:val="28"/>
          <w:rtl/>
          <w:lang w:bidi="fa-IR"/>
        </w:rPr>
        <w:t>به این صورت بیان شد که</w:t>
      </w:r>
      <w:r w:rsidRPr="00D8144B">
        <w:rPr>
          <w:rFonts w:ascii="Times New Roman" w:eastAsia="Times New Roman" w:hAnsi="Times New Roman" w:cs="B Lotus"/>
          <w:b/>
          <w:color w:val="auto"/>
          <w:sz w:val="28"/>
          <w:szCs w:val="28"/>
          <w:rtl/>
          <w:lang w:bidi="fa-IR"/>
        </w:rPr>
        <w:t xml:space="preserve"> </w:t>
      </w:r>
      <w:r w:rsidR="0042215C">
        <w:rPr>
          <w:rFonts w:ascii="Times New Roman" w:eastAsia="Times New Roman" w:hAnsi="Times New Roman" w:cs="Cambria" w:hint="cs"/>
          <w:b/>
          <w:color w:val="auto"/>
          <w:sz w:val="28"/>
          <w:szCs w:val="28"/>
          <w:rtl/>
          <w:lang w:bidi="fa-IR"/>
        </w:rPr>
        <w:t>"</w:t>
      </w:r>
      <w:r w:rsidRPr="00D8144B">
        <w:rPr>
          <w:rFonts w:cs="B Lotus"/>
          <w:bCs/>
          <w:color w:val="auto"/>
          <w:sz w:val="28"/>
          <w:szCs w:val="28"/>
          <w:rtl/>
          <w:lang w:bidi="fa-IR"/>
        </w:rPr>
        <w:t xml:space="preserve">بین </w:t>
      </w:r>
      <w:r>
        <w:rPr>
          <w:rFonts w:cs="B Lotus" w:hint="cs"/>
          <w:bCs/>
          <w:color w:val="auto"/>
          <w:sz w:val="28"/>
          <w:szCs w:val="28"/>
          <w:rtl/>
          <w:lang w:bidi="fa-IR"/>
        </w:rPr>
        <w:t>اضطراب سلامتی</w:t>
      </w:r>
      <w:r w:rsidRPr="00D8144B">
        <w:rPr>
          <w:rFonts w:cs="B Lotus"/>
          <w:bCs/>
          <w:color w:val="auto"/>
          <w:sz w:val="28"/>
          <w:szCs w:val="28"/>
          <w:rtl/>
          <w:lang w:bidi="fa-IR"/>
        </w:rPr>
        <w:t xml:space="preserve"> و اضطراب مرگ در سالمندان</w:t>
      </w:r>
      <w:r w:rsidRPr="00D8144B">
        <w:rPr>
          <w:rFonts w:cs="B Lotus"/>
          <w:bCs/>
          <w:color w:val="auto"/>
          <w:sz w:val="28"/>
          <w:szCs w:val="28"/>
          <w:rtl/>
        </w:rPr>
        <w:t xml:space="preserve"> رابطه وجود دارد.</w:t>
      </w:r>
      <w:r w:rsidR="0042215C">
        <w:rPr>
          <w:rFonts w:cs="Cambria" w:hint="cs"/>
          <w:bCs/>
          <w:color w:val="auto"/>
          <w:sz w:val="28"/>
          <w:szCs w:val="28"/>
          <w:rtl/>
        </w:rPr>
        <w:t>"</w:t>
      </w:r>
      <w:r w:rsidRPr="00D8144B">
        <w:rPr>
          <w:rFonts w:cs="B Lotus"/>
          <w:color w:val="auto"/>
          <w:sz w:val="28"/>
          <w:szCs w:val="28"/>
          <w:rtl/>
          <w:lang w:bidi="fa-IR"/>
        </w:rPr>
        <w:t xml:space="preserve"> </w:t>
      </w:r>
      <w:r w:rsidR="008A1983" w:rsidRPr="008A1983">
        <w:rPr>
          <w:rFonts w:cs="B Lotus" w:hint="cs"/>
          <w:color w:val="auto"/>
          <w:sz w:val="28"/>
          <w:szCs w:val="28"/>
          <w:rtl/>
          <w:lang w:bidi="fa-IR"/>
        </w:rPr>
        <w:t>ی</w:t>
      </w:r>
      <w:r w:rsidR="008A1983" w:rsidRPr="008A1983">
        <w:rPr>
          <w:rFonts w:cs="B Lotus" w:hint="eastAsia"/>
          <w:color w:val="auto"/>
          <w:sz w:val="28"/>
          <w:szCs w:val="28"/>
          <w:rtl/>
          <w:lang w:bidi="fa-IR"/>
        </w:rPr>
        <w:t>افته‌ها</w:t>
      </w:r>
      <w:r w:rsidR="008A1983" w:rsidRPr="008A1983">
        <w:rPr>
          <w:rFonts w:cs="B Lotus" w:hint="cs"/>
          <w:color w:val="auto"/>
          <w:sz w:val="28"/>
          <w:szCs w:val="28"/>
          <w:rtl/>
          <w:lang w:bidi="fa-IR"/>
        </w:rPr>
        <w:t>ی</w:t>
      </w:r>
      <w:r w:rsidR="008A1983" w:rsidRPr="008A1983">
        <w:rPr>
          <w:rFonts w:cs="B Lotus"/>
          <w:color w:val="auto"/>
          <w:sz w:val="28"/>
          <w:szCs w:val="28"/>
          <w:rtl/>
          <w:lang w:bidi="fa-IR"/>
        </w:rPr>
        <w:t xml:space="preserve"> ا</w:t>
      </w:r>
      <w:r w:rsidR="008A1983" w:rsidRPr="008A1983">
        <w:rPr>
          <w:rFonts w:cs="B Lotus" w:hint="cs"/>
          <w:color w:val="auto"/>
          <w:sz w:val="28"/>
          <w:szCs w:val="28"/>
          <w:rtl/>
          <w:lang w:bidi="fa-IR"/>
        </w:rPr>
        <w:t>ی</w:t>
      </w:r>
      <w:r w:rsidR="008A1983" w:rsidRPr="008A1983">
        <w:rPr>
          <w:rFonts w:cs="B Lotus" w:hint="eastAsia"/>
          <w:color w:val="auto"/>
          <w:sz w:val="28"/>
          <w:szCs w:val="28"/>
          <w:rtl/>
          <w:lang w:bidi="fa-IR"/>
        </w:rPr>
        <w:t>ن</w:t>
      </w:r>
      <w:r w:rsidR="008A1983" w:rsidRPr="008A1983">
        <w:rPr>
          <w:rFonts w:cs="B Lotus"/>
          <w:color w:val="auto"/>
          <w:sz w:val="28"/>
          <w:szCs w:val="28"/>
          <w:rtl/>
          <w:lang w:bidi="fa-IR"/>
        </w:rPr>
        <w:t xml:space="preserve"> پژوهش نشان داد که ب</w:t>
      </w:r>
      <w:r w:rsidR="008A1983" w:rsidRPr="008A1983">
        <w:rPr>
          <w:rFonts w:cs="B Lotus" w:hint="cs"/>
          <w:color w:val="auto"/>
          <w:sz w:val="28"/>
          <w:szCs w:val="28"/>
          <w:rtl/>
          <w:lang w:bidi="fa-IR"/>
        </w:rPr>
        <w:t>ی</w:t>
      </w:r>
      <w:r w:rsidR="008A1983" w:rsidRPr="008A1983">
        <w:rPr>
          <w:rFonts w:cs="B Lotus" w:hint="eastAsia"/>
          <w:color w:val="auto"/>
          <w:sz w:val="28"/>
          <w:szCs w:val="28"/>
          <w:rtl/>
          <w:lang w:bidi="fa-IR"/>
        </w:rPr>
        <w:t>ن</w:t>
      </w:r>
      <w:r w:rsidR="008A1983" w:rsidRPr="008A1983">
        <w:rPr>
          <w:rFonts w:cs="B Lotus"/>
          <w:color w:val="auto"/>
          <w:sz w:val="28"/>
          <w:szCs w:val="28"/>
          <w:rtl/>
          <w:lang w:bidi="fa-IR"/>
        </w:rPr>
        <w:t xml:space="preserve"> اضطراب سلامت</w:t>
      </w:r>
      <w:r w:rsidR="008A1983" w:rsidRPr="008A1983">
        <w:rPr>
          <w:rFonts w:cs="B Lotus" w:hint="cs"/>
          <w:color w:val="auto"/>
          <w:sz w:val="28"/>
          <w:szCs w:val="28"/>
          <w:rtl/>
          <w:lang w:bidi="fa-IR"/>
        </w:rPr>
        <w:t>ی</w:t>
      </w:r>
      <w:r w:rsidR="008A1983" w:rsidRPr="008A1983">
        <w:rPr>
          <w:rFonts w:cs="B Lotus"/>
          <w:color w:val="auto"/>
          <w:sz w:val="28"/>
          <w:szCs w:val="28"/>
          <w:rtl/>
          <w:lang w:bidi="fa-IR"/>
        </w:rPr>
        <w:t xml:space="preserve"> و اضطراب مرگ سالمندان، در سطح 01/0 رابطه‌ا</w:t>
      </w:r>
      <w:r w:rsidR="008A1983" w:rsidRPr="008A1983">
        <w:rPr>
          <w:rFonts w:cs="B Lotus" w:hint="cs"/>
          <w:color w:val="auto"/>
          <w:sz w:val="28"/>
          <w:szCs w:val="28"/>
          <w:rtl/>
          <w:lang w:bidi="fa-IR"/>
        </w:rPr>
        <w:t>ی</w:t>
      </w:r>
      <w:r w:rsidR="008A1983" w:rsidRPr="008A1983">
        <w:rPr>
          <w:rFonts w:cs="B Lotus"/>
          <w:color w:val="auto"/>
          <w:sz w:val="28"/>
          <w:szCs w:val="28"/>
          <w:rtl/>
          <w:lang w:bidi="fa-IR"/>
        </w:rPr>
        <w:t xml:space="preserve"> مثبت و معنادار وجود دارد.</w:t>
      </w:r>
      <w:r w:rsidR="00E82B07" w:rsidRPr="006D7654">
        <w:rPr>
          <w:rFonts w:ascii="Calibri" w:hAnsi="Calibri" w:cs="B Lotus" w:hint="cs"/>
          <w:color w:val="auto"/>
          <w:sz w:val="28"/>
          <w:szCs w:val="28"/>
          <w:rtl/>
        </w:rPr>
        <w:t>.</w:t>
      </w:r>
      <w:r w:rsidR="00E82B07" w:rsidRPr="006D7654">
        <w:rPr>
          <w:rFonts w:ascii="Times New Roman" w:eastAsia="Times New Roman" w:hAnsi="Times New Roman" w:cs="B Lotus" w:hint="cs"/>
          <w:b/>
          <w:color w:val="auto"/>
          <w:sz w:val="28"/>
          <w:szCs w:val="28"/>
          <w:rtl/>
          <w:lang w:bidi="fa-IR"/>
        </w:rPr>
        <w:t xml:space="preserve"> </w:t>
      </w:r>
      <w:r w:rsidR="00BD31C4" w:rsidRPr="00BD31C4">
        <w:rPr>
          <w:rFonts w:ascii="Times New Roman" w:eastAsia="Times New Roman" w:hAnsi="Times New Roman" w:cs="B Lotus"/>
          <w:b/>
          <w:color w:val="auto"/>
          <w:sz w:val="28"/>
          <w:szCs w:val="28"/>
          <w:rtl/>
        </w:rPr>
        <w:t xml:space="preserve">این یافته‌ها </w:t>
      </w:r>
      <w:r w:rsidR="00BD31C4">
        <w:rPr>
          <w:rFonts w:ascii="Times New Roman" w:eastAsia="Times New Roman" w:hAnsi="Times New Roman" w:cs="B Lotus" w:hint="cs"/>
          <w:b/>
          <w:color w:val="auto"/>
          <w:sz w:val="28"/>
          <w:szCs w:val="28"/>
          <w:rtl/>
        </w:rPr>
        <w:t xml:space="preserve">بیانگر آن </w:t>
      </w:r>
      <w:r w:rsidR="00001264">
        <w:rPr>
          <w:rFonts w:ascii="Times New Roman" w:eastAsia="Times New Roman" w:hAnsi="Times New Roman" w:cs="B Lotus" w:hint="cs"/>
          <w:b/>
          <w:color w:val="auto"/>
          <w:sz w:val="28"/>
          <w:szCs w:val="28"/>
          <w:rtl/>
        </w:rPr>
        <w:t>بود</w:t>
      </w:r>
      <w:r w:rsidR="00BD31C4" w:rsidRPr="00BD31C4">
        <w:rPr>
          <w:rFonts w:ascii="Times New Roman" w:eastAsia="Times New Roman" w:hAnsi="Times New Roman" w:cs="B Lotus"/>
          <w:b/>
          <w:color w:val="auto"/>
          <w:sz w:val="28"/>
          <w:szCs w:val="28"/>
          <w:rtl/>
        </w:rPr>
        <w:t xml:space="preserve"> که با افزایش اضطراب سلامت و ابعاد آن، میزان اضطراب مرگ در سالمندان نیز افزایش می‌یابد؛ </w:t>
      </w:r>
      <w:r w:rsidR="00E82B07" w:rsidRPr="006D7654">
        <w:rPr>
          <w:rFonts w:cs="B Lotus" w:hint="cs"/>
          <w:color w:val="auto"/>
          <w:sz w:val="28"/>
          <w:szCs w:val="28"/>
          <w:rtl/>
          <w:lang w:bidi="fa-IR"/>
        </w:rPr>
        <w:t xml:space="preserve">نتایج این مطالعه با </w:t>
      </w:r>
      <w:bookmarkEnd w:id="89"/>
      <w:r w:rsidR="004D03B4" w:rsidRPr="004D03B4">
        <w:rPr>
          <w:rFonts w:cs="B Lotus"/>
          <w:color w:val="auto"/>
          <w:sz w:val="28"/>
          <w:szCs w:val="28"/>
          <w:rtl/>
        </w:rPr>
        <w:t xml:space="preserve">کیکاس و همکاران </w:t>
      </w:r>
      <w:r w:rsidR="004D03B4">
        <w:rPr>
          <w:rFonts w:cs="B Lotus" w:hint="cs"/>
          <w:color w:val="auto"/>
          <w:sz w:val="28"/>
          <w:szCs w:val="28"/>
          <w:rtl/>
          <w:lang w:bidi="fa-IR"/>
        </w:rPr>
        <w:t>(</w:t>
      </w:r>
      <w:r w:rsidR="004D03B4" w:rsidRPr="004D03B4">
        <w:rPr>
          <w:rFonts w:cs="B Lotus"/>
          <w:color w:val="auto"/>
          <w:sz w:val="28"/>
          <w:szCs w:val="28"/>
          <w:rtl/>
          <w:lang w:bidi="fa-IR"/>
        </w:rPr>
        <w:t>۲۰۲۴</w:t>
      </w:r>
      <w:r w:rsidR="004D03B4">
        <w:rPr>
          <w:rFonts w:cs="B Lotus" w:hint="cs"/>
          <w:color w:val="auto"/>
          <w:sz w:val="28"/>
          <w:szCs w:val="28"/>
          <w:rtl/>
          <w:lang w:bidi="fa-IR"/>
        </w:rPr>
        <w:t xml:space="preserve">)، </w:t>
      </w:r>
      <w:r w:rsidR="004D03B4" w:rsidRPr="004D03B4">
        <w:rPr>
          <w:rFonts w:cs="B Lotus"/>
          <w:color w:val="auto"/>
          <w:sz w:val="28"/>
          <w:szCs w:val="28"/>
          <w:rtl/>
        </w:rPr>
        <w:t>شفیعی و همکاران</w:t>
      </w:r>
      <w:r w:rsidR="004D03B4">
        <w:rPr>
          <w:rFonts w:cs="B Lotus" w:hint="cs"/>
          <w:color w:val="auto"/>
          <w:sz w:val="28"/>
          <w:szCs w:val="28"/>
          <w:rtl/>
        </w:rPr>
        <w:t xml:space="preserve"> (</w:t>
      </w:r>
      <w:r w:rsidR="004D03B4" w:rsidRPr="004D03B4">
        <w:rPr>
          <w:rFonts w:cs="B Lotus"/>
          <w:color w:val="auto"/>
          <w:sz w:val="28"/>
          <w:szCs w:val="28"/>
          <w:rtl/>
          <w:lang w:bidi="fa-IR"/>
        </w:rPr>
        <w:t>۲۰۲۵</w:t>
      </w:r>
      <w:r w:rsidR="004D03B4">
        <w:rPr>
          <w:rFonts w:cs="B Lotus" w:hint="cs"/>
          <w:color w:val="auto"/>
          <w:sz w:val="28"/>
          <w:szCs w:val="28"/>
          <w:rtl/>
        </w:rPr>
        <w:t xml:space="preserve">)، </w:t>
      </w:r>
      <w:r w:rsidR="008A4B93" w:rsidRPr="008A4B93">
        <w:rPr>
          <w:rFonts w:cs="B Lotus" w:hint="cs"/>
          <w:b/>
          <w:color w:val="auto"/>
          <w:sz w:val="28"/>
          <w:szCs w:val="28"/>
          <w:rtl/>
        </w:rPr>
        <w:t>اکبری و یوسفی (1397)</w:t>
      </w:r>
      <w:r w:rsidR="008A4B93">
        <w:rPr>
          <w:rFonts w:cs="B Lotus" w:hint="cs"/>
          <w:b/>
          <w:color w:val="auto"/>
          <w:sz w:val="28"/>
          <w:szCs w:val="28"/>
          <w:rtl/>
        </w:rPr>
        <w:t>،</w:t>
      </w:r>
      <w:r w:rsidR="008A4B93" w:rsidRPr="008A4B93">
        <w:rPr>
          <w:rFonts w:cs="B Lotus" w:hint="cs"/>
          <w:b/>
          <w:color w:val="auto"/>
          <w:sz w:val="28"/>
          <w:szCs w:val="28"/>
          <w:rtl/>
        </w:rPr>
        <w:t xml:space="preserve"> </w:t>
      </w:r>
      <w:r w:rsidR="008A4B93" w:rsidRPr="008A4B93">
        <w:rPr>
          <w:rFonts w:cs="B Lotus"/>
          <w:b/>
          <w:color w:val="auto"/>
          <w:sz w:val="28"/>
          <w:szCs w:val="28"/>
          <w:rtl/>
          <w:lang w:bidi="fa-IR"/>
        </w:rPr>
        <w:t>رضایی و محمدی (1395)</w:t>
      </w:r>
      <w:r w:rsidR="008A4B93">
        <w:rPr>
          <w:rFonts w:cs="B Lotus" w:hint="cs"/>
          <w:b/>
          <w:color w:val="auto"/>
          <w:sz w:val="28"/>
          <w:szCs w:val="28"/>
          <w:rtl/>
          <w:lang w:bidi="fa-IR"/>
        </w:rPr>
        <w:t xml:space="preserve">، </w:t>
      </w:r>
      <w:r w:rsidR="008A4B93" w:rsidRPr="008A4B93">
        <w:rPr>
          <w:rFonts w:cs="B Lotus" w:hint="cs"/>
          <w:b/>
          <w:color w:val="auto"/>
          <w:sz w:val="28"/>
          <w:szCs w:val="28"/>
          <w:rtl/>
        </w:rPr>
        <w:t>هاردینگ</w:t>
      </w:r>
      <w:r w:rsidR="008A4B93" w:rsidRPr="008A4B93">
        <w:rPr>
          <w:rFonts w:cs="B Lotus"/>
          <w:b/>
          <w:color w:val="auto"/>
          <w:sz w:val="28"/>
          <w:szCs w:val="28"/>
          <w:vertAlign w:val="superscript"/>
          <w:rtl/>
        </w:rPr>
        <w:footnoteReference w:id="97"/>
      </w:r>
      <w:r w:rsidR="008A4B93" w:rsidRPr="008A4B93">
        <w:rPr>
          <w:rFonts w:cs="B Lotus" w:hint="cs"/>
          <w:b/>
          <w:color w:val="auto"/>
          <w:sz w:val="28"/>
          <w:szCs w:val="28"/>
          <w:rtl/>
        </w:rPr>
        <w:t xml:space="preserve"> و همکاران (2005)</w:t>
      </w:r>
      <w:r w:rsidR="008A4B93">
        <w:rPr>
          <w:rFonts w:cs="B Lotus" w:hint="cs"/>
          <w:b/>
          <w:color w:val="auto"/>
          <w:sz w:val="28"/>
          <w:szCs w:val="28"/>
          <w:rtl/>
        </w:rPr>
        <w:t>،</w:t>
      </w:r>
      <w:r w:rsidR="008A4B93" w:rsidRPr="008A4B93">
        <w:rPr>
          <w:rFonts w:cs="B Lotus" w:hint="cs"/>
          <w:b/>
          <w:color w:val="auto"/>
          <w:sz w:val="28"/>
          <w:szCs w:val="28"/>
          <w:rtl/>
        </w:rPr>
        <w:t xml:space="preserve"> </w:t>
      </w:r>
      <w:r w:rsidR="008A4B93" w:rsidRPr="008A4B93">
        <w:rPr>
          <w:rFonts w:cs="B Lotus" w:hint="cs"/>
          <w:b/>
          <w:color w:val="auto"/>
          <w:sz w:val="28"/>
          <w:szCs w:val="28"/>
          <w:rtl/>
          <w:lang w:bidi="fa-IR"/>
        </w:rPr>
        <w:t>نویز</w:t>
      </w:r>
      <w:r w:rsidR="008A4B93" w:rsidRPr="008A4B93">
        <w:rPr>
          <w:rFonts w:cs="B Lotus"/>
          <w:b/>
          <w:color w:val="auto"/>
          <w:sz w:val="28"/>
          <w:szCs w:val="28"/>
          <w:vertAlign w:val="superscript"/>
          <w:rtl/>
          <w:lang w:bidi="fa-IR"/>
        </w:rPr>
        <w:footnoteReference w:id="98"/>
      </w:r>
      <w:r w:rsidR="008A4B93" w:rsidRPr="008A4B93">
        <w:rPr>
          <w:rFonts w:cs="B Lotus" w:hint="cs"/>
          <w:b/>
          <w:color w:val="auto"/>
          <w:sz w:val="28"/>
          <w:szCs w:val="28"/>
          <w:rtl/>
          <w:lang w:bidi="fa-IR"/>
        </w:rPr>
        <w:t xml:space="preserve"> و همکاران (2005)</w:t>
      </w:r>
      <w:r w:rsidR="00950030" w:rsidRPr="006D7654">
        <w:rPr>
          <w:rFonts w:ascii="Times New Roman" w:eastAsia="Times New Roman" w:hAnsi="Times New Roman" w:cs="B Lotus" w:hint="cs"/>
          <w:color w:val="auto"/>
          <w:sz w:val="28"/>
          <w:szCs w:val="28"/>
          <w:rtl/>
        </w:rPr>
        <w:t xml:space="preserve"> </w:t>
      </w:r>
      <w:r w:rsidR="00E82B07" w:rsidRPr="006D7654">
        <w:rPr>
          <w:rFonts w:cs="B Lotus" w:hint="cs"/>
          <w:color w:val="auto"/>
          <w:sz w:val="28"/>
          <w:szCs w:val="28"/>
          <w:rtl/>
          <w:lang w:bidi="fa-IR"/>
        </w:rPr>
        <w:t>همسو می باشد.</w:t>
      </w:r>
      <w:r w:rsidR="00E82B07" w:rsidRPr="006D7654">
        <w:rPr>
          <w:rFonts w:ascii="BZar" w:hAnsi="Calibri" w:cs="B Lotus" w:hint="cs"/>
          <w:color w:val="auto"/>
          <w:sz w:val="28"/>
          <w:szCs w:val="28"/>
          <w:rtl/>
        </w:rPr>
        <w:t xml:space="preserve"> </w:t>
      </w:r>
      <w:r w:rsidR="001C7964" w:rsidRPr="001C7964">
        <w:rPr>
          <w:rFonts w:ascii="BZar" w:hAnsi="Calibri" w:cs="B Lotus"/>
          <w:color w:val="auto"/>
          <w:sz w:val="28"/>
          <w:szCs w:val="28"/>
          <w:rtl/>
        </w:rPr>
        <w:t xml:space="preserve">اضطراب سلامتی یکی از سازه‌های مهم در روان‌شناسی سلامت و آسیب‌شناسی روانی است که تأثیر قابل توجهی بر کیفیت زندگی و سلامت روان سالمندان دارد. </w:t>
      </w:r>
      <w:r w:rsidR="00AB398D" w:rsidRPr="00AB398D">
        <w:rPr>
          <w:rFonts w:ascii="BZar" w:hAnsi="Calibri" w:cs="B Lotus"/>
          <w:color w:val="auto"/>
          <w:sz w:val="28"/>
          <w:szCs w:val="28"/>
          <w:rtl/>
        </w:rPr>
        <w:t xml:space="preserve">اضطراب سلامت در سالمندان از اهمیت ویژه‌ای برخوردار است؛ زیرا افزایش بیماری‌های جسمی و مراجعه بیشتر به خدمات درمانی در این دوره می‌تواند تشخیص نگرانی‌های طبیعی مرتبط با سلامت از اضطراب سلامت بالینی را دشوار سازد. پژوهش‌های جدید نشان می‌دهند که اضطراب در سالمندان با عوامل مختلف جسمی، روان‌شناختی و اجتماعی ارتباط دارد و وجود بیماری‌های جسمی و چندبیماری، کاهش عملکرد جسمانی، انزوای اجتماعی و برخی عوامل روان‌شناختی می‌توانند با افزایش علائم اضطرابی در این گروه همراه باشند (شفیعی و همکاران، </w:t>
      </w:r>
      <w:r w:rsidR="00AB398D" w:rsidRPr="00AB398D">
        <w:rPr>
          <w:rFonts w:ascii="BZar" w:hAnsi="Calibri" w:cs="B Lotus"/>
          <w:color w:val="auto"/>
          <w:sz w:val="28"/>
          <w:szCs w:val="28"/>
          <w:rtl/>
          <w:lang w:bidi="fa-IR"/>
        </w:rPr>
        <w:t>۲۰۲۵</w:t>
      </w:r>
      <w:r w:rsidR="00AB398D" w:rsidRPr="00AB398D">
        <w:rPr>
          <w:rFonts w:ascii="BZar" w:hAnsi="Calibri" w:cs="B Lotus"/>
          <w:color w:val="auto"/>
          <w:sz w:val="28"/>
          <w:szCs w:val="28"/>
          <w:rtl/>
        </w:rPr>
        <w:t xml:space="preserve">؛ ویت‌مور و همکاران، </w:t>
      </w:r>
      <w:r w:rsidR="00AB398D" w:rsidRPr="00AB398D">
        <w:rPr>
          <w:rFonts w:ascii="BZar" w:hAnsi="Calibri" w:cs="B Lotus"/>
          <w:color w:val="auto"/>
          <w:sz w:val="28"/>
          <w:szCs w:val="28"/>
          <w:rtl/>
          <w:lang w:bidi="fa-IR"/>
        </w:rPr>
        <w:t>۲۰۲۴)</w:t>
      </w:r>
      <w:r w:rsidR="00AB398D" w:rsidRPr="00AB398D">
        <w:rPr>
          <w:rFonts w:ascii="BZar" w:hAnsi="Calibri" w:cs="B Lotus"/>
          <w:color w:val="auto"/>
          <w:sz w:val="28"/>
          <w:szCs w:val="28"/>
        </w:rPr>
        <w:t>.</w:t>
      </w:r>
      <w:r w:rsidR="00AB398D">
        <w:rPr>
          <w:rFonts w:ascii="BZar" w:hAnsi="Calibri" w:cs="B Lotus" w:hint="cs"/>
          <w:color w:val="auto"/>
          <w:sz w:val="28"/>
          <w:szCs w:val="28"/>
          <w:rtl/>
        </w:rPr>
        <w:t xml:space="preserve"> </w:t>
      </w:r>
      <w:r w:rsidR="001C7964" w:rsidRPr="001C7964">
        <w:rPr>
          <w:rFonts w:ascii="BZar" w:hAnsi="Calibri" w:cs="B Lotus"/>
          <w:color w:val="auto"/>
          <w:sz w:val="28"/>
          <w:szCs w:val="28"/>
          <w:rtl/>
        </w:rPr>
        <w:t>شناخت عوامل، مدل‌های نظری و پیامدهای اضطراب سلامتی در سالمندان می‌تواند راهگشای طراحی مداخلات روان‌شناختی مؤثر باشد</w:t>
      </w:r>
      <w:r w:rsidR="001C7964" w:rsidRPr="001C7964">
        <w:rPr>
          <w:rFonts w:ascii="BZar" w:hAnsi="Calibri" w:cs="B Lotus"/>
          <w:color w:val="auto"/>
          <w:sz w:val="28"/>
          <w:szCs w:val="28"/>
        </w:rPr>
        <w:t>.</w:t>
      </w:r>
      <w:r w:rsidR="001C7964">
        <w:rPr>
          <w:rFonts w:ascii="BZar" w:hAnsi="Calibri" w:cs="B Lotus" w:hint="cs"/>
          <w:color w:val="auto"/>
          <w:sz w:val="28"/>
          <w:szCs w:val="28"/>
          <w:rtl/>
        </w:rPr>
        <w:t xml:space="preserve"> </w:t>
      </w:r>
      <w:r w:rsidR="001C7964" w:rsidRPr="0064614B">
        <w:rPr>
          <w:rFonts w:cs="B Lotus" w:hint="eastAsia"/>
          <w:color w:val="auto"/>
          <w:sz w:val="28"/>
          <w:szCs w:val="28"/>
          <w:rtl/>
          <w:lang w:bidi="fa-IR"/>
        </w:rPr>
        <w:t>تحق</w:t>
      </w:r>
      <w:r w:rsidR="001C7964" w:rsidRPr="0064614B">
        <w:rPr>
          <w:rFonts w:cs="B Lotus" w:hint="cs"/>
          <w:color w:val="auto"/>
          <w:sz w:val="28"/>
          <w:szCs w:val="28"/>
          <w:rtl/>
          <w:lang w:bidi="fa-IR"/>
        </w:rPr>
        <w:t>ی</w:t>
      </w:r>
      <w:r w:rsidR="001C7964" w:rsidRPr="0064614B">
        <w:rPr>
          <w:rFonts w:cs="B Lotus" w:hint="eastAsia"/>
          <w:color w:val="auto"/>
          <w:sz w:val="28"/>
          <w:szCs w:val="28"/>
          <w:rtl/>
          <w:lang w:bidi="fa-IR"/>
        </w:rPr>
        <w:t>قات</w:t>
      </w:r>
      <w:r w:rsidR="001C7964" w:rsidRPr="0064614B">
        <w:rPr>
          <w:rFonts w:cs="B Lotus"/>
          <w:color w:val="auto"/>
          <w:sz w:val="28"/>
          <w:szCs w:val="28"/>
          <w:rtl/>
          <w:lang w:bidi="fa-IR"/>
        </w:rPr>
        <w:t xml:space="preserve"> موجود حاک</w:t>
      </w:r>
      <w:r w:rsidR="001C7964" w:rsidRPr="0064614B">
        <w:rPr>
          <w:rFonts w:cs="B Lotus" w:hint="cs"/>
          <w:color w:val="auto"/>
          <w:sz w:val="28"/>
          <w:szCs w:val="28"/>
          <w:rtl/>
          <w:lang w:bidi="fa-IR"/>
        </w:rPr>
        <w:t>ی</w:t>
      </w:r>
      <w:r w:rsidR="001C7964" w:rsidRPr="0064614B">
        <w:rPr>
          <w:rFonts w:cs="B Lotus"/>
          <w:color w:val="auto"/>
          <w:sz w:val="28"/>
          <w:szCs w:val="28"/>
          <w:rtl/>
          <w:lang w:bidi="fa-IR"/>
        </w:rPr>
        <w:t xml:space="preserve"> از آن است که اضطراب سلامت، اواخر سن هر فرد شروع م</w:t>
      </w:r>
      <w:r w:rsidR="001C7964" w:rsidRPr="0064614B">
        <w:rPr>
          <w:rFonts w:cs="B Lotus" w:hint="cs"/>
          <w:color w:val="auto"/>
          <w:sz w:val="28"/>
          <w:szCs w:val="28"/>
          <w:rtl/>
          <w:lang w:bidi="fa-IR"/>
        </w:rPr>
        <w:t>ی‌</w:t>
      </w:r>
      <w:r w:rsidR="001C7964" w:rsidRPr="0064614B">
        <w:rPr>
          <w:rFonts w:cs="B Lotus" w:hint="eastAsia"/>
          <w:color w:val="auto"/>
          <w:sz w:val="28"/>
          <w:szCs w:val="28"/>
          <w:rtl/>
          <w:lang w:bidi="fa-IR"/>
        </w:rPr>
        <w:t>شود،</w:t>
      </w:r>
      <w:r w:rsidR="001C7964" w:rsidRPr="0064614B">
        <w:rPr>
          <w:rFonts w:cs="B Lotus"/>
          <w:color w:val="auto"/>
          <w:sz w:val="28"/>
          <w:szCs w:val="28"/>
          <w:rtl/>
          <w:lang w:bidi="fa-IR"/>
        </w:rPr>
        <w:t xml:space="preserve"> شا</w:t>
      </w:r>
      <w:r w:rsidR="001C7964" w:rsidRPr="0064614B">
        <w:rPr>
          <w:rFonts w:cs="B Lotus" w:hint="cs"/>
          <w:color w:val="auto"/>
          <w:sz w:val="28"/>
          <w:szCs w:val="28"/>
          <w:rtl/>
          <w:lang w:bidi="fa-IR"/>
        </w:rPr>
        <w:t>ی</w:t>
      </w:r>
      <w:r w:rsidR="001C7964" w:rsidRPr="0064614B">
        <w:rPr>
          <w:rFonts w:cs="B Lotus" w:hint="eastAsia"/>
          <w:color w:val="auto"/>
          <w:sz w:val="28"/>
          <w:szCs w:val="28"/>
          <w:rtl/>
          <w:lang w:bidi="fa-IR"/>
        </w:rPr>
        <w:t>د</w:t>
      </w:r>
      <w:r w:rsidR="001C7964" w:rsidRPr="0064614B">
        <w:rPr>
          <w:rFonts w:cs="B Lotus"/>
          <w:color w:val="auto"/>
          <w:sz w:val="28"/>
          <w:szCs w:val="28"/>
          <w:rtl/>
          <w:lang w:bidi="fa-IR"/>
        </w:rPr>
        <w:t xml:space="preserve"> به ا</w:t>
      </w:r>
      <w:r w:rsidR="001C7964" w:rsidRPr="0064614B">
        <w:rPr>
          <w:rFonts w:cs="B Lotus" w:hint="cs"/>
          <w:color w:val="auto"/>
          <w:sz w:val="28"/>
          <w:szCs w:val="28"/>
          <w:rtl/>
          <w:lang w:bidi="fa-IR"/>
        </w:rPr>
        <w:t>ی</w:t>
      </w:r>
      <w:r w:rsidR="001C7964" w:rsidRPr="0064614B">
        <w:rPr>
          <w:rFonts w:cs="B Lotus" w:hint="eastAsia"/>
          <w:color w:val="auto"/>
          <w:sz w:val="28"/>
          <w:szCs w:val="28"/>
          <w:rtl/>
          <w:lang w:bidi="fa-IR"/>
        </w:rPr>
        <w:t>ن</w:t>
      </w:r>
      <w:r w:rsidR="001C7964" w:rsidRPr="0064614B">
        <w:rPr>
          <w:rFonts w:cs="B Lotus"/>
          <w:color w:val="auto"/>
          <w:sz w:val="28"/>
          <w:szCs w:val="28"/>
          <w:rtl/>
          <w:lang w:bidi="fa-IR"/>
        </w:rPr>
        <w:t xml:space="preserve"> دل</w:t>
      </w:r>
      <w:r w:rsidR="001C7964" w:rsidRPr="0064614B">
        <w:rPr>
          <w:rFonts w:cs="B Lotus" w:hint="cs"/>
          <w:color w:val="auto"/>
          <w:sz w:val="28"/>
          <w:szCs w:val="28"/>
          <w:rtl/>
          <w:lang w:bidi="fa-IR"/>
        </w:rPr>
        <w:t>ی</w:t>
      </w:r>
      <w:r w:rsidR="001C7964" w:rsidRPr="0064614B">
        <w:rPr>
          <w:rFonts w:cs="B Lotus" w:hint="eastAsia"/>
          <w:color w:val="auto"/>
          <w:sz w:val="28"/>
          <w:szCs w:val="28"/>
          <w:rtl/>
          <w:lang w:bidi="fa-IR"/>
        </w:rPr>
        <w:t>ل</w:t>
      </w:r>
      <w:r w:rsidR="001C7964" w:rsidRPr="0064614B">
        <w:rPr>
          <w:rFonts w:cs="B Lotus"/>
          <w:color w:val="auto"/>
          <w:sz w:val="28"/>
          <w:szCs w:val="28"/>
          <w:rtl/>
          <w:lang w:bidi="fa-IR"/>
        </w:rPr>
        <w:t xml:space="preserve"> است که همبود</w:t>
      </w:r>
      <w:r w:rsidR="001C7964" w:rsidRPr="0064614B">
        <w:rPr>
          <w:rFonts w:cs="B Lotus" w:hint="cs"/>
          <w:color w:val="auto"/>
          <w:sz w:val="28"/>
          <w:szCs w:val="28"/>
          <w:rtl/>
          <w:lang w:bidi="fa-IR"/>
        </w:rPr>
        <w:t>ی</w:t>
      </w:r>
      <w:r w:rsidR="001C7964" w:rsidRPr="0064614B">
        <w:rPr>
          <w:rFonts w:cs="B Lotus" w:hint="eastAsia"/>
          <w:color w:val="auto"/>
          <w:sz w:val="28"/>
          <w:szCs w:val="28"/>
          <w:rtl/>
          <w:lang w:bidi="fa-IR"/>
        </w:rPr>
        <w:t>،</w:t>
      </w:r>
      <w:r w:rsidR="001C7964" w:rsidRPr="0064614B">
        <w:rPr>
          <w:rFonts w:cs="B Lotus"/>
          <w:color w:val="auto"/>
          <w:sz w:val="28"/>
          <w:szCs w:val="28"/>
          <w:rtl/>
          <w:lang w:bidi="fa-IR"/>
        </w:rPr>
        <w:t xml:space="preserve"> با شرا</w:t>
      </w:r>
      <w:r w:rsidR="001C7964" w:rsidRPr="0064614B">
        <w:rPr>
          <w:rFonts w:cs="B Lotus" w:hint="cs"/>
          <w:color w:val="auto"/>
          <w:sz w:val="28"/>
          <w:szCs w:val="28"/>
          <w:rtl/>
          <w:lang w:bidi="fa-IR"/>
        </w:rPr>
        <w:t>ی</w:t>
      </w:r>
      <w:r w:rsidR="001C7964" w:rsidRPr="0064614B">
        <w:rPr>
          <w:rFonts w:cs="B Lotus" w:hint="eastAsia"/>
          <w:color w:val="auto"/>
          <w:sz w:val="28"/>
          <w:szCs w:val="28"/>
          <w:rtl/>
          <w:lang w:bidi="fa-IR"/>
        </w:rPr>
        <w:t>ط</w:t>
      </w:r>
      <w:r w:rsidR="001C7964" w:rsidRPr="0064614B">
        <w:rPr>
          <w:rFonts w:cs="B Lotus"/>
          <w:color w:val="auto"/>
          <w:sz w:val="28"/>
          <w:szCs w:val="28"/>
          <w:rtl/>
          <w:lang w:bidi="fa-IR"/>
        </w:rPr>
        <w:t xml:space="preserve"> سلامت</w:t>
      </w:r>
      <w:r w:rsidR="001C7964" w:rsidRPr="0064614B">
        <w:rPr>
          <w:rFonts w:cs="B Lotus" w:hint="cs"/>
          <w:color w:val="auto"/>
          <w:sz w:val="28"/>
          <w:szCs w:val="28"/>
          <w:rtl/>
          <w:lang w:bidi="fa-IR"/>
        </w:rPr>
        <w:t>ی</w:t>
      </w:r>
      <w:r w:rsidR="001C7964" w:rsidRPr="0064614B">
        <w:rPr>
          <w:rFonts w:cs="B Lotus"/>
          <w:color w:val="auto"/>
          <w:sz w:val="28"/>
          <w:szCs w:val="28"/>
          <w:rtl/>
          <w:lang w:bidi="fa-IR"/>
        </w:rPr>
        <w:t xml:space="preserve"> جسم</w:t>
      </w:r>
      <w:r w:rsidR="001C7964" w:rsidRPr="0064614B">
        <w:rPr>
          <w:rFonts w:cs="B Lotus" w:hint="cs"/>
          <w:color w:val="auto"/>
          <w:sz w:val="28"/>
          <w:szCs w:val="28"/>
          <w:rtl/>
          <w:lang w:bidi="fa-IR"/>
        </w:rPr>
        <w:t>ی</w:t>
      </w:r>
      <w:r w:rsidR="001C7964" w:rsidRPr="0064614B">
        <w:rPr>
          <w:rFonts w:cs="B Lotus"/>
          <w:color w:val="auto"/>
          <w:sz w:val="28"/>
          <w:szCs w:val="28"/>
          <w:rtl/>
          <w:lang w:bidi="fa-IR"/>
        </w:rPr>
        <w:t xml:space="preserve"> که احتمالاً با افزا</w:t>
      </w:r>
      <w:r w:rsidR="001C7964" w:rsidRPr="0064614B">
        <w:rPr>
          <w:rFonts w:cs="B Lotus" w:hint="cs"/>
          <w:color w:val="auto"/>
          <w:sz w:val="28"/>
          <w:szCs w:val="28"/>
          <w:rtl/>
          <w:lang w:bidi="fa-IR"/>
        </w:rPr>
        <w:t>ی</w:t>
      </w:r>
      <w:r w:rsidR="001C7964" w:rsidRPr="0064614B">
        <w:rPr>
          <w:rFonts w:cs="B Lotus" w:hint="eastAsia"/>
          <w:color w:val="auto"/>
          <w:sz w:val="28"/>
          <w:szCs w:val="28"/>
          <w:rtl/>
          <w:lang w:bidi="fa-IR"/>
        </w:rPr>
        <w:t>ش</w:t>
      </w:r>
      <w:r w:rsidR="001C7964" w:rsidRPr="0064614B">
        <w:rPr>
          <w:rFonts w:cs="B Lotus"/>
          <w:color w:val="auto"/>
          <w:sz w:val="28"/>
          <w:szCs w:val="28"/>
          <w:rtl/>
          <w:lang w:bidi="fa-IR"/>
        </w:rPr>
        <w:t xml:space="preserve"> سن رخ م</w:t>
      </w:r>
      <w:r w:rsidR="001C7964" w:rsidRPr="0064614B">
        <w:rPr>
          <w:rFonts w:cs="B Lotus" w:hint="cs"/>
          <w:color w:val="auto"/>
          <w:sz w:val="28"/>
          <w:szCs w:val="28"/>
          <w:rtl/>
          <w:lang w:bidi="fa-IR"/>
        </w:rPr>
        <w:t>ی‌</w:t>
      </w:r>
      <w:r w:rsidR="001C7964" w:rsidRPr="0064614B">
        <w:rPr>
          <w:rFonts w:cs="B Lotus" w:hint="eastAsia"/>
          <w:color w:val="auto"/>
          <w:sz w:val="28"/>
          <w:szCs w:val="28"/>
          <w:rtl/>
          <w:lang w:bidi="fa-IR"/>
        </w:rPr>
        <w:t>دهد</w:t>
      </w:r>
      <w:r w:rsidR="001C7964" w:rsidRPr="0064614B">
        <w:rPr>
          <w:rFonts w:cs="B Lotus"/>
          <w:color w:val="auto"/>
          <w:sz w:val="28"/>
          <w:szCs w:val="28"/>
          <w:rtl/>
          <w:lang w:bidi="fa-IR"/>
        </w:rPr>
        <w:t xml:space="preserve"> (ال-گابالاو</w:t>
      </w:r>
      <w:r w:rsidR="001C7964" w:rsidRPr="0064614B">
        <w:rPr>
          <w:rFonts w:cs="B Lotus" w:hint="cs"/>
          <w:color w:val="auto"/>
          <w:sz w:val="28"/>
          <w:szCs w:val="28"/>
          <w:rtl/>
          <w:lang w:bidi="fa-IR"/>
        </w:rPr>
        <w:t>ی</w:t>
      </w:r>
      <w:r w:rsidR="001C7964" w:rsidRPr="0064614B">
        <w:rPr>
          <w:rFonts w:cs="B Lotus" w:hint="eastAsia"/>
          <w:color w:val="auto"/>
          <w:sz w:val="28"/>
          <w:szCs w:val="28"/>
          <w:rtl/>
          <w:lang w:bidi="fa-IR"/>
        </w:rPr>
        <w:t>،</w:t>
      </w:r>
      <w:r w:rsidR="001C7964" w:rsidRPr="0064614B">
        <w:rPr>
          <w:rFonts w:cs="B Lotus"/>
          <w:color w:val="auto"/>
          <w:sz w:val="28"/>
          <w:szCs w:val="28"/>
          <w:rtl/>
          <w:lang w:bidi="fa-IR"/>
        </w:rPr>
        <w:t xml:space="preserve">  ۲۰۱۸). اضطراب </w:t>
      </w:r>
      <w:r w:rsidR="001C7964" w:rsidRPr="0064614B">
        <w:rPr>
          <w:rFonts w:cs="B Lotus" w:hint="cs"/>
          <w:color w:val="auto"/>
          <w:sz w:val="28"/>
          <w:szCs w:val="28"/>
          <w:rtl/>
          <w:lang w:bidi="fa-IR"/>
        </w:rPr>
        <w:t>ی</w:t>
      </w:r>
      <w:r w:rsidR="001C7964" w:rsidRPr="0064614B">
        <w:rPr>
          <w:rFonts w:cs="B Lotus" w:hint="eastAsia"/>
          <w:color w:val="auto"/>
          <w:sz w:val="28"/>
          <w:szCs w:val="28"/>
          <w:rtl/>
          <w:lang w:bidi="fa-IR"/>
        </w:rPr>
        <w:t>ک</w:t>
      </w:r>
      <w:r w:rsidR="001C7964" w:rsidRPr="0064614B">
        <w:rPr>
          <w:rFonts w:cs="B Lotus"/>
          <w:color w:val="auto"/>
          <w:sz w:val="28"/>
          <w:szCs w:val="28"/>
          <w:rtl/>
          <w:lang w:bidi="fa-IR"/>
        </w:rPr>
        <w:t xml:space="preserve"> ب</w:t>
      </w:r>
      <w:r w:rsidR="001C7964" w:rsidRPr="0064614B">
        <w:rPr>
          <w:rFonts w:cs="B Lotus" w:hint="cs"/>
          <w:color w:val="auto"/>
          <w:sz w:val="28"/>
          <w:szCs w:val="28"/>
          <w:rtl/>
          <w:lang w:bidi="fa-IR"/>
        </w:rPr>
        <w:t>ی</w:t>
      </w:r>
      <w:r w:rsidR="001C7964" w:rsidRPr="0064614B">
        <w:rPr>
          <w:rFonts w:cs="B Lotus" w:hint="eastAsia"/>
          <w:color w:val="auto"/>
          <w:sz w:val="28"/>
          <w:szCs w:val="28"/>
          <w:rtl/>
          <w:lang w:bidi="fa-IR"/>
        </w:rPr>
        <w:t>مار</w:t>
      </w:r>
      <w:r w:rsidR="001C7964" w:rsidRPr="0064614B">
        <w:rPr>
          <w:rFonts w:cs="B Lotus" w:hint="cs"/>
          <w:color w:val="auto"/>
          <w:sz w:val="28"/>
          <w:szCs w:val="28"/>
          <w:rtl/>
          <w:lang w:bidi="fa-IR"/>
        </w:rPr>
        <w:t>ی</w:t>
      </w:r>
      <w:r w:rsidR="001C7964" w:rsidRPr="0064614B">
        <w:rPr>
          <w:rFonts w:cs="B Lotus"/>
          <w:color w:val="auto"/>
          <w:sz w:val="28"/>
          <w:szCs w:val="28"/>
          <w:rtl/>
          <w:lang w:bidi="fa-IR"/>
        </w:rPr>
        <w:t xml:space="preserve"> شا</w:t>
      </w:r>
      <w:r w:rsidR="001C7964" w:rsidRPr="0064614B">
        <w:rPr>
          <w:rFonts w:cs="B Lotus" w:hint="cs"/>
          <w:color w:val="auto"/>
          <w:sz w:val="28"/>
          <w:szCs w:val="28"/>
          <w:rtl/>
          <w:lang w:bidi="fa-IR"/>
        </w:rPr>
        <w:t>ی</w:t>
      </w:r>
      <w:r w:rsidR="001C7964" w:rsidRPr="0064614B">
        <w:rPr>
          <w:rFonts w:cs="B Lotus" w:hint="eastAsia"/>
          <w:color w:val="auto"/>
          <w:sz w:val="28"/>
          <w:szCs w:val="28"/>
          <w:rtl/>
          <w:lang w:bidi="fa-IR"/>
        </w:rPr>
        <w:t>ع</w:t>
      </w:r>
      <w:r w:rsidR="001C7964" w:rsidRPr="0064614B">
        <w:rPr>
          <w:rFonts w:cs="B Lotus"/>
          <w:color w:val="auto"/>
          <w:sz w:val="28"/>
          <w:szCs w:val="28"/>
          <w:rtl/>
          <w:lang w:bidi="fa-IR"/>
        </w:rPr>
        <w:t xml:space="preserve"> در سالمندان </w:t>
      </w:r>
      <w:r w:rsidR="001C7964" w:rsidRPr="0064614B">
        <w:rPr>
          <w:rFonts w:cs="B Lotus"/>
          <w:color w:val="auto"/>
          <w:sz w:val="28"/>
          <w:szCs w:val="28"/>
          <w:rtl/>
          <w:lang w:bidi="fa-IR"/>
        </w:rPr>
        <w:lastRenderedPageBreak/>
        <w:t>است، و تقر</w:t>
      </w:r>
      <w:r w:rsidR="001C7964" w:rsidRPr="0064614B">
        <w:rPr>
          <w:rFonts w:cs="B Lotus" w:hint="cs"/>
          <w:color w:val="auto"/>
          <w:sz w:val="28"/>
          <w:szCs w:val="28"/>
          <w:rtl/>
          <w:lang w:bidi="fa-IR"/>
        </w:rPr>
        <w:t>ی</w:t>
      </w:r>
      <w:r w:rsidR="001C7964" w:rsidRPr="0064614B">
        <w:rPr>
          <w:rFonts w:cs="B Lotus" w:hint="eastAsia"/>
          <w:color w:val="auto"/>
          <w:sz w:val="28"/>
          <w:szCs w:val="28"/>
          <w:rtl/>
          <w:lang w:bidi="fa-IR"/>
        </w:rPr>
        <w:t>باً</w:t>
      </w:r>
      <w:r w:rsidR="001C7964" w:rsidRPr="0064614B">
        <w:rPr>
          <w:rFonts w:cs="B Lotus"/>
          <w:color w:val="auto"/>
          <w:sz w:val="28"/>
          <w:szCs w:val="28"/>
          <w:rtl/>
          <w:lang w:bidi="fa-IR"/>
        </w:rPr>
        <w:t xml:space="preserve"> ۲۰_۱۰ درصد از افراد مس</w:t>
      </w:r>
      <w:r w:rsidR="001C7964" w:rsidRPr="0064614B">
        <w:rPr>
          <w:rFonts w:cs="B Lotus" w:hint="eastAsia"/>
          <w:color w:val="auto"/>
          <w:sz w:val="28"/>
          <w:szCs w:val="28"/>
          <w:rtl/>
          <w:lang w:bidi="fa-IR"/>
        </w:rPr>
        <w:t>ن</w:t>
      </w:r>
      <w:r w:rsidR="001C7964" w:rsidRPr="0064614B">
        <w:rPr>
          <w:rFonts w:cs="B Lotus"/>
          <w:color w:val="auto"/>
          <w:sz w:val="28"/>
          <w:szCs w:val="28"/>
          <w:rtl/>
          <w:lang w:bidi="fa-IR"/>
        </w:rPr>
        <w:t xml:space="preserve"> را تحت تأث</w:t>
      </w:r>
      <w:r w:rsidR="001C7964" w:rsidRPr="0064614B">
        <w:rPr>
          <w:rFonts w:cs="B Lotus" w:hint="cs"/>
          <w:color w:val="auto"/>
          <w:sz w:val="28"/>
          <w:szCs w:val="28"/>
          <w:rtl/>
          <w:lang w:bidi="fa-IR"/>
        </w:rPr>
        <w:t>ی</w:t>
      </w:r>
      <w:r w:rsidR="001C7964" w:rsidRPr="0064614B">
        <w:rPr>
          <w:rFonts w:cs="B Lotus" w:hint="eastAsia"/>
          <w:color w:val="auto"/>
          <w:sz w:val="28"/>
          <w:szCs w:val="28"/>
          <w:rtl/>
          <w:lang w:bidi="fa-IR"/>
        </w:rPr>
        <w:t>ر</w:t>
      </w:r>
      <w:r w:rsidR="001C7964" w:rsidRPr="0064614B">
        <w:rPr>
          <w:rFonts w:cs="B Lotus"/>
          <w:color w:val="auto"/>
          <w:sz w:val="28"/>
          <w:szCs w:val="28"/>
          <w:rtl/>
          <w:lang w:bidi="fa-IR"/>
        </w:rPr>
        <w:t xml:space="preserve"> قرار م</w:t>
      </w:r>
      <w:r w:rsidR="001C7964" w:rsidRPr="0064614B">
        <w:rPr>
          <w:rFonts w:cs="B Lotus" w:hint="cs"/>
          <w:color w:val="auto"/>
          <w:sz w:val="28"/>
          <w:szCs w:val="28"/>
          <w:rtl/>
          <w:lang w:bidi="fa-IR"/>
        </w:rPr>
        <w:t>ی‌</w:t>
      </w:r>
      <w:r w:rsidR="001C7964" w:rsidRPr="0064614B">
        <w:rPr>
          <w:rFonts w:cs="B Lotus" w:hint="eastAsia"/>
          <w:color w:val="auto"/>
          <w:sz w:val="28"/>
          <w:szCs w:val="28"/>
          <w:rtl/>
          <w:lang w:bidi="fa-IR"/>
        </w:rPr>
        <w:t>دهد،</w:t>
      </w:r>
      <w:r w:rsidR="001C7964" w:rsidRPr="0064614B">
        <w:rPr>
          <w:rFonts w:cs="B Lotus"/>
          <w:color w:val="auto"/>
          <w:sz w:val="28"/>
          <w:szCs w:val="28"/>
          <w:rtl/>
          <w:lang w:bidi="fa-IR"/>
        </w:rPr>
        <w:t xml:space="preserve"> اگرچه  اغلب  تشخ</w:t>
      </w:r>
      <w:r w:rsidR="001C7964" w:rsidRPr="0064614B">
        <w:rPr>
          <w:rFonts w:cs="B Lotus" w:hint="cs"/>
          <w:color w:val="auto"/>
          <w:sz w:val="28"/>
          <w:szCs w:val="28"/>
          <w:rtl/>
          <w:lang w:bidi="fa-IR"/>
        </w:rPr>
        <w:t>ی</w:t>
      </w:r>
      <w:r w:rsidR="001C7964" w:rsidRPr="0064614B">
        <w:rPr>
          <w:rFonts w:cs="B Lotus" w:hint="eastAsia"/>
          <w:color w:val="auto"/>
          <w:sz w:val="28"/>
          <w:szCs w:val="28"/>
          <w:rtl/>
          <w:lang w:bidi="fa-IR"/>
        </w:rPr>
        <w:t>ص</w:t>
      </w:r>
      <w:r w:rsidR="001C7964" w:rsidRPr="0064614B">
        <w:rPr>
          <w:rFonts w:cs="B Lotus"/>
          <w:color w:val="auto"/>
          <w:sz w:val="28"/>
          <w:szCs w:val="28"/>
          <w:rtl/>
          <w:lang w:bidi="fa-IR"/>
        </w:rPr>
        <w:t xml:space="preserve"> داده نم</w:t>
      </w:r>
      <w:r w:rsidR="001C7964" w:rsidRPr="0064614B">
        <w:rPr>
          <w:rFonts w:cs="B Lotus" w:hint="cs"/>
          <w:color w:val="auto"/>
          <w:sz w:val="28"/>
          <w:szCs w:val="28"/>
          <w:rtl/>
          <w:lang w:bidi="fa-IR"/>
        </w:rPr>
        <w:t>ی‌</w:t>
      </w:r>
      <w:r w:rsidR="001C7964" w:rsidRPr="0064614B">
        <w:rPr>
          <w:rFonts w:cs="B Lotus" w:hint="eastAsia"/>
          <w:color w:val="auto"/>
          <w:sz w:val="28"/>
          <w:szCs w:val="28"/>
          <w:rtl/>
          <w:lang w:bidi="fa-IR"/>
        </w:rPr>
        <w:t>شود</w:t>
      </w:r>
      <w:r w:rsidR="001C7964" w:rsidRPr="0064614B">
        <w:rPr>
          <w:rFonts w:cs="B Lotus"/>
          <w:color w:val="auto"/>
          <w:sz w:val="28"/>
          <w:szCs w:val="28"/>
          <w:rtl/>
          <w:lang w:bidi="fa-IR"/>
        </w:rPr>
        <w:t>. سالمندان با اختلالات اضطراب</w:t>
      </w:r>
      <w:r w:rsidR="001C7964" w:rsidRPr="0064614B">
        <w:rPr>
          <w:rFonts w:cs="B Lotus" w:hint="cs"/>
          <w:color w:val="auto"/>
          <w:sz w:val="28"/>
          <w:szCs w:val="28"/>
          <w:rtl/>
          <w:lang w:bidi="fa-IR"/>
        </w:rPr>
        <w:t>ی</w:t>
      </w:r>
      <w:r w:rsidR="001C7964" w:rsidRPr="0064614B">
        <w:rPr>
          <w:rFonts w:cs="B Lotus"/>
          <w:color w:val="auto"/>
          <w:sz w:val="28"/>
          <w:szCs w:val="28"/>
          <w:rtl/>
          <w:lang w:bidi="fa-IR"/>
        </w:rPr>
        <w:t xml:space="preserve"> اغلب به دلا</w:t>
      </w:r>
      <w:r w:rsidR="001C7964" w:rsidRPr="0064614B">
        <w:rPr>
          <w:rFonts w:cs="B Lotus" w:hint="cs"/>
          <w:color w:val="auto"/>
          <w:sz w:val="28"/>
          <w:szCs w:val="28"/>
          <w:rtl/>
          <w:lang w:bidi="fa-IR"/>
        </w:rPr>
        <w:t>ی</w:t>
      </w:r>
      <w:r w:rsidR="001C7964" w:rsidRPr="0064614B">
        <w:rPr>
          <w:rFonts w:cs="B Lotus" w:hint="eastAsia"/>
          <w:color w:val="auto"/>
          <w:sz w:val="28"/>
          <w:szCs w:val="28"/>
          <w:rtl/>
          <w:lang w:bidi="fa-IR"/>
        </w:rPr>
        <w:t>ل</w:t>
      </w:r>
      <w:r w:rsidR="001C7964" w:rsidRPr="0064614B">
        <w:rPr>
          <w:rFonts w:cs="B Lotus"/>
          <w:color w:val="auto"/>
          <w:sz w:val="28"/>
          <w:szCs w:val="28"/>
          <w:rtl/>
          <w:lang w:bidi="fa-IR"/>
        </w:rPr>
        <w:t xml:space="preserve"> ز</w:t>
      </w:r>
      <w:r w:rsidR="001C7964" w:rsidRPr="0064614B">
        <w:rPr>
          <w:rFonts w:cs="B Lotus" w:hint="cs"/>
          <w:color w:val="auto"/>
          <w:sz w:val="28"/>
          <w:szCs w:val="28"/>
          <w:rtl/>
          <w:lang w:bidi="fa-IR"/>
        </w:rPr>
        <w:t>ی</w:t>
      </w:r>
      <w:r w:rsidR="001C7964" w:rsidRPr="0064614B">
        <w:rPr>
          <w:rFonts w:cs="B Lotus" w:hint="eastAsia"/>
          <w:color w:val="auto"/>
          <w:sz w:val="28"/>
          <w:szCs w:val="28"/>
          <w:rtl/>
          <w:lang w:bidi="fa-IR"/>
        </w:rPr>
        <w:t>اد</w:t>
      </w:r>
      <w:r w:rsidR="001C7964" w:rsidRPr="0064614B">
        <w:rPr>
          <w:rFonts w:cs="B Lotus" w:hint="cs"/>
          <w:color w:val="auto"/>
          <w:sz w:val="28"/>
          <w:szCs w:val="28"/>
          <w:rtl/>
          <w:lang w:bidi="fa-IR"/>
        </w:rPr>
        <w:t>ی</w:t>
      </w:r>
      <w:r w:rsidR="001C7964" w:rsidRPr="0064614B">
        <w:rPr>
          <w:rFonts w:cs="B Lotus"/>
          <w:color w:val="auto"/>
          <w:sz w:val="28"/>
          <w:szCs w:val="28"/>
          <w:rtl/>
          <w:lang w:bidi="fa-IR"/>
        </w:rPr>
        <w:t xml:space="preserve"> درمان نم</w:t>
      </w:r>
      <w:r w:rsidR="001C7964" w:rsidRPr="0064614B">
        <w:rPr>
          <w:rFonts w:cs="B Lotus" w:hint="cs"/>
          <w:color w:val="auto"/>
          <w:sz w:val="28"/>
          <w:szCs w:val="28"/>
          <w:rtl/>
          <w:lang w:bidi="fa-IR"/>
        </w:rPr>
        <w:t>ی‌</w:t>
      </w:r>
      <w:r w:rsidR="001C7964" w:rsidRPr="0064614B">
        <w:rPr>
          <w:rFonts w:cs="B Lotus" w:hint="eastAsia"/>
          <w:color w:val="auto"/>
          <w:sz w:val="28"/>
          <w:szCs w:val="28"/>
          <w:rtl/>
          <w:lang w:bidi="fa-IR"/>
        </w:rPr>
        <w:t>شوند</w:t>
      </w:r>
      <w:r w:rsidR="001C7964" w:rsidRPr="0064614B">
        <w:rPr>
          <w:rFonts w:cs="B Lotus"/>
          <w:color w:val="auto"/>
          <w:sz w:val="28"/>
          <w:szCs w:val="28"/>
          <w:rtl/>
          <w:lang w:bidi="fa-IR"/>
        </w:rPr>
        <w:t xml:space="preserve"> </w:t>
      </w:r>
      <w:r w:rsidR="001C7964" w:rsidRPr="0064614B">
        <w:rPr>
          <w:rFonts w:cs="B Lotus" w:hint="cs"/>
          <w:color w:val="auto"/>
          <w:sz w:val="28"/>
          <w:szCs w:val="28"/>
          <w:rtl/>
          <w:lang w:bidi="fa-IR"/>
        </w:rPr>
        <w:t>ی</w:t>
      </w:r>
      <w:r w:rsidR="001C7964" w:rsidRPr="0064614B">
        <w:rPr>
          <w:rFonts w:cs="B Lotus" w:hint="eastAsia"/>
          <w:color w:val="auto"/>
          <w:sz w:val="28"/>
          <w:szCs w:val="28"/>
          <w:rtl/>
          <w:lang w:bidi="fa-IR"/>
        </w:rPr>
        <w:t>ا</w:t>
      </w:r>
      <w:r w:rsidR="001C7964" w:rsidRPr="0064614B">
        <w:rPr>
          <w:rFonts w:cs="B Lotus"/>
          <w:color w:val="auto"/>
          <w:sz w:val="28"/>
          <w:szCs w:val="28"/>
          <w:rtl/>
          <w:lang w:bidi="fa-IR"/>
        </w:rPr>
        <w:t xml:space="preserve"> اغلب علائم خود را تشخ</w:t>
      </w:r>
      <w:r w:rsidR="001C7964" w:rsidRPr="0064614B">
        <w:rPr>
          <w:rFonts w:cs="B Lotus" w:hint="cs"/>
          <w:color w:val="auto"/>
          <w:sz w:val="28"/>
          <w:szCs w:val="28"/>
          <w:rtl/>
          <w:lang w:bidi="fa-IR"/>
        </w:rPr>
        <w:t>ی</w:t>
      </w:r>
      <w:r w:rsidR="001C7964" w:rsidRPr="0064614B">
        <w:rPr>
          <w:rFonts w:cs="B Lotus" w:hint="eastAsia"/>
          <w:color w:val="auto"/>
          <w:sz w:val="28"/>
          <w:szCs w:val="28"/>
          <w:rtl/>
          <w:lang w:bidi="fa-IR"/>
        </w:rPr>
        <w:t>ص</w:t>
      </w:r>
      <w:r w:rsidR="001C7964" w:rsidRPr="0064614B">
        <w:rPr>
          <w:rFonts w:cs="B Lotus"/>
          <w:color w:val="auto"/>
          <w:sz w:val="28"/>
          <w:szCs w:val="28"/>
          <w:rtl/>
          <w:lang w:bidi="fa-IR"/>
        </w:rPr>
        <w:t xml:space="preserve"> </w:t>
      </w:r>
      <w:r w:rsidR="001C7964" w:rsidRPr="0064614B">
        <w:rPr>
          <w:rFonts w:cs="B Lotus" w:hint="cs"/>
          <w:color w:val="auto"/>
          <w:sz w:val="28"/>
          <w:szCs w:val="28"/>
          <w:rtl/>
          <w:lang w:bidi="fa-IR"/>
        </w:rPr>
        <w:t>ی</w:t>
      </w:r>
      <w:r w:rsidR="001C7964" w:rsidRPr="0064614B">
        <w:rPr>
          <w:rFonts w:cs="B Lotus" w:hint="eastAsia"/>
          <w:color w:val="auto"/>
          <w:sz w:val="28"/>
          <w:szCs w:val="28"/>
          <w:rtl/>
          <w:lang w:bidi="fa-IR"/>
        </w:rPr>
        <w:t>ا</w:t>
      </w:r>
      <w:r w:rsidR="001C7964" w:rsidRPr="0064614B">
        <w:rPr>
          <w:rFonts w:cs="B Lotus"/>
          <w:color w:val="auto"/>
          <w:sz w:val="28"/>
          <w:szCs w:val="28"/>
          <w:rtl/>
          <w:lang w:bidi="fa-IR"/>
        </w:rPr>
        <w:t xml:space="preserve"> تصد</w:t>
      </w:r>
      <w:r w:rsidR="001C7964" w:rsidRPr="0064614B">
        <w:rPr>
          <w:rFonts w:cs="B Lotus" w:hint="cs"/>
          <w:color w:val="auto"/>
          <w:sz w:val="28"/>
          <w:szCs w:val="28"/>
          <w:rtl/>
          <w:lang w:bidi="fa-IR"/>
        </w:rPr>
        <w:t>ی</w:t>
      </w:r>
      <w:r w:rsidR="001C7964" w:rsidRPr="0064614B">
        <w:rPr>
          <w:rFonts w:cs="B Lotus" w:hint="eastAsia"/>
          <w:color w:val="auto"/>
          <w:sz w:val="28"/>
          <w:szCs w:val="28"/>
          <w:rtl/>
          <w:lang w:bidi="fa-IR"/>
        </w:rPr>
        <w:t>ق</w:t>
      </w:r>
      <w:r w:rsidR="001C7964" w:rsidRPr="0064614B">
        <w:rPr>
          <w:rFonts w:cs="B Lotus"/>
          <w:color w:val="auto"/>
          <w:sz w:val="28"/>
          <w:szCs w:val="28"/>
          <w:rtl/>
          <w:lang w:bidi="fa-IR"/>
        </w:rPr>
        <w:t xml:space="preserve"> نم</w:t>
      </w:r>
      <w:r w:rsidR="001C7964" w:rsidRPr="0064614B">
        <w:rPr>
          <w:rFonts w:cs="B Lotus" w:hint="cs"/>
          <w:color w:val="auto"/>
          <w:sz w:val="28"/>
          <w:szCs w:val="28"/>
          <w:rtl/>
          <w:lang w:bidi="fa-IR"/>
        </w:rPr>
        <w:t>ی‌</w:t>
      </w:r>
      <w:r w:rsidR="001C7964" w:rsidRPr="0064614B">
        <w:rPr>
          <w:rFonts w:cs="B Lotus" w:hint="eastAsia"/>
          <w:color w:val="auto"/>
          <w:sz w:val="28"/>
          <w:szCs w:val="28"/>
          <w:rtl/>
          <w:lang w:bidi="fa-IR"/>
        </w:rPr>
        <w:t>کنند</w:t>
      </w:r>
      <w:r w:rsidR="001C7964" w:rsidRPr="0064614B">
        <w:rPr>
          <w:rFonts w:cs="B Lotus"/>
          <w:color w:val="auto"/>
          <w:sz w:val="28"/>
          <w:szCs w:val="28"/>
          <w:rtl/>
          <w:lang w:bidi="fa-IR"/>
        </w:rPr>
        <w:t>. وقت</w:t>
      </w:r>
      <w:r w:rsidR="001C7964" w:rsidRPr="0064614B">
        <w:rPr>
          <w:rFonts w:cs="B Lotus" w:hint="cs"/>
          <w:color w:val="auto"/>
          <w:sz w:val="28"/>
          <w:szCs w:val="28"/>
          <w:rtl/>
          <w:lang w:bidi="fa-IR"/>
        </w:rPr>
        <w:t>ی</w:t>
      </w:r>
      <w:r w:rsidR="001C7964" w:rsidRPr="0064614B">
        <w:rPr>
          <w:rFonts w:cs="B Lotus"/>
          <w:color w:val="auto"/>
          <w:sz w:val="28"/>
          <w:szCs w:val="28"/>
          <w:rtl/>
          <w:lang w:bidi="fa-IR"/>
        </w:rPr>
        <w:t xml:space="preserve"> ا</w:t>
      </w:r>
      <w:r w:rsidR="001C7964" w:rsidRPr="0064614B">
        <w:rPr>
          <w:rFonts w:cs="B Lotus" w:hint="cs"/>
          <w:color w:val="auto"/>
          <w:sz w:val="28"/>
          <w:szCs w:val="28"/>
          <w:rtl/>
          <w:lang w:bidi="fa-IR"/>
        </w:rPr>
        <w:t>ی</w:t>
      </w:r>
      <w:r w:rsidR="001C7964" w:rsidRPr="0064614B">
        <w:rPr>
          <w:rFonts w:cs="B Lotus" w:hint="eastAsia"/>
          <w:color w:val="auto"/>
          <w:sz w:val="28"/>
          <w:szCs w:val="28"/>
          <w:rtl/>
          <w:lang w:bidi="fa-IR"/>
        </w:rPr>
        <w:t>نکار</w:t>
      </w:r>
      <w:r w:rsidR="001C7964" w:rsidRPr="0064614B">
        <w:rPr>
          <w:rFonts w:cs="B Lotus"/>
          <w:color w:val="auto"/>
          <w:sz w:val="28"/>
          <w:szCs w:val="28"/>
          <w:rtl/>
          <w:lang w:bidi="fa-IR"/>
        </w:rPr>
        <w:t xml:space="preserve"> را کردند، ممکن است تما</w:t>
      </w:r>
      <w:r w:rsidR="001C7964" w:rsidRPr="0064614B">
        <w:rPr>
          <w:rFonts w:cs="B Lotus" w:hint="cs"/>
          <w:color w:val="auto"/>
          <w:sz w:val="28"/>
          <w:szCs w:val="28"/>
          <w:rtl/>
          <w:lang w:bidi="fa-IR"/>
        </w:rPr>
        <w:t>ی</w:t>
      </w:r>
      <w:r w:rsidR="001C7964" w:rsidRPr="0064614B">
        <w:rPr>
          <w:rFonts w:cs="B Lotus" w:hint="eastAsia"/>
          <w:color w:val="auto"/>
          <w:sz w:val="28"/>
          <w:szCs w:val="28"/>
          <w:rtl/>
          <w:lang w:bidi="fa-IR"/>
        </w:rPr>
        <w:t>ل</w:t>
      </w:r>
      <w:r w:rsidR="001C7964" w:rsidRPr="0064614B">
        <w:rPr>
          <w:rFonts w:cs="B Lotus" w:hint="cs"/>
          <w:color w:val="auto"/>
          <w:sz w:val="28"/>
          <w:szCs w:val="28"/>
          <w:rtl/>
          <w:lang w:bidi="fa-IR"/>
        </w:rPr>
        <w:t>ی</w:t>
      </w:r>
      <w:r w:rsidR="001C7964" w:rsidRPr="0064614B">
        <w:rPr>
          <w:rFonts w:cs="B Lotus"/>
          <w:color w:val="auto"/>
          <w:sz w:val="28"/>
          <w:szCs w:val="28"/>
          <w:rtl/>
          <w:lang w:bidi="fa-IR"/>
        </w:rPr>
        <w:t xml:space="preserve"> به  گفتگو  درباره احساسات خود با پزشکان نداشته </w:t>
      </w:r>
      <w:r w:rsidR="001C7964" w:rsidRPr="0064614B">
        <w:rPr>
          <w:rFonts w:cs="B Lotus" w:hint="eastAsia"/>
          <w:color w:val="auto"/>
          <w:sz w:val="28"/>
          <w:szCs w:val="28"/>
          <w:rtl/>
          <w:lang w:bidi="fa-IR"/>
        </w:rPr>
        <w:t>باشند</w:t>
      </w:r>
      <w:r w:rsidR="001C7964" w:rsidRPr="0064614B">
        <w:rPr>
          <w:rFonts w:cs="B Lotus"/>
          <w:color w:val="auto"/>
          <w:sz w:val="28"/>
          <w:szCs w:val="28"/>
          <w:rtl/>
          <w:lang w:bidi="fa-IR"/>
        </w:rPr>
        <w:t>. برخ</w:t>
      </w:r>
      <w:r w:rsidR="001C7964" w:rsidRPr="0064614B">
        <w:rPr>
          <w:rFonts w:cs="B Lotus" w:hint="cs"/>
          <w:color w:val="auto"/>
          <w:sz w:val="28"/>
          <w:szCs w:val="28"/>
          <w:rtl/>
          <w:lang w:bidi="fa-IR"/>
        </w:rPr>
        <w:t>ی</w:t>
      </w:r>
      <w:r w:rsidR="001C7964" w:rsidRPr="0064614B">
        <w:rPr>
          <w:rFonts w:cs="B Lotus"/>
          <w:color w:val="auto"/>
          <w:sz w:val="28"/>
          <w:szCs w:val="28"/>
          <w:rtl/>
          <w:lang w:bidi="fa-IR"/>
        </w:rPr>
        <w:t xml:space="preserve"> از  سالمندان ممکن است به دنبال درمان نباشند ز</w:t>
      </w:r>
      <w:r w:rsidR="001C7964" w:rsidRPr="0064614B">
        <w:rPr>
          <w:rFonts w:cs="B Lotus" w:hint="cs"/>
          <w:color w:val="auto"/>
          <w:sz w:val="28"/>
          <w:szCs w:val="28"/>
          <w:rtl/>
          <w:lang w:bidi="fa-IR"/>
        </w:rPr>
        <w:t>ی</w:t>
      </w:r>
      <w:r w:rsidR="001C7964" w:rsidRPr="0064614B">
        <w:rPr>
          <w:rFonts w:cs="B Lotus" w:hint="eastAsia"/>
          <w:color w:val="auto"/>
          <w:sz w:val="28"/>
          <w:szCs w:val="28"/>
          <w:rtl/>
          <w:lang w:bidi="fa-IR"/>
        </w:rPr>
        <w:t>را</w:t>
      </w:r>
      <w:r w:rsidR="001C7964" w:rsidRPr="0064614B">
        <w:rPr>
          <w:rFonts w:cs="B Lotus"/>
          <w:color w:val="auto"/>
          <w:sz w:val="28"/>
          <w:szCs w:val="28"/>
          <w:rtl/>
          <w:lang w:bidi="fa-IR"/>
        </w:rPr>
        <w:t xml:space="preserve"> در ب</w:t>
      </w:r>
      <w:r w:rsidR="001C7964" w:rsidRPr="0064614B">
        <w:rPr>
          <w:rFonts w:cs="B Lotus" w:hint="cs"/>
          <w:color w:val="auto"/>
          <w:sz w:val="28"/>
          <w:szCs w:val="28"/>
          <w:rtl/>
          <w:lang w:bidi="fa-IR"/>
        </w:rPr>
        <w:t>ی</w:t>
      </w:r>
      <w:r w:rsidR="001C7964" w:rsidRPr="0064614B">
        <w:rPr>
          <w:rFonts w:cs="B Lotus" w:hint="eastAsia"/>
          <w:color w:val="auto"/>
          <w:sz w:val="28"/>
          <w:szCs w:val="28"/>
          <w:rtl/>
          <w:lang w:bidi="fa-IR"/>
        </w:rPr>
        <w:t>شتر</w:t>
      </w:r>
      <w:r w:rsidR="001C7964" w:rsidRPr="0064614B">
        <w:rPr>
          <w:rFonts w:cs="B Lotus"/>
          <w:color w:val="auto"/>
          <w:sz w:val="28"/>
          <w:szCs w:val="28"/>
          <w:rtl/>
          <w:lang w:bidi="fa-IR"/>
        </w:rPr>
        <w:t xml:space="preserve"> زندگ</w:t>
      </w:r>
      <w:r w:rsidR="001C7964" w:rsidRPr="0064614B">
        <w:rPr>
          <w:rFonts w:cs="B Lotus" w:hint="cs"/>
          <w:color w:val="auto"/>
          <w:sz w:val="28"/>
          <w:szCs w:val="28"/>
          <w:rtl/>
          <w:lang w:bidi="fa-IR"/>
        </w:rPr>
        <w:t>ی</w:t>
      </w:r>
      <w:r w:rsidR="001C7964" w:rsidRPr="0064614B">
        <w:rPr>
          <w:rFonts w:cs="B Lotus"/>
          <w:color w:val="auto"/>
          <w:sz w:val="28"/>
          <w:szCs w:val="28"/>
          <w:rtl/>
          <w:lang w:bidi="fa-IR"/>
        </w:rPr>
        <w:t xml:space="preserve"> خود علائم اضطراب را متحمل شده‌اند و معتقدند که ا</w:t>
      </w:r>
      <w:r w:rsidR="001C7964" w:rsidRPr="0064614B">
        <w:rPr>
          <w:rFonts w:cs="B Lotus" w:hint="cs"/>
          <w:color w:val="auto"/>
          <w:sz w:val="28"/>
          <w:szCs w:val="28"/>
          <w:rtl/>
          <w:lang w:bidi="fa-IR"/>
        </w:rPr>
        <w:t>ی</w:t>
      </w:r>
      <w:r w:rsidR="001C7964" w:rsidRPr="0064614B">
        <w:rPr>
          <w:rFonts w:cs="B Lotus" w:hint="eastAsia"/>
          <w:color w:val="auto"/>
          <w:sz w:val="28"/>
          <w:szCs w:val="28"/>
          <w:rtl/>
          <w:lang w:bidi="fa-IR"/>
        </w:rPr>
        <w:t>ن</w:t>
      </w:r>
      <w:r w:rsidR="001C7964" w:rsidRPr="0064614B">
        <w:rPr>
          <w:rFonts w:cs="B Lotus"/>
          <w:color w:val="auto"/>
          <w:sz w:val="28"/>
          <w:szCs w:val="28"/>
          <w:rtl/>
          <w:lang w:bidi="fa-IR"/>
        </w:rPr>
        <w:t xml:space="preserve"> احساسات طب</w:t>
      </w:r>
      <w:r w:rsidR="001C7964" w:rsidRPr="0064614B">
        <w:rPr>
          <w:rFonts w:cs="B Lotus" w:hint="cs"/>
          <w:color w:val="auto"/>
          <w:sz w:val="28"/>
          <w:szCs w:val="28"/>
          <w:rtl/>
          <w:lang w:bidi="fa-IR"/>
        </w:rPr>
        <w:t>ی</w:t>
      </w:r>
      <w:r w:rsidR="001C7964" w:rsidRPr="0064614B">
        <w:rPr>
          <w:rFonts w:cs="B Lotus" w:hint="eastAsia"/>
          <w:color w:val="auto"/>
          <w:sz w:val="28"/>
          <w:szCs w:val="28"/>
          <w:rtl/>
          <w:lang w:bidi="fa-IR"/>
        </w:rPr>
        <w:t>ع</w:t>
      </w:r>
      <w:r w:rsidR="001C7964" w:rsidRPr="0064614B">
        <w:rPr>
          <w:rFonts w:cs="B Lotus" w:hint="cs"/>
          <w:color w:val="auto"/>
          <w:sz w:val="28"/>
          <w:szCs w:val="28"/>
          <w:rtl/>
          <w:lang w:bidi="fa-IR"/>
        </w:rPr>
        <w:t>ی</w:t>
      </w:r>
      <w:r w:rsidR="001C7964" w:rsidRPr="0064614B">
        <w:rPr>
          <w:rFonts w:cs="B Lotus"/>
          <w:color w:val="auto"/>
          <w:sz w:val="28"/>
          <w:szCs w:val="28"/>
          <w:rtl/>
          <w:lang w:bidi="fa-IR"/>
        </w:rPr>
        <w:t xml:space="preserve"> است. گاه</w:t>
      </w:r>
      <w:r w:rsidR="001C7964" w:rsidRPr="0064614B">
        <w:rPr>
          <w:rFonts w:cs="B Lotus" w:hint="cs"/>
          <w:color w:val="auto"/>
          <w:sz w:val="28"/>
          <w:szCs w:val="28"/>
          <w:rtl/>
          <w:lang w:bidi="fa-IR"/>
        </w:rPr>
        <w:t>ی</w:t>
      </w:r>
      <w:r w:rsidR="001C7964" w:rsidRPr="0064614B">
        <w:rPr>
          <w:rFonts w:cs="B Lotus"/>
          <w:color w:val="auto"/>
          <w:sz w:val="28"/>
          <w:szCs w:val="28"/>
          <w:rtl/>
          <w:lang w:bidi="fa-IR"/>
        </w:rPr>
        <w:t xml:space="preserve"> ا</w:t>
      </w:r>
      <w:r w:rsidR="001C7964" w:rsidRPr="0064614B">
        <w:rPr>
          <w:rFonts w:cs="B Lotus" w:hint="cs"/>
          <w:color w:val="auto"/>
          <w:sz w:val="28"/>
          <w:szCs w:val="28"/>
          <w:rtl/>
          <w:lang w:bidi="fa-IR"/>
        </w:rPr>
        <w:t>ی</w:t>
      </w:r>
      <w:r w:rsidR="001C7964" w:rsidRPr="0064614B">
        <w:rPr>
          <w:rFonts w:cs="B Lotus" w:hint="eastAsia"/>
          <w:color w:val="auto"/>
          <w:sz w:val="28"/>
          <w:szCs w:val="28"/>
          <w:rtl/>
          <w:lang w:bidi="fa-IR"/>
        </w:rPr>
        <w:t>ن</w:t>
      </w:r>
      <w:r w:rsidR="001C7964" w:rsidRPr="0064614B">
        <w:rPr>
          <w:rFonts w:cs="B Lotus"/>
          <w:color w:val="auto"/>
          <w:sz w:val="28"/>
          <w:szCs w:val="28"/>
          <w:rtl/>
          <w:lang w:bidi="fa-IR"/>
        </w:rPr>
        <w:t xml:space="preserve"> اضطراب ناش</w:t>
      </w:r>
      <w:r w:rsidR="001C7964" w:rsidRPr="0064614B">
        <w:rPr>
          <w:rFonts w:cs="B Lotus" w:hint="cs"/>
          <w:color w:val="auto"/>
          <w:sz w:val="28"/>
          <w:szCs w:val="28"/>
          <w:rtl/>
          <w:lang w:bidi="fa-IR"/>
        </w:rPr>
        <w:t>ی</w:t>
      </w:r>
      <w:r w:rsidR="001C7964" w:rsidRPr="0064614B">
        <w:rPr>
          <w:rFonts w:cs="B Lotus"/>
          <w:color w:val="auto"/>
          <w:sz w:val="28"/>
          <w:szCs w:val="28"/>
          <w:rtl/>
          <w:lang w:bidi="fa-IR"/>
        </w:rPr>
        <w:t xml:space="preserve"> از سلامت جسمان</w:t>
      </w:r>
      <w:r w:rsidR="001C7964" w:rsidRPr="0064614B">
        <w:rPr>
          <w:rFonts w:cs="B Lotus" w:hint="cs"/>
          <w:color w:val="auto"/>
          <w:sz w:val="28"/>
          <w:szCs w:val="28"/>
          <w:rtl/>
          <w:lang w:bidi="fa-IR"/>
        </w:rPr>
        <w:t>ی</w:t>
      </w:r>
      <w:r w:rsidR="001C7964" w:rsidRPr="0064614B">
        <w:rPr>
          <w:rFonts w:cs="B Lotus"/>
          <w:color w:val="auto"/>
          <w:sz w:val="28"/>
          <w:szCs w:val="28"/>
          <w:rtl/>
          <w:lang w:bidi="fa-IR"/>
        </w:rPr>
        <w:t xml:space="preserve"> است. علائم ا</w:t>
      </w:r>
      <w:r w:rsidR="001C7964" w:rsidRPr="0064614B">
        <w:rPr>
          <w:rFonts w:cs="B Lotus" w:hint="cs"/>
          <w:color w:val="auto"/>
          <w:sz w:val="28"/>
          <w:szCs w:val="28"/>
          <w:rtl/>
          <w:lang w:bidi="fa-IR"/>
        </w:rPr>
        <w:t>ی</w:t>
      </w:r>
      <w:r w:rsidR="001C7964" w:rsidRPr="0064614B">
        <w:rPr>
          <w:rFonts w:cs="B Lotus" w:hint="eastAsia"/>
          <w:color w:val="auto"/>
          <w:sz w:val="28"/>
          <w:szCs w:val="28"/>
          <w:rtl/>
          <w:lang w:bidi="fa-IR"/>
        </w:rPr>
        <w:t>ن</w:t>
      </w:r>
      <w:r w:rsidR="001C7964" w:rsidRPr="0064614B">
        <w:rPr>
          <w:rFonts w:cs="B Lotus"/>
          <w:color w:val="auto"/>
          <w:sz w:val="28"/>
          <w:szCs w:val="28"/>
          <w:rtl/>
          <w:lang w:bidi="fa-IR"/>
        </w:rPr>
        <w:t xml:space="preserve"> ب</w:t>
      </w:r>
      <w:r w:rsidR="001C7964" w:rsidRPr="0064614B">
        <w:rPr>
          <w:rFonts w:cs="B Lotus" w:hint="cs"/>
          <w:color w:val="auto"/>
          <w:sz w:val="28"/>
          <w:szCs w:val="28"/>
          <w:rtl/>
          <w:lang w:bidi="fa-IR"/>
        </w:rPr>
        <w:t>ی</w:t>
      </w:r>
      <w:r w:rsidR="001C7964" w:rsidRPr="0064614B">
        <w:rPr>
          <w:rFonts w:cs="B Lotus" w:hint="eastAsia"/>
          <w:color w:val="auto"/>
          <w:sz w:val="28"/>
          <w:szCs w:val="28"/>
          <w:rtl/>
          <w:lang w:bidi="fa-IR"/>
        </w:rPr>
        <w:t>مار</w:t>
      </w:r>
      <w:r w:rsidR="001C7964" w:rsidRPr="0064614B">
        <w:rPr>
          <w:rFonts w:cs="B Lotus" w:hint="cs"/>
          <w:color w:val="auto"/>
          <w:sz w:val="28"/>
          <w:szCs w:val="28"/>
          <w:rtl/>
          <w:lang w:bidi="fa-IR"/>
        </w:rPr>
        <w:t>ی</w:t>
      </w:r>
      <w:r w:rsidR="001C7964" w:rsidRPr="0064614B">
        <w:rPr>
          <w:rFonts w:cs="B Lotus"/>
          <w:color w:val="auto"/>
          <w:sz w:val="28"/>
          <w:szCs w:val="28"/>
          <w:rtl/>
          <w:lang w:bidi="fa-IR"/>
        </w:rPr>
        <w:t xml:space="preserve"> شامل خستگ</w:t>
      </w:r>
      <w:r w:rsidR="001C7964" w:rsidRPr="0064614B">
        <w:rPr>
          <w:rFonts w:cs="B Lotus" w:hint="cs"/>
          <w:color w:val="auto"/>
          <w:sz w:val="28"/>
          <w:szCs w:val="28"/>
          <w:rtl/>
          <w:lang w:bidi="fa-IR"/>
        </w:rPr>
        <w:t>ی</w:t>
      </w:r>
      <w:r w:rsidR="001C7964" w:rsidRPr="0064614B">
        <w:rPr>
          <w:rFonts w:cs="B Lotus" w:hint="eastAsia"/>
          <w:color w:val="auto"/>
          <w:sz w:val="28"/>
          <w:szCs w:val="28"/>
          <w:rtl/>
          <w:lang w:bidi="fa-IR"/>
        </w:rPr>
        <w:t>،</w:t>
      </w:r>
      <w:r w:rsidR="001C7964" w:rsidRPr="0064614B">
        <w:rPr>
          <w:rFonts w:cs="B Lotus"/>
          <w:color w:val="auto"/>
          <w:sz w:val="28"/>
          <w:szCs w:val="28"/>
          <w:rtl/>
          <w:lang w:bidi="fa-IR"/>
        </w:rPr>
        <w:t xml:space="preserve"> درد قفسه س</w:t>
      </w:r>
      <w:r w:rsidR="001C7964" w:rsidRPr="0064614B">
        <w:rPr>
          <w:rFonts w:cs="B Lotus" w:hint="cs"/>
          <w:color w:val="auto"/>
          <w:sz w:val="28"/>
          <w:szCs w:val="28"/>
          <w:rtl/>
          <w:lang w:bidi="fa-IR"/>
        </w:rPr>
        <w:t>ی</w:t>
      </w:r>
      <w:r w:rsidR="001C7964" w:rsidRPr="0064614B">
        <w:rPr>
          <w:rFonts w:cs="B Lotus" w:hint="eastAsia"/>
          <w:color w:val="auto"/>
          <w:sz w:val="28"/>
          <w:szCs w:val="28"/>
          <w:rtl/>
          <w:lang w:bidi="fa-IR"/>
        </w:rPr>
        <w:t>نه،</w:t>
      </w:r>
      <w:r w:rsidR="001C7964" w:rsidRPr="0064614B">
        <w:rPr>
          <w:rFonts w:cs="B Lotus"/>
          <w:color w:val="auto"/>
          <w:sz w:val="28"/>
          <w:szCs w:val="28"/>
          <w:rtl/>
          <w:lang w:bidi="fa-IR"/>
        </w:rPr>
        <w:t xml:space="preserve"> سردرد، فشار عضلان</w:t>
      </w:r>
      <w:r w:rsidR="001C7964" w:rsidRPr="0064614B">
        <w:rPr>
          <w:rFonts w:cs="B Lotus" w:hint="cs"/>
          <w:color w:val="auto"/>
          <w:sz w:val="28"/>
          <w:szCs w:val="28"/>
          <w:rtl/>
          <w:lang w:bidi="fa-IR"/>
        </w:rPr>
        <w:t>ی</w:t>
      </w:r>
      <w:r w:rsidR="001C7964" w:rsidRPr="0064614B">
        <w:rPr>
          <w:rFonts w:cs="B Lotus" w:hint="eastAsia"/>
          <w:color w:val="auto"/>
          <w:sz w:val="28"/>
          <w:szCs w:val="28"/>
          <w:rtl/>
          <w:lang w:bidi="fa-IR"/>
        </w:rPr>
        <w:t>،</w:t>
      </w:r>
      <w:r w:rsidR="001C7964" w:rsidRPr="0064614B">
        <w:rPr>
          <w:rFonts w:cs="B Lotus"/>
          <w:color w:val="auto"/>
          <w:sz w:val="28"/>
          <w:szCs w:val="28"/>
          <w:rtl/>
          <w:lang w:bidi="fa-IR"/>
        </w:rPr>
        <w:t xml:space="preserve"> درد </w:t>
      </w:r>
      <w:r w:rsidR="001C7964" w:rsidRPr="0064614B">
        <w:rPr>
          <w:rFonts w:cs="B Lotus" w:hint="eastAsia"/>
          <w:color w:val="auto"/>
          <w:sz w:val="28"/>
          <w:szCs w:val="28"/>
          <w:rtl/>
          <w:lang w:bidi="fa-IR"/>
        </w:rPr>
        <w:t>عضلات،</w:t>
      </w:r>
      <w:r w:rsidR="001C7964" w:rsidRPr="0064614B">
        <w:rPr>
          <w:rFonts w:cs="B Lotus"/>
          <w:color w:val="auto"/>
          <w:sz w:val="28"/>
          <w:szCs w:val="28"/>
          <w:rtl/>
          <w:lang w:bidi="fa-IR"/>
        </w:rPr>
        <w:t xml:space="preserve"> مشکل در بلع، لرزش، لرز</w:t>
      </w:r>
      <w:r w:rsidR="001C7964" w:rsidRPr="0064614B">
        <w:rPr>
          <w:rFonts w:cs="B Lotus" w:hint="cs"/>
          <w:color w:val="auto"/>
          <w:sz w:val="28"/>
          <w:szCs w:val="28"/>
          <w:rtl/>
          <w:lang w:bidi="fa-IR"/>
        </w:rPr>
        <w:t>ی</w:t>
      </w:r>
      <w:r w:rsidR="001C7964" w:rsidRPr="0064614B">
        <w:rPr>
          <w:rFonts w:cs="B Lotus" w:hint="eastAsia"/>
          <w:color w:val="auto"/>
          <w:sz w:val="28"/>
          <w:szCs w:val="28"/>
          <w:rtl/>
          <w:lang w:bidi="fa-IR"/>
        </w:rPr>
        <w:t>دن،</w:t>
      </w:r>
      <w:r w:rsidR="001C7964" w:rsidRPr="0064614B">
        <w:rPr>
          <w:rFonts w:cs="B Lotus"/>
          <w:color w:val="auto"/>
          <w:sz w:val="28"/>
          <w:szCs w:val="28"/>
          <w:rtl/>
          <w:lang w:bidi="fa-IR"/>
        </w:rPr>
        <w:t xml:space="preserve"> تحر</w:t>
      </w:r>
      <w:r w:rsidR="001C7964" w:rsidRPr="0064614B">
        <w:rPr>
          <w:rFonts w:cs="B Lotus" w:hint="cs"/>
          <w:color w:val="auto"/>
          <w:sz w:val="28"/>
          <w:szCs w:val="28"/>
          <w:rtl/>
          <w:lang w:bidi="fa-IR"/>
        </w:rPr>
        <w:t>ی</w:t>
      </w:r>
      <w:r w:rsidR="001C7964" w:rsidRPr="0064614B">
        <w:rPr>
          <w:rFonts w:cs="B Lotus" w:hint="eastAsia"/>
          <w:color w:val="auto"/>
          <w:sz w:val="28"/>
          <w:szCs w:val="28"/>
          <w:rtl/>
          <w:lang w:bidi="fa-IR"/>
        </w:rPr>
        <w:t>ک</w:t>
      </w:r>
      <w:r w:rsidR="001C7964" w:rsidRPr="0064614B">
        <w:rPr>
          <w:rFonts w:cs="B Lotus"/>
          <w:color w:val="auto"/>
          <w:sz w:val="28"/>
          <w:szCs w:val="28"/>
          <w:rtl/>
          <w:lang w:bidi="fa-IR"/>
        </w:rPr>
        <w:t xml:space="preserve"> پذ</w:t>
      </w:r>
      <w:r w:rsidR="001C7964" w:rsidRPr="0064614B">
        <w:rPr>
          <w:rFonts w:cs="B Lotus" w:hint="cs"/>
          <w:color w:val="auto"/>
          <w:sz w:val="28"/>
          <w:szCs w:val="28"/>
          <w:rtl/>
          <w:lang w:bidi="fa-IR"/>
        </w:rPr>
        <w:t>ی</w:t>
      </w:r>
      <w:r w:rsidR="001C7964" w:rsidRPr="0064614B">
        <w:rPr>
          <w:rFonts w:cs="B Lotus" w:hint="eastAsia"/>
          <w:color w:val="auto"/>
          <w:sz w:val="28"/>
          <w:szCs w:val="28"/>
          <w:rtl/>
          <w:lang w:bidi="fa-IR"/>
        </w:rPr>
        <w:t>ر</w:t>
      </w:r>
      <w:r w:rsidR="001C7964" w:rsidRPr="0064614B">
        <w:rPr>
          <w:rFonts w:cs="B Lotus" w:hint="cs"/>
          <w:color w:val="auto"/>
          <w:sz w:val="28"/>
          <w:szCs w:val="28"/>
          <w:rtl/>
          <w:lang w:bidi="fa-IR"/>
        </w:rPr>
        <w:t>ی</w:t>
      </w:r>
      <w:r w:rsidR="001C7964" w:rsidRPr="0064614B">
        <w:rPr>
          <w:rFonts w:cs="B Lotus" w:hint="eastAsia"/>
          <w:color w:val="auto"/>
          <w:sz w:val="28"/>
          <w:szCs w:val="28"/>
          <w:rtl/>
          <w:lang w:bidi="fa-IR"/>
        </w:rPr>
        <w:t>،</w:t>
      </w:r>
      <w:r w:rsidR="001C7964" w:rsidRPr="0064614B">
        <w:rPr>
          <w:rFonts w:cs="B Lotus"/>
          <w:color w:val="auto"/>
          <w:sz w:val="28"/>
          <w:szCs w:val="28"/>
          <w:rtl/>
          <w:lang w:bidi="fa-IR"/>
        </w:rPr>
        <w:t xml:space="preserve"> تعر</w:t>
      </w:r>
      <w:r w:rsidR="001C7964" w:rsidRPr="0064614B">
        <w:rPr>
          <w:rFonts w:cs="B Lotus" w:hint="cs"/>
          <w:color w:val="auto"/>
          <w:sz w:val="28"/>
          <w:szCs w:val="28"/>
          <w:rtl/>
          <w:lang w:bidi="fa-IR"/>
        </w:rPr>
        <w:t>ی</w:t>
      </w:r>
      <w:r w:rsidR="001C7964" w:rsidRPr="0064614B">
        <w:rPr>
          <w:rFonts w:cs="B Lotus" w:hint="eastAsia"/>
          <w:color w:val="auto"/>
          <w:sz w:val="28"/>
          <w:szCs w:val="28"/>
          <w:rtl/>
          <w:lang w:bidi="fa-IR"/>
        </w:rPr>
        <w:t>ق،</w:t>
      </w:r>
      <w:r w:rsidR="001C7964" w:rsidRPr="0064614B">
        <w:rPr>
          <w:rFonts w:cs="B Lotus"/>
          <w:color w:val="auto"/>
          <w:sz w:val="28"/>
          <w:szCs w:val="28"/>
          <w:rtl/>
          <w:lang w:bidi="fa-IR"/>
        </w:rPr>
        <w:t xml:space="preserve"> حالت تهوع و... است. همچن</w:t>
      </w:r>
      <w:r w:rsidR="001C7964" w:rsidRPr="0064614B">
        <w:rPr>
          <w:rFonts w:cs="B Lotus" w:hint="cs"/>
          <w:color w:val="auto"/>
          <w:sz w:val="28"/>
          <w:szCs w:val="28"/>
          <w:rtl/>
          <w:lang w:bidi="fa-IR"/>
        </w:rPr>
        <w:t>ی</w:t>
      </w:r>
      <w:r w:rsidR="001C7964" w:rsidRPr="0064614B">
        <w:rPr>
          <w:rFonts w:cs="B Lotus" w:hint="eastAsia"/>
          <w:color w:val="auto"/>
          <w:sz w:val="28"/>
          <w:szCs w:val="28"/>
          <w:rtl/>
          <w:lang w:bidi="fa-IR"/>
        </w:rPr>
        <w:t>ن</w:t>
      </w:r>
      <w:r w:rsidR="001C7964" w:rsidRPr="0064614B">
        <w:rPr>
          <w:rFonts w:cs="B Lotus"/>
          <w:color w:val="auto"/>
          <w:sz w:val="28"/>
          <w:szCs w:val="28"/>
          <w:rtl/>
          <w:lang w:bidi="fa-IR"/>
        </w:rPr>
        <w:t xml:space="preserve"> با</w:t>
      </w:r>
      <w:r w:rsidR="001C7964" w:rsidRPr="0064614B">
        <w:rPr>
          <w:rFonts w:cs="B Lotus" w:hint="cs"/>
          <w:color w:val="auto"/>
          <w:sz w:val="28"/>
          <w:szCs w:val="28"/>
          <w:rtl/>
          <w:lang w:bidi="fa-IR"/>
        </w:rPr>
        <w:t>ی</w:t>
      </w:r>
      <w:r w:rsidR="001C7964" w:rsidRPr="0064614B">
        <w:rPr>
          <w:rFonts w:cs="B Lotus" w:hint="eastAsia"/>
          <w:color w:val="auto"/>
          <w:sz w:val="28"/>
          <w:szCs w:val="28"/>
          <w:rtl/>
          <w:lang w:bidi="fa-IR"/>
        </w:rPr>
        <w:t>د</w:t>
      </w:r>
      <w:r w:rsidR="001C7964" w:rsidRPr="0064614B">
        <w:rPr>
          <w:rFonts w:cs="B Lotus"/>
          <w:color w:val="auto"/>
          <w:sz w:val="28"/>
          <w:szCs w:val="28"/>
          <w:rtl/>
          <w:lang w:bidi="fa-IR"/>
        </w:rPr>
        <w:t xml:space="preserve"> توجه داشت که اضطراب درمان نشده</w:t>
      </w:r>
      <w:r w:rsidR="001C7964">
        <w:rPr>
          <w:rFonts w:cs="B Lotus" w:hint="cs"/>
          <w:color w:val="auto"/>
          <w:sz w:val="28"/>
          <w:szCs w:val="28"/>
          <w:rtl/>
          <w:lang w:bidi="fa-IR"/>
        </w:rPr>
        <w:t xml:space="preserve"> </w:t>
      </w:r>
      <w:r w:rsidR="001C7964" w:rsidRPr="0064614B">
        <w:rPr>
          <w:rFonts w:cs="B Lotus"/>
          <w:color w:val="auto"/>
          <w:sz w:val="28"/>
          <w:szCs w:val="28"/>
          <w:rtl/>
          <w:lang w:bidi="fa-IR"/>
        </w:rPr>
        <w:t>م</w:t>
      </w:r>
      <w:r w:rsidR="001C7964" w:rsidRPr="0064614B">
        <w:rPr>
          <w:rFonts w:cs="B Lotus" w:hint="cs"/>
          <w:color w:val="auto"/>
          <w:sz w:val="28"/>
          <w:szCs w:val="28"/>
          <w:rtl/>
          <w:lang w:bidi="fa-IR"/>
        </w:rPr>
        <w:t>ی‌</w:t>
      </w:r>
      <w:r w:rsidR="001C7964" w:rsidRPr="0064614B">
        <w:rPr>
          <w:rFonts w:cs="B Lotus" w:hint="eastAsia"/>
          <w:color w:val="auto"/>
          <w:sz w:val="28"/>
          <w:szCs w:val="28"/>
          <w:rtl/>
          <w:lang w:bidi="fa-IR"/>
        </w:rPr>
        <w:t>تواند</w:t>
      </w:r>
      <w:r w:rsidR="001C7964" w:rsidRPr="0064614B">
        <w:rPr>
          <w:rFonts w:cs="B Lotus"/>
          <w:color w:val="auto"/>
          <w:sz w:val="28"/>
          <w:szCs w:val="28"/>
          <w:rtl/>
          <w:lang w:bidi="fa-IR"/>
        </w:rPr>
        <w:t xml:space="preserve"> منجر به</w:t>
      </w:r>
      <w:r w:rsidR="001C7964">
        <w:rPr>
          <w:rFonts w:cs="B Lotus" w:hint="cs"/>
          <w:color w:val="auto"/>
          <w:sz w:val="28"/>
          <w:szCs w:val="28"/>
          <w:rtl/>
          <w:lang w:bidi="fa-IR"/>
        </w:rPr>
        <w:t xml:space="preserve"> </w:t>
      </w:r>
      <w:r w:rsidR="001C7964" w:rsidRPr="0064614B">
        <w:rPr>
          <w:rFonts w:cs="B Lotus"/>
          <w:color w:val="auto"/>
          <w:sz w:val="28"/>
          <w:szCs w:val="28"/>
          <w:rtl/>
          <w:lang w:bidi="fa-IR"/>
        </w:rPr>
        <w:t>اختلال شناخت</w:t>
      </w:r>
      <w:r w:rsidR="001C7964" w:rsidRPr="0064614B">
        <w:rPr>
          <w:rFonts w:cs="B Lotus" w:hint="cs"/>
          <w:color w:val="auto"/>
          <w:sz w:val="28"/>
          <w:szCs w:val="28"/>
          <w:rtl/>
          <w:lang w:bidi="fa-IR"/>
        </w:rPr>
        <w:t>ی</w:t>
      </w:r>
      <w:r w:rsidR="001C7964" w:rsidRPr="0064614B">
        <w:rPr>
          <w:rFonts w:cs="B Lotus" w:hint="eastAsia"/>
          <w:color w:val="auto"/>
          <w:sz w:val="28"/>
          <w:szCs w:val="28"/>
          <w:rtl/>
          <w:lang w:bidi="fa-IR"/>
        </w:rPr>
        <w:t>،</w:t>
      </w:r>
      <w:r w:rsidR="001C7964" w:rsidRPr="0064614B">
        <w:rPr>
          <w:rFonts w:cs="B Lotus"/>
          <w:color w:val="auto"/>
          <w:sz w:val="28"/>
          <w:szCs w:val="28"/>
          <w:rtl/>
          <w:lang w:bidi="fa-IR"/>
        </w:rPr>
        <w:t xml:space="preserve"> ناتوان</w:t>
      </w:r>
      <w:r w:rsidR="001C7964" w:rsidRPr="0064614B">
        <w:rPr>
          <w:rFonts w:cs="B Lotus" w:hint="cs"/>
          <w:color w:val="auto"/>
          <w:sz w:val="28"/>
          <w:szCs w:val="28"/>
          <w:rtl/>
          <w:lang w:bidi="fa-IR"/>
        </w:rPr>
        <w:t>ی</w:t>
      </w:r>
      <w:r w:rsidR="001C7964" w:rsidRPr="0064614B">
        <w:rPr>
          <w:rFonts w:cs="B Lotus" w:hint="eastAsia"/>
          <w:color w:val="auto"/>
          <w:sz w:val="28"/>
          <w:szCs w:val="28"/>
          <w:rtl/>
          <w:lang w:bidi="fa-IR"/>
        </w:rPr>
        <w:t>،</w:t>
      </w:r>
      <w:r w:rsidR="001C7964" w:rsidRPr="0064614B">
        <w:rPr>
          <w:rFonts w:cs="B Lotus"/>
          <w:color w:val="auto"/>
          <w:sz w:val="28"/>
          <w:szCs w:val="28"/>
          <w:rtl/>
          <w:lang w:bidi="fa-IR"/>
        </w:rPr>
        <w:t xml:space="preserve"> سلامت</w:t>
      </w:r>
      <w:r w:rsidR="001C7964" w:rsidRPr="0064614B">
        <w:rPr>
          <w:rFonts w:cs="B Lotus" w:hint="cs"/>
          <w:color w:val="auto"/>
          <w:sz w:val="28"/>
          <w:szCs w:val="28"/>
          <w:rtl/>
          <w:lang w:bidi="fa-IR"/>
        </w:rPr>
        <w:t>ی</w:t>
      </w:r>
      <w:r w:rsidR="001C7964" w:rsidRPr="0064614B">
        <w:rPr>
          <w:rFonts w:cs="B Lotus" w:hint="eastAsia"/>
          <w:color w:val="auto"/>
          <w:sz w:val="28"/>
          <w:szCs w:val="28"/>
          <w:rtl/>
          <w:lang w:bidi="fa-IR"/>
        </w:rPr>
        <w:t>،</w:t>
      </w:r>
      <w:r w:rsidR="001C7964" w:rsidRPr="0064614B">
        <w:rPr>
          <w:rFonts w:cs="B Lotus"/>
          <w:color w:val="auto"/>
          <w:sz w:val="28"/>
          <w:szCs w:val="28"/>
          <w:rtl/>
          <w:lang w:bidi="fa-IR"/>
        </w:rPr>
        <w:t xml:space="preserve"> جسم</w:t>
      </w:r>
      <w:r w:rsidR="001C7964" w:rsidRPr="0064614B">
        <w:rPr>
          <w:rFonts w:cs="B Lotus" w:hint="cs"/>
          <w:color w:val="auto"/>
          <w:sz w:val="28"/>
          <w:szCs w:val="28"/>
          <w:rtl/>
          <w:lang w:bidi="fa-IR"/>
        </w:rPr>
        <w:t>ی</w:t>
      </w:r>
      <w:r w:rsidR="001C7964" w:rsidRPr="0064614B">
        <w:rPr>
          <w:rFonts w:cs="B Lotus"/>
          <w:color w:val="auto"/>
          <w:sz w:val="28"/>
          <w:szCs w:val="28"/>
          <w:rtl/>
          <w:lang w:bidi="fa-IR"/>
        </w:rPr>
        <w:t xml:space="preserve"> ضع</w:t>
      </w:r>
      <w:r w:rsidR="001C7964" w:rsidRPr="0064614B">
        <w:rPr>
          <w:rFonts w:cs="B Lotus" w:hint="cs"/>
          <w:color w:val="auto"/>
          <w:sz w:val="28"/>
          <w:szCs w:val="28"/>
          <w:rtl/>
          <w:lang w:bidi="fa-IR"/>
        </w:rPr>
        <w:t>ی</w:t>
      </w:r>
      <w:r w:rsidR="001C7964" w:rsidRPr="0064614B">
        <w:rPr>
          <w:rFonts w:cs="B Lotus" w:hint="eastAsia"/>
          <w:color w:val="auto"/>
          <w:sz w:val="28"/>
          <w:szCs w:val="28"/>
          <w:rtl/>
          <w:lang w:bidi="fa-IR"/>
        </w:rPr>
        <w:t>ف</w:t>
      </w:r>
      <w:r w:rsidR="001C7964" w:rsidRPr="0064614B">
        <w:rPr>
          <w:rFonts w:cs="B Lotus"/>
          <w:color w:val="auto"/>
          <w:sz w:val="28"/>
          <w:szCs w:val="28"/>
          <w:rtl/>
          <w:lang w:bidi="fa-IR"/>
        </w:rPr>
        <w:t xml:space="preserve"> و ک</w:t>
      </w:r>
      <w:r w:rsidR="001C7964" w:rsidRPr="0064614B">
        <w:rPr>
          <w:rFonts w:cs="B Lotus" w:hint="cs"/>
          <w:color w:val="auto"/>
          <w:sz w:val="28"/>
          <w:szCs w:val="28"/>
          <w:rtl/>
          <w:lang w:bidi="fa-IR"/>
        </w:rPr>
        <w:t>ی</w:t>
      </w:r>
      <w:r w:rsidR="001C7964" w:rsidRPr="0064614B">
        <w:rPr>
          <w:rFonts w:cs="B Lotus" w:hint="eastAsia"/>
          <w:color w:val="auto"/>
          <w:sz w:val="28"/>
          <w:szCs w:val="28"/>
          <w:rtl/>
          <w:lang w:bidi="fa-IR"/>
        </w:rPr>
        <w:t>ف</w:t>
      </w:r>
      <w:r w:rsidR="001C7964" w:rsidRPr="0064614B">
        <w:rPr>
          <w:rFonts w:cs="B Lotus" w:hint="cs"/>
          <w:color w:val="auto"/>
          <w:sz w:val="28"/>
          <w:szCs w:val="28"/>
          <w:rtl/>
          <w:lang w:bidi="fa-IR"/>
        </w:rPr>
        <w:t>ی</w:t>
      </w:r>
      <w:r w:rsidR="001C7964" w:rsidRPr="0064614B">
        <w:rPr>
          <w:rFonts w:cs="B Lotus" w:hint="eastAsia"/>
          <w:color w:val="auto"/>
          <w:sz w:val="28"/>
          <w:szCs w:val="28"/>
          <w:rtl/>
          <w:lang w:bidi="fa-IR"/>
        </w:rPr>
        <w:t>ت</w:t>
      </w:r>
      <w:r w:rsidR="001C7964" w:rsidRPr="0064614B">
        <w:rPr>
          <w:rFonts w:cs="B Lotus"/>
          <w:color w:val="auto"/>
          <w:sz w:val="28"/>
          <w:szCs w:val="28"/>
          <w:rtl/>
          <w:lang w:bidi="fa-IR"/>
        </w:rPr>
        <w:t xml:space="preserve"> پا</w:t>
      </w:r>
      <w:r w:rsidR="001C7964" w:rsidRPr="0064614B">
        <w:rPr>
          <w:rFonts w:cs="B Lotus" w:hint="cs"/>
          <w:color w:val="auto"/>
          <w:sz w:val="28"/>
          <w:szCs w:val="28"/>
          <w:rtl/>
          <w:lang w:bidi="fa-IR"/>
        </w:rPr>
        <w:t>یی</w:t>
      </w:r>
      <w:r w:rsidR="001C7964" w:rsidRPr="0064614B">
        <w:rPr>
          <w:rFonts w:cs="B Lotus" w:hint="eastAsia"/>
          <w:color w:val="auto"/>
          <w:sz w:val="28"/>
          <w:szCs w:val="28"/>
          <w:rtl/>
          <w:lang w:bidi="fa-IR"/>
        </w:rPr>
        <w:t>ن</w:t>
      </w:r>
      <w:r w:rsidR="001C7964" w:rsidRPr="0064614B">
        <w:rPr>
          <w:rFonts w:cs="B Lotus"/>
          <w:color w:val="auto"/>
          <w:sz w:val="28"/>
          <w:szCs w:val="28"/>
          <w:rtl/>
          <w:lang w:bidi="fa-IR"/>
        </w:rPr>
        <w:t xml:space="preserve"> زندگ</w:t>
      </w:r>
      <w:r w:rsidR="001C7964" w:rsidRPr="0064614B">
        <w:rPr>
          <w:rFonts w:cs="B Lotus" w:hint="cs"/>
          <w:color w:val="auto"/>
          <w:sz w:val="28"/>
          <w:szCs w:val="28"/>
          <w:rtl/>
          <w:lang w:bidi="fa-IR"/>
        </w:rPr>
        <w:t>ی</w:t>
      </w:r>
      <w:r w:rsidR="001C7964" w:rsidRPr="0064614B">
        <w:rPr>
          <w:rFonts w:cs="B Lotus"/>
          <w:color w:val="auto"/>
          <w:sz w:val="28"/>
          <w:szCs w:val="28"/>
          <w:rtl/>
          <w:lang w:bidi="fa-IR"/>
        </w:rPr>
        <w:t xml:space="preserve"> شود. خوشبختانه اضطراب با داروها</w:t>
      </w:r>
      <w:r w:rsidR="001C7964" w:rsidRPr="0064614B">
        <w:rPr>
          <w:rFonts w:cs="B Lotus" w:hint="cs"/>
          <w:color w:val="auto"/>
          <w:sz w:val="28"/>
          <w:szCs w:val="28"/>
          <w:rtl/>
          <w:lang w:bidi="fa-IR"/>
        </w:rPr>
        <w:t>ی</w:t>
      </w:r>
      <w:r w:rsidR="001C7964" w:rsidRPr="0064614B">
        <w:rPr>
          <w:rFonts w:cs="B Lotus"/>
          <w:color w:val="auto"/>
          <w:sz w:val="28"/>
          <w:szCs w:val="28"/>
          <w:rtl/>
          <w:lang w:bidi="fa-IR"/>
        </w:rPr>
        <w:t xml:space="preserve"> تجو</w:t>
      </w:r>
      <w:r w:rsidR="001C7964" w:rsidRPr="0064614B">
        <w:rPr>
          <w:rFonts w:cs="B Lotus" w:hint="cs"/>
          <w:color w:val="auto"/>
          <w:sz w:val="28"/>
          <w:szCs w:val="28"/>
          <w:rtl/>
          <w:lang w:bidi="fa-IR"/>
        </w:rPr>
        <w:t>ی</w:t>
      </w:r>
      <w:r w:rsidR="001C7964" w:rsidRPr="0064614B">
        <w:rPr>
          <w:rFonts w:cs="B Lotus" w:hint="eastAsia"/>
          <w:color w:val="auto"/>
          <w:sz w:val="28"/>
          <w:szCs w:val="28"/>
          <w:rtl/>
          <w:lang w:bidi="fa-IR"/>
        </w:rPr>
        <w:t>ز</w:t>
      </w:r>
      <w:r w:rsidR="001C7964" w:rsidRPr="0064614B">
        <w:rPr>
          <w:rFonts w:cs="B Lotus" w:hint="cs"/>
          <w:color w:val="auto"/>
          <w:sz w:val="28"/>
          <w:szCs w:val="28"/>
          <w:rtl/>
          <w:lang w:bidi="fa-IR"/>
        </w:rPr>
        <w:t>ی</w:t>
      </w:r>
      <w:r w:rsidR="001C7964" w:rsidRPr="0064614B">
        <w:rPr>
          <w:rFonts w:cs="B Lotus"/>
          <w:color w:val="auto"/>
          <w:sz w:val="28"/>
          <w:szCs w:val="28"/>
          <w:rtl/>
          <w:lang w:bidi="fa-IR"/>
        </w:rPr>
        <w:t xml:space="preserve"> و درمان</w:t>
      </w:r>
      <w:r w:rsidR="001C7964" w:rsidRPr="0064614B">
        <w:rPr>
          <w:rFonts w:cs="B Lotus" w:hint="cs"/>
          <w:color w:val="auto"/>
          <w:sz w:val="28"/>
          <w:szCs w:val="28"/>
          <w:rtl/>
          <w:lang w:bidi="fa-IR"/>
        </w:rPr>
        <w:t>ی</w:t>
      </w:r>
      <w:r w:rsidR="001C7964" w:rsidRPr="0064614B">
        <w:rPr>
          <w:rFonts w:cs="B Lotus"/>
          <w:color w:val="auto"/>
          <w:sz w:val="28"/>
          <w:szCs w:val="28"/>
          <w:rtl/>
          <w:lang w:bidi="fa-IR"/>
        </w:rPr>
        <w:t xml:space="preserve"> قابل درمان است(ساکو</w:t>
      </w:r>
      <w:r w:rsidR="001C7964" w:rsidRPr="0064614B">
        <w:rPr>
          <w:rFonts w:cs="B Lotus" w:hint="cs"/>
          <w:color w:val="auto"/>
          <w:sz w:val="28"/>
          <w:szCs w:val="28"/>
          <w:rtl/>
          <w:lang w:bidi="fa-IR"/>
        </w:rPr>
        <w:t>ی</w:t>
      </w:r>
      <w:r w:rsidR="001C7964" w:rsidRPr="0064614B">
        <w:rPr>
          <w:rFonts w:cs="B Lotus" w:hint="eastAsia"/>
          <w:color w:val="auto"/>
          <w:sz w:val="28"/>
          <w:szCs w:val="28"/>
          <w:rtl/>
          <w:lang w:bidi="fa-IR"/>
        </w:rPr>
        <w:t>ا،</w:t>
      </w:r>
      <w:r w:rsidR="001C7964" w:rsidRPr="0064614B">
        <w:rPr>
          <w:rFonts w:cs="B Lotus"/>
          <w:color w:val="auto"/>
          <w:sz w:val="28"/>
          <w:szCs w:val="28"/>
          <w:rtl/>
          <w:lang w:bidi="fa-IR"/>
        </w:rPr>
        <w:t xml:space="preserve"> ۲۰۰۸).</w:t>
      </w:r>
      <w:r w:rsidR="009824B0" w:rsidRPr="009824B0">
        <w:rPr>
          <w:rFonts w:cs="B Lotus"/>
          <w:color w:val="auto"/>
          <w:sz w:val="28"/>
          <w:szCs w:val="28"/>
          <w:rtl/>
          <w:lang w:bidi="fa-IR"/>
        </w:rPr>
        <w:t>به ا</w:t>
      </w:r>
      <w:r w:rsidR="009824B0" w:rsidRPr="009824B0">
        <w:rPr>
          <w:rFonts w:cs="B Lotus" w:hint="cs"/>
          <w:color w:val="auto"/>
          <w:sz w:val="28"/>
          <w:szCs w:val="28"/>
          <w:rtl/>
          <w:lang w:bidi="fa-IR"/>
        </w:rPr>
        <w:t>ی</w:t>
      </w:r>
      <w:r w:rsidR="009824B0" w:rsidRPr="009824B0">
        <w:rPr>
          <w:rFonts w:cs="B Lotus" w:hint="eastAsia"/>
          <w:color w:val="auto"/>
          <w:sz w:val="28"/>
          <w:szCs w:val="28"/>
          <w:rtl/>
          <w:lang w:bidi="fa-IR"/>
        </w:rPr>
        <w:t>ن</w:t>
      </w:r>
      <w:r w:rsidR="009824B0" w:rsidRPr="009824B0">
        <w:rPr>
          <w:rFonts w:cs="B Lotus"/>
          <w:color w:val="auto"/>
          <w:sz w:val="28"/>
          <w:szCs w:val="28"/>
          <w:rtl/>
          <w:lang w:bidi="fa-IR"/>
        </w:rPr>
        <w:t xml:space="preserve"> ترت</w:t>
      </w:r>
      <w:r w:rsidR="009824B0" w:rsidRPr="009824B0">
        <w:rPr>
          <w:rFonts w:cs="B Lotus" w:hint="cs"/>
          <w:color w:val="auto"/>
          <w:sz w:val="28"/>
          <w:szCs w:val="28"/>
          <w:rtl/>
          <w:lang w:bidi="fa-IR"/>
        </w:rPr>
        <w:t>ی</w:t>
      </w:r>
      <w:r w:rsidR="009824B0" w:rsidRPr="009824B0">
        <w:rPr>
          <w:rFonts w:cs="B Lotus" w:hint="eastAsia"/>
          <w:color w:val="auto"/>
          <w:sz w:val="28"/>
          <w:szCs w:val="28"/>
          <w:rtl/>
          <w:lang w:bidi="fa-IR"/>
        </w:rPr>
        <w:t>ب،</w:t>
      </w:r>
      <w:r w:rsidR="009824B0" w:rsidRPr="009824B0">
        <w:rPr>
          <w:rFonts w:cs="B Lotus"/>
          <w:color w:val="auto"/>
          <w:sz w:val="28"/>
          <w:szCs w:val="28"/>
          <w:rtl/>
          <w:lang w:bidi="fa-IR"/>
        </w:rPr>
        <w:t xml:space="preserve"> سطوح بالاتر اضطراب سلامت</w:t>
      </w:r>
      <w:r w:rsidR="009824B0" w:rsidRPr="009824B0">
        <w:rPr>
          <w:rFonts w:cs="B Lotus" w:hint="cs"/>
          <w:color w:val="auto"/>
          <w:sz w:val="28"/>
          <w:szCs w:val="28"/>
          <w:rtl/>
          <w:lang w:bidi="fa-IR"/>
        </w:rPr>
        <w:t>ی</w:t>
      </w:r>
      <w:r w:rsidR="009824B0" w:rsidRPr="009824B0">
        <w:rPr>
          <w:rFonts w:cs="B Lotus"/>
          <w:color w:val="auto"/>
          <w:sz w:val="28"/>
          <w:szCs w:val="28"/>
          <w:rtl/>
          <w:lang w:bidi="fa-IR"/>
        </w:rPr>
        <w:t xml:space="preserve"> م</w:t>
      </w:r>
      <w:r w:rsidR="009824B0" w:rsidRPr="009824B0">
        <w:rPr>
          <w:rFonts w:cs="B Lotus" w:hint="cs"/>
          <w:color w:val="auto"/>
          <w:sz w:val="28"/>
          <w:szCs w:val="28"/>
          <w:rtl/>
          <w:lang w:bidi="fa-IR"/>
        </w:rPr>
        <w:t>ی‌</w:t>
      </w:r>
      <w:r w:rsidR="009824B0" w:rsidRPr="009824B0">
        <w:rPr>
          <w:rFonts w:cs="B Lotus" w:hint="eastAsia"/>
          <w:color w:val="auto"/>
          <w:sz w:val="28"/>
          <w:szCs w:val="28"/>
          <w:rtl/>
          <w:lang w:bidi="fa-IR"/>
        </w:rPr>
        <w:t>تواند</w:t>
      </w:r>
      <w:r w:rsidR="009824B0" w:rsidRPr="009824B0">
        <w:rPr>
          <w:rFonts w:cs="B Lotus"/>
          <w:color w:val="auto"/>
          <w:sz w:val="28"/>
          <w:szCs w:val="28"/>
          <w:rtl/>
          <w:lang w:bidi="fa-IR"/>
        </w:rPr>
        <w:t xml:space="preserve"> با افزا</w:t>
      </w:r>
      <w:r w:rsidR="009824B0" w:rsidRPr="009824B0">
        <w:rPr>
          <w:rFonts w:cs="B Lotus" w:hint="cs"/>
          <w:color w:val="auto"/>
          <w:sz w:val="28"/>
          <w:szCs w:val="28"/>
          <w:rtl/>
          <w:lang w:bidi="fa-IR"/>
        </w:rPr>
        <w:t>ی</w:t>
      </w:r>
      <w:r w:rsidR="009824B0" w:rsidRPr="009824B0">
        <w:rPr>
          <w:rFonts w:cs="B Lotus" w:hint="eastAsia"/>
          <w:color w:val="auto"/>
          <w:sz w:val="28"/>
          <w:szCs w:val="28"/>
          <w:rtl/>
          <w:lang w:bidi="fa-IR"/>
        </w:rPr>
        <w:t>ش</w:t>
      </w:r>
      <w:r w:rsidR="009824B0" w:rsidRPr="009824B0">
        <w:rPr>
          <w:rFonts w:cs="B Lotus"/>
          <w:color w:val="auto"/>
          <w:sz w:val="28"/>
          <w:szCs w:val="28"/>
          <w:rtl/>
          <w:lang w:bidi="fa-IR"/>
        </w:rPr>
        <w:t xml:space="preserve"> اضطراب مرگ در سالمندان همراه باشد که ا</w:t>
      </w:r>
      <w:r w:rsidR="009824B0" w:rsidRPr="009824B0">
        <w:rPr>
          <w:rFonts w:cs="B Lotus" w:hint="cs"/>
          <w:color w:val="auto"/>
          <w:sz w:val="28"/>
          <w:szCs w:val="28"/>
          <w:rtl/>
          <w:lang w:bidi="fa-IR"/>
        </w:rPr>
        <w:t>ی</w:t>
      </w:r>
      <w:r w:rsidR="009824B0" w:rsidRPr="009824B0">
        <w:rPr>
          <w:rFonts w:cs="B Lotus" w:hint="eastAsia"/>
          <w:color w:val="auto"/>
          <w:sz w:val="28"/>
          <w:szCs w:val="28"/>
          <w:rtl/>
          <w:lang w:bidi="fa-IR"/>
        </w:rPr>
        <w:t>ن</w:t>
      </w:r>
      <w:r w:rsidR="009824B0" w:rsidRPr="009824B0">
        <w:rPr>
          <w:rFonts w:cs="B Lotus"/>
          <w:color w:val="auto"/>
          <w:sz w:val="28"/>
          <w:szCs w:val="28"/>
          <w:rtl/>
          <w:lang w:bidi="fa-IR"/>
        </w:rPr>
        <w:t xml:space="preserve"> </w:t>
      </w:r>
      <w:r w:rsidR="009824B0" w:rsidRPr="009824B0">
        <w:rPr>
          <w:rFonts w:cs="B Lotus" w:hint="cs"/>
          <w:color w:val="auto"/>
          <w:sz w:val="28"/>
          <w:szCs w:val="28"/>
          <w:rtl/>
          <w:lang w:bidi="fa-IR"/>
        </w:rPr>
        <w:t>ی</w:t>
      </w:r>
      <w:r w:rsidR="009824B0" w:rsidRPr="009824B0">
        <w:rPr>
          <w:rFonts w:cs="B Lotus" w:hint="eastAsia"/>
          <w:color w:val="auto"/>
          <w:sz w:val="28"/>
          <w:szCs w:val="28"/>
          <w:rtl/>
          <w:lang w:bidi="fa-IR"/>
        </w:rPr>
        <w:t>افته</w:t>
      </w:r>
      <w:r w:rsidR="009824B0" w:rsidRPr="009824B0">
        <w:rPr>
          <w:rFonts w:cs="B Lotus"/>
          <w:color w:val="auto"/>
          <w:sz w:val="28"/>
          <w:szCs w:val="28"/>
          <w:rtl/>
          <w:lang w:bidi="fa-IR"/>
        </w:rPr>
        <w:t xml:space="preserve"> در نتا</w:t>
      </w:r>
      <w:r w:rsidR="009824B0" w:rsidRPr="009824B0">
        <w:rPr>
          <w:rFonts w:cs="B Lotus" w:hint="cs"/>
          <w:color w:val="auto"/>
          <w:sz w:val="28"/>
          <w:szCs w:val="28"/>
          <w:rtl/>
          <w:lang w:bidi="fa-IR"/>
        </w:rPr>
        <w:t>ی</w:t>
      </w:r>
      <w:r w:rsidR="009824B0" w:rsidRPr="009824B0">
        <w:rPr>
          <w:rFonts w:cs="B Lotus" w:hint="eastAsia"/>
          <w:color w:val="auto"/>
          <w:sz w:val="28"/>
          <w:szCs w:val="28"/>
          <w:rtl/>
          <w:lang w:bidi="fa-IR"/>
        </w:rPr>
        <w:t>ج</w:t>
      </w:r>
      <w:r w:rsidR="009824B0" w:rsidRPr="009824B0">
        <w:rPr>
          <w:rFonts w:cs="B Lotus"/>
          <w:color w:val="auto"/>
          <w:sz w:val="28"/>
          <w:szCs w:val="28"/>
          <w:rtl/>
          <w:lang w:bidi="fa-IR"/>
        </w:rPr>
        <w:t xml:space="preserve"> پژوهش حاضر ن</w:t>
      </w:r>
      <w:r w:rsidR="009824B0" w:rsidRPr="009824B0">
        <w:rPr>
          <w:rFonts w:cs="B Lotus" w:hint="cs"/>
          <w:color w:val="auto"/>
          <w:sz w:val="28"/>
          <w:szCs w:val="28"/>
          <w:rtl/>
          <w:lang w:bidi="fa-IR"/>
        </w:rPr>
        <w:t>ی</w:t>
      </w:r>
      <w:r w:rsidR="009824B0" w:rsidRPr="009824B0">
        <w:rPr>
          <w:rFonts w:cs="B Lotus" w:hint="eastAsia"/>
          <w:color w:val="auto"/>
          <w:sz w:val="28"/>
          <w:szCs w:val="28"/>
          <w:rtl/>
          <w:lang w:bidi="fa-IR"/>
        </w:rPr>
        <w:t>ز</w:t>
      </w:r>
      <w:r w:rsidR="009824B0" w:rsidRPr="009824B0">
        <w:rPr>
          <w:rFonts w:cs="B Lotus"/>
          <w:color w:val="auto"/>
          <w:sz w:val="28"/>
          <w:szCs w:val="28"/>
          <w:rtl/>
          <w:lang w:bidi="fa-IR"/>
        </w:rPr>
        <w:t xml:space="preserve"> مورد تأ</w:t>
      </w:r>
      <w:r w:rsidR="009824B0" w:rsidRPr="009824B0">
        <w:rPr>
          <w:rFonts w:cs="B Lotus" w:hint="cs"/>
          <w:color w:val="auto"/>
          <w:sz w:val="28"/>
          <w:szCs w:val="28"/>
          <w:rtl/>
          <w:lang w:bidi="fa-IR"/>
        </w:rPr>
        <w:t>یی</w:t>
      </w:r>
      <w:r w:rsidR="009824B0" w:rsidRPr="009824B0">
        <w:rPr>
          <w:rFonts w:cs="B Lotus" w:hint="eastAsia"/>
          <w:color w:val="auto"/>
          <w:sz w:val="28"/>
          <w:szCs w:val="28"/>
          <w:rtl/>
          <w:lang w:bidi="fa-IR"/>
        </w:rPr>
        <w:t>د</w:t>
      </w:r>
      <w:r w:rsidR="009824B0" w:rsidRPr="009824B0">
        <w:rPr>
          <w:rFonts w:cs="B Lotus"/>
          <w:color w:val="auto"/>
          <w:sz w:val="28"/>
          <w:szCs w:val="28"/>
          <w:rtl/>
          <w:lang w:bidi="fa-IR"/>
        </w:rPr>
        <w:t xml:space="preserve"> قرار گرفت.</w:t>
      </w:r>
    </w:p>
    <w:p w:rsidR="002F693E" w:rsidRPr="00B86866" w:rsidRDefault="00D8144B" w:rsidP="00EA5EF9">
      <w:pPr>
        <w:tabs>
          <w:tab w:val="right" w:pos="8450"/>
        </w:tabs>
        <w:autoSpaceDE/>
        <w:autoSpaceDN/>
        <w:bidi/>
        <w:adjustRightInd/>
        <w:spacing w:line="276" w:lineRule="auto"/>
        <w:ind w:left="-547" w:firstLine="537"/>
        <w:jc w:val="lowKashida"/>
        <w:rPr>
          <w:rFonts w:ascii="Times New Roman" w:eastAsia="Times New Roman" w:hAnsi="Times New Roman" w:cs="B Lotus" w:hint="cs"/>
          <w:color w:val="auto"/>
          <w:sz w:val="28"/>
          <w:szCs w:val="28"/>
          <w:rtl/>
          <w:lang w:bidi="fa-IR"/>
        </w:rPr>
      </w:pPr>
      <w:r w:rsidRPr="00D8144B">
        <w:rPr>
          <w:rFonts w:ascii="Times New Roman" w:eastAsia="Times New Roman" w:hAnsi="Times New Roman" w:cs="B Lotus"/>
          <w:b/>
          <w:bCs/>
          <w:color w:val="auto"/>
          <w:sz w:val="28"/>
          <w:szCs w:val="28"/>
          <w:rtl/>
          <w:lang w:bidi="fa-IR"/>
        </w:rPr>
        <w:t xml:space="preserve">فرضیه </w:t>
      </w:r>
      <w:r w:rsidR="00DD482F">
        <w:rPr>
          <w:rFonts w:ascii="Times New Roman" w:eastAsia="Times New Roman" w:hAnsi="Times New Roman" w:cs="B Lotus" w:hint="cs"/>
          <w:b/>
          <w:bCs/>
          <w:color w:val="auto"/>
          <w:sz w:val="28"/>
          <w:szCs w:val="28"/>
          <w:rtl/>
          <w:lang w:bidi="fa-IR"/>
        </w:rPr>
        <w:t>اصلی</w:t>
      </w:r>
      <w:r w:rsidRPr="00D8144B">
        <w:rPr>
          <w:rFonts w:ascii="Times New Roman" w:eastAsia="Times New Roman" w:hAnsi="Times New Roman" w:cs="B Lotus"/>
          <w:color w:val="auto"/>
          <w:sz w:val="28"/>
          <w:szCs w:val="28"/>
          <w:rtl/>
          <w:lang w:bidi="fa-IR"/>
        </w:rPr>
        <w:t xml:space="preserve"> پژوهش به این صورت بیان شد که </w:t>
      </w:r>
      <w:r w:rsidR="0042215C">
        <w:rPr>
          <w:rFonts w:ascii="Times New Roman" w:eastAsia="Times New Roman" w:hAnsi="Times New Roman" w:cs="Cambria" w:hint="cs"/>
          <w:color w:val="auto"/>
          <w:sz w:val="28"/>
          <w:szCs w:val="28"/>
          <w:rtl/>
          <w:lang w:bidi="fa-IR"/>
        </w:rPr>
        <w:t>"</w:t>
      </w:r>
      <w:r w:rsidRPr="00D8144B">
        <w:rPr>
          <w:rFonts w:ascii="Times New Roman" w:eastAsia="Times New Roman" w:hAnsi="Times New Roman" w:cs="B Lotus"/>
          <w:b/>
          <w:bCs/>
          <w:color w:val="auto"/>
          <w:sz w:val="28"/>
          <w:szCs w:val="28"/>
          <w:rtl/>
          <w:lang w:bidi="fa-IR"/>
        </w:rPr>
        <w:t>بین هوش معنوی و اضطراب سلامتی با اضطراب مرگ در سالمندان</w:t>
      </w:r>
      <w:r w:rsidRPr="00D8144B">
        <w:rPr>
          <w:rFonts w:ascii="Times New Roman" w:eastAsia="Times New Roman" w:hAnsi="Times New Roman" w:cs="B Lotus"/>
          <w:b/>
          <w:bCs/>
          <w:color w:val="auto"/>
          <w:sz w:val="28"/>
          <w:szCs w:val="28"/>
          <w:rtl/>
        </w:rPr>
        <w:t xml:space="preserve"> رابطه وجود دارد.</w:t>
      </w:r>
      <w:r w:rsidR="0042215C">
        <w:rPr>
          <w:rFonts w:ascii="Times New Roman" w:eastAsia="Times New Roman" w:hAnsi="Times New Roman" w:cs="Cambria" w:hint="cs"/>
          <w:b/>
          <w:bCs/>
          <w:color w:val="auto"/>
          <w:sz w:val="28"/>
          <w:szCs w:val="28"/>
          <w:rtl/>
        </w:rPr>
        <w:t>"</w:t>
      </w:r>
      <w:r w:rsidRPr="00D8144B">
        <w:rPr>
          <w:rFonts w:ascii="Times New Roman" w:eastAsia="Times New Roman" w:hAnsi="Times New Roman" w:cs="B Lotus"/>
          <w:b/>
          <w:bCs/>
          <w:color w:val="auto"/>
          <w:sz w:val="28"/>
          <w:szCs w:val="28"/>
          <w:rtl/>
        </w:rPr>
        <w:t xml:space="preserve"> </w:t>
      </w:r>
      <w:r w:rsidR="009E2FB2" w:rsidRPr="009E2FB2">
        <w:rPr>
          <w:rFonts w:ascii="Times New Roman" w:eastAsia="Times New Roman" w:hAnsi="Times New Roman" w:cs="B Lotus"/>
          <w:color w:val="auto"/>
          <w:sz w:val="28"/>
          <w:szCs w:val="28"/>
          <w:rtl/>
        </w:rPr>
        <w:t xml:space="preserve">نتایج نشان داد </w:t>
      </w:r>
      <w:r w:rsidR="0042215C">
        <w:rPr>
          <w:rFonts w:ascii="Times New Roman" w:eastAsia="Times New Roman" w:hAnsi="Times New Roman" w:cs="B Lotus" w:hint="cs"/>
          <w:color w:val="auto"/>
          <w:sz w:val="28"/>
          <w:szCs w:val="28"/>
          <w:rtl/>
        </w:rPr>
        <w:t xml:space="preserve">که </w:t>
      </w:r>
      <w:r w:rsidR="009E2FB2" w:rsidRPr="009E2FB2">
        <w:rPr>
          <w:rFonts w:ascii="Times New Roman" w:eastAsia="Times New Roman" w:hAnsi="Times New Roman" w:cs="B Lotus"/>
          <w:color w:val="auto"/>
          <w:sz w:val="28"/>
          <w:szCs w:val="28"/>
          <w:rtl/>
        </w:rPr>
        <w:t>اضطراب سلامتی و هوش معنوی از قدرت پیش‌بینی‌کنندگی لازم برای ورود به معادله رگرسیون برخوردار بودند و در مجموع حدود 54 درصد از واریانس مربوط به اضطراب مرگ سالمندان را تبیین و پیش‌بینی نمودند. به‌گونه‌ای که اضطراب سلامتی با ضریب</w:t>
      </w:r>
      <w:r w:rsidR="009E2FB2" w:rsidRPr="009E2FB2">
        <w:rPr>
          <w:rFonts w:ascii="Times New Roman" w:eastAsia="Times New Roman" w:hAnsi="Times New Roman" w:cs="B Lotus"/>
          <w:color w:val="auto"/>
          <w:sz w:val="28"/>
          <w:szCs w:val="28"/>
          <w:lang w:bidi="fa-IR"/>
        </w:rPr>
        <w:t xml:space="preserve"> (β = 0/52) </w:t>
      </w:r>
      <w:r w:rsidR="009E2FB2" w:rsidRPr="009E2FB2">
        <w:rPr>
          <w:rFonts w:ascii="Times New Roman" w:eastAsia="Times New Roman" w:hAnsi="Times New Roman" w:cs="B Lotus"/>
          <w:color w:val="auto"/>
          <w:sz w:val="28"/>
          <w:szCs w:val="28"/>
          <w:rtl/>
        </w:rPr>
        <w:t>در سطح 01/0 به‌صورت مثبت و هوش معنوی با ضریب</w:t>
      </w:r>
      <w:r w:rsidR="009E2FB2" w:rsidRPr="009E2FB2">
        <w:rPr>
          <w:rFonts w:ascii="Times New Roman" w:eastAsia="Times New Roman" w:hAnsi="Times New Roman" w:cs="B Lotus"/>
          <w:color w:val="auto"/>
          <w:sz w:val="28"/>
          <w:szCs w:val="28"/>
          <w:lang w:bidi="fa-IR"/>
        </w:rPr>
        <w:t xml:space="preserve"> (β = -0/36) </w:t>
      </w:r>
      <w:r w:rsidR="009E2FB2" w:rsidRPr="009E2FB2">
        <w:rPr>
          <w:rFonts w:ascii="Times New Roman" w:eastAsia="Times New Roman" w:hAnsi="Times New Roman" w:cs="B Lotus"/>
          <w:color w:val="auto"/>
          <w:sz w:val="28"/>
          <w:szCs w:val="28"/>
          <w:rtl/>
        </w:rPr>
        <w:t>در سطح 01/0 به‌صورت منفی، اضطراب مرگ سالمندان را به‌طور معناداری پیش‌بینی نمودند</w:t>
      </w:r>
      <w:r w:rsidR="009E2FB2" w:rsidRPr="009E2FB2">
        <w:rPr>
          <w:rFonts w:ascii="Times New Roman" w:eastAsia="Times New Roman" w:hAnsi="Times New Roman" w:cs="B Lotus"/>
          <w:color w:val="auto"/>
          <w:sz w:val="28"/>
          <w:szCs w:val="28"/>
          <w:lang w:bidi="fa-IR"/>
        </w:rPr>
        <w:t>.</w:t>
      </w:r>
      <w:r w:rsidR="009E2FB2" w:rsidRPr="009E2FB2">
        <w:rPr>
          <w:rFonts w:ascii="Times New Roman" w:eastAsia="Times New Roman" w:hAnsi="Times New Roman" w:cs="B Lotus" w:hint="cs"/>
          <w:color w:val="auto"/>
          <w:sz w:val="28"/>
          <w:szCs w:val="28"/>
          <w:rtl/>
          <w:lang w:bidi="fa-IR"/>
        </w:rPr>
        <w:t xml:space="preserve"> </w:t>
      </w:r>
      <w:r w:rsidR="00EA5EF9" w:rsidRPr="00EA5EF9">
        <w:rPr>
          <w:rFonts w:ascii="Times New Roman" w:eastAsia="Times New Roman" w:hAnsi="Times New Roman" w:cs="B Lotus"/>
          <w:color w:val="auto"/>
          <w:sz w:val="28"/>
          <w:szCs w:val="28"/>
          <w:rtl/>
        </w:rPr>
        <w:t xml:space="preserve">این یافته نشان </w:t>
      </w:r>
      <w:r w:rsidR="00001264">
        <w:rPr>
          <w:rFonts w:ascii="Times New Roman" w:eastAsia="Times New Roman" w:hAnsi="Times New Roman" w:cs="B Lotus" w:hint="cs"/>
          <w:color w:val="auto"/>
          <w:sz w:val="28"/>
          <w:szCs w:val="28"/>
          <w:rtl/>
        </w:rPr>
        <w:t>داد</w:t>
      </w:r>
      <w:r w:rsidR="00EA5EF9" w:rsidRPr="00EA5EF9">
        <w:rPr>
          <w:rFonts w:ascii="Times New Roman" w:eastAsia="Times New Roman" w:hAnsi="Times New Roman" w:cs="B Lotus"/>
          <w:color w:val="auto"/>
          <w:sz w:val="28"/>
          <w:szCs w:val="28"/>
          <w:rtl/>
        </w:rPr>
        <w:t xml:space="preserve"> که این متغیر</w:t>
      </w:r>
      <w:r w:rsidR="00EA5EF9">
        <w:rPr>
          <w:rFonts w:ascii="Times New Roman" w:eastAsia="Times New Roman" w:hAnsi="Times New Roman" w:cs="B Lotus" w:hint="cs"/>
          <w:color w:val="auto"/>
          <w:sz w:val="28"/>
          <w:szCs w:val="28"/>
          <w:rtl/>
        </w:rPr>
        <w:t>ها</w:t>
      </w:r>
      <w:r w:rsidR="00EA5EF9" w:rsidRPr="00EA5EF9">
        <w:rPr>
          <w:rFonts w:ascii="Times New Roman" w:eastAsia="Times New Roman" w:hAnsi="Times New Roman" w:cs="B Lotus"/>
          <w:color w:val="auto"/>
          <w:sz w:val="28"/>
          <w:szCs w:val="28"/>
          <w:rtl/>
        </w:rPr>
        <w:t xml:space="preserve"> به صورت معناداری قادر به پیش‌بینی اضطراب مرگ </w:t>
      </w:r>
      <w:r w:rsidR="00EA5EF9">
        <w:rPr>
          <w:rFonts w:ascii="Times New Roman" w:eastAsia="Times New Roman" w:hAnsi="Times New Roman" w:cs="B Lotus" w:hint="cs"/>
          <w:color w:val="auto"/>
          <w:sz w:val="28"/>
          <w:szCs w:val="28"/>
          <w:rtl/>
        </w:rPr>
        <w:t xml:space="preserve">در </w:t>
      </w:r>
      <w:r w:rsidR="00EA5EF9" w:rsidRPr="00EA5EF9">
        <w:rPr>
          <w:rFonts w:ascii="Times New Roman" w:eastAsia="Times New Roman" w:hAnsi="Times New Roman" w:cs="B Lotus"/>
          <w:color w:val="auto"/>
          <w:sz w:val="28"/>
          <w:szCs w:val="28"/>
          <w:rtl/>
        </w:rPr>
        <w:t xml:space="preserve">سالمندان هستند. </w:t>
      </w:r>
      <w:r w:rsidR="009E2FB2" w:rsidRPr="009E2FB2">
        <w:rPr>
          <w:rFonts w:ascii="Times New Roman" w:eastAsia="Times New Roman" w:hAnsi="Times New Roman" w:cs="B Lotus"/>
          <w:color w:val="auto"/>
          <w:sz w:val="28"/>
          <w:szCs w:val="28"/>
          <w:rtl/>
        </w:rPr>
        <w:t>در تبیین این یافته می‌توان بیان کرد که امروزه با پیشرفت‌های علوم پزشکی و افزایش امید به زندگی، جمعیت سالمندان در جوامع رو به افزایش است. با این حال، سالمندی با بروز تغییرات جسمانی و افزایش نگرانی‌های مرتبط با سلامت همراه است که می‌تواند سلامت روانی سالمندان را تحت تأثیر قرار دهد. در این میان، اضطراب سلامتی به‌عنوان یکی از عوامل روان‌شناختی مهم، می‌تواند توجه افراطی سالمندان به علائم جسمانی و نگرانی از بیماری‌ها را افزایش داده و زمینه‌ساز تشدید اضطراب مرگ گردد</w:t>
      </w:r>
      <w:r w:rsidR="009E2FB2" w:rsidRPr="009E2FB2">
        <w:rPr>
          <w:rFonts w:ascii="Times New Roman" w:eastAsia="Times New Roman" w:hAnsi="Times New Roman" w:cs="B Lotus"/>
          <w:color w:val="auto"/>
          <w:sz w:val="28"/>
          <w:szCs w:val="28"/>
          <w:lang w:bidi="fa-IR"/>
        </w:rPr>
        <w:t>.</w:t>
      </w:r>
      <w:r w:rsidR="009E2FB2" w:rsidRPr="009E2FB2">
        <w:rPr>
          <w:rFonts w:ascii="Times New Roman" w:eastAsia="Times New Roman" w:hAnsi="Times New Roman" w:cs="B Lotus" w:hint="cs"/>
          <w:color w:val="auto"/>
          <w:sz w:val="28"/>
          <w:szCs w:val="28"/>
          <w:rtl/>
          <w:lang w:bidi="fa-IR"/>
        </w:rPr>
        <w:t xml:space="preserve"> </w:t>
      </w:r>
      <w:r w:rsidR="009E2FB2" w:rsidRPr="009E2FB2">
        <w:rPr>
          <w:rFonts w:ascii="Times New Roman" w:eastAsia="Times New Roman" w:hAnsi="Times New Roman" w:cs="B Lotus"/>
          <w:color w:val="auto"/>
          <w:sz w:val="28"/>
          <w:szCs w:val="28"/>
          <w:rtl/>
        </w:rPr>
        <w:t xml:space="preserve">از سوی دیگر، هوش معنوی با ایجاد معنا، هدفمندی و پذیرش واقعیت‌های بنیادین زندگی، از جمله مرگ، می‌تواند به سالمندان کمک کند تا با چالش‌های این دوره از زندگی سازگارانه‌تر مواجه شوند. سالمندانی که از سطح بالاتری از هوش </w:t>
      </w:r>
      <w:r w:rsidR="009E2FB2" w:rsidRPr="009E2FB2">
        <w:rPr>
          <w:rFonts w:ascii="Times New Roman" w:eastAsia="Times New Roman" w:hAnsi="Times New Roman" w:cs="B Lotus"/>
          <w:color w:val="auto"/>
          <w:sz w:val="28"/>
          <w:szCs w:val="28"/>
          <w:rtl/>
        </w:rPr>
        <w:lastRenderedPageBreak/>
        <w:t>معنوی برخوردارند، معمولاً نگرش متعادل‌تر و پذیرنده‌تری نسبت به مرگ دارند و در نتیجه، اضطراب مرگ کمتری را تجربه می‌کنند. بنابراین، از منظر نظری و با توجه به تعاریف متغیرهای پژوهش، ارتباط بین هوش معنوی، اضطراب سلامتی و اضطراب مرگ قابل پیش‌بینی است</w:t>
      </w:r>
      <w:r w:rsidR="009E2FB2" w:rsidRPr="009E2FB2">
        <w:rPr>
          <w:rFonts w:ascii="Times New Roman" w:eastAsia="Times New Roman" w:hAnsi="Times New Roman" w:cs="B Lotus"/>
          <w:color w:val="auto"/>
          <w:sz w:val="28"/>
          <w:szCs w:val="28"/>
          <w:lang w:bidi="fa-IR"/>
        </w:rPr>
        <w:t>.</w:t>
      </w:r>
      <w:r w:rsidR="009E2FB2" w:rsidRPr="009E2FB2">
        <w:rPr>
          <w:rFonts w:ascii="Times New Roman" w:eastAsia="Times New Roman" w:hAnsi="Times New Roman" w:cs="B Lotus" w:hint="cs"/>
          <w:color w:val="auto"/>
          <w:sz w:val="28"/>
          <w:szCs w:val="28"/>
          <w:rtl/>
          <w:lang w:bidi="fa-IR"/>
        </w:rPr>
        <w:t xml:space="preserve"> </w:t>
      </w:r>
      <w:r w:rsidR="009E2FB2" w:rsidRPr="009E2FB2">
        <w:rPr>
          <w:rFonts w:ascii="Times New Roman" w:eastAsia="Times New Roman" w:hAnsi="Times New Roman" w:cs="B Lotus"/>
          <w:color w:val="auto"/>
          <w:sz w:val="28"/>
          <w:szCs w:val="28"/>
          <w:rtl/>
        </w:rPr>
        <w:t xml:space="preserve">به‌طور کلی، یافته‌های پژوهش حاضر در سطح نظری می‌تواند با شناسایی عوامل مؤثر بر اضطراب مرگ سالمندان، به گسترش دانش و مدل‌های موجود در حوزه روان‌شناسی سالمندی </w:t>
      </w:r>
      <w:r w:rsidR="009E2FB2">
        <w:rPr>
          <w:rFonts w:ascii="Times New Roman" w:eastAsia="Times New Roman" w:hAnsi="Times New Roman" w:cs="B Lotus" w:hint="cs"/>
          <w:color w:val="auto"/>
          <w:sz w:val="28"/>
          <w:szCs w:val="28"/>
          <w:rtl/>
        </w:rPr>
        <w:t>کمک</w:t>
      </w:r>
      <w:r w:rsidR="009E2FB2" w:rsidRPr="009E2FB2">
        <w:rPr>
          <w:rFonts w:ascii="Times New Roman" w:eastAsia="Times New Roman" w:hAnsi="Times New Roman" w:cs="B Lotus"/>
          <w:color w:val="auto"/>
          <w:sz w:val="28"/>
          <w:szCs w:val="28"/>
          <w:rtl/>
        </w:rPr>
        <w:t xml:space="preserve"> نماید. در سطح عملی نیز نتایج این پژوهش می‌تواند مبنای تجربی مناسبی برای طراحی برنامه‌های آموزشی و مداخله‌ای با هدف تقویت هوش معنوی و کاهش اضطراب سلامتی در سالمندان باشد و در نهایت به ارتقای سلامت روانی و کیفیت زندگی آنان منجر گرد</w:t>
      </w:r>
      <w:r w:rsidR="00610FEC">
        <w:rPr>
          <w:rFonts w:ascii="Times New Roman" w:eastAsia="Times New Roman" w:hAnsi="Times New Roman" w:cs="B Lotus" w:hint="cs"/>
          <w:color w:val="auto"/>
          <w:sz w:val="28"/>
          <w:szCs w:val="28"/>
          <w:rtl/>
        </w:rPr>
        <w:t>د.</w:t>
      </w:r>
    </w:p>
    <w:p w:rsidR="00E82B07" w:rsidRPr="006D7654" w:rsidRDefault="00E82B07" w:rsidP="00E82B07">
      <w:pPr>
        <w:pStyle w:val="Style8"/>
        <w:spacing w:before="0" w:after="0" w:line="276" w:lineRule="auto"/>
        <w:ind w:left="-562"/>
        <w:rPr>
          <w:rtl/>
        </w:rPr>
      </w:pPr>
      <w:bookmarkStart w:id="90" w:name="_Toc9801924"/>
      <w:bookmarkStart w:id="91" w:name="_Toc9802102"/>
      <w:bookmarkStart w:id="92" w:name="_Toc9805186"/>
      <w:bookmarkStart w:id="93" w:name="_Toc9805766"/>
      <w:bookmarkStart w:id="94" w:name="_Toc9805999"/>
      <w:bookmarkStart w:id="95" w:name="_Toc9806511"/>
      <w:bookmarkStart w:id="96" w:name="_Toc9806748"/>
      <w:bookmarkStart w:id="97" w:name="_Toc10031698"/>
      <w:bookmarkStart w:id="98" w:name="_Toc10032694"/>
      <w:bookmarkStart w:id="99" w:name="_Toc10309327"/>
      <w:bookmarkStart w:id="100" w:name="_Toc10309773"/>
      <w:bookmarkStart w:id="101" w:name="_Toc10310661"/>
      <w:bookmarkStart w:id="102" w:name="_Toc10311406"/>
      <w:bookmarkStart w:id="103" w:name="_Toc12099402"/>
      <w:r w:rsidRPr="006D7654">
        <w:rPr>
          <w:rFonts w:hint="cs"/>
          <w:rtl/>
        </w:rPr>
        <w:t>5-</w:t>
      </w:r>
      <w:r w:rsidR="00091C5E">
        <w:rPr>
          <w:rFonts w:hint="cs"/>
          <w:rtl/>
        </w:rPr>
        <w:t>2</w:t>
      </w:r>
      <w:r w:rsidRPr="006D7654">
        <w:rPr>
          <w:rFonts w:hint="cs"/>
          <w:rtl/>
        </w:rPr>
        <w:t>- محدودیت های تحقیق</w:t>
      </w:r>
      <w:bookmarkEnd w:id="90"/>
      <w:bookmarkEnd w:id="91"/>
      <w:bookmarkEnd w:id="92"/>
      <w:bookmarkEnd w:id="93"/>
      <w:bookmarkEnd w:id="94"/>
      <w:bookmarkEnd w:id="95"/>
      <w:bookmarkEnd w:id="96"/>
      <w:bookmarkEnd w:id="97"/>
      <w:bookmarkEnd w:id="98"/>
      <w:bookmarkEnd w:id="99"/>
      <w:bookmarkEnd w:id="100"/>
      <w:bookmarkEnd w:id="101"/>
      <w:bookmarkEnd w:id="102"/>
      <w:bookmarkEnd w:id="103"/>
    </w:p>
    <w:p w:rsidR="00E82B07" w:rsidRPr="006D7654" w:rsidRDefault="00E82B07" w:rsidP="007A68C6">
      <w:pPr>
        <w:bidi/>
        <w:spacing w:line="276" w:lineRule="auto"/>
        <w:ind w:left="-562" w:firstLine="360"/>
        <w:jc w:val="lowKashida"/>
        <w:rPr>
          <w:rFonts w:ascii="Times New Roman" w:eastAsia="Times New Roman" w:hAnsi="Times New Roman" w:cs="B Lotus"/>
          <w:color w:val="auto"/>
          <w:sz w:val="28"/>
          <w:szCs w:val="28"/>
          <w:rtl/>
        </w:rPr>
      </w:pPr>
      <w:bookmarkStart w:id="104" w:name="_Toc10031699"/>
      <w:bookmarkStart w:id="105" w:name="_Toc10032695"/>
      <w:bookmarkStart w:id="106" w:name="_Toc10034475"/>
      <w:r w:rsidRPr="006D7654">
        <w:rPr>
          <w:rFonts w:ascii="Times New Roman" w:eastAsia="Times New Roman" w:hAnsi="Times New Roman" w:cs="B Lotus" w:hint="cs"/>
          <w:color w:val="auto"/>
          <w:sz w:val="28"/>
          <w:szCs w:val="28"/>
          <w:rtl/>
        </w:rPr>
        <w:t>بديهي</w:t>
      </w:r>
      <w:r w:rsidRPr="006D7654">
        <w:rPr>
          <w:rFonts w:ascii="Times New Roman" w:eastAsia="Times New Roman" w:hAnsi="Times New Roman" w:cs="B Lotus"/>
          <w:color w:val="auto"/>
          <w:sz w:val="28"/>
          <w:szCs w:val="28"/>
          <w:rtl/>
        </w:rPr>
        <w:t xml:space="preserve"> </w:t>
      </w:r>
      <w:r w:rsidRPr="006D7654">
        <w:rPr>
          <w:rFonts w:ascii="Times New Roman" w:eastAsia="Times New Roman" w:hAnsi="Times New Roman" w:cs="B Lotus" w:hint="cs"/>
          <w:color w:val="auto"/>
          <w:sz w:val="28"/>
          <w:szCs w:val="28"/>
          <w:rtl/>
        </w:rPr>
        <w:t>است</w:t>
      </w:r>
      <w:r w:rsidRPr="006D7654">
        <w:rPr>
          <w:rFonts w:ascii="Times New Roman" w:eastAsia="Times New Roman" w:hAnsi="Times New Roman" w:cs="B Lotus"/>
          <w:color w:val="auto"/>
          <w:sz w:val="28"/>
          <w:szCs w:val="28"/>
          <w:rtl/>
        </w:rPr>
        <w:t xml:space="preserve"> </w:t>
      </w:r>
      <w:r w:rsidRPr="006D7654">
        <w:rPr>
          <w:rFonts w:ascii="Times New Roman" w:eastAsia="Times New Roman" w:hAnsi="Times New Roman" w:cs="B Lotus" w:hint="cs"/>
          <w:color w:val="auto"/>
          <w:sz w:val="28"/>
          <w:szCs w:val="28"/>
          <w:rtl/>
        </w:rPr>
        <w:t>که</w:t>
      </w:r>
      <w:r w:rsidRPr="006D7654">
        <w:rPr>
          <w:rFonts w:ascii="Times New Roman" w:eastAsia="Times New Roman" w:hAnsi="Times New Roman" w:cs="B Lotus"/>
          <w:color w:val="auto"/>
          <w:sz w:val="28"/>
          <w:szCs w:val="28"/>
          <w:rtl/>
        </w:rPr>
        <w:t xml:space="preserve"> </w:t>
      </w:r>
      <w:r w:rsidRPr="006D7654">
        <w:rPr>
          <w:rFonts w:ascii="Times New Roman" w:eastAsia="Times New Roman" w:hAnsi="Times New Roman" w:cs="B Lotus" w:hint="cs"/>
          <w:color w:val="auto"/>
          <w:sz w:val="28"/>
          <w:szCs w:val="28"/>
          <w:rtl/>
        </w:rPr>
        <w:t>هر</w:t>
      </w:r>
      <w:r w:rsidRPr="006D7654">
        <w:rPr>
          <w:rFonts w:ascii="Times New Roman" w:eastAsia="Times New Roman" w:hAnsi="Times New Roman" w:cs="B Lotus"/>
          <w:color w:val="auto"/>
          <w:sz w:val="28"/>
          <w:szCs w:val="28"/>
          <w:rtl/>
        </w:rPr>
        <w:t xml:space="preserve"> </w:t>
      </w:r>
      <w:r w:rsidRPr="006D7654">
        <w:rPr>
          <w:rFonts w:ascii="Times New Roman" w:eastAsia="Times New Roman" w:hAnsi="Times New Roman" w:cs="B Lotus" w:hint="cs"/>
          <w:color w:val="auto"/>
          <w:sz w:val="28"/>
          <w:szCs w:val="28"/>
          <w:rtl/>
        </w:rPr>
        <w:t>تحقيق</w:t>
      </w:r>
      <w:r w:rsidRPr="006D7654">
        <w:rPr>
          <w:rFonts w:ascii="Times New Roman" w:eastAsia="Times New Roman" w:hAnsi="Times New Roman" w:cs="B Lotus"/>
          <w:color w:val="auto"/>
          <w:sz w:val="28"/>
          <w:szCs w:val="28"/>
          <w:rtl/>
        </w:rPr>
        <w:t xml:space="preserve"> </w:t>
      </w:r>
      <w:r w:rsidRPr="006D7654">
        <w:rPr>
          <w:rFonts w:ascii="Times New Roman" w:eastAsia="Times New Roman" w:hAnsi="Times New Roman" w:cs="B Lotus" w:hint="cs"/>
          <w:color w:val="auto"/>
          <w:sz w:val="28"/>
          <w:szCs w:val="28"/>
          <w:rtl/>
        </w:rPr>
        <w:t>داراي</w:t>
      </w:r>
      <w:r w:rsidRPr="006D7654">
        <w:rPr>
          <w:rFonts w:ascii="Times New Roman" w:eastAsia="Times New Roman" w:hAnsi="Times New Roman" w:cs="B Lotus"/>
          <w:color w:val="auto"/>
          <w:sz w:val="28"/>
          <w:szCs w:val="28"/>
          <w:rtl/>
        </w:rPr>
        <w:t xml:space="preserve"> </w:t>
      </w:r>
      <w:r w:rsidRPr="006D7654">
        <w:rPr>
          <w:rFonts w:ascii="Times New Roman" w:eastAsia="Times New Roman" w:hAnsi="Times New Roman" w:cs="B Lotus" w:hint="cs"/>
          <w:color w:val="auto"/>
          <w:sz w:val="28"/>
          <w:szCs w:val="28"/>
          <w:rtl/>
        </w:rPr>
        <w:t>محدوديت</w:t>
      </w:r>
      <w:r w:rsidRPr="006D7654">
        <w:rPr>
          <w:rFonts w:ascii="Times New Roman" w:eastAsia="Times New Roman" w:hAnsi="Times New Roman" w:cs="B Lotus"/>
          <w:color w:val="auto"/>
          <w:sz w:val="28"/>
          <w:szCs w:val="28"/>
          <w:rtl/>
        </w:rPr>
        <w:t xml:space="preserve"> </w:t>
      </w:r>
      <w:r w:rsidRPr="006D7654">
        <w:rPr>
          <w:rFonts w:ascii="Times New Roman" w:eastAsia="Times New Roman" w:hAnsi="Times New Roman" w:cs="B Lotus" w:hint="cs"/>
          <w:color w:val="auto"/>
          <w:sz w:val="28"/>
          <w:szCs w:val="28"/>
          <w:rtl/>
        </w:rPr>
        <w:t>ها</w:t>
      </w:r>
      <w:r w:rsidRPr="006D7654">
        <w:rPr>
          <w:rFonts w:ascii="Times New Roman" w:eastAsia="Times New Roman" w:hAnsi="Times New Roman" w:cs="B Lotus"/>
          <w:color w:val="auto"/>
          <w:sz w:val="28"/>
          <w:szCs w:val="28"/>
          <w:rtl/>
        </w:rPr>
        <w:t xml:space="preserve"> </w:t>
      </w:r>
      <w:r w:rsidRPr="006D7654">
        <w:rPr>
          <w:rFonts w:ascii="Times New Roman" w:eastAsia="Times New Roman" w:hAnsi="Times New Roman" w:cs="B Lotus" w:hint="cs"/>
          <w:color w:val="auto"/>
          <w:sz w:val="28"/>
          <w:szCs w:val="28"/>
          <w:rtl/>
        </w:rPr>
        <w:t>و</w:t>
      </w:r>
      <w:r w:rsidR="005D0172" w:rsidRPr="006D7654">
        <w:rPr>
          <w:rFonts w:ascii="Times New Roman" w:eastAsia="Times New Roman" w:hAnsi="Times New Roman" w:cs="B Lotus"/>
          <w:color w:val="auto"/>
          <w:sz w:val="28"/>
          <w:szCs w:val="28"/>
        </w:rPr>
        <w:t xml:space="preserve"> </w:t>
      </w:r>
      <w:r w:rsidRPr="006D7654">
        <w:rPr>
          <w:rFonts w:ascii="Times New Roman" w:eastAsia="Times New Roman" w:hAnsi="Times New Roman" w:cs="B Lotus" w:hint="cs"/>
          <w:color w:val="auto"/>
          <w:sz w:val="28"/>
          <w:szCs w:val="28"/>
          <w:rtl/>
        </w:rPr>
        <w:t>مشکلاتي</w:t>
      </w:r>
      <w:r w:rsidRPr="006D7654">
        <w:rPr>
          <w:rFonts w:ascii="Times New Roman" w:eastAsia="Times New Roman" w:hAnsi="Times New Roman" w:cs="B Lotus"/>
          <w:color w:val="auto"/>
          <w:sz w:val="28"/>
          <w:szCs w:val="28"/>
          <w:rtl/>
        </w:rPr>
        <w:t xml:space="preserve"> </w:t>
      </w:r>
      <w:r w:rsidRPr="006D7654">
        <w:rPr>
          <w:rFonts w:ascii="Times New Roman" w:eastAsia="Times New Roman" w:hAnsi="Times New Roman" w:cs="B Lotus" w:hint="cs"/>
          <w:color w:val="auto"/>
          <w:sz w:val="28"/>
          <w:szCs w:val="28"/>
          <w:rtl/>
        </w:rPr>
        <w:t>مي</w:t>
      </w:r>
      <w:r w:rsidRPr="006D7654">
        <w:rPr>
          <w:rFonts w:ascii="Times New Roman" w:eastAsia="Times New Roman" w:hAnsi="Times New Roman" w:cs="B Lotus"/>
          <w:color w:val="auto"/>
          <w:sz w:val="28"/>
          <w:szCs w:val="28"/>
          <w:rtl/>
        </w:rPr>
        <w:t xml:space="preserve"> </w:t>
      </w:r>
      <w:r w:rsidRPr="006D7654">
        <w:rPr>
          <w:rFonts w:ascii="Times New Roman" w:eastAsia="Times New Roman" w:hAnsi="Times New Roman" w:cs="B Lotus" w:hint="cs"/>
          <w:color w:val="auto"/>
          <w:sz w:val="28"/>
          <w:szCs w:val="28"/>
          <w:rtl/>
        </w:rPr>
        <w:t>باشد</w:t>
      </w:r>
      <w:r w:rsidRPr="006D7654">
        <w:rPr>
          <w:rFonts w:ascii="Times New Roman" w:eastAsia="Times New Roman" w:hAnsi="Times New Roman" w:cs="B Lotus"/>
          <w:color w:val="auto"/>
          <w:sz w:val="28"/>
          <w:szCs w:val="28"/>
          <w:rtl/>
        </w:rPr>
        <w:t xml:space="preserve"> </w:t>
      </w:r>
      <w:r w:rsidRPr="006D7654">
        <w:rPr>
          <w:rFonts w:ascii="Times New Roman" w:eastAsia="Times New Roman" w:hAnsi="Times New Roman" w:cs="B Lotus" w:hint="cs"/>
          <w:color w:val="auto"/>
          <w:sz w:val="28"/>
          <w:szCs w:val="28"/>
          <w:rtl/>
        </w:rPr>
        <w:t>که بیان</w:t>
      </w:r>
      <w:r w:rsidRPr="006D7654">
        <w:rPr>
          <w:rFonts w:ascii="Times New Roman" w:eastAsia="Times New Roman" w:hAnsi="Times New Roman" w:cs="B Lotus"/>
          <w:color w:val="auto"/>
          <w:sz w:val="28"/>
          <w:szCs w:val="28"/>
        </w:rPr>
        <w:t xml:space="preserve"> </w:t>
      </w:r>
      <w:r w:rsidRPr="006D7654">
        <w:rPr>
          <w:rFonts w:ascii="Times New Roman" w:eastAsia="Times New Roman" w:hAnsi="Times New Roman" w:cs="B Lotus" w:hint="cs"/>
          <w:color w:val="auto"/>
          <w:sz w:val="28"/>
          <w:szCs w:val="28"/>
          <w:rtl/>
        </w:rPr>
        <w:t>محدودیت های</w:t>
      </w:r>
      <w:r w:rsidRPr="006D7654">
        <w:rPr>
          <w:rFonts w:ascii="Times New Roman" w:eastAsia="Times New Roman" w:hAnsi="Times New Roman" w:cs="B Lotus"/>
          <w:color w:val="auto"/>
          <w:sz w:val="28"/>
          <w:szCs w:val="28"/>
        </w:rPr>
        <w:t xml:space="preserve"> </w:t>
      </w:r>
      <w:r w:rsidRPr="006D7654">
        <w:rPr>
          <w:rFonts w:ascii="Times New Roman" w:eastAsia="Times New Roman" w:hAnsi="Times New Roman" w:cs="B Lotus" w:hint="cs"/>
          <w:color w:val="auto"/>
          <w:sz w:val="28"/>
          <w:szCs w:val="28"/>
          <w:rtl/>
        </w:rPr>
        <w:t>پژوهش</w:t>
      </w:r>
      <w:r w:rsidRPr="006D7654">
        <w:rPr>
          <w:rFonts w:ascii="Times New Roman" w:eastAsia="Times New Roman" w:hAnsi="Times New Roman" w:cs="B Lotus"/>
          <w:color w:val="auto"/>
          <w:sz w:val="28"/>
          <w:szCs w:val="28"/>
        </w:rPr>
        <w:t xml:space="preserve"> </w:t>
      </w:r>
      <w:r w:rsidRPr="006D7654">
        <w:rPr>
          <w:rFonts w:ascii="Times New Roman" w:eastAsia="Times New Roman" w:hAnsi="Times New Roman" w:cs="B Lotus" w:hint="cs"/>
          <w:color w:val="auto"/>
          <w:sz w:val="28"/>
          <w:szCs w:val="28"/>
          <w:rtl/>
        </w:rPr>
        <w:t>حاضر</w:t>
      </w:r>
      <w:r w:rsidRPr="006D7654">
        <w:rPr>
          <w:rFonts w:ascii="Times New Roman" w:eastAsia="Times New Roman" w:hAnsi="Times New Roman" w:cs="B Lotus"/>
          <w:color w:val="auto"/>
          <w:sz w:val="28"/>
          <w:szCs w:val="28"/>
        </w:rPr>
        <w:t xml:space="preserve"> </w:t>
      </w:r>
      <w:r w:rsidRPr="006D7654">
        <w:rPr>
          <w:rFonts w:ascii="Times New Roman" w:eastAsia="Times New Roman" w:hAnsi="Times New Roman" w:cs="B Lotus" w:hint="cs"/>
          <w:color w:val="auto"/>
          <w:sz w:val="28"/>
          <w:szCs w:val="28"/>
          <w:rtl/>
        </w:rPr>
        <w:t>می تواند</w:t>
      </w:r>
      <w:r w:rsidRPr="006D7654">
        <w:rPr>
          <w:rFonts w:ascii="Times New Roman" w:eastAsia="Times New Roman" w:hAnsi="Times New Roman" w:cs="B Lotus"/>
          <w:color w:val="auto"/>
          <w:sz w:val="28"/>
          <w:szCs w:val="28"/>
        </w:rPr>
        <w:t xml:space="preserve"> </w:t>
      </w:r>
      <w:r w:rsidRPr="006D7654">
        <w:rPr>
          <w:rFonts w:ascii="Times New Roman" w:eastAsia="Times New Roman" w:hAnsi="Times New Roman" w:cs="B Lotus" w:hint="cs"/>
          <w:color w:val="auto"/>
          <w:sz w:val="28"/>
          <w:szCs w:val="28"/>
          <w:rtl/>
        </w:rPr>
        <w:t>برای</w:t>
      </w:r>
      <w:r w:rsidRPr="006D7654">
        <w:rPr>
          <w:rFonts w:ascii="Times New Roman" w:eastAsia="Times New Roman" w:hAnsi="Times New Roman" w:cs="B Lotus"/>
          <w:color w:val="auto"/>
          <w:sz w:val="28"/>
          <w:szCs w:val="28"/>
        </w:rPr>
        <w:t xml:space="preserve"> </w:t>
      </w:r>
      <w:r w:rsidRPr="006D7654">
        <w:rPr>
          <w:rFonts w:ascii="Times New Roman" w:eastAsia="Times New Roman" w:hAnsi="Times New Roman" w:cs="B Lotus" w:hint="cs"/>
          <w:color w:val="auto"/>
          <w:sz w:val="28"/>
          <w:szCs w:val="28"/>
          <w:rtl/>
        </w:rPr>
        <w:t>پژوهشگران</w:t>
      </w:r>
      <w:r w:rsidRPr="006D7654">
        <w:rPr>
          <w:rFonts w:ascii="Times New Roman" w:eastAsia="Times New Roman" w:hAnsi="Times New Roman" w:cs="B Lotus"/>
          <w:color w:val="auto"/>
          <w:sz w:val="28"/>
          <w:szCs w:val="28"/>
        </w:rPr>
        <w:t xml:space="preserve"> </w:t>
      </w:r>
      <w:r w:rsidRPr="006D7654">
        <w:rPr>
          <w:rFonts w:ascii="Times New Roman" w:eastAsia="Times New Roman" w:hAnsi="Times New Roman" w:cs="B Lotus" w:hint="cs"/>
          <w:color w:val="auto"/>
          <w:sz w:val="28"/>
          <w:szCs w:val="28"/>
          <w:rtl/>
        </w:rPr>
        <w:t>آتی</w:t>
      </w:r>
      <w:r w:rsidRPr="006D7654">
        <w:rPr>
          <w:rFonts w:ascii="Times New Roman" w:eastAsia="Times New Roman" w:hAnsi="Times New Roman" w:cs="B Lotus"/>
          <w:color w:val="auto"/>
          <w:sz w:val="28"/>
          <w:szCs w:val="28"/>
        </w:rPr>
        <w:t xml:space="preserve"> </w:t>
      </w:r>
      <w:r w:rsidRPr="006D7654">
        <w:rPr>
          <w:rFonts w:ascii="Times New Roman" w:eastAsia="Times New Roman" w:hAnsi="Times New Roman" w:cs="B Lotus" w:hint="cs"/>
          <w:color w:val="auto"/>
          <w:sz w:val="28"/>
          <w:szCs w:val="28"/>
          <w:rtl/>
        </w:rPr>
        <w:t>راهگشا</w:t>
      </w:r>
      <w:r w:rsidRPr="006D7654">
        <w:rPr>
          <w:rFonts w:ascii="Times New Roman" w:eastAsia="Times New Roman" w:hAnsi="Times New Roman" w:cs="B Lotus"/>
          <w:color w:val="auto"/>
          <w:sz w:val="28"/>
          <w:szCs w:val="28"/>
        </w:rPr>
        <w:t xml:space="preserve"> </w:t>
      </w:r>
      <w:r w:rsidRPr="006D7654">
        <w:rPr>
          <w:rFonts w:ascii="Times New Roman" w:eastAsia="Times New Roman" w:hAnsi="Times New Roman" w:cs="B Lotus" w:hint="cs"/>
          <w:color w:val="auto"/>
          <w:sz w:val="28"/>
          <w:szCs w:val="28"/>
          <w:rtl/>
        </w:rPr>
        <w:t>باشد.</w:t>
      </w:r>
      <w:r w:rsidRPr="006D7654">
        <w:rPr>
          <w:rFonts w:ascii="Times New Roman" w:eastAsia="Times New Roman" w:hAnsi="Times New Roman" w:cs="B Lotus"/>
          <w:color w:val="auto"/>
          <w:sz w:val="28"/>
          <w:szCs w:val="28"/>
          <w:rtl/>
        </w:rPr>
        <w:t xml:space="preserve"> </w:t>
      </w:r>
      <w:r w:rsidRPr="006D7654">
        <w:rPr>
          <w:rFonts w:ascii="Times New Roman" w:eastAsia="Times New Roman" w:hAnsi="Times New Roman" w:cs="B Lotus" w:hint="cs"/>
          <w:color w:val="auto"/>
          <w:sz w:val="28"/>
          <w:szCs w:val="28"/>
          <w:rtl/>
        </w:rPr>
        <w:t>مورد</w:t>
      </w:r>
      <w:r w:rsidRPr="006D7654">
        <w:rPr>
          <w:rFonts w:ascii="Times New Roman" w:eastAsia="Times New Roman" w:hAnsi="Times New Roman" w:cs="B Lotus"/>
          <w:color w:val="auto"/>
          <w:sz w:val="28"/>
          <w:szCs w:val="28"/>
          <w:rtl/>
        </w:rPr>
        <w:t xml:space="preserve"> </w:t>
      </w:r>
      <w:r w:rsidRPr="006D7654">
        <w:rPr>
          <w:rFonts w:ascii="Times New Roman" w:eastAsia="Times New Roman" w:hAnsi="Times New Roman" w:cs="B Lotus" w:hint="cs"/>
          <w:color w:val="auto"/>
          <w:sz w:val="28"/>
          <w:szCs w:val="28"/>
          <w:rtl/>
        </w:rPr>
        <w:t>ذيل</w:t>
      </w:r>
      <w:r w:rsidRPr="006D7654">
        <w:rPr>
          <w:rFonts w:ascii="Times New Roman" w:eastAsia="Times New Roman" w:hAnsi="Times New Roman" w:cs="B Lotus"/>
          <w:color w:val="auto"/>
          <w:sz w:val="28"/>
          <w:szCs w:val="28"/>
          <w:rtl/>
        </w:rPr>
        <w:t xml:space="preserve"> </w:t>
      </w:r>
      <w:r w:rsidRPr="006D7654">
        <w:rPr>
          <w:rFonts w:ascii="Times New Roman" w:eastAsia="Times New Roman" w:hAnsi="Times New Roman" w:cs="B Lotus" w:hint="cs"/>
          <w:color w:val="auto"/>
          <w:sz w:val="28"/>
          <w:szCs w:val="28"/>
          <w:rtl/>
        </w:rPr>
        <w:t>از</w:t>
      </w:r>
      <w:r w:rsidRPr="006D7654">
        <w:rPr>
          <w:rFonts w:ascii="Times New Roman" w:eastAsia="Times New Roman" w:hAnsi="Times New Roman" w:cs="B Lotus"/>
          <w:color w:val="auto"/>
          <w:sz w:val="28"/>
          <w:szCs w:val="28"/>
          <w:rtl/>
        </w:rPr>
        <w:t xml:space="preserve"> </w:t>
      </w:r>
      <w:r w:rsidRPr="006D7654">
        <w:rPr>
          <w:rFonts w:ascii="Times New Roman" w:eastAsia="Times New Roman" w:hAnsi="Times New Roman" w:cs="B Lotus" w:hint="cs"/>
          <w:color w:val="auto"/>
          <w:sz w:val="28"/>
          <w:szCs w:val="28"/>
          <w:rtl/>
        </w:rPr>
        <w:t>جمله محدوديت</w:t>
      </w:r>
      <w:r w:rsidRPr="006D7654">
        <w:rPr>
          <w:rFonts w:ascii="Times New Roman" w:eastAsia="Times New Roman" w:hAnsi="Times New Roman" w:cs="B Lotus"/>
          <w:color w:val="auto"/>
          <w:sz w:val="28"/>
          <w:szCs w:val="28"/>
          <w:rtl/>
        </w:rPr>
        <w:t xml:space="preserve"> </w:t>
      </w:r>
      <w:r w:rsidRPr="006D7654">
        <w:rPr>
          <w:rFonts w:ascii="Times New Roman" w:eastAsia="Times New Roman" w:hAnsi="Times New Roman" w:cs="B Lotus" w:hint="cs"/>
          <w:color w:val="auto"/>
          <w:sz w:val="28"/>
          <w:szCs w:val="28"/>
          <w:rtl/>
        </w:rPr>
        <w:t>ها</w:t>
      </w:r>
      <w:r w:rsidRPr="006D7654">
        <w:rPr>
          <w:rFonts w:ascii="Times New Roman" w:eastAsia="Times New Roman" w:hAnsi="Times New Roman" w:cs="B Lotus"/>
          <w:color w:val="auto"/>
          <w:sz w:val="28"/>
          <w:szCs w:val="28"/>
          <w:rtl/>
        </w:rPr>
        <w:t xml:space="preserve"> </w:t>
      </w:r>
      <w:r w:rsidRPr="006D7654">
        <w:rPr>
          <w:rFonts w:ascii="Times New Roman" w:eastAsia="Times New Roman" w:hAnsi="Times New Roman" w:cs="B Lotus" w:hint="cs"/>
          <w:color w:val="auto"/>
          <w:sz w:val="28"/>
          <w:szCs w:val="28"/>
          <w:rtl/>
        </w:rPr>
        <w:t>پژوهشي</w:t>
      </w:r>
      <w:r w:rsidRPr="006D7654">
        <w:rPr>
          <w:rFonts w:ascii="Times New Roman" w:eastAsia="Times New Roman" w:hAnsi="Times New Roman" w:cs="B Lotus"/>
          <w:color w:val="auto"/>
          <w:sz w:val="28"/>
          <w:szCs w:val="28"/>
          <w:rtl/>
        </w:rPr>
        <w:t xml:space="preserve"> </w:t>
      </w:r>
      <w:r w:rsidRPr="006D7654">
        <w:rPr>
          <w:rFonts w:ascii="Times New Roman" w:eastAsia="Times New Roman" w:hAnsi="Times New Roman" w:cs="B Lotus" w:hint="cs"/>
          <w:color w:val="auto"/>
          <w:sz w:val="28"/>
          <w:szCs w:val="28"/>
          <w:rtl/>
        </w:rPr>
        <w:t>حاضر</w:t>
      </w:r>
      <w:r w:rsidRPr="006D7654">
        <w:rPr>
          <w:rFonts w:ascii="Times New Roman" w:eastAsia="Times New Roman" w:hAnsi="Times New Roman" w:cs="B Lotus"/>
          <w:color w:val="auto"/>
          <w:sz w:val="28"/>
          <w:szCs w:val="28"/>
          <w:rtl/>
        </w:rPr>
        <w:t xml:space="preserve"> </w:t>
      </w:r>
      <w:r w:rsidRPr="006D7654">
        <w:rPr>
          <w:rFonts w:ascii="Times New Roman" w:eastAsia="Times New Roman" w:hAnsi="Times New Roman" w:cs="B Lotus" w:hint="cs"/>
          <w:color w:val="auto"/>
          <w:sz w:val="28"/>
          <w:szCs w:val="28"/>
          <w:rtl/>
        </w:rPr>
        <w:t>مي</w:t>
      </w:r>
      <w:r w:rsidRPr="006D7654">
        <w:rPr>
          <w:rFonts w:ascii="Times New Roman" w:eastAsia="Times New Roman" w:hAnsi="Times New Roman" w:cs="B Lotus"/>
          <w:color w:val="auto"/>
          <w:sz w:val="28"/>
          <w:szCs w:val="28"/>
          <w:rtl/>
        </w:rPr>
        <w:t xml:space="preserve"> </w:t>
      </w:r>
      <w:r w:rsidRPr="006D7654">
        <w:rPr>
          <w:rFonts w:ascii="Times New Roman" w:eastAsia="Times New Roman" w:hAnsi="Times New Roman" w:cs="B Lotus" w:hint="cs"/>
          <w:color w:val="auto"/>
          <w:sz w:val="28"/>
          <w:szCs w:val="28"/>
          <w:rtl/>
        </w:rPr>
        <w:t>باشند:</w:t>
      </w:r>
      <w:bookmarkEnd w:id="104"/>
      <w:bookmarkEnd w:id="105"/>
      <w:bookmarkEnd w:id="106"/>
    </w:p>
    <w:p w:rsidR="00E0056A" w:rsidRDefault="00E82B07" w:rsidP="005B773E">
      <w:pPr>
        <w:autoSpaceDE/>
        <w:autoSpaceDN/>
        <w:bidi/>
        <w:adjustRightInd/>
        <w:spacing w:line="276" w:lineRule="auto"/>
        <w:ind w:left="-568" w:firstLine="18"/>
        <w:jc w:val="lowKashida"/>
        <w:rPr>
          <w:rFonts w:ascii="Times New Roman" w:eastAsia="Times New Roman" w:hAnsi="Times New Roman" w:cs="B Lotus"/>
          <w:color w:val="auto"/>
          <w:sz w:val="28"/>
          <w:szCs w:val="28"/>
        </w:rPr>
      </w:pPr>
      <w:r w:rsidRPr="006D7654">
        <w:rPr>
          <w:rFonts w:ascii="Times New Roman" w:eastAsia="Times New Roman" w:hAnsi="Times New Roman" w:cs="B Lotus" w:hint="cs"/>
          <w:color w:val="auto"/>
          <w:sz w:val="28"/>
          <w:szCs w:val="28"/>
          <w:rtl/>
        </w:rPr>
        <w:t>- یکی</w:t>
      </w:r>
      <w:r w:rsidRPr="006D7654">
        <w:rPr>
          <w:rFonts w:ascii="Times New Roman" w:eastAsia="Times New Roman" w:hAnsi="Times New Roman" w:cs="B Lotus"/>
          <w:color w:val="auto"/>
          <w:sz w:val="28"/>
          <w:szCs w:val="28"/>
        </w:rPr>
        <w:t xml:space="preserve"> </w:t>
      </w:r>
      <w:r w:rsidRPr="006D7654">
        <w:rPr>
          <w:rFonts w:ascii="Times New Roman" w:eastAsia="Times New Roman" w:hAnsi="Times New Roman" w:cs="B Lotus" w:hint="cs"/>
          <w:color w:val="auto"/>
          <w:sz w:val="28"/>
          <w:szCs w:val="28"/>
          <w:rtl/>
        </w:rPr>
        <w:t>از</w:t>
      </w:r>
      <w:r w:rsidRPr="006D7654">
        <w:rPr>
          <w:rFonts w:ascii="Times New Roman" w:eastAsia="Times New Roman" w:hAnsi="Times New Roman" w:cs="B Lotus"/>
          <w:color w:val="auto"/>
          <w:sz w:val="28"/>
          <w:szCs w:val="28"/>
        </w:rPr>
        <w:t xml:space="preserve"> </w:t>
      </w:r>
      <w:r w:rsidRPr="006D7654">
        <w:rPr>
          <w:rFonts w:ascii="Times New Roman" w:eastAsia="Times New Roman" w:hAnsi="Times New Roman" w:cs="B Lotus" w:hint="cs"/>
          <w:color w:val="auto"/>
          <w:sz w:val="28"/>
          <w:szCs w:val="28"/>
          <w:rtl/>
        </w:rPr>
        <w:t>محدودیت</w:t>
      </w:r>
      <w:r w:rsidR="005B773E">
        <w:rPr>
          <w:rFonts w:ascii="Times New Roman" w:eastAsia="Times New Roman" w:hAnsi="Times New Roman" w:cs="B Lotus"/>
          <w:color w:val="auto"/>
          <w:sz w:val="28"/>
          <w:szCs w:val="28"/>
        </w:rPr>
        <w:t xml:space="preserve"> </w:t>
      </w:r>
      <w:r w:rsidRPr="006D7654">
        <w:rPr>
          <w:rFonts w:ascii="Times New Roman" w:eastAsia="Times New Roman" w:hAnsi="Times New Roman" w:cs="B Lotus" w:hint="cs"/>
          <w:color w:val="auto"/>
          <w:sz w:val="28"/>
          <w:szCs w:val="28"/>
          <w:rtl/>
        </w:rPr>
        <w:t>های</w:t>
      </w:r>
      <w:r w:rsidRPr="006D7654">
        <w:rPr>
          <w:rFonts w:ascii="Times New Roman" w:eastAsia="Times New Roman" w:hAnsi="Times New Roman" w:cs="B Lotus"/>
          <w:color w:val="auto"/>
          <w:sz w:val="28"/>
          <w:szCs w:val="28"/>
        </w:rPr>
        <w:t xml:space="preserve"> </w:t>
      </w:r>
      <w:r w:rsidRPr="006D7654">
        <w:rPr>
          <w:rFonts w:ascii="Times New Roman" w:eastAsia="Times New Roman" w:hAnsi="Times New Roman" w:cs="B Lotus" w:hint="cs"/>
          <w:color w:val="auto"/>
          <w:sz w:val="28"/>
          <w:szCs w:val="28"/>
          <w:rtl/>
        </w:rPr>
        <w:t>پژوهش</w:t>
      </w:r>
      <w:r w:rsidRPr="006D7654">
        <w:rPr>
          <w:rFonts w:ascii="Times New Roman" w:eastAsia="Times New Roman" w:hAnsi="Times New Roman" w:cs="B Lotus"/>
          <w:color w:val="auto"/>
          <w:sz w:val="28"/>
          <w:szCs w:val="28"/>
        </w:rPr>
        <w:t xml:space="preserve"> </w:t>
      </w:r>
      <w:r w:rsidRPr="006D7654">
        <w:rPr>
          <w:rFonts w:ascii="Times New Roman" w:eastAsia="Times New Roman" w:hAnsi="Times New Roman" w:cs="B Lotus" w:hint="cs"/>
          <w:color w:val="auto"/>
          <w:sz w:val="28"/>
          <w:szCs w:val="28"/>
          <w:rtl/>
        </w:rPr>
        <w:t>حاضر،</w:t>
      </w:r>
      <w:r w:rsidRPr="006D7654">
        <w:rPr>
          <w:rFonts w:ascii="Times New Roman" w:eastAsia="Times New Roman" w:hAnsi="Times New Roman" w:cs="B Lotus"/>
          <w:color w:val="auto"/>
          <w:sz w:val="28"/>
          <w:szCs w:val="28"/>
        </w:rPr>
        <w:t xml:space="preserve"> </w:t>
      </w:r>
      <w:r w:rsidRPr="006D7654">
        <w:rPr>
          <w:rFonts w:ascii="Times New Roman" w:eastAsia="Times New Roman" w:hAnsi="Times New Roman" w:cs="B Lotus" w:hint="cs"/>
          <w:color w:val="auto"/>
          <w:sz w:val="28"/>
          <w:szCs w:val="28"/>
          <w:rtl/>
        </w:rPr>
        <w:t>ابزار</w:t>
      </w:r>
      <w:r w:rsidRPr="006D7654">
        <w:rPr>
          <w:rFonts w:ascii="Times New Roman" w:eastAsia="Times New Roman" w:hAnsi="Times New Roman" w:cs="B Lotus"/>
          <w:color w:val="auto"/>
          <w:sz w:val="28"/>
          <w:szCs w:val="28"/>
        </w:rPr>
        <w:t xml:space="preserve"> </w:t>
      </w:r>
      <w:r w:rsidRPr="006D7654">
        <w:rPr>
          <w:rFonts w:ascii="Times New Roman" w:eastAsia="Times New Roman" w:hAnsi="Times New Roman" w:cs="B Lotus" w:hint="cs"/>
          <w:color w:val="auto"/>
          <w:sz w:val="28"/>
          <w:szCs w:val="28"/>
          <w:rtl/>
        </w:rPr>
        <w:t>اندازه گیری</w:t>
      </w:r>
      <w:r w:rsidRPr="006D7654">
        <w:rPr>
          <w:rFonts w:ascii="Times New Roman" w:eastAsia="Times New Roman" w:hAnsi="Times New Roman" w:cs="B Lotus"/>
          <w:color w:val="auto"/>
          <w:sz w:val="28"/>
          <w:szCs w:val="28"/>
        </w:rPr>
        <w:t xml:space="preserve"> </w:t>
      </w:r>
      <w:r w:rsidRPr="006D7654">
        <w:rPr>
          <w:rFonts w:ascii="Times New Roman" w:eastAsia="Times New Roman" w:hAnsi="Times New Roman" w:cs="B Lotus" w:hint="cs"/>
          <w:color w:val="auto"/>
          <w:sz w:val="28"/>
          <w:szCs w:val="28"/>
          <w:rtl/>
        </w:rPr>
        <w:t>بود. مقیاس های</w:t>
      </w:r>
      <w:r w:rsidRPr="006D7654">
        <w:rPr>
          <w:rFonts w:ascii="Times New Roman" w:eastAsia="Times New Roman" w:hAnsi="Times New Roman" w:cs="B Lotus"/>
          <w:color w:val="auto"/>
          <w:sz w:val="28"/>
          <w:szCs w:val="28"/>
        </w:rPr>
        <w:t xml:space="preserve"> </w:t>
      </w:r>
      <w:r w:rsidRPr="006D7654">
        <w:rPr>
          <w:rFonts w:ascii="Times New Roman" w:eastAsia="Times New Roman" w:hAnsi="Times New Roman" w:cs="B Lotus" w:hint="cs"/>
          <w:color w:val="auto"/>
          <w:sz w:val="28"/>
          <w:szCs w:val="28"/>
          <w:rtl/>
        </w:rPr>
        <w:t>خودگزارشی</w:t>
      </w:r>
      <w:r w:rsidRPr="006D7654">
        <w:rPr>
          <w:rFonts w:ascii="Times New Roman" w:eastAsia="Times New Roman" w:hAnsi="Times New Roman" w:cs="B Lotus"/>
          <w:color w:val="auto"/>
          <w:sz w:val="28"/>
          <w:szCs w:val="28"/>
        </w:rPr>
        <w:t xml:space="preserve"> </w:t>
      </w:r>
      <w:r w:rsidRPr="006D7654">
        <w:rPr>
          <w:rFonts w:ascii="Times New Roman" w:eastAsia="Times New Roman" w:hAnsi="Times New Roman" w:cs="B Lotus" w:hint="cs"/>
          <w:color w:val="auto"/>
          <w:sz w:val="28"/>
          <w:szCs w:val="28"/>
          <w:rtl/>
        </w:rPr>
        <w:t>امکان</w:t>
      </w:r>
      <w:r w:rsidRPr="006D7654">
        <w:rPr>
          <w:rFonts w:ascii="Times New Roman" w:eastAsia="Times New Roman" w:hAnsi="Times New Roman" w:cs="B Lotus"/>
          <w:color w:val="auto"/>
          <w:sz w:val="28"/>
          <w:szCs w:val="28"/>
        </w:rPr>
        <w:t xml:space="preserve"> </w:t>
      </w:r>
      <w:r w:rsidRPr="006D7654">
        <w:rPr>
          <w:rFonts w:ascii="Times New Roman" w:eastAsia="Times New Roman" w:hAnsi="Times New Roman" w:cs="B Lotus" w:hint="cs"/>
          <w:color w:val="auto"/>
          <w:sz w:val="28"/>
          <w:szCs w:val="28"/>
          <w:rtl/>
        </w:rPr>
        <w:t>سوگیری</w:t>
      </w:r>
      <w:r w:rsidRPr="006D7654">
        <w:rPr>
          <w:rFonts w:ascii="Times New Roman" w:eastAsia="Times New Roman" w:hAnsi="Times New Roman" w:cs="B Lotus"/>
          <w:color w:val="auto"/>
          <w:sz w:val="28"/>
          <w:szCs w:val="28"/>
        </w:rPr>
        <w:t xml:space="preserve"> </w:t>
      </w:r>
      <w:r w:rsidRPr="006D7654">
        <w:rPr>
          <w:rFonts w:ascii="Times New Roman" w:eastAsia="Times New Roman" w:hAnsi="Times New Roman" w:cs="B Lotus" w:hint="cs"/>
          <w:color w:val="auto"/>
          <w:sz w:val="28"/>
          <w:szCs w:val="28"/>
          <w:rtl/>
        </w:rPr>
        <w:t>را فراهم</w:t>
      </w:r>
      <w:r w:rsidRPr="006D7654">
        <w:rPr>
          <w:rFonts w:ascii="Times New Roman" w:eastAsia="Times New Roman" w:hAnsi="Times New Roman" w:cs="B Lotus"/>
          <w:color w:val="auto"/>
          <w:sz w:val="28"/>
          <w:szCs w:val="28"/>
        </w:rPr>
        <w:t xml:space="preserve"> </w:t>
      </w:r>
      <w:r w:rsidRPr="006D7654">
        <w:rPr>
          <w:rFonts w:ascii="Times New Roman" w:eastAsia="Times New Roman" w:hAnsi="Times New Roman" w:cs="B Lotus" w:hint="cs"/>
          <w:color w:val="auto"/>
          <w:sz w:val="28"/>
          <w:szCs w:val="28"/>
          <w:rtl/>
        </w:rPr>
        <w:t>می نمایند.</w:t>
      </w:r>
      <w:r w:rsidRPr="006D7654">
        <w:rPr>
          <w:rFonts w:ascii="Times New Roman" w:eastAsia="Times New Roman" w:hAnsi="Times New Roman" w:cs="B Lotus"/>
          <w:color w:val="auto"/>
          <w:sz w:val="28"/>
          <w:szCs w:val="28"/>
        </w:rPr>
        <w:t xml:space="preserve"> </w:t>
      </w:r>
      <w:r w:rsidRPr="006D7654">
        <w:rPr>
          <w:rFonts w:ascii="Times New Roman" w:eastAsia="Times New Roman" w:hAnsi="Times New Roman" w:cs="B Lotus" w:hint="cs"/>
          <w:color w:val="auto"/>
          <w:sz w:val="28"/>
          <w:szCs w:val="28"/>
          <w:rtl/>
        </w:rPr>
        <w:t>در</w:t>
      </w:r>
      <w:r w:rsidRPr="006D7654">
        <w:rPr>
          <w:rFonts w:ascii="Times New Roman" w:eastAsia="Times New Roman" w:hAnsi="Times New Roman" w:cs="B Lotus"/>
          <w:color w:val="auto"/>
          <w:sz w:val="28"/>
          <w:szCs w:val="28"/>
        </w:rPr>
        <w:t xml:space="preserve"> </w:t>
      </w:r>
      <w:r w:rsidRPr="006D7654">
        <w:rPr>
          <w:rFonts w:ascii="Times New Roman" w:eastAsia="Times New Roman" w:hAnsi="Times New Roman" w:cs="B Lotus" w:hint="cs"/>
          <w:color w:val="auto"/>
          <w:sz w:val="28"/>
          <w:szCs w:val="28"/>
          <w:rtl/>
        </w:rPr>
        <w:t>این</w:t>
      </w:r>
      <w:r w:rsidRPr="006D7654">
        <w:rPr>
          <w:rFonts w:ascii="Times New Roman" w:eastAsia="Times New Roman" w:hAnsi="Times New Roman" w:cs="B Lotus"/>
          <w:color w:val="auto"/>
          <w:sz w:val="28"/>
          <w:szCs w:val="28"/>
        </w:rPr>
        <w:t xml:space="preserve"> </w:t>
      </w:r>
      <w:r w:rsidRPr="006D7654">
        <w:rPr>
          <w:rFonts w:ascii="Times New Roman" w:eastAsia="Times New Roman" w:hAnsi="Times New Roman" w:cs="B Lotus" w:hint="cs"/>
          <w:color w:val="auto"/>
          <w:sz w:val="28"/>
          <w:szCs w:val="28"/>
          <w:rtl/>
        </w:rPr>
        <w:t>پژوهش</w:t>
      </w:r>
      <w:r w:rsidRPr="006D7654">
        <w:rPr>
          <w:rFonts w:ascii="Times New Roman" w:eastAsia="Times New Roman" w:hAnsi="Times New Roman" w:cs="B Lotus"/>
          <w:color w:val="auto"/>
          <w:sz w:val="28"/>
          <w:szCs w:val="28"/>
        </w:rPr>
        <w:t xml:space="preserve"> </w:t>
      </w:r>
      <w:r w:rsidRPr="006D7654">
        <w:rPr>
          <w:rFonts w:ascii="Times New Roman" w:eastAsia="Times New Roman" w:hAnsi="Times New Roman" w:cs="B Lotus" w:hint="cs"/>
          <w:color w:val="auto"/>
          <w:sz w:val="28"/>
          <w:szCs w:val="28"/>
          <w:rtl/>
        </w:rPr>
        <w:t>برای</w:t>
      </w:r>
      <w:r w:rsidRPr="006D7654">
        <w:rPr>
          <w:rFonts w:ascii="Times New Roman" w:eastAsia="Times New Roman" w:hAnsi="Times New Roman" w:cs="B Lotus"/>
          <w:color w:val="auto"/>
          <w:sz w:val="28"/>
          <w:szCs w:val="28"/>
        </w:rPr>
        <w:t xml:space="preserve"> </w:t>
      </w:r>
      <w:r w:rsidRPr="006D7654">
        <w:rPr>
          <w:rFonts w:ascii="Times New Roman" w:eastAsia="Times New Roman" w:hAnsi="Times New Roman" w:cs="B Lotus" w:hint="cs"/>
          <w:color w:val="auto"/>
          <w:sz w:val="28"/>
          <w:szCs w:val="28"/>
          <w:rtl/>
        </w:rPr>
        <w:t>اندازه گیری</w:t>
      </w:r>
      <w:r w:rsidRPr="006D7654">
        <w:rPr>
          <w:rFonts w:ascii="Times New Roman" w:eastAsia="Times New Roman" w:hAnsi="Times New Roman" w:cs="B Lotus"/>
          <w:color w:val="auto"/>
          <w:sz w:val="28"/>
          <w:szCs w:val="28"/>
        </w:rPr>
        <w:t xml:space="preserve"> </w:t>
      </w:r>
      <w:r w:rsidRPr="006D7654">
        <w:rPr>
          <w:rFonts w:ascii="Times New Roman" w:eastAsia="Times New Roman" w:hAnsi="Times New Roman" w:cs="B Lotus" w:hint="cs"/>
          <w:color w:val="auto"/>
          <w:sz w:val="28"/>
          <w:szCs w:val="28"/>
          <w:rtl/>
        </w:rPr>
        <w:t>متغیرهای</w:t>
      </w:r>
      <w:r w:rsidRPr="006D7654">
        <w:rPr>
          <w:rFonts w:ascii="Times New Roman" w:eastAsia="Times New Roman" w:hAnsi="Times New Roman" w:cs="B Lotus"/>
          <w:color w:val="auto"/>
          <w:sz w:val="28"/>
          <w:szCs w:val="28"/>
        </w:rPr>
        <w:t xml:space="preserve"> </w:t>
      </w:r>
      <w:r w:rsidRPr="006D7654">
        <w:rPr>
          <w:rFonts w:ascii="Times New Roman" w:eastAsia="Times New Roman" w:hAnsi="Times New Roman" w:cs="B Lotus" w:hint="cs"/>
          <w:color w:val="auto"/>
          <w:sz w:val="28"/>
          <w:szCs w:val="28"/>
          <w:rtl/>
        </w:rPr>
        <w:t>پژوهش</w:t>
      </w:r>
      <w:r w:rsidRPr="006D7654">
        <w:rPr>
          <w:rFonts w:ascii="Times New Roman" w:eastAsia="Times New Roman" w:hAnsi="Times New Roman" w:cs="B Lotus"/>
          <w:color w:val="auto"/>
          <w:sz w:val="28"/>
          <w:szCs w:val="28"/>
        </w:rPr>
        <w:t xml:space="preserve"> </w:t>
      </w:r>
      <w:r w:rsidRPr="006D7654">
        <w:rPr>
          <w:rFonts w:ascii="Times New Roman" w:eastAsia="Times New Roman" w:hAnsi="Times New Roman" w:cs="B Lotus" w:hint="cs"/>
          <w:color w:val="auto"/>
          <w:sz w:val="28"/>
          <w:szCs w:val="28"/>
          <w:rtl/>
        </w:rPr>
        <w:t>فقط</w:t>
      </w:r>
      <w:r w:rsidRPr="006D7654">
        <w:rPr>
          <w:rFonts w:ascii="Times New Roman" w:eastAsia="Times New Roman" w:hAnsi="Times New Roman" w:cs="B Lotus"/>
          <w:color w:val="auto"/>
          <w:sz w:val="28"/>
          <w:szCs w:val="28"/>
        </w:rPr>
        <w:t xml:space="preserve"> </w:t>
      </w:r>
      <w:r w:rsidRPr="006D7654">
        <w:rPr>
          <w:rFonts w:ascii="Times New Roman" w:eastAsia="Times New Roman" w:hAnsi="Times New Roman" w:cs="B Lotus" w:hint="cs"/>
          <w:color w:val="auto"/>
          <w:sz w:val="28"/>
          <w:szCs w:val="28"/>
          <w:rtl/>
        </w:rPr>
        <w:t>از</w:t>
      </w:r>
      <w:r w:rsidRPr="006D7654">
        <w:rPr>
          <w:rFonts w:ascii="Times New Roman" w:eastAsia="Times New Roman" w:hAnsi="Times New Roman" w:cs="B Lotus"/>
          <w:color w:val="auto"/>
          <w:sz w:val="28"/>
          <w:szCs w:val="28"/>
        </w:rPr>
        <w:t xml:space="preserve"> </w:t>
      </w:r>
      <w:r w:rsidRPr="006D7654">
        <w:rPr>
          <w:rFonts w:ascii="Times New Roman" w:eastAsia="Times New Roman" w:hAnsi="Times New Roman" w:cs="B Lotus" w:hint="cs"/>
          <w:color w:val="auto"/>
          <w:sz w:val="28"/>
          <w:szCs w:val="28"/>
          <w:rtl/>
        </w:rPr>
        <w:t>پرسشنامه</w:t>
      </w:r>
      <w:r w:rsidRPr="006D7654">
        <w:rPr>
          <w:rFonts w:ascii="Times New Roman" w:eastAsia="Times New Roman" w:hAnsi="Times New Roman" w:cs="B Lotus"/>
          <w:color w:val="auto"/>
          <w:sz w:val="28"/>
          <w:szCs w:val="28"/>
        </w:rPr>
        <w:t xml:space="preserve"> </w:t>
      </w:r>
      <w:r w:rsidRPr="006D7654">
        <w:rPr>
          <w:rFonts w:ascii="Times New Roman" w:eastAsia="Times New Roman" w:hAnsi="Times New Roman" w:cs="B Lotus" w:hint="cs"/>
          <w:color w:val="auto"/>
          <w:sz w:val="28"/>
          <w:szCs w:val="28"/>
          <w:rtl/>
        </w:rPr>
        <w:t>استفاده</w:t>
      </w:r>
      <w:r w:rsidRPr="006D7654">
        <w:rPr>
          <w:rFonts w:ascii="Times New Roman" w:eastAsia="Times New Roman" w:hAnsi="Times New Roman" w:cs="B Lotus"/>
          <w:color w:val="auto"/>
          <w:sz w:val="28"/>
          <w:szCs w:val="28"/>
        </w:rPr>
        <w:t xml:space="preserve"> </w:t>
      </w:r>
      <w:r w:rsidRPr="006D7654">
        <w:rPr>
          <w:rFonts w:ascii="Times New Roman" w:eastAsia="Times New Roman" w:hAnsi="Times New Roman" w:cs="B Lotus" w:hint="cs"/>
          <w:color w:val="auto"/>
          <w:sz w:val="28"/>
          <w:szCs w:val="28"/>
          <w:rtl/>
        </w:rPr>
        <w:t>گردید</w:t>
      </w:r>
      <w:r w:rsidRPr="006D7654">
        <w:rPr>
          <w:rFonts w:ascii="Times New Roman" w:eastAsia="Times New Roman" w:hAnsi="Times New Roman" w:cs="B Lotus"/>
          <w:color w:val="auto"/>
          <w:sz w:val="28"/>
          <w:szCs w:val="28"/>
        </w:rPr>
        <w:t>.</w:t>
      </w:r>
    </w:p>
    <w:p w:rsidR="00E0056A" w:rsidRDefault="00E0056A" w:rsidP="00E0056A">
      <w:pPr>
        <w:autoSpaceDE/>
        <w:autoSpaceDN/>
        <w:bidi/>
        <w:adjustRightInd/>
        <w:spacing w:line="276" w:lineRule="auto"/>
        <w:ind w:left="-568" w:firstLine="18"/>
        <w:jc w:val="lowKashida"/>
        <w:rPr>
          <w:rFonts w:ascii="Times New Roman" w:eastAsia="Times New Roman" w:hAnsi="Times New Roman" w:cs="B Lotus"/>
          <w:color w:val="auto"/>
          <w:sz w:val="28"/>
          <w:szCs w:val="28"/>
          <w:rtl/>
        </w:rPr>
      </w:pPr>
      <w:r>
        <w:rPr>
          <w:rFonts w:ascii="Times New Roman" w:eastAsia="Times New Roman" w:hAnsi="Times New Roman" w:cs="Cambria" w:hint="cs"/>
          <w:color w:val="auto"/>
          <w:sz w:val="28"/>
          <w:szCs w:val="28"/>
          <w:rtl/>
          <w:lang w:bidi="fa-IR"/>
        </w:rPr>
        <w:t xml:space="preserve">_ </w:t>
      </w:r>
      <w:r>
        <w:rPr>
          <w:rFonts w:ascii="Times New Roman" w:eastAsia="Times New Roman" w:hAnsi="Times New Roman" w:cs="B Lotus" w:hint="cs"/>
          <w:color w:val="auto"/>
          <w:sz w:val="28"/>
          <w:szCs w:val="28"/>
          <w:rtl/>
          <w:lang w:bidi="fa-IR"/>
        </w:rPr>
        <w:t>ا</w:t>
      </w:r>
      <w:r w:rsidR="005B773E" w:rsidRPr="005B773E">
        <w:rPr>
          <w:rFonts w:ascii="Times New Roman" w:eastAsia="Times New Roman" w:hAnsi="Times New Roman" w:cs="B Lotus"/>
          <w:color w:val="auto"/>
          <w:sz w:val="28"/>
          <w:szCs w:val="28"/>
          <w:rtl/>
        </w:rPr>
        <w:t>گرچه در پژوهش حاضر از روش نمونه‌گيري تصادفي ساده استفاده شده است، با اين حال محدود بودن حجم نمونه مي‌تواند تعميم نتايج پژوهش به ساير سالمندان را با احتياط همراه سازد</w:t>
      </w:r>
      <w:r w:rsidR="005B773E" w:rsidRPr="005B773E">
        <w:rPr>
          <w:rFonts w:ascii="Times New Roman" w:eastAsia="Times New Roman" w:hAnsi="Times New Roman" w:cs="B Lotus"/>
          <w:color w:val="auto"/>
          <w:sz w:val="28"/>
          <w:szCs w:val="28"/>
        </w:rPr>
        <w:t>.</w:t>
      </w:r>
    </w:p>
    <w:p w:rsidR="00E82B07" w:rsidRPr="002F693E" w:rsidRDefault="00E0056A" w:rsidP="002F693E">
      <w:pPr>
        <w:autoSpaceDE/>
        <w:autoSpaceDN/>
        <w:bidi/>
        <w:adjustRightInd/>
        <w:spacing w:line="276" w:lineRule="auto"/>
        <w:ind w:left="-568" w:firstLine="18"/>
        <w:jc w:val="lowKashida"/>
        <w:rPr>
          <w:rFonts w:ascii="Times New Roman" w:eastAsia="Times New Roman" w:hAnsi="Times New Roman" w:cs="B Lotus"/>
          <w:color w:val="auto"/>
          <w:sz w:val="28"/>
          <w:szCs w:val="28"/>
        </w:rPr>
      </w:pPr>
      <w:r>
        <w:rPr>
          <w:rFonts w:ascii="Times New Roman" w:eastAsia="Times New Roman" w:hAnsi="Times New Roman" w:cs="Cambria" w:hint="cs"/>
          <w:color w:val="auto"/>
          <w:sz w:val="28"/>
          <w:szCs w:val="28"/>
          <w:rtl/>
        </w:rPr>
        <w:t xml:space="preserve">_ </w:t>
      </w:r>
      <w:r w:rsidRPr="00E0056A">
        <w:rPr>
          <w:rFonts w:ascii="Times New Roman" w:eastAsia="Times New Roman" w:hAnsi="Times New Roman" w:cs="B Lotus"/>
          <w:color w:val="auto"/>
          <w:sz w:val="28"/>
          <w:szCs w:val="28"/>
          <w:rtl/>
        </w:rPr>
        <w:t>همچنين، جامعه آماري پژوهش حاضر محدود به سالمندان ساکن خانه سالمندان فرشتگان شهر تهران بوده است؛ از اين‌رو تعميم نتايج به ساير سالمندان ساکن در جامعه يا مراکز سالمندي ديگر بايد با احتياط صورت گيرد</w:t>
      </w:r>
      <w:r w:rsidRPr="00E0056A">
        <w:rPr>
          <w:rFonts w:ascii="Times New Roman" w:eastAsia="Times New Roman" w:hAnsi="Times New Roman" w:cs="B Lotus"/>
          <w:color w:val="auto"/>
          <w:sz w:val="28"/>
          <w:szCs w:val="28"/>
        </w:rPr>
        <w:t>.</w:t>
      </w:r>
    </w:p>
    <w:p w:rsidR="00E82B07" w:rsidRPr="006D7654" w:rsidRDefault="00E82B07" w:rsidP="00E82B07">
      <w:pPr>
        <w:pStyle w:val="Style8"/>
        <w:spacing w:before="0" w:after="0" w:line="276" w:lineRule="auto"/>
        <w:ind w:left="-208" w:hanging="360"/>
        <w:jc w:val="lowKashida"/>
        <w:rPr>
          <w:rtl/>
        </w:rPr>
      </w:pPr>
      <w:bookmarkStart w:id="107" w:name="_Toc9801925"/>
      <w:bookmarkStart w:id="108" w:name="_Toc9802103"/>
      <w:bookmarkStart w:id="109" w:name="_Toc9805187"/>
      <w:bookmarkStart w:id="110" w:name="_Toc9805767"/>
      <w:bookmarkStart w:id="111" w:name="_Toc9806000"/>
      <w:bookmarkStart w:id="112" w:name="_Toc9806512"/>
      <w:bookmarkStart w:id="113" w:name="_Toc9806749"/>
      <w:bookmarkStart w:id="114" w:name="_Toc10031700"/>
      <w:bookmarkStart w:id="115" w:name="_Toc10032696"/>
      <w:bookmarkStart w:id="116" w:name="_Toc10309328"/>
      <w:bookmarkStart w:id="117" w:name="_Toc10309774"/>
      <w:bookmarkStart w:id="118" w:name="_Toc10310662"/>
      <w:bookmarkStart w:id="119" w:name="_Toc10311407"/>
      <w:bookmarkStart w:id="120" w:name="_Toc12099403"/>
      <w:r w:rsidRPr="006D7654">
        <w:rPr>
          <w:rFonts w:hint="cs"/>
          <w:rtl/>
        </w:rPr>
        <w:t>5-</w:t>
      </w:r>
      <w:r w:rsidR="00091C5E">
        <w:rPr>
          <w:rFonts w:hint="cs"/>
          <w:rtl/>
        </w:rPr>
        <w:t>3</w:t>
      </w:r>
      <w:r w:rsidRPr="006D7654">
        <w:rPr>
          <w:rFonts w:hint="cs"/>
          <w:rtl/>
        </w:rPr>
        <w:t>- پیشنهادات</w:t>
      </w:r>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r w:rsidRPr="006D7654">
        <w:rPr>
          <w:rFonts w:hint="cs"/>
          <w:rtl/>
        </w:rPr>
        <w:t xml:space="preserve"> </w:t>
      </w:r>
    </w:p>
    <w:p w:rsidR="00E82B07" w:rsidRPr="006D7654" w:rsidRDefault="00E82B07" w:rsidP="00E82B07">
      <w:pPr>
        <w:pStyle w:val="Style9"/>
        <w:spacing w:before="0" w:after="0" w:line="276" w:lineRule="auto"/>
        <w:ind w:left="-208" w:hanging="360"/>
        <w:jc w:val="lowKashida"/>
        <w:rPr>
          <w:b/>
          <w:bCs/>
          <w:rtl/>
        </w:rPr>
      </w:pPr>
      <w:bookmarkStart w:id="121" w:name="_Toc10031701"/>
      <w:bookmarkStart w:id="122" w:name="_Toc10032697"/>
      <w:bookmarkStart w:id="123" w:name="_Toc10309329"/>
      <w:bookmarkStart w:id="124" w:name="_Toc10309775"/>
      <w:bookmarkStart w:id="125" w:name="_Toc10310663"/>
      <w:bookmarkStart w:id="126" w:name="_Toc10311408"/>
      <w:bookmarkStart w:id="127" w:name="_Toc12099404"/>
      <w:bookmarkStart w:id="128" w:name="_Toc9801926"/>
      <w:bookmarkStart w:id="129" w:name="_Toc9802104"/>
      <w:bookmarkStart w:id="130" w:name="_Toc9805188"/>
      <w:bookmarkStart w:id="131" w:name="_Toc9805768"/>
      <w:bookmarkStart w:id="132" w:name="_Toc9806001"/>
      <w:bookmarkStart w:id="133" w:name="_Toc9806513"/>
      <w:bookmarkStart w:id="134" w:name="_Toc9806750"/>
      <w:r w:rsidRPr="006D7654">
        <w:rPr>
          <w:rFonts w:hint="cs"/>
          <w:b/>
          <w:bCs/>
          <w:rtl/>
        </w:rPr>
        <w:t>5-</w:t>
      </w:r>
      <w:r w:rsidR="00091C5E">
        <w:rPr>
          <w:rFonts w:hint="cs"/>
          <w:b/>
          <w:bCs/>
          <w:rtl/>
        </w:rPr>
        <w:t>3</w:t>
      </w:r>
      <w:r w:rsidRPr="006D7654">
        <w:rPr>
          <w:rFonts w:hint="cs"/>
          <w:b/>
          <w:bCs/>
          <w:rtl/>
        </w:rPr>
        <w:t>-1- پیشنهاد</w:t>
      </w:r>
      <w:r w:rsidR="002F693E">
        <w:rPr>
          <w:rFonts w:hint="cs"/>
          <w:b/>
          <w:bCs/>
          <w:rtl/>
        </w:rPr>
        <w:t>های</w:t>
      </w:r>
      <w:r w:rsidRPr="006D7654">
        <w:rPr>
          <w:rFonts w:hint="cs"/>
          <w:b/>
          <w:bCs/>
          <w:rtl/>
        </w:rPr>
        <w:t xml:space="preserve"> پژوهشی</w:t>
      </w:r>
      <w:bookmarkEnd w:id="121"/>
      <w:bookmarkEnd w:id="122"/>
      <w:bookmarkEnd w:id="123"/>
      <w:bookmarkEnd w:id="124"/>
      <w:bookmarkEnd w:id="125"/>
      <w:bookmarkEnd w:id="126"/>
      <w:bookmarkEnd w:id="127"/>
      <w:r w:rsidRPr="006D7654">
        <w:rPr>
          <w:rFonts w:hint="cs"/>
          <w:b/>
          <w:bCs/>
          <w:rtl/>
        </w:rPr>
        <w:t xml:space="preserve"> </w:t>
      </w:r>
      <w:bookmarkEnd w:id="128"/>
      <w:bookmarkEnd w:id="129"/>
      <w:bookmarkEnd w:id="130"/>
      <w:bookmarkEnd w:id="131"/>
      <w:bookmarkEnd w:id="132"/>
      <w:bookmarkEnd w:id="133"/>
      <w:bookmarkEnd w:id="134"/>
    </w:p>
    <w:p w:rsidR="00E82B07" w:rsidRDefault="00E82B07" w:rsidP="007A68C6">
      <w:pPr>
        <w:autoSpaceDE/>
        <w:autoSpaceDN/>
        <w:bidi/>
        <w:adjustRightInd/>
        <w:spacing w:line="276" w:lineRule="auto"/>
        <w:ind w:left="-562"/>
        <w:jc w:val="lowKashida"/>
        <w:rPr>
          <w:rFonts w:ascii="Times New Roman" w:eastAsia="Times New Roman" w:hAnsi="Times New Roman" w:cs="B Lotus"/>
          <w:color w:val="auto"/>
          <w:sz w:val="28"/>
          <w:szCs w:val="28"/>
          <w:rtl/>
        </w:rPr>
      </w:pPr>
      <w:r w:rsidRPr="006D7654">
        <w:rPr>
          <w:rFonts w:ascii="Times New Roman" w:eastAsia="Times New Roman" w:hAnsi="Times New Roman" w:cs="B Lotus" w:hint="cs"/>
          <w:color w:val="auto"/>
          <w:sz w:val="28"/>
          <w:szCs w:val="28"/>
          <w:rtl/>
        </w:rPr>
        <w:t>- پیشنهاد</w:t>
      </w:r>
      <w:r w:rsidRPr="006D7654">
        <w:rPr>
          <w:rFonts w:ascii="Times New Roman" w:eastAsia="Times New Roman" w:hAnsi="Times New Roman" w:cs="B Lotus"/>
          <w:color w:val="auto"/>
          <w:sz w:val="28"/>
          <w:szCs w:val="28"/>
        </w:rPr>
        <w:t xml:space="preserve"> </w:t>
      </w:r>
      <w:r w:rsidRPr="006D7654">
        <w:rPr>
          <w:rFonts w:ascii="Times New Roman" w:eastAsia="Times New Roman" w:hAnsi="Times New Roman" w:cs="B Lotus" w:hint="cs"/>
          <w:color w:val="auto"/>
          <w:sz w:val="28"/>
          <w:szCs w:val="28"/>
          <w:rtl/>
        </w:rPr>
        <w:t>می شود</w:t>
      </w:r>
      <w:r w:rsidRPr="006D7654">
        <w:rPr>
          <w:rFonts w:ascii="Times New Roman" w:eastAsia="Times New Roman" w:hAnsi="Times New Roman" w:cs="B Lotus"/>
          <w:color w:val="auto"/>
          <w:sz w:val="28"/>
          <w:szCs w:val="28"/>
        </w:rPr>
        <w:t xml:space="preserve"> </w:t>
      </w:r>
      <w:r w:rsidRPr="006D7654">
        <w:rPr>
          <w:rFonts w:ascii="Times New Roman" w:eastAsia="Times New Roman" w:hAnsi="Times New Roman" w:cs="B Lotus" w:hint="cs"/>
          <w:color w:val="auto"/>
          <w:sz w:val="28"/>
          <w:szCs w:val="28"/>
          <w:rtl/>
        </w:rPr>
        <w:t>که</w:t>
      </w:r>
      <w:r w:rsidRPr="006D7654">
        <w:rPr>
          <w:rFonts w:ascii="Times New Roman" w:eastAsia="Times New Roman" w:hAnsi="Times New Roman" w:cs="B Lotus"/>
          <w:color w:val="auto"/>
          <w:sz w:val="28"/>
          <w:szCs w:val="28"/>
        </w:rPr>
        <w:t xml:space="preserve"> </w:t>
      </w:r>
      <w:r w:rsidRPr="006D7654">
        <w:rPr>
          <w:rFonts w:ascii="Times New Roman" w:eastAsia="Times New Roman" w:hAnsi="Times New Roman" w:cs="B Lotus" w:hint="cs"/>
          <w:color w:val="auto"/>
          <w:sz w:val="28"/>
          <w:szCs w:val="28"/>
          <w:rtl/>
        </w:rPr>
        <w:t>علاوه</w:t>
      </w:r>
      <w:r w:rsidRPr="006D7654">
        <w:rPr>
          <w:rFonts w:ascii="Times New Roman" w:eastAsia="Times New Roman" w:hAnsi="Times New Roman" w:cs="B Lotus"/>
          <w:color w:val="auto"/>
          <w:sz w:val="28"/>
          <w:szCs w:val="28"/>
        </w:rPr>
        <w:t xml:space="preserve"> </w:t>
      </w:r>
      <w:r w:rsidRPr="006D7654">
        <w:rPr>
          <w:rFonts w:ascii="Times New Roman" w:eastAsia="Times New Roman" w:hAnsi="Times New Roman" w:cs="B Lotus" w:hint="cs"/>
          <w:color w:val="auto"/>
          <w:sz w:val="28"/>
          <w:szCs w:val="28"/>
          <w:rtl/>
        </w:rPr>
        <w:t>بر</w:t>
      </w:r>
      <w:r w:rsidRPr="006D7654">
        <w:rPr>
          <w:rFonts w:ascii="Times New Roman" w:eastAsia="Times New Roman" w:hAnsi="Times New Roman" w:cs="B Lotus"/>
          <w:color w:val="auto"/>
          <w:sz w:val="28"/>
          <w:szCs w:val="28"/>
        </w:rPr>
        <w:t xml:space="preserve"> </w:t>
      </w:r>
      <w:r w:rsidRPr="006D7654">
        <w:rPr>
          <w:rFonts w:ascii="Times New Roman" w:eastAsia="Times New Roman" w:hAnsi="Times New Roman" w:cs="B Lotus" w:hint="cs"/>
          <w:color w:val="auto"/>
          <w:sz w:val="28"/>
          <w:szCs w:val="28"/>
          <w:rtl/>
        </w:rPr>
        <w:t>پرسشنامه</w:t>
      </w:r>
      <w:r w:rsidRPr="006D7654">
        <w:rPr>
          <w:rFonts w:ascii="Times New Roman" w:eastAsia="Times New Roman" w:hAnsi="Times New Roman" w:cs="B Lotus"/>
          <w:color w:val="auto"/>
          <w:sz w:val="28"/>
          <w:szCs w:val="28"/>
        </w:rPr>
        <w:t xml:space="preserve"> </w:t>
      </w:r>
      <w:r w:rsidRPr="006D7654">
        <w:rPr>
          <w:rFonts w:ascii="Times New Roman" w:eastAsia="Times New Roman" w:hAnsi="Times New Roman" w:cs="B Lotus" w:hint="cs"/>
          <w:color w:val="auto"/>
          <w:sz w:val="28"/>
          <w:szCs w:val="28"/>
          <w:rtl/>
        </w:rPr>
        <w:t>از</w:t>
      </w:r>
      <w:r w:rsidRPr="006D7654">
        <w:rPr>
          <w:rFonts w:ascii="Times New Roman" w:eastAsia="Times New Roman" w:hAnsi="Times New Roman" w:cs="B Lotus"/>
          <w:color w:val="auto"/>
          <w:sz w:val="28"/>
          <w:szCs w:val="28"/>
        </w:rPr>
        <w:t xml:space="preserve"> </w:t>
      </w:r>
      <w:r w:rsidRPr="006D7654">
        <w:rPr>
          <w:rFonts w:ascii="Times New Roman" w:eastAsia="Times New Roman" w:hAnsi="Times New Roman" w:cs="B Lotus" w:hint="cs"/>
          <w:color w:val="auto"/>
          <w:sz w:val="28"/>
          <w:szCs w:val="28"/>
          <w:rtl/>
        </w:rPr>
        <w:t>روش های</w:t>
      </w:r>
      <w:r w:rsidRPr="006D7654">
        <w:rPr>
          <w:rFonts w:ascii="Times New Roman" w:eastAsia="Times New Roman" w:hAnsi="Times New Roman" w:cs="B Lotus"/>
          <w:color w:val="auto"/>
          <w:sz w:val="28"/>
          <w:szCs w:val="28"/>
        </w:rPr>
        <w:t xml:space="preserve"> </w:t>
      </w:r>
      <w:r w:rsidRPr="006D7654">
        <w:rPr>
          <w:rFonts w:ascii="Times New Roman" w:eastAsia="Times New Roman" w:hAnsi="Times New Roman" w:cs="B Lotus" w:hint="cs"/>
          <w:color w:val="auto"/>
          <w:sz w:val="28"/>
          <w:szCs w:val="28"/>
          <w:rtl/>
        </w:rPr>
        <w:t>دیگر</w:t>
      </w:r>
      <w:r w:rsidRPr="006D7654">
        <w:rPr>
          <w:rFonts w:ascii="Times New Roman" w:eastAsia="Times New Roman" w:hAnsi="Times New Roman" w:cs="B Lotus"/>
          <w:color w:val="auto"/>
          <w:sz w:val="28"/>
          <w:szCs w:val="28"/>
        </w:rPr>
        <w:t xml:space="preserve"> </w:t>
      </w:r>
      <w:r w:rsidRPr="006D7654">
        <w:rPr>
          <w:rFonts w:ascii="Times New Roman" w:eastAsia="Times New Roman" w:hAnsi="Times New Roman" w:cs="B Lotus" w:hint="cs"/>
          <w:color w:val="auto"/>
          <w:sz w:val="28"/>
          <w:szCs w:val="28"/>
          <w:rtl/>
        </w:rPr>
        <w:t>جمع آوری</w:t>
      </w:r>
      <w:r w:rsidRPr="006D7654">
        <w:rPr>
          <w:rFonts w:ascii="Times New Roman" w:eastAsia="Times New Roman" w:hAnsi="Times New Roman" w:cs="B Lotus"/>
          <w:color w:val="auto"/>
          <w:sz w:val="28"/>
          <w:szCs w:val="28"/>
        </w:rPr>
        <w:t xml:space="preserve"> </w:t>
      </w:r>
      <w:r w:rsidRPr="006D7654">
        <w:rPr>
          <w:rFonts w:ascii="Times New Roman" w:eastAsia="Times New Roman" w:hAnsi="Times New Roman" w:cs="B Lotus" w:hint="cs"/>
          <w:color w:val="auto"/>
          <w:sz w:val="28"/>
          <w:szCs w:val="28"/>
          <w:rtl/>
        </w:rPr>
        <w:t>اطلاعات،</w:t>
      </w:r>
      <w:r w:rsidRPr="006D7654">
        <w:rPr>
          <w:rFonts w:ascii="Times New Roman" w:eastAsia="Times New Roman" w:hAnsi="Times New Roman" w:cs="B Lotus"/>
          <w:color w:val="auto"/>
          <w:sz w:val="28"/>
          <w:szCs w:val="28"/>
        </w:rPr>
        <w:t xml:space="preserve"> </w:t>
      </w:r>
      <w:r w:rsidRPr="006D7654">
        <w:rPr>
          <w:rFonts w:ascii="Times New Roman" w:eastAsia="Times New Roman" w:hAnsi="Times New Roman" w:cs="B Lotus" w:hint="cs"/>
          <w:color w:val="auto"/>
          <w:sz w:val="28"/>
          <w:szCs w:val="28"/>
          <w:rtl/>
        </w:rPr>
        <w:t>مصاحبه</w:t>
      </w:r>
      <w:r w:rsidRPr="006D7654">
        <w:rPr>
          <w:rFonts w:ascii="Times New Roman" w:eastAsia="Times New Roman" w:hAnsi="Times New Roman" w:cs="B Lotus"/>
          <w:color w:val="auto"/>
          <w:sz w:val="28"/>
          <w:szCs w:val="28"/>
        </w:rPr>
        <w:t xml:space="preserve"> </w:t>
      </w:r>
      <w:r w:rsidRPr="006D7654">
        <w:rPr>
          <w:rFonts w:ascii="Times New Roman" w:eastAsia="Times New Roman" w:hAnsi="Times New Roman" w:cs="B Lotus" w:hint="cs"/>
          <w:color w:val="auto"/>
          <w:sz w:val="28"/>
          <w:szCs w:val="28"/>
          <w:rtl/>
        </w:rPr>
        <w:t>و</w:t>
      </w:r>
      <w:r w:rsidRPr="006D7654">
        <w:rPr>
          <w:rFonts w:ascii="Times New Roman" w:eastAsia="Times New Roman" w:hAnsi="Times New Roman" w:cs="B Lotus"/>
          <w:color w:val="auto"/>
          <w:sz w:val="28"/>
          <w:szCs w:val="28"/>
        </w:rPr>
        <w:t xml:space="preserve"> </w:t>
      </w:r>
      <w:r w:rsidRPr="006D7654">
        <w:rPr>
          <w:rFonts w:ascii="Times New Roman" w:eastAsia="Times New Roman" w:hAnsi="Times New Roman" w:cs="B Lotus" w:hint="cs"/>
          <w:color w:val="auto"/>
          <w:sz w:val="28"/>
          <w:szCs w:val="28"/>
          <w:rtl/>
        </w:rPr>
        <w:t>مشاهده نیز</w:t>
      </w:r>
      <w:r w:rsidR="00E0056A">
        <w:rPr>
          <w:rFonts w:ascii="Times New Roman" w:eastAsia="Times New Roman" w:hAnsi="Times New Roman" w:cs="B Lotus" w:hint="cs"/>
          <w:color w:val="auto"/>
          <w:sz w:val="28"/>
          <w:szCs w:val="28"/>
          <w:rtl/>
        </w:rPr>
        <w:t xml:space="preserve"> </w:t>
      </w:r>
      <w:r w:rsidRPr="006D7654">
        <w:rPr>
          <w:rFonts w:ascii="Times New Roman" w:eastAsia="Times New Roman" w:hAnsi="Times New Roman" w:cs="B Lotus" w:hint="cs"/>
          <w:color w:val="auto"/>
          <w:sz w:val="28"/>
          <w:szCs w:val="28"/>
          <w:rtl/>
        </w:rPr>
        <w:t>استفاده</w:t>
      </w:r>
      <w:r w:rsidRPr="006D7654">
        <w:rPr>
          <w:rFonts w:ascii="Times New Roman" w:eastAsia="Times New Roman" w:hAnsi="Times New Roman" w:cs="B Lotus"/>
          <w:color w:val="auto"/>
          <w:sz w:val="28"/>
          <w:szCs w:val="28"/>
        </w:rPr>
        <w:t xml:space="preserve"> </w:t>
      </w:r>
      <w:r w:rsidRPr="006D7654">
        <w:rPr>
          <w:rFonts w:ascii="Times New Roman" w:eastAsia="Times New Roman" w:hAnsi="Times New Roman" w:cs="B Lotus" w:hint="cs"/>
          <w:color w:val="auto"/>
          <w:sz w:val="28"/>
          <w:szCs w:val="28"/>
          <w:rtl/>
        </w:rPr>
        <w:t>گردد</w:t>
      </w:r>
      <w:r w:rsidRPr="006D7654">
        <w:rPr>
          <w:rFonts w:ascii="Times New Roman" w:eastAsia="Times New Roman" w:hAnsi="Times New Roman" w:cs="B Lotus"/>
          <w:color w:val="auto"/>
          <w:sz w:val="28"/>
          <w:szCs w:val="28"/>
        </w:rPr>
        <w:t>.</w:t>
      </w:r>
    </w:p>
    <w:p w:rsidR="00E0056A" w:rsidRPr="00E0056A" w:rsidRDefault="00E0056A" w:rsidP="00E0056A">
      <w:pPr>
        <w:autoSpaceDE/>
        <w:autoSpaceDN/>
        <w:bidi/>
        <w:adjustRightInd/>
        <w:spacing w:line="276" w:lineRule="auto"/>
        <w:ind w:left="-562"/>
        <w:jc w:val="lowKashida"/>
        <w:rPr>
          <w:rFonts w:ascii="Times New Roman" w:eastAsia="Times New Roman" w:hAnsi="Times New Roman" w:cs="B Lotus"/>
          <w:color w:val="auto"/>
          <w:sz w:val="28"/>
          <w:szCs w:val="28"/>
        </w:rPr>
      </w:pPr>
      <w:r>
        <w:rPr>
          <w:rFonts w:ascii="Times New Roman" w:eastAsia="Times New Roman" w:hAnsi="Times New Roman" w:cs="Cambria" w:hint="cs"/>
          <w:color w:val="auto"/>
          <w:sz w:val="28"/>
          <w:szCs w:val="28"/>
          <w:rtl/>
        </w:rPr>
        <w:t xml:space="preserve">_ </w:t>
      </w:r>
      <w:r w:rsidRPr="00E0056A">
        <w:rPr>
          <w:rFonts w:ascii="Times New Roman" w:eastAsia="Times New Roman" w:hAnsi="Times New Roman" w:cs="B Lotus"/>
          <w:color w:val="auto"/>
          <w:sz w:val="28"/>
          <w:szCs w:val="28"/>
          <w:rtl/>
        </w:rPr>
        <w:t>پیشنهاد می‌شود پژوهش‌های مشابهی بر روی سالمندان ساکن در جامعه و سایر مراکز سالمندی انجام گیرد تا امکان مقایسه نتایج و افزایش دقت در تعمیم یافته‌ها فراهم گردد</w:t>
      </w:r>
      <w:r w:rsidRPr="00E0056A">
        <w:rPr>
          <w:rFonts w:ascii="Times New Roman" w:eastAsia="Times New Roman" w:hAnsi="Times New Roman" w:cs="B Lotus"/>
          <w:color w:val="auto"/>
          <w:sz w:val="28"/>
          <w:szCs w:val="28"/>
        </w:rPr>
        <w:t>.</w:t>
      </w:r>
    </w:p>
    <w:p w:rsidR="00E0056A" w:rsidRDefault="00E82B07" w:rsidP="00E0056A">
      <w:pPr>
        <w:autoSpaceDE/>
        <w:autoSpaceDN/>
        <w:bidi/>
        <w:adjustRightInd/>
        <w:spacing w:line="276" w:lineRule="auto"/>
        <w:ind w:left="-562"/>
        <w:jc w:val="lowKashida"/>
        <w:rPr>
          <w:rFonts w:ascii="Times New Roman" w:eastAsia="Times New Roman" w:hAnsi="Times New Roman" w:cs="B Lotus"/>
          <w:color w:val="auto"/>
          <w:sz w:val="28"/>
          <w:szCs w:val="28"/>
          <w:rtl/>
        </w:rPr>
      </w:pPr>
      <w:r w:rsidRPr="006D7654">
        <w:rPr>
          <w:rFonts w:ascii="Times New Roman" w:eastAsia="Times New Roman" w:hAnsi="Times New Roman" w:cs="B Lotus" w:hint="cs"/>
          <w:color w:val="auto"/>
          <w:sz w:val="28"/>
          <w:szCs w:val="28"/>
          <w:rtl/>
        </w:rPr>
        <w:lastRenderedPageBreak/>
        <w:t>- پژوهش های مشابهی</w:t>
      </w:r>
      <w:r w:rsidRPr="006D7654">
        <w:rPr>
          <w:rFonts w:ascii="Times New Roman" w:eastAsia="Times New Roman" w:hAnsi="Times New Roman" w:cs="B Lotus"/>
          <w:color w:val="auto"/>
          <w:sz w:val="28"/>
          <w:szCs w:val="28"/>
          <w:rtl/>
        </w:rPr>
        <w:t xml:space="preserve"> </w:t>
      </w:r>
      <w:r w:rsidRPr="006D7654">
        <w:rPr>
          <w:rFonts w:ascii="Times New Roman" w:eastAsia="Times New Roman" w:hAnsi="Times New Roman" w:cs="B Lotus" w:hint="cs"/>
          <w:color w:val="auto"/>
          <w:sz w:val="28"/>
          <w:szCs w:val="28"/>
          <w:rtl/>
        </w:rPr>
        <w:t>بر</w:t>
      </w:r>
      <w:r w:rsidRPr="006D7654">
        <w:rPr>
          <w:rFonts w:ascii="Times New Roman" w:eastAsia="Times New Roman" w:hAnsi="Times New Roman" w:cs="B Lotus"/>
          <w:color w:val="auto"/>
          <w:sz w:val="28"/>
          <w:szCs w:val="28"/>
          <w:rtl/>
        </w:rPr>
        <w:t xml:space="preserve"> </w:t>
      </w:r>
      <w:r w:rsidRPr="006D7654">
        <w:rPr>
          <w:rFonts w:ascii="Times New Roman" w:eastAsia="Times New Roman" w:hAnsi="Times New Roman" w:cs="B Lotus" w:hint="cs"/>
          <w:color w:val="auto"/>
          <w:sz w:val="28"/>
          <w:szCs w:val="28"/>
          <w:rtl/>
        </w:rPr>
        <w:t>روی</w:t>
      </w:r>
      <w:r w:rsidRPr="006D7654">
        <w:rPr>
          <w:rFonts w:ascii="Times New Roman" w:eastAsia="Times New Roman" w:hAnsi="Times New Roman" w:cs="B Lotus"/>
          <w:color w:val="auto"/>
          <w:sz w:val="28"/>
          <w:szCs w:val="28"/>
          <w:rtl/>
        </w:rPr>
        <w:t xml:space="preserve"> </w:t>
      </w:r>
      <w:r w:rsidRPr="006D7654">
        <w:rPr>
          <w:rFonts w:ascii="Times New Roman" w:eastAsia="Times New Roman" w:hAnsi="Times New Roman" w:cs="B Lotus" w:hint="cs"/>
          <w:color w:val="auto"/>
          <w:sz w:val="28"/>
          <w:szCs w:val="28"/>
          <w:rtl/>
        </w:rPr>
        <w:t>گروه های</w:t>
      </w:r>
      <w:r w:rsidRPr="006D7654">
        <w:rPr>
          <w:rFonts w:ascii="Times New Roman" w:eastAsia="Times New Roman" w:hAnsi="Times New Roman" w:cs="B Lotus"/>
          <w:color w:val="auto"/>
          <w:sz w:val="28"/>
          <w:szCs w:val="28"/>
          <w:rtl/>
        </w:rPr>
        <w:t xml:space="preserve"> </w:t>
      </w:r>
      <w:r w:rsidRPr="006D7654">
        <w:rPr>
          <w:rFonts w:ascii="Times New Roman" w:eastAsia="Times New Roman" w:hAnsi="Times New Roman" w:cs="B Lotus" w:hint="cs"/>
          <w:color w:val="auto"/>
          <w:sz w:val="28"/>
          <w:szCs w:val="28"/>
          <w:rtl/>
        </w:rPr>
        <w:t>وسیع تری</w:t>
      </w:r>
      <w:r w:rsidRPr="006D7654">
        <w:rPr>
          <w:rFonts w:ascii="Times New Roman" w:eastAsia="Times New Roman" w:hAnsi="Times New Roman" w:cs="B Lotus"/>
          <w:color w:val="auto"/>
          <w:sz w:val="28"/>
          <w:szCs w:val="28"/>
          <w:rtl/>
        </w:rPr>
        <w:t xml:space="preserve"> </w:t>
      </w:r>
      <w:r w:rsidRPr="006D7654">
        <w:rPr>
          <w:rFonts w:ascii="Times New Roman" w:eastAsia="Times New Roman" w:hAnsi="Times New Roman" w:cs="B Lotus" w:hint="cs"/>
          <w:color w:val="auto"/>
          <w:sz w:val="28"/>
          <w:szCs w:val="28"/>
          <w:rtl/>
        </w:rPr>
        <w:t>از</w:t>
      </w:r>
      <w:r w:rsidRPr="006D7654">
        <w:rPr>
          <w:rFonts w:ascii="Times New Roman" w:eastAsia="Times New Roman" w:hAnsi="Times New Roman" w:cs="B Lotus"/>
          <w:color w:val="auto"/>
          <w:sz w:val="28"/>
          <w:szCs w:val="28"/>
          <w:rtl/>
        </w:rPr>
        <w:t xml:space="preserve"> </w:t>
      </w:r>
      <w:r w:rsidRPr="006D7654">
        <w:rPr>
          <w:rFonts w:ascii="Times New Roman" w:eastAsia="Times New Roman" w:hAnsi="Times New Roman" w:cs="B Lotus" w:hint="cs"/>
          <w:color w:val="auto"/>
          <w:sz w:val="28"/>
          <w:szCs w:val="28"/>
          <w:rtl/>
        </w:rPr>
        <w:t>افراد</w:t>
      </w:r>
      <w:r w:rsidRPr="006D7654">
        <w:rPr>
          <w:rFonts w:ascii="Times New Roman" w:eastAsia="Times New Roman" w:hAnsi="Times New Roman" w:cs="B Lotus"/>
          <w:color w:val="auto"/>
          <w:sz w:val="28"/>
          <w:szCs w:val="28"/>
          <w:rtl/>
        </w:rPr>
        <w:t xml:space="preserve"> </w:t>
      </w:r>
      <w:r w:rsidRPr="006D7654">
        <w:rPr>
          <w:rFonts w:ascii="Times New Roman" w:eastAsia="Times New Roman" w:hAnsi="Times New Roman" w:cs="B Lotus" w:hint="cs"/>
          <w:color w:val="auto"/>
          <w:sz w:val="28"/>
          <w:szCs w:val="28"/>
          <w:rtl/>
        </w:rPr>
        <w:t>جامعه</w:t>
      </w:r>
      <w:r w:rsidRPr="006D7654">
        <w:rPr>
          <w:rFonts w:ascii="Times New Roman" w:eastAsia="Times New Roman" w:hAnsi="Times New Roman" w:cs="B Lotus"/>
          <w:color w:val="auto"/>
          <w:sz w:val="28"/>
          <w:szCs w:val="28"/>
          <w:rtl/>
        </w:rPr>
        <w:t xml:space="preserve"> </w:t>
      </w:r>
      <w:r w:rsidRPr="006D7654">
        <w:rPr>
          <w:rFonts w:ascii="Times New Roman" w:eastAsia="Times New Roman" w:hAnsi="Times New Roman" w:cs="B Lotus" w:hint="cs"/>
          <w:color w:val="auto"/>
          <w:sz w:val="28"/>
          <w:szCs w:val="28"/>
          <w:rtl/>
        </w:rPr>
        <w:t>صورت</w:t>
      </w:r>
      <w:r w:rsidRPr="006D7654">
        <w:rPr>
          <w:rFonts w:ascii="Times New Roman" w:eastAsia="Times New Roman" w:hAnsi="Times New Roman" w:cs="B Lotus"/>
          <w:color w:val="auto"/>
          <w:sz w:val="28"/>
          <w:szCs w:val="28"/>
          <w:rtl/>
        </w:rPr>
        <w:t xml:space="preserve"> </w:t>
      </w:r>
      <w:r w:rsidRPr="006D7654">
        <w:rPr>
          <w:rFonts w:ascii="Times New Roman" w:eastAsia="Times New Roman" w:hAnsi="Times New Roman" w:cs="B Lotus" w:hint="cs"/>
          <w:color w:val="auto"/>
          <w:sz w:val="28"/>
          <w:szCs w:val="28"/>
          <w:rtl/>
        </w:rPr>
        <w:t>گیرد، تا</w:t>
      </w:r>
      <w:r w:rsidRPr="006D7654">
        <w:rPr>
          <w:rFonts w:ascii="Times New Roman" w:eastAsia="Times New Roman" w:hAnsi="Times New Roman" w:cs="B Lotus"/>
          <w:color w:val="auto"/>
          <w:sz w:val="28"/>
          <w:szCs w:val="28"/>
          <w:rtl/>
        </w:rPr>
        <w:t xml:space="preserve"> </w:t>
      </w:r>
      <w:r w:rsidRPr="006D7654">
        <w:rPr>
          <w:rFonts w:ascii="Times New Roman" w:eastAsia="Times New Roman" w:hAnsi="Times New Roman" w:cs="B Lotus" w:hint="cs"/>
          <w:color w:val="auto"/>
          <w:sz w:val="28"/>
          <w:szCs w:val="28"/>
          <w:rtl/>
        </w:rPr>
        <w:t>تعمیم</w:t>
      </w:r>
      <w:r w:rsidRPr="006D7654">
        <w:rPr>
          <w:rFonts w:ascii="Times New Roman" w:eastAsia="Times New Roman" w:hAnsi="Times New Roman" w:cs="B Lotus"/>
          <w:color w:val="auto"/>
          <w:sz w:val="28"/>
          <w:szCs w:val="28"/>
          <w:rtl/>
        </w:rPr>
        <w:t xml:space="preserve"> </w:t>
      </w:r>
      <w:r w:rsidRPr="006D7654">
        <w:rPr>
          <w:rFonts w:ascii="Times New Roman" w:eastAsia="Times New Roman" w:hAnsi="Times New Roman" w:cs="B Lotus" w:hint="cs"/>
          <w:color w:val="auto"/>
          <w:sz w:val="28"/>
          <w:szCs w:val="28"/>
          <w:rtl/>
        </w:rPr>
        <w:t>نتایج</w:t>
      </w:r>
      <w:r w:rsidRPr="006D7654">
        <w:rPr>
          <w:rFonts w:ascii="Times New Roman" w:eastAsia="Times New Roman" w:hAnsi="Times New Roman" w:cs="B Lotus"/>
          <w:color w:val="auto"/>
          <w:sz w:val="28"/>
          <w:szCs w:val="28"/>
          <w:rtl/>
        </w:rPr>
        <w:t xml:space="preserve"> </w:t>
      </w:r>
      <w:r w:rsidRPr="006D7654">
        <w:rPr>
          <w:rFonts w:ascii="Times New Roman" w:eastAsia="Times New Roman" w:hAnsi="Times New Roman" w:cs="B Lotus" w:hint="cs"/>
          <w:color w:val="auto"/>
          <w:sz w:val="28"/>
          <w:szCs w:val="28"/>
          <w:rtl/>
        </w:rPr>
        <w:t>صحیح تر بوده</w:t>
      </w:r>
      <w:r w:rsidRPr="006D7654">
        <w:rPr>
          <w:rFonts w:ascii="Times New Roman" w:eastAsia="Times New Roman" w:hAnsi="Times New Roman" w:cs="B Lotus"/>
          <w:color w:val="auto"/>
          <w:sz w:val="28"/>
          <w:szCs w:val="28"/>
          <w:rtl/>
        </w:rPr>
        <w:t xml:space="preserve"> </w:t>
      </w:r>
      <w:r w:rsidRPr="006D7654">
        <w:rPr>
          <w:rFonts w:ascii="Times New Roman" w:eastAsia="Times New Roman" w:hAnsi="Times New Roman" w:cs="B Lotus" w:hint="cs"/>
          <w:color w:val="auto"/>
          <w:sz w:val="28"/>
          <w:szCs w:val="28"/>
          <w:rtl/>
        </w:rPr>
        <w:t>و</w:t>
      </w:r>
      <w:r w:rsidRPr="006D7654">
        <w:rPr>
          <w:rFonts w:ascii="Times New Roman" w:eastAsia="Times New Roman" w:hAnsi="Times New Roman" w:cs="B Lotus"/>
          <w:color w:val="auto"/>
          <w:sz w:val="28"/>
          <w:szCs w:val="28"/>
          <w:rtl/>
        </w:rPr>
        <w:t xml:space="preserve"> </w:t>
      </w:r>
      <w:r w:rsidRPr="006D7654">
        <w:rPr>
          <w:rFonts w:ascii="Times New Roman" w:eastAsia="Times New Roman" w:hAnsi="Times New Roman" w:cs="B Lotus" w:hint="cs"/>
          <w:color w:val="auto"/>
          <w:sz w:val="28"/>
          <w:szCs w:val="28"/>
          <w:rtl/>
        </w:rPr>
        <w:t>احتمال</w:t>
      </w:r>
      <w:r w:rsidRPr="006D7654">
        <w:rPr>
          <w:rFonts w:ascii="Times New Roman" w:eastAsia="Times New Roman" w:hAnsi="Times New Roman" w:cs="B Lotus"/>
          <w:color w:val="auto"/>
          <w:sz w:val="28"/>
          <w:szCs w:val="28"/>
          <w:rtl/>
        </w:rPr>
        <w:t xml:space="preserve"> </w:t>
      </w:r>
      <w:r w:rsidRPr="006D7654">
        <w:rPr>
          <w:rFonts w:ascii="Times New Roman" w:eastAsia="Times New Roman" w:hAnsi="Times New Roman" w:cs="B Lotus" w:hint="cs"/>
          <w:color w:val="auto"/>
          <w:sz w:val="28"/>
          <w:szCs w:val="28"/>
          <w:rtl/>
        </w:rPr>
        <w:t>راهیابی</w:t>
      </w:r>
      <w:r w:rsidRPr="006D7654">
        <w:rPr>
          <w:rFonts w:ascii="Times New Roman" w:eastAsia="Times New Roman" w:hAnsi="Times New Roman" w:cs="B Lotus"/>
          <w:color w:val="auto"/>
          <w:sz w:val="28"/>
          <w:szCs w:val="28"/>
          <w:rtl/>
        </w:rPr>
        <w:t xml:space="preserve"> </w:t>
      </w:r>
      <w:r w:rsidRPr="006D7654">
        <w:rPr>
          <w:rFonts w:ascii="Times New Roman" w:eastAsia="Times New Roman" w:hAnsi="Times New Roman" w:cs="B Lotus" w:hint="cs"/>
          <w:color w:val="auto"/>
          <w:sz w:val="28"/>
          <w:szCs w:val="28"/>
          <w:rtl/>
        </w:rPr>
        <w:t>خطا</w:t>
      </w:r>
      <w:r w:rsidRPr="006D7654">
        <w:rPr>
          <w:rFonts w:ascii="Times New Roman" w:eastAsia="Times New Roman" w:hAnsi="Times New Roman" w:cs="B Lotus"/>
          <w:color w:val="auto"/>
          <w:sz w:val="28"/>
          <w:szCs w:val="28"/>
          <w:rtl/>
        </w:rPr>
        <w:t xml:space="preserve"> </w:t>
      </w:r>
      <w:r w:rsidRPr="006D7654">
        <w:rPr>
          <w:rFonts w:ascii="Times New Roman" w:eastAsia="Times New Roman" w:hAnsi="Times New Roman" w:cs="B Lotus" w:hint="cs"/>
          <w:color w:val="auto"/>
          <w:sz w:val="28"/>
          <w:szCs w:val="28"/>
          <w:rtl/>
        </w:rPr>
        <w:t>کاهش</w:t>
      </w:r>
      <w:r w:rsidRPr="006D7654">
        <w:rPr>
          <w:rFonts w:ascii="Times New Roman" w:eastAsia="Times New Roman" w:hAnsi="Times New Roman" w:cs="B Lotus"/>
          <w:color w:val="auto"/>
          <w:sz w:val="28"/>
          <w:szCs w:val="28"/>
          <w:rtl/>
        </w:rPr>
        <w:t xml:space="preserve"> </w:t>
      </w:r>
      <w:r w:rsidRPr="006D7654">
        <w:rPr>
          <w:rFonts w:ascii="Times New Roman" w:eastAsia="Times New Roman" w:hAnsi="Times New Roman" w:cs="B Lotus" w:hint="cs"/>
          <w:color w:val="auto"/>
          <w:sz w:val="28"/>
          <w:szCs w:val="28"/>
          <w:rtl/>
        </w:rPr>
        <w:t>یابد.</w:t>
      </w:r>
    </w:p>
    <w:p w:rsidR="007E49A8" w:rsidRPr="006D7654" w:rsidRDefault="00E0056A" w:rsidP="00AB398D">
      <w:pPr>
        <w:autoSpaceDE/>
        <w:autoSpaceDN/>
        <w:bidi/>
        <w:adjustRightInd/>
        <w:spacing w:line="276" w:lineRule="auto"/>
        <w:ind w:left="-562"/>
        <w:jc w:val="lowKashida"/>
        <w:rPr>
          <w:rFonts w:ascii="Times New Roman" w:eastAsia="Times New Roman" w:hAnsi="Times New Roman" w:cs="B Lotus"/>
          <w:color w:val="auto"/>
          <w:sz w:val="28"/>
          <w:szCs w:val="28"/>
        </w:rPr>
      </w:pPr>
      <w:r w:rsidRPr="00E0056A">
        <w:rPr>
          <w:rFonts w:ascii="Times New Roman" w:eastAsia="Times New Roman" w:hAnsi="Times New Roman" w:cs="Cambria" w:hint="cs"/>
          <w:color w:val="auto"/>
          <w:sz w:val="28"/>
          <w:szCs w:val="28"/>
          <w:rtl/>
        </w:rPr>
        <w:t xml:space="preserve">_ </w:t>
      </w:r>
      <w:r w:rsidRPr="00E0056A">
        <w:rPr>
          <w:rFonts w:ascii="Times New Roman" w:eastAsia="Times New Roman" w:hAnsi="Times New Roman" w:cs="B Lotus"/>
          <w:color w:val="auto"/>
          <w:sz w:val="28"/>
          <w:szCs w:val="28"/>
          <w:rtl/>
        </w:rPr>
        <w:t>انجام پژوهش‌های طولی به‌منظور بررسی تغییرات اضطراب مرگ در ارتباط با هوش معنوی و اضطراب سلامتی در طول زمان می‌تواند به غنای یافته‌های علمی در این حوزه کمک نماید</w:t>
      </w:r>
      <w:r w:rsidRPr="00E0056A">
        <w:rPr>
          <w:rFonts w:ascii="Times New Roman" w:eastAsia="Times New Roman" w:hAnsi="Times New Roman" w:cs="B Lotus"/>
          <w:color w:val="auto"/>
          <w:sz w:val="28"/>
          <w:szCs w:val="28"/>
        </w:rPr>
        <w:t>.</w:t>
      </w:r>
    </w:p>
    <w:p w:rsidR="00E0056A" w:rsidRDefault="00E82B07" w:rsidP="00E0056A">
      <w:pPr>
        <w:pStyle w:val="Style9"/>
        <w:spacing w:before="0" w:after="0"/>
        <w:ind w:left="-568"/>
        <w:rPr>
          <w:b/>
          <w:bCs/>
          <w:rtl/>
        </w:rPr>
      </w:pPr>
      <w:bookmarkStart w:id="135" w:name="_Toc9801927"/>
      <w:bookmarkStart w:id="136" w:name="_Toc9802105"/>
      <w:bookmarkStart w:id="137" w:name="_Toc9805189"/>
      <w:bookmarkStart w:id="138" w:name="_Toc9805769"/>
      <w:bookmarkStart w:id="139" w:name="_Toc9806002"/>
      <w:bookmarkStart w:id="140" w:name="_Toc9806514"/>
      <w:bookmarkStart w:id="141" w:name="_Toc9806751"/>
      <w:bookmarkStart w:id="142" w:name="_Toc10031702"/>
      <w:bookmarkStart w:id="143" w:name="_Toc10032698"/>
      <w:bookmarkStart w:id="144" w:name="_Toc10309330"/>
      <w:bookmarkStart w:id="145" w:name="_Toc10309776"/>
      <w:bookmarkStart w:id="146" w:name="_Toc10310664"/>
      <w:bookmarkStart w:id="147" w:name="_Toc10311409"/>
      <w:bookmarkStart w:id="148" w:name="_Toc12099405"/>
      <w:r w:rsidRPr="006D7654">
        <w:rPr>
          <w:rFonts w:hint="cs"/>
          <w:b/>
          <w:bCs/>
          <w:rtl/>
        </w:rPr>
        <w:t>5-</w:t>
      </w:r>
      <w:r w:rsidR="00091C5E">
        <w:rPr>
          <w:rFonts w:hint="cs"/>
          <w:b/>
          <w:bCs/>
          <w:rtl/>
        </w:rPr>
        <w:t>3</w:t>
      </w:r>
      <w:r w:rsidRPr="006D7654">
        <w:rPr>
          <w:rFonts w:hint="cs"/>
          <w:b/>
          <w:bCs/>
          <w:rtl/>
        </w:rPr>
        <w:t>-2- پیشنهاد</w:t>
      </w:r>
      <w:r w:rsidR="002F693E">
        <w:rPr>
          <w:rFonts w:hint="cs"/>
          <w:b/>
          <w:bCs/>
          <w:rtl/>
        </w:rPr>
        <w:t>های</w:t>
      </w:r>
      <w:r w:rsidRPr="006D7654">
        <w:rPr>
          <w:rFonts w:hint="cs"/>
          <w:b/>
          <w:bCs/>
          <w:rtl/>
        </w:rPr>
        <w:t xml:space="preserve"> کاربردی</w:t>
      </w:r>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p>
    <w:p w:rsidR="00AB398D" w:rsidRDefault="00E0056A" w:rsidP="00AB398D">
      <w:pPr>
        <w:pStyle w:val="Style9"/>
        <w:spacing w:before="0" w:after="0"/>
        <w:ind w:left="-568"/>
        <w:rPr>
          <w:rtl/>
        </w:rPr>
      </w:pPr>
      <w:r>
        <w:rPr>
          <w:rFonts w:cs="Cambria" w:hint="cs"/>
          <w:rtl/>
        </w:rPr>
        <w:t xml:space="preserve">_ </w:t>
      </w:r>
      <w:r w:rsidRPr="00E0056A">
        <w:rPr>
          <w:rtl/>
        </w:rPr>
        <w:t>با توجه به نتایج پژوهش حاضر و پژوهش‌های مشابه در زمینه نقش هوش معنوی و اضطراب سلامتی در تبیین اضطراب مرگ سالمندان، سیاست‌گذاران، برنامه‌ریزان</w:t>
      </w:r>
      <w:r>
        <w:rPr>
          <w:rFonts w:hint="cs"/>
          <w:rtl/>
        </w:rPr>
        <w:t xml:space="preserve"> </w:t>
      </w:r>
      <w:r w:rsidRPr="00E0056A">
        <w:rPr>
          <w:rtl/>
        </w:rPr>
        <w:t>و</w:t>
      </w:r>
      <w:r>
        <w:rPr>
          <w:rFonts w:hint="cs"/>
          <w:rtl/>
        </w:rPr>
        <w:t xml:space="preserve"> </w:t>
      </w:r>
      <w:r w:rsidRPr="00E0056A">
        <w:rPr>
          <w:rtl/>
        </w:rPr>
        <w:t>مسئولان حوزه سالمندی می‌توانند با بهره‌گیری از این یافته‌ها، در طراحی و اجرای برنامه‌های مداخله‌ای و آموزشی به‌منظور کاهش اضطراب مرگ و ارتقای سلامت روان سالمندان، آگاهانه‌تر اقدام نمایند</w:t>
      </w:r>
      <w:r w:rsidRPr="00E0056A">
        <w:t>.</w:t>
      </w:r>
    </w:p>
    <w:p w:rsidR="00042743" w:rsidRPr="00DD4DC6" w:rsidRDefault="00E82B07" w:rsidP="00DD4DC6">
      <w:pPr>
        <w:pStyle w:val="Style9"/>
        <w:spacing w:before="0" w:after="0"/>
        <w:ind w:left="-568"/>
        <w:rPr>
          <w:rFonts w:hint="cs"/>
          <w:rtl/>
        </w:rPr>
      </w:pPr>
      <w:r w:rsidRPr="006D7654">
        <w:rPr>
          <w:rFonts w:ascii="BLotus" w:hAnsi="Calibri" w:hint="cs"/>
          <w:b/>
          <w:bCs/>
          <w:sz w:val="30"/>
          <w:szCs w:val="32"/>
          <w:rtl/>
        </w:rPr>
        <w:t>منابع</w:t>
      </w:r>
    </w:p>
    <w:p w:rsidR="00050562" w:rsidRPr="00050562" w:rsidRDefault="00050562" w:rsidP="00050562">
      <w:pPr>
        <w:autoSpaceDE/>
        <w:autoSpaceDN/>
        <w:bidi/>
        <w:adjustRightInd/>
        <w:spacing w:after="200" w:line="276" w:lineRule="auto"/>
        <w:ind w:left="-550" w:firstLine="360"/>
        <w:jc w:val="both"/>
        <w:rPr>
          <w:rFonts w:ascii="Times New Roman" w:eastAsia="Times New Roman" w:hAnsi="Times New Roman" w:cs="B Lotus"/>
          <w:color w:val="auto"/>
          <w:sz w:val="28"/>
          <w:szCs w:val="28"/>
          <w:rtl/>
        </w:rPr>
      </w:pPr>
      <w:r w:rsidRPr="00050562">
        <w:rPr>
          <w:rFonts w:ascii="Times New Roman" w:eastAsia="Times New Roman" w:hAnsi="Times New Roman" w:cs="B Lotus"/>
          <w:color w:val="auto"/>
          <w:sz w:val="28"/>
          <w:szCs w:val="28"/>
          <w:rtl/>
        </w:rPr>
        <w:t>امامی، ز. مولوی، ح. کالنتری، م. (1393). تحلیل مسیر اثر هوش معنوی و هوش اخالقی بر خود شکوفایی و رضایت از زندگی در سالمندان شهر اصفهان. دانش و پژوهش در روان شناسی کاربردی، شماره ،2 .13-4.</w:t>
      </w:r>
    </w:p>
    <w:p w:rsidR="00050562" w:rsidRDefault="00050562" w:rsidP="00050562">
      <w:pPr>
        <w:autoSpaceDE/>
        <w:autoSpaceDN/>
        <w:bidi/>
        <w:adjustRightInd/>
        <w:spacing w:after="200" w:line="276" w:lineRule="auto"/>
        <w:ind w:left="-550" w:firstLine="360"/>
        <w:jc w:val="both"/>
        <w:rPr>
          <w:rFonts w:ascii="Times New Roman" w:eastAsia="Times New Roman" w:hAnsi="Times New Roman" w:cs="B Lotus"/>
          <w:color w:val="auto"/>
          <w:sz w:val="28"/>
          <w:szCs w:val="28"/>
        </w:rPr>
      </w:pPr>
      <w:r w:rsidRPr="00050562">
        <w:rPr>
          <w:rFonts w:ascii="Times New Roman" w:eastAsia="Times New Roman" w:hAnsi="Times New Roman" w:cs="B Lotus"/>
          <w:color w:val="auto"/>
          <w:sz w:val="28"/>
          <w:szCs w:val="28"/>
          <w:rtl/>
        </w:rPr>
        <w:t>اکبری، زهرا؛ یوسفی، نرگس (1397) پیش‌بینی اضطراب مرگ سالمندان بر اساس اضطراب سلامتی و تاب‌آوری. فصلنامه سالمند، 13(1)، 77-88.</w:t>
      </w:r>
    </w:p>
    <w:p w:rsidR="00042743" w:rsidRDefault="00042743" w:rsidP="00050562">
      <w:pPr>
        <w:autoSpaceDE/>
        <w:autoSpaceDN/>
        <w:bidi/>
        <w:adjustRightInd/>
        <w:spacing w:after="200" w:line="276" w:lineRule="auto"/>
        <w:ind w:left="-550" w:firstLine="360"/>
        <w:jc w:val="both"/>
        <w:rPr>
          <w:rFonts w:ascii="Times New Roman" w:eastAsia="Times New Roman" w:hAnsi="Times New Roman" w:cs="B Lotus"/>
          <w:color w:val="auto"/>
          <w:sz w:val="28"/>
          <w:szCs w:val="28"/>
          <w:rtl/>
        </w:rPr>
      </w:pPr>
      <w:r w:rsidRPr="00042743">
        <w:rPr>
          <w:rFonts w:ascii="Times New Roman" w:eastAsia="Times New Roman" w:hAnsi="Times New Roman" w:cs="B Lotus"/>
          <w:color w:val="auto"/>
          <w:sz w:val="28"/>
          <w:szCs w:val="28"/>
          <w:rtl/>
        </w:rPr>
        <w:t>بهره‌ور، و؛ ابوالفتحی ممتاز، ی و حسینی، س(</w:t>
      </w:r>
      <w:r w:rsidRPr="00042743">
        <w:rPr>
          <w:rFonts w:ascii="Times New Roman" w:eastAsia="Times New Roman" w:hAnsi="Times New Roman" w:cs="B Lotus"/>
          <w:color w:val="auto"/>
          <w:sz w:val="28"/>
          <w:szCs w:val="28"/>
          <w:rtl/>
          <w:lang w:bidi="fa-IR"/>
        </w:rPr>
        <w:t>۱۴۰۲</w:t>
      </w:r>
      <w:r w:rsidRPr="00042743">
        <w:rPr>
          <w:rFonts w:ascii="Times New Roman" w:eastAsia="Times New Roman" w:hAnsi="Times New Roman" w:cs="B Lotus"/>
          <w:color w:val="auto"/>
          <w:sz w:val="28"/>
          <w:szCs w:val="28"/>
          <w:rtl/>
        </w:rPr>
        <w:t>).</w:t>
      </w:r>
      <w:r w:rsidRPr="00042743">
        <w:rPr>
          <w:rFonts w:ascii="Times New Roman" w:eastAsia="Times New Roman" w:hAnsi="Times New Roman" w:cs="B Lotus"/>
          <w:color w:val="auto"/>
          <w:sz w:val="28"/>
          <w:szCs w:val="28"/>
        </w:rPr>
        <w:t xml:space="preserve"> </w:t>
      </w:r>
      <w:r w:rsidRPr="00042743">
        <w:rPr>
          <w:rFonts w:ascii="Times New Roman" w:eastAsia="Times New Roman" w:hAnsi="Times New Roman" w:cs="B Lotus"/>
          <w:color w:val="auto"/>
          <w:sz w:val="28"/>
          <w:szCs w:val="28"/>
          <w:rtl/>
        </w:rPr>
        <w:t>احساس تنهایی در سالمندان در ایران: مرور سیستماتیک</w:t>
      </w:r>
      <w:r w:rsidRPr="00042743">
        <w:rPr>
          <w:rFonts w:ascii="Times New Roman" w:eastAsia="Times New Roman" w:hAnsi="Times New Roman" w:cs="B Lotus"/>
          <w:color w:val="auto"/>
          <w:sz w:val="28"/>
          <w:szCs w:val="28"/>
        </w:rPr>
        <w:t xml:space="preserve">. </w:t>
      </w:r>
      <w:r w:rsidRPr="00042743">
        <w:rPr>
          <w:rFonts w:ascii="Times New Roman" w:eastAsia="Times New Roman" w:hAnsi="Times New Roman" w:cs="B Lotus"/>
          <w:i/>
          <w:iCs/>
          <w:color w:val="auto"/>
          <w:sz w:val="28"/>
          <w:szCs w:val="28"/>
          <w:rtl/>
        </w:rPr>
        <w:t>مجله پزشکی دانشگاه علوم پزشکی تبریز</w:t>
      </w:r>
      <w:r w:rsidRPr="00042743">
        <w:rPr>
          <w:rFonts w:ascii="Times New Roman" w:eastAsia="Times New Roman" w:hAnsi="Times New Roman" w:cs="B Lotus"/>
          <w:color w:val="auto"/>
          <w:sz w:val="28"/>
          <w:szCs w:val="28"/>
          <w:rtl/>
        </w:rPr>
        <w:t xml:space="preserve">، </w:t>
      </w:r>
      <w:r w:rsidRPr="00042743">
        <w:rPr>
          <w:rFonts w:ascii="Times New Roman" w:eastAsia="Times New Roman" w:hAnsi="Times New Roman" w:cs="B Lotus"/>
          <w:color w:val="auto"/>
          <w:sz w:val="28"/>
          <w:szCs w:val="28"/>
          <w:rtl/>
          <w:lang w:bidi="fa-IR"/>
        </w:rPr>
        <w:t>۴۵</w:t>
      </w:r>
      <w:r w:rsidRPr="00042743">
        <w:rPr>
          <w:rFonts w:ascii="Times New Roman" w:eastAsia="Times New Roman" w:hAnsi="Times New Roman" w:cs="B Lotus"/>
          <w:color w:val="auto"/>
          <w:sz w:val="28"/>
          <w:szCs w:val="28"/>
          <w:rtl/>
        </w:rPr>
        <w:t>(5)،</w:t>
      </w:r>
      <w:r w:rsidRPr="00042743">
        <w:rPr>
          <w:rFonts w:ascii="Times New Roman" w:eastAsia="Times New Roman" w:hAnsi="Times New Roman" w:cs="B Lotus"/>
          <w:color w:val="auto"/>
          <w:sz w:val="28"/>
          <w:szCs w:val="28"/>
          <w:rtl/>
          <w:lang w:bidi="fa-IR"/>
        </w:rPr>
        <w:t>۳۸۹</w:t>
      </w:r>
      <w:r w:rsidRPr="00042743">
        <w:rPr>
          <w:rFonts w:ascii="Times New Roman" w:eastAsia="Times New Roman" w:hAnsi="Times New Roman" w:cs="B Lotus"/>
          <w:color w:val="auto"/>
          <w:sz w:val="28"/>
          <w:szCs w:val="28"/>
        </w:rPr>
        <w:t>–</w:t>
      </w:r>
      <w:r w:rsidRPr="00042743">
        <w:rPr>
          <w:rFonts w:ascii="Times New Roman" w:eastAsia="Times New Roman" w:hAnsi="Times New Roman" w:cs="B Lotus"/>
          <w:color w:val="auto"/>
          <w:sz w:val="28"/>
          <w:szCs w:val="28"/>
          <w:rtl/>
          <w:lang w:bidi="fa-IR"/>
        </w:rPr>
        <w:t>۴۰۱</w:t>
      </w:r>
      <w:r w:rsidRPr="00042743">
        <w:rPr>
          <w:rFonts w:ascii="Times New Roman" w:eastAsia="Times New Roman" w:hAnsi="Times New Roman" w:cs="B Lotus"/>
          <w:color w:val="auto"/>
          <w:sz w:val="28"/>
          <w:szCs w:val="28"/>
        </w:rPr>
        <w:t>.</w:t>
      </w:r>
    </w:p>
    <w:p w:rsidR="007A4F07" w:rsidRDefault="007A4F07" w:rsidP="00042743">
      <w:pPr>
        <w:autoSpaceDE/>
        <w:autoSpaceDN/>
        <w:bidi/>
        <w:adjustRightInd/>
        <w:spacing w:after="200" w:line="276" w:lineRule="auto"/>
        <w:ind w:left="-550" w:firstLine="360"/>
        <w:jc w:val="both"/>
        <w:rPr>
          <w:rFonts w:ascii="Times New Roman" w:eastAsia="Times New Roman" w:hAnsi="Times New Roman" w:cs="B Lotus"/>
          <w:color w:val="auto"/>
          <w:sz w:val="28"/>
          <w:szCs w:val="28"/>
          <w:rtl/>
        </w:rPr>
      </w:pPr>
      <w:r w:rsidRPr="00BF318D">
        <w:rPr>
          <w:rFonts w:ascii="Times New Roman" w:eastAsia="Times New Roman" w:hAnsi="Times New Roman" w:cs="B Lotus"/>
          <w:color w:val="auto"/>
          <w:sz w:val="28"/>
          <w:szCs w:val="28"/>
          <w:rtl/>
        </w:rPr>
        <w:t>حسینی،</w:t>
      </w:r>
      <w:r w:rsidR="00B10D92">
        <w:rPr>
          <w:rFonts w:ascii="Times New Roman" w:eastAsia="Times New Roman" w:hAnsi="Times New Roman" w:cs="B Lotus" w:hint="cs"/>
          <w:color w:val="auto"/>
          <w:sz w:val="28"/>
          <w:szCs w:val="28"/>
          <w:rtl/>
        </w:rPr>
        <w:t xml:space="preserve"> جنبذی</w:t>
      </w:r>
      <w:r w:rsidRPr="00BF318D">
        <w:rPr>
          <w:rFonts w:ascii="Times New Roman" w:eastAsia="Times New Roman" w:hAnsi="Times New Roman" w:cs="B Lotus"/>
          <w:color w:val="auto"/>
          <w:sz w:val="28"/>
          <w:szCs w:val="28"/>
          <w:rtl/>
        </w:rPr>
        <w:t xml:space="preserve"> س</w:t>
      </w:r>
      <w:r w:rsidR="00B10D92">
        <w:rPr>
          <w:rFonts w:ascii="Times New Roman" w:eastAsia="Times New Roman" w:hAnsi="Times New Roman" w:cs="B Lotus" w:hint="cs"/>
          <w:color w:val="auto"/>
          <w:sz w:val="28"/>
          <w:szCs w:val="28"/>
          <w:rtl/>
        </w:rPr>
        <w:t>یدعلی؛</w:t>
      </w:r>
      <w:r w:rsidRPr="00BF318D">
        <w:rPr>
          <w:rFonts w:ascii="Times New Roman" w:eastAsia="Times New Roman" w:hAnsi="Times New Roman" w:cs="B Lotus"/>
          <w:color w:val="auto"/>
          <w:sz w:val="28"/>
          <w:szCs w:val="28"/>
          <w:rtl/>
        </w:rPr>
        <w:t xml:space="preserve"> و </w:t>
      </w:r>
      <w:r w:rsidR="00B10D92">
        <w:rPr>
          <w:rFonts w:ascii="Times New Roman" w:eastAsia="Times New Roman" w:hAnsi="Times New Roman" w:cs="B Lotus" w:hint="cs"/>
          <w:color w:val="auto"/>
          <w:sz w:val="28"/>
          <w:szCs w:val="28"/>
          <w:rtl/>
        </w:rPr>
        <w:t>زرقی، محمد.</w:t>
      </w:r>
      <w:r w:rsidR="00BF318D" w:rsidRPr="00BF318D">
        <w:rPr>
          <w:rFonts w:ascii="Times New Roman" w:eastAsia="Times New Roman" w:hAnsi="Times New Roman" w:cs="B Lotus" w:hint="cs"/>
          <w:color w:val="auto"/>
          <w:sz w:val="28"/>
          <w:szCs w:val="28"/>
          <w:rtl/>
        </w:rPr>
        <w:t xml:space="preserve">(1402). </w:t>
      </w:r>
      <w:r w:rsidRPr="00BF318D">
        <w:rPr>
          <w:rFonts w:ascii="Times New Roman" w:eastAsia="Times New Roman" w:hAnsi="Times New Roman" w:cs="B Lotus"/>
          <w:color w:val="auto"/>
          <w:sz w:val="28"/>
          <w:szCs w:val="28"/>
          <w:rtl/>
        </w:rPr>
        <w:t>مروری بر نظریه‌های روان‌شناختی سالمندی و سالمندی موفق</w:t>
      </w:r>
      <w:r w:rsidRPr="00BF318D">
        <w:rPr>
          <w:rFonts w:ascii="Times New Roman" w:eastAsia="Times New Roman" w:hAnsi="Times New Roman" w:cs="B Lotus"/>
          <w:color w:val="auto"/>
          <w:sz w:val="28"/>
          <w:szCs w:val="28"/>
        </w:rPr>
        <w:t xml:space="preserve"> </w:t>
      </w:r>
      <w:r w:rsidRPr="00BF318D">
        <w:rPr>
          <w:rFonts w:ascii="Times New Roman" w:eastAsia="Times New Roman" w:hAnsi="Times New Roman" w:cs="B Lotus"/>
          <w:color w:val="auto"/>
          <w:sz w:val="28"/>
          <w:szCs w:val="28"/>
          <w:rtl/>
        </w:rPr>
        <w:t>فصلنامه سالمند</w:t>
      </w:r>
      <w:r w:rsidRPr="00BF318D">
        <w:rPr>
          <w:rFonts w:ascii="Times New Roman" w:eastAsia="Times New Roman" w:hAnsi="Times New Roman" w:cs="B Lotus"/>
          <w:color w:val="auto"/>
          <w:sz w:val="28"/>
          <w:szCs w:val="28"/>
        </w:rPr>
        <w:t>.</w:t>
      </w:r>
    </w:p>
    <w:p w:rsidR="00E1643F" w:rsidRDefault="00E1643F" w:rsidP="00E1643F">
      <w:pPr>
        <w:autoSpaceDE/>
        <w:autoSpaceDN/>
        <w:bidi/>
        <w:adjustRightInd/>
        <w:spacing w:after="200" w:line="276" w:lineRule="auto"/>
        <w:ind w:left="-550" w:firstLine="360"/>
        <w:jc w:val="both"/>
        <w:rPr>
          <w:rFonts w:ascii="Times New Roman" w:eastAsia="Times New Roman" w:hAnsi="Times New Roman" w:cs="B Lotus"/>
          <w:color w:val="auto"/>
          <w:sz w:val="28"/>
          <w:szCs w:val="28"/>
          <w:rtl/>
        </w:rPr>
      </w:pPr>
      <w:r w:rsidRPr="00E1643F">
        <w:rPr>
          <w:rFonts w:ascii="Times New Roman" w:eastAsia="Times New Roman" w:hAnsi="Times New Roman" w:cs="B Lotus"/>
          <w:color w:val="auto"/>
          <w:sz w:val="28"/>
          <w:szCs w:val="28"/>
          <w:rtl/>
        </w:rPr>
        <w:t>سلیمانی‌زاده، فرزانه؛ محمدینیا، ندا؛ و سلیمانی‌زاده، لاله. (</w:t>
      </w:r>
      <w:r w:rsidRPr="00E1643F">
        <w:rPr>
          <w:rFonts w:ascii="Times New Roman" w:eastAsia="Times New Roman" w:hAnsi="Times New Roman" w:cs="B Lotus"/>
          <w:color w:val="auto"/>
          <w:sz w:val="28"/>
          <w:szCs w:val="28"/>
          <w:rtl/>
          <w:lang w:bidi="fa-IR"/>
        </w:rPr>
        <w:t xml:space="preserve">۱۳۹۹). </w:t>
      </w:r>
      <w:r w:rsidRPr="00E1643F">
        <w:rPr>
          <w:rFonts w:ascii="Times New Roman" w:eastAsia="Times New Roman" w:hAnsi="Times New Roman" w:cs="B Lotus"/>
          <w:color w:val="auto"/>
          <w:sz w:val="28"/>
          <w:szCs w:val="28"/>
          <w:rtl/>
        </w:rPr>
        <w:t xml:space="preserve">رابطه سلامت معنوی و مقابله مذهبی با اضطراب مرگ در سالمندان. مجله دین و سلامت، </w:t>
      </w:r>
      <w:r w:rsidRPr="00E1643F">
        <w:rPr>
          <w:rFonts w:ascii="Times New Roman" w:eastAsia="Times New Roman" w:hAnsi="Times New Roman" w:cs="B Lotus"/>
          <w:color w:val="auto"/>
          <w:sz w:val="28"/>
          <w:szCs w:val="28"/>
          <w:rtl/>
          <w:lang w:bidi="fa-IR"/>
        </w:rPr>
        <w:t>۵۹(۴)</w:t>
      </w:r>
      <w:r w:rsidRPr="00E1643F">
        <w:rPr>
          <w:rFonts w:ascii="Times New Roman" w:eastAsia="Times New Roman" w:hAnsi="Times New Roman" w:cs="B Lotus"/>
          <w:color w:val="auto"/>
          <w:sz w:val="28"/>
          <w:szCs w:val="28"/>
          <w:rtl/>
        </w:rPr>
        <w:t xml:space="preserve">، </w:t>
      </w:r>
      <w:r w:rsidRPr="00E1643F">
        <w:rPr>
          <w:rFonts w:ascii="Times New Roman" w:eastAsia="Times New Roman" w:hAnsi="Times New Roman" w:cs="B Lotus"/>
          <w:color w:val="auto"/>
          <w:sz w:val="28"/>
          <w:szCs w:val="28"/>
          <w:rtl/>
          <w:lang w:bidi="fa-IR"/>
        </w:rPr>
        <w:t>۱۹۲۵</w:t>
      </w:r>
      <w:r w:rsidRPr="00E1643F">
        <w:rPr>
          <w:rFonts w:ascii="Times New Roman" w:eastAsia="Times New Roman" w:hAnsi="Times New Roman" w:cs="Times New Roman" w:hint="cs"/>
          <w:color w:val="auto"/>
          <w:sz w:val="28"/>
          <w:szCs w:val="28"/>
          <w:rtl/>
          <w:lang w:bidi="fa-IR"/>
        </w:rPr>
        <w:t>–</w:t>
      </w:r>
      <w:r w:rsidRPr="00E1643F">
        <w:rPr>
          <w:rFonts w:ascii="Times New Roman" w:eastAsia="Times New Roman" w:hAnsi="Times New Roman" w:cs="B Lotus" w:hint="cs"/>
          <w:color w:val="auto"/>
          <w:sz w:val="28"/>
          <w:szCs w:val="28"/>
          <w:rtl/>
          <w:lang w:bidi="fa-IR"/>
        </w:rPr>
        <w:t>۱۹۳۲</w:t>
      </w:r>
      <w:r w:rsidRPr="00E1643F">
        <w:rPr>
          <w:rFonts w:ascii="Times New Roman" w:eastAsia="Times New Roman" w:hAnsi="Times New Roman" w:cs="B Lotus"/>
          <w:color w:val="auto"/>
          <w:sz w:val="28"/>
          <w:szCs w:val="28"/>
          <w:rtl/>
          <w:lang w:bidi="fa-IR"/>
        </w:rPr>
        <w:t xml:space="preserve">. </w:t>
      </w:r>
    </w:p>
    <w:p w:rsidR="00E1643F" w:rsidRPr="00E1643F" w:rsidRDefault="00E1643F" w:rsidP="00E1643F">
      <w:pPr>
        <w:autoSpaceDE/>
        <w:autoSpaceDN/>
        <w:bidi/>
        <w:adjustRightInd/>
        <w:spacing w:after="200" w:line="276" w:lineRule="auto"/>
        <w:ind w:left="-550" w:firstLine="360"/>
        <w:jc w:val="both"/>
        <w:rPr>
          <w:rFonts w:ascii="Times New Roman" w:eastAsia="Times New Roman" w:hAnsi="Times New Roman" w:cs="B Lotus"/>
          <w:color w:val="auto"/>
          <w:sz w:val="28"/>
          <w:szCs w:val="28"/>
          <w:rtl/>
        </w:rPr>
      </w:pPr>
      <w:r w:rsidRPr="00E1643F">
        <w:rPr>
          <w:rFonts w:ascii="Times New Roman" w:eastAsia="Times New Roman" w:hAnsi="Times New Roman" w:cs="B Lotus"/>
          <w:color w:val="auto"/>
          <w:sz w:val="28"/>
          <w:szCs w:val="28"/>
          <w:rtl/>
        </w:rPr>
        <w:t>راشدی، وحید؛ ابراهیمی، بنفشه؛ شریف‌محسنی، مهتاب؛ و حسینی، محمدعلی. (</w:t>
      </w:r>
      <w:r w:rsidRPr="00E1643F">
        <w:rPr>
          <w:rFonts w:ascii="Times New Roman" w:eastAsia="Times New Roman" w:hAnsi="Times New Roman" w:cs="B Lotus"/>
          <w:color w:val="auto"/>
          <w:sz w:val="28"/>
          <w:szCs w:val="28"/>
          <w:rtl/>
          <w:lang w:bidi="fa-IR"/>
        </w:rPr>
        <w:t xml:space="preserve">۱۳۹۹). </w:t>
      </w:r>
      <w:r w:rsidRPr="00E1643F">
        <w:rPr>
          <w:rFonts w:ascii="Times New Roman" w:eastAsia="Times New Roman" w:hAnsi="Times New Roman" w:cs="B Lotus"/>
          <w:color w:val="auto"/>
          <w:sz w:val="28"/>
          <w:szCs w:val="28"/>
          <w:rtl/>
        </w:rPr>
        <w:t>اضطراب مرگ و امید به زندگی در سالمندان ایران</w:t>
      </w:r>
      <w:r w:rsidRPr="00E1643F">
        <w:rPr>
          <w:rFonts w:ascii="Times New Roman" w:eastAsia="Times New Roman" w:hAnsi="Times New Roman" w:cs="B Lotus"/>
          <w:color w:val="auto"/>
          <w:sz w:val="28"/>
          <w:szCs w:val="28"/>
        </w:rPr>
        <w:t xml:space="preserve">. </w:t>
      </w:r>
      <w:r w:rsidRPr="00E1643F">
        <w:rPr>
          <w:rFonts w:ascii="Times New Roman" w:eastAsia="Times New Roman" w:hAnsi="Times New Roman" w:cs="B Lotus"/>
          <w:color w:val="auto"/>
          <w:sz w:val="28"/>
          <w:szCs w:val="28"/>
          <w:rtl/>
        </w:rPr>
        <w:t xml:space="preserve">مجله علوم مراقبتی، </w:t>
      </w:r>
      <w:r w:rsidRPr="00E1643F">
        <w:rPr>
          <w:rFonts w:ascii="Times New Roman" w:eastAsia="Times New Roman" w:hAnsi="Times New Roman" w:cs="B Lotus"/>
          <w:color w:val="auto"/>
          <w:sz w:val="28"/>
          <w:szCs w:val="28"/>
          <w:rtl/>
          <w:lang w:bidi="fa-IR"/>
        </w:rPr>
        <w:t>۹</w:t>
      </w:r>
      <w:r w:rsidRPr="00E1643F">
        <w:rPr>
          <w:rFonts w:ascii="Times New Roman" w:eastAsia="Times New Roman" w:hAnsi="Times New Roman" w:cs="B Lotus" w:hint="cs"/>
          <w:color w:val="auto"/>
          <w:sz w:val="28"/>
          <w:szCs w:val="28"/>
          <w:rtl/>
        </w:rPr>
        <w:t>(</w:t>
      </w:r>
      <w:r w:rsidRPr="00E1643F">
        <w:rPr>
          <w:rFonts w:ascii="Times New Roman" w:eastAsia="Times New Roman" w:hAnsi="Times New Roman" w:cs="B Lotus"/>
          <w:color w:val="auto"/>
          <w:sz w:val="28"/>
          <w:szCs w:val="28"/>
          <w:rtl/>
          <w:lang w:bidi="fa-IR"/>
        </w:rPr>
        <w:t>۳</w:t>
      </w:r>
      <w:r w:rsidRPr="00E1643F">
        <w:rPr>
          <w:rFonts w:ascii="Times New Roman" w:eastAsia="Times New Roman" w:hAnsi="Times New Roman" w:cs="B Lotus" w:hint="cs"/>
          <w:color w:val="auto"/>
          <w:sz w:val="28"/>
          <w:szCs w:val="28"/>
          <w:rtl/>
        </w:rPr>
        <w:t>)</w:t>
      </w:r>
      <w:r w:rsidRPr="00E1643F">
        <w:rPr>
          <w:rFonts w:ascii="Times New Roman" w:eastAsia="Times New Roman" w:hAnsi="Times New Roman" w:cs="B Lotus"/>
          <w:color w:val="auto"/>
          <w:sz w:val="28"/>
          <w:szCs w:val="28"/>
          <w:rtl/>
        </w:rPr>
        <w:t xml:space="preserve">، </w:t>
      </w:r>
      <w:r w:rsidRPr="00E1643F">
        <w:rPr>
          <w:rFonts w:ascii="Times New Roman" w:eastAsia="Times New Roman" w:hAnsi="Times New Roman" w:cs="B Lotus"/>
          <w:color w:val="auto"/>
          <w:sz w:val="28"/>
          <w:szCs w:val="28"/>
          <w:rtl/>
          <w:lang w:bidi="fa-IR"/>
        </w:rPr>
        <w:t>۱۶۸</w:t>
      </w:r>
      <w:r w:rsidRPr="00E1643F">
        <w:rPr>
          <w:rFonts w:ascii="Times New Roman" w:eastAsia="Times New Roman" w:hAnsi="Times New Roman" w:cs="B Lotus"/>
          <w:color w:val="auto"/>
          <w:sz w:val="28"/>
          <w:szCs w:val="28"/>
        </w:rPr>
        <w:t>–</w:t>
      </w:r>
      <w:r w:rsidRPr="00E1643F">
        <w:rPr>
          <w:rFonts w:ascii="Times New Roman" w:eastAsia="Times New Roman" w:hAnsi="Times New Roman" w:cs="B Lotus"/>
          <w:color w:val="auto"/>
          <w:sz w:val="28"/>
          <w:szCs w:val="28"/>
          <w:rtl/>
          <w:lang w:bidi="fa-IR"/>
        </w:rPr>
        <w:t>۱۷۲</w:t>
      </w:r>
      <w:r w:rsidRPr="00E1643F">
        <w:rPr>
          <w:rFonts w:ascii="Times New Roman" w:eastAsia="Times New Roman" w:hAnsi="Times New Roman" w:cs="B Lotus" w:hint="cs"/>
          <w:color w:val="auto"/>
          <w:sz w:val="28"/>
          <w:szCs w:val="28"/>
          <w:rtl/>
        </w:rPr>
        <w:t>.</w:t>
      </w:r>
    </w:p>
    <w:p w:rsidR="001E24D1" w:rsidRDefault="001E24D1" w:rsidP="00B10D92">
      <w:pPr>
        <w:autoSpaceDE/>
        <w:autoSpaceDN/>
        <w:bidi/>
        <w:adjustRightInd/>
        <w:spacing w:after="200" w:line="276" w:lineRule="auto"/>
        <w:ind w:left="-550" w:firstLine="360"/>
        <w:jc w:val="both"/>
        <w:rPr>
          <w:rFonts w:ascii="Times New Roman" w:eastAsia="Times New Roman" w:hAnsi="Times New Roman" w:cs="B Lotus"/>
          <w:color w:val="auto"/>
          <w:sz w:val="28"/>
          <w:szCs w:val="28"/>
          <w:rtl/>
        </w:rPr>
      </w:pPr>
      <w:r w:rsidRPr="001E24D1">
        <w:rPr>
          <w:rFonts w:ascii="Times New Roman" w:eastAsia="Times New Roman" w:hAnsi="Times New Roman" w:cs="B Lotus"/>
          <w:color w:val="auto"/>
          <w:sz w:val="28"/>
          <w:szCs w:val="28"/>
          <w:rtl/>
        </w:rPr>
        <w:lastRenderedPageBreak/>
        <w:t>رستمی، پ</w:t>
      </w:r>
      <w:r w:rsidR="00AB398D">
        <w:rPr>
          <w:rFonts w:ascii="Times New Roman" w:eastAsia="Times New Roman" w:hAnsi="Times New Roman" w:cs="B Lotus" w:hint="cs"/>
          <w:color w:val="auto"/>
          <w:sz w:val="28"/>
          <w:szCs w:val="28"/>
          <w:rtl/>
        </w:rPr>
        <w:t>؛</w:t>
      </w:r>
      <w:r w:rsidRPr="001E24D1">
        <w:rPr>
          <w:rFonts w:ascii="Times New Roman" w:eastAsia="Times New Roman" w:hAnsi="Times New Roman" w:cs="B Lotus"/>
          <w:color w:val="auto"/>
          <w:sz w:val="28"/>
          <w:szCs w:val="28"/>
          <w:rtl/>
        </w:rPr>
        <w:t xml:space="preserve"> سالک ابراهیمی، ل</w:t>
      </w:r>
      <w:r w:rsidR="00AB398D">
        <w:rPr>
          <w:rFonts w:ascii="Times New Roman" w:eastAsia="Times New Roman" w:hAnsi="Times New Roman" w:cs="B Lotus" w:hint="cs"/>
          <w:color w:val="auto"/>
          <w:sz w:val="28"/>
          <w:szCs w:val="28"/>
          <w:rtl/>
        </w:rPr>
        <w:t>؛</w:t>
      </w:r>
      <w:r w:rsidRPr="001E24D1">
        <w:rPr>
          <w:rFonts w:ascii="Times New Roman" w:eastAsia="Times New Roman" w:hAnsi="Times New Roman" w:cs="B Lotus"/>
          <w:color w:val="auto"/>
          <w:sz w:val="28"/>
          <w:szCs w:val="28"/>
          <w:rtl/>
        </w:rPr>
        <w:t xml:space="preserve"> محمدپوراصل، ا</w:t>
      </w:r>
      <w:r w:rsidR="00AB398D">
        <w:rPr>
          <w:rFonts w:ascii="Times New Roman" w:eastAsia="Times New Roman" w:hAnsi="Times New Roman" w:cs="B Lotus" w:hint="cs"/>
          <w:color w:val="auto"/>
          <w:sz w:val="28"/>
          <w:szCs w:val="28"/>
          <w:rtl/>
        </w:rPr>
        <w:t>؛</w:t>
      </w:r>
      <w:r w:rsidRPr="001E24D1">
        <w:rPr>
          <w:rFonts w:ascii="Times New Roman" w:eastAsia="Times New Roman" w:hAnsi="Times New Roman" w:cs="B Lotus"/>
          <w:color w:val="auto"/>
          <w:sz w:val="28"/>
          <w:szCs w:val="28"/>
          <w:rtl/>
        </w:rPr>
        <w:t xml:space="preserve"> و اله‌وردی‌پور، ح</w:t>
      </w:r>
      <w:r w:rsidR="00BF318D">
        <w:rPr>
          <w:rFonts w:ascii="Times New Roman" w:eastAsia="Times New Roman" w:hAnsi="Times New Roman" w:cs="B Lotus" w:hint="cs"/>
          <w:color w:val="auto"/>
          <w:sz w:val="28"/>
          <w:szCs w:val="28"/>
          <w:rtl/>
        </w:rPr>
        <w:t xml:space="preserve">(1402). </w:t>
      </w:r>
      <w:r w:rsidRPr="001E24D1">
        <w:rPr>
          <w:rFonts w:ascii="Times New Roman" w:eastAsia="Times New Roman" w:hAnsi="Times New Roman" w:cs="B Lotus"/>
          <w:color w:val="auto"/>
          <w:sz w:val="28"/>
          <w:szCs w:val="28"/>
          <w:rtl/>
        </w:rPr>
        <w:t>رابطه احساس تنهایی، منبع کنترل و عدم تحمل ابهام با اضطراب مرگ سالمندان در دوران بیماری کووید-</w:t>
      </w:r>
      <w:r w:rsidRPr="001E24D1">
        <w:rPr>
          <w:rFonts w:ascii="Times New Roman" w:eastAsia="Times New Roman" w:hAnsi="Times New Roman" w:cs="B Lotus"/>
          <w:color w:val="auto"/>
          <w:sz w:val="28"/>
          <w:szCs w:val="28"/>
          <w:rtl/>
          <w:lang w:bidi="fa-IR"/>
        </w:rPr>
        <w:t>۱۹</w:t>
      </w:r>
      <w:r w:rsidRPr="001E24D1">
        <w:rPr>
          <w:rFonts w:ascii="Times New Roman" w:eastAsia="Times New Roman" w:hAnsi="Times New Roman" w:cs="B Lotus"/>
          <w:color w:val="auto"/>
          <w:sz w:val="28"/>
          <w:szCs w:val="28"/>
        </w:rPr>
        <w:t>.</w:t>
      </w:r>
      <w:r w:rsidR="00B10D92">
        <w:rPr>
          <w:rFonts w:ascii="Times New Roman" w:eastAsia="Times New Roman" w:hAnsi="Times New Roman" w:cs="B Lotus" w:hint="cs"/>
          <w:color w:val="auto"/>
          <w:sz w:val="28"/>
          <w:szCs w:val="28"/>
          <w:rtl/>
        </w:rPr>
        <w:t xml:space="preserve"> </w:t>
      </w:r>
      <w:r w:rsidRPr="001E24D1">
        <w:rPr>
          <w:rFonts w:ascii="Times New Roman" w:eastAsia="Times New Roman" w:hAnsi="Times New Roman" w:cs="B Lotus"/>
          <w:i/>
          <w:iCs/>
          <w:color w:val="auto"/>
          <w:sz w:val="28"/>
          <w:szCs w:val="28"/>
          <w:rtl/>
        </w:rPr>
        <w:t>مجله پزشکی دانشگاه علوم پزشکی تبریز</w:t>
      </w:r>
      <w:r w:rsidRPr="001E24D1">
        <w:rPr>
          <w:rFonts w:ascii="Times New Roman" w:eastAsia="Times New Roman" w:hAnsi="Times New Roman" w:cs="B Lotus"/>
          <w:color w:val="auto"/>
          <w:sz w:val="28"/>
          <w:szCs w:val="28"/>
          <w:rtl/>
        </w:rPr>
        <w:t xml:space="preserve">، </w:t>
      </w:r>
      <w:r w:rsidRPr="001E24D1">
        <w:rPr>
          <w:rFonts w:ascii="Times New Roman" w:eastAsia="Times New Roman" w:hAnsi="Times New Roman" w:cs="B Lotus"/>
          <w:color w:val="auto"/>
          <w:sz w:val="28"/>
          <w:szCs w:val="28"/>
          <w:rtl/>
          <w:lang w:bidi="fa-IR"/>
        </w:rPr>
        <w:t>۴۵</w:t>
      </w:r>
      <w:r w:rsidR="00BF318D">
        <w:rPr>
          <w:rFonts w:ascii="Times New Roman" w:eastAsia="Times New Roman" w:hAnsi="Times New Roman" w:cs="B Lotus" w:hint="cs"/>
          <w:color w:val="auto"/>
          <w:sz w:val="28"/>
          <w:szCs w:val="28"/>
          <w:rtl/>
        </w:rPr>
        <w:t>(6)،</w:t>
      </w:r>
      <w:r w:rsidRPr="001E24D1">
        <w:rPr>
          <w:rFonts w:ascii="Times New Roman" w:eastAsia="Times New Roman" w:hAnsi="Times New Roman" w:cs="B Lotus"/>
          <w:color w:val="auto"/>
          <w:sz w:val="28"/>
          <w:szCs w:val="28"/>
          <w:rtl/>
        </w:rPr>
        <w:t xml:space="preserve"> </w:t>
      </w:r>
      <w:r w:rsidRPr="001E24D1">
        <w:rPr>
          <w:rFonts w:ascii="Times New Roman" w:eastAsia="Times New Roman" w:hAnsi="Times New Roman" w:cs="B Lotus"/>
          <w:color w:val="auto"/>
          <w:sz w:val="28"/>
          <w:szCs w:val="28"/>
          <w:rtl/>
          <w:lang w:bidi="fa-IR"/>
        </w:rPr>
        <w:t>۵۲۸</w:t>
      </w:r>
      <w:r w:rsidRPr="001E24D1">
        <w:rPr>
          <w:rFonts w:ascii="Times New Roman" w:eastAsia="Times New Roman" w:hAnsi="Times New Roman" w:cs="B Lotus"/>
          <w:color w:val="auto"/>
          <w:sz w:val="28"/>
          <w:szCs w:val="28"/>
        </w:rPr>
        <w:t>–</w:t>
      </w:r>
      <w:r w:rsidRPr="001E24D1">
        <w:rPr>
          <w:rFonts w:ascii="Times New Roman" w:eastAsia="Times New Roman" w:hAnsi="Times New Roman" w:cs="B Lotus"/>
          <w:color w:val="auto"/>
          <w:sz w:val="28"/>
          <w:szCs w:val="28"/>
          <w:rtl/>
          <w:lang w:bidi="fa-IR"/>
        </w:rPr>
        <w:t>۵۳۸</w:t>
      </w:r>
      <w:r w:rsidRPr="001E24D1">
        <w:rPr>
          <w:rFonts w:ascii="Times New Roman" w:eastAsia="Times New Roman" w:hAnsi="Times New Roman" w:cs="B Lotus"/>
          <w:color w:val="auto"/>
          <w:sz w:val="28"/>
          <w:szCs w:val="28"/>
        </w:rPr>
        <w:t>.</w:t>
      </w:r>
    </w:p>
    <w:p w:rsidR="00230BE5" w:rsidRDefault="00230BE5" w:rsidP="00230BE5">
      <w:pPr>
        <w:autoSpaceDE/>
        <w:autoSpaceDN/>
        <w:bidi/>
        <w:adjustRightInd/>
        <w:spacing w:after="200" w:line="276" w:lineRule="auto"/>
        <w:ind w:left="-550" w:firstLine="360"/>
        <w:jc w:val="both"/>
        <w:rPr>
          <w:rFonts w:ascii="Times New Roman" w:eastAsia="Times New Roman" w:hAnsi="Times New Roman" w:cs="B Lotus"/>
          <w:color w:val="auto"/>
          <w:sz w:val="28"/>
          <w:szCs w:val="28"/>
          <w:lang w:bidi="fa-IR"/>
        </w:rPr>
      </w:pPr>
      <w:r w:rsidRPr="00230BE5">
        <w:rPr>
          <w:rFonts w:ascii="Times New Roman" w:eastAsia="Times New Roman" w:hAnsi="Times New Roman" w:cs="B Lotus"/>
          <w:color w:val="auto"/>
          <w:sz w:val="28"/>
          <w:szCs w:val="28"/>
          <w:rtl/>
          <w:lang w:bidi="fa-IR"/>
        </w:rPr>
        <w:t>رضایی، ع.، و محمدی، ع. (1395). بررسی رابطه اضطراب سلامتی و اضطراب مرگ در سالمندان شهر تهران. فصلنامه روانشناسی سلامت، 5(4)، 27-36.</w:t>
      </w:r>
    </w:p>
    <w:p w:rsidR="00050562" w:rsidRPr="00050562" w:rsidRDefault="00050562" w:rsidP="00050562">
      <w:pPr>
        <w:autoSpaceDE/>
        <w:autoSpaceDN/>
        <w:bidi/>
        <w:adjustRightInd/>
        <w:spacing w:after="200" w:line="276" w:lineRule="auto"/>
        <w:ind w:left="-550" w:firstLine="360"/>
        <w:jc w:val="both"/>
        <w:rPr>
          <w:rFonts w:ascii="Times New Roman" w:eastAsia="Times New Roman" w:hAnsi="Times New Roman" w:cs="B Lotus"/>
          <w:color w:val="auto"/>
          <w:sz w:val="28"/>
          <w:szCs w:val="28"/>
          <w:rtl/>
          <w:lang w:bidi="fa-IR"/>
        </w:rPr>
      </w:pPr>
      <w:r w:rsidRPr="00050562">
        <w:rPr>
          <w:rFonts w:ascii="Times New Roman" w:eastAsia="Times New Roman" w:hAnsi="Times New Roman" w:cs="B Lotus"/>
          <w:color w:val="auto"/>
          <w:sz w:val="28"/>
          <w:szCs w:val="28"/>
          <w:rtl/>
          <w:lang w:bidi="fa-IR"/>
        </w:rPr>
        <w:t xml:space="preserve">رحیمی پور، محسن. و کرمی، اسحق. (1399). نقش واسطه‌گری هوش معنوی با بهزیستی روان‌شناختی و رضایت از زندگی در سالمندان شهرستان مهریز (یزد). </w:t>
      </w:r>
      <w:r w:rsidRPr="00050562">
        <w:rPr>
          <w:rFonts w:ascii="Times New Roman" w:eastAsia="Times New Roman" w:hAnsi="Times New Roman" w:cs="B Lotus"/>
          <w:i/>
          <w:iCs/>
          <w:color w:val="auto"/>
          <w:sz w:val="28"/>
          <w:szCs w:val="28"/>
          <w:rtl/>
          <w:lang w:bidi="fa-IR"/>
        </w:rPr>
        <w:t>دوماهنامه علمی - پژوهشی طب توانبخشی، 3</w:t>
      </w:r>
      <w:r w:rsidRPr="00050562">
        <w:rPr>
          <w:rFonts w:ascii="Times New Roman" w:eastAsia="Times New Roman" w:hAnsi="Times New Roman" w:cs="B Lotus"/>
          <w:color w:val="auto"/>
          <w:sz w:val="28"/>
          <w:szCs w:val="28"/>
          <w:rtl/>
          <w:lang w:bidi="fa-IR"/>
        </w:rPr>
        <w:t>(3)، 81-72.</w:t>
      </w:r>
    </w:p>
    <w:p w:rsidR="00050562" w:rsidRPr="00050562" w:rsidRDefault="00050562" w:rsidP="00050562">
      <w:pPr>
        <w:autoSpaceDE/>
        <w:autoSpaceDN/>
        <w:bidi/>
        <w:adjustRightInd/>
        <w:spacing w:after="200" w:line="276" w:lineRule="auto"/>
        <w:ind w:left="-550" w:firstLine="360"/>
        <w:jc w:val="both"/>
        <w:rPr>
          <w:rFonts w:ascii="Times New Roman" w:eastAsia="Times New Roman" w:hAnsi="Times New Roman" w:cs="B Lotus"/>
          <w:color w:val="auto"/>
          <w:sz w:val="28"/>
          <w:szCs w:val="28"/>
          <w:rtl/>
          <w:lang w:bidi="fa-IR"/>
        </w:rPr>
      </w:pPr>
      <w:r w:rsidRPr="00050562">
        <w:rPr>
          <w:rFonts w:ascii="Times New Roman" w:eastAsia="Times New Roman" w:hAnsi="Times New Roman" w:cs="B Lotus"/>
          <w:color w:val="auto"/>
          <w:sz w:val="28"/>
          <w:szCs w:val="28"/>
          <w:rtl/>
        </w:rPr>
        <w:t xml:space="preserve">رحمانی، سارا؛ کریمی، رضا؛ سلیمانی، لیلا </w:t>
      </w:r>
      <w:r w:rsidRPr="00050562">
        <w:rPr>
          <w:rFonts w:ascii="Times New Roman" w:eastAsia="Times New Roman" w:hAnsi="Times New Roman" w:cs="B Lotus"/>
          <w:color w:val="auto"/>
          <w:sz w:val="28"/>
          <w:szCs w:val="28"/>
          <w:rtl/>
          <w:lang w:bidi="fa-IR"/>
        </w:rPr>
        <w:t xml:space="preserve">(1400) </w:t>
      </w:r>
      <w:r w:rsidRPr="00050562">
        <w:rPr>
          <w:rFonts w:ascii="Times New Roman" w:eastAsia="Times New Roman" w:hAnsi="Times New Roman" w:cs="B Lotus"/>
          <w:color w:val="auto"/>
          <w:sz w:val="28"/>
          <w:szCs w:val="28"/>
          <w:rtl/>
        </w:rPr>
        <w:t>نقش واسطه‌ای هوش معنوی در رابطه بین اضطراب سلامتی و اضطراب مرگ در سالمندان. فصلنامه روانشناسی سلامت، 9(2)، 25-40</w:t>
      </w:r>
      <w:r w:rsidRPr="00050562">
        <w:rPr>
          <w:rFonts w:ascii="Times New Roman" w:eastAsia="Times New Roman" w:hAnsi="Times New Roman" w:cs="B Lotus"/>
          <w:color w:val="auto"/>
          <w:sz w:val="28"/>
          <w:szCs w:val="28"/>
          <w:lang w:bidi="fa-IR"/>
        </w:rPr>
        <w:t>.</w:t>
      </w:r>
    </w:p>
    <w:p w:rsidR="00050562" w:rsidRPr="00042743" w:rsidRDefault="00050562" w:rsidP="00050562">
      <w:pPr>
        <w:autoSpaceDE/>
        <w:autoSpaceDN/>
        <w:bidi/>
        <w:adjustRightInd/>
        <w:spacing w:after="200" w:line="276" w:lineRule="auto"/>
        <w:ind w:left="-550" w:firstLine="360"/>
        <w:jc w:val="both"/>
        <w:rPr>
          <w:rFonts w:ascii="Times New Roman" w:eastAsia="Times New Roman" w:hAnsi="Times New Roman" w:cs="B Lotus"/>
          <w:color w:val="auto"/>
          <w:sz w:val="28"/>
          <w:szCs w:val="28"/>
          <w:lang w:bidi="fa-IR"/>
        </w:rPr>
      </w:pPr>
      <w:r w:rsidRPr="00050562">
        <w:rPr>
          <w:rFonts w:ascii="Times New Roman" w:eastAsia="Times New Roman" w:hAnsi="Times New Roman" w:cs="B Lotus"/>
          <w:color w:val="auto"/>
          <w:sz w:val="28"/>
          <w:szCs w:val="28"/>
          <w:rtl/>
          <w:lang w:bidi="fa-IR"/>
        </w:rPr>
        <w:t xml:space="preserve">فروتن، ماندانا و محمدی، مسعود. (1400). </w:t>
      </w:r>
      <w:r w:rsidRPr="00050562">
        <w:rPr>
          <w:rFonts w:ascii="Times New Roman" w:eastAsia="Times New Roman" w:hAnsi="Times New Roman" w:cs="B Lotus"/>
          <w:i/>
          <w:iCs/>
          <w:color w:val="auto"/>
          <w:sz w:val="28"/>
          <w:szCs w:val="28"/>
          <w:rtl/>
          <w:lang w:bidi="fa-IR"/>
        </w:rPr>
        <w:t>پیش بینی سلامت روان بر اساس هوش معنوی در سالمندان ساکن شهر شیراز</w:t>
      </w:r>
      <w:r w:rsidRPr="00050562">
        <w:rPr>
          <w:rFonts w:ascii="Times New Roman" w:eastAsia="Times New Roman" w:hAnsi="Times New Roman" w:cs="B Lotus"/>
          <w:color w:val="auto"/>
          <w:sz w:val="28"/>
          <w:szCs w:val="28"/>
          <w:rtl/>
          <w:lang w:bidi="fa-IR"/>
        </w:rPr>
        <w:t>، دومین کنفرانس بین المللی روانشناسی، علوم تربیتی و سبک زندگی، مشهد</w:t>
      </w:r>
      <w:r w:rsidRPr="00050562">
        <w:rPr>
          <w:rFonts w:ascii="Times New Roman" w:eastAsia="Times New Roman" w:hAnsi="Times New Roman" w:cs="B Lotus"/>
          <w:color w:val="auto"/>
          <w:sz w:val="28"/>
          <w:szCs w:val="28"/>
        </w:rPr>
        <w:t>.</w:t>
      </w:r>
    </w:p>
    <w:p w:rsidR="00050562" w:rsidRPr="00050562" w:rsidRDefault="00050562" w:rsidP="00050562">
      <w:pPr>
        <w:autoSpaceDE/>
        <w:autoSpaceDN/>
        <w:bidi/>
        <w:adjustRightInd/>
        <w:spacing w:after="200" w:line="276" w:lineRule="auto"/>
        <w:ind w:left="-550" w:firstLine="360"/>
        <w:jc w:val="both"/>
        <w:rPr>
          <w:rFonts w:ascii="Times New Roman" w:eastAsia="Times New Roman" w:hAnsi="Times New Roman" w:cs="B Lotus"/>
          <w:color w:val="auto"/>
          <w:sz w:val="28"/>
          <w:szCs w:val="28"/>
          <w:rtl/>
          <w:lang w:bidi="fa-IR"/>
        </w:rPr>
      </w:pPr>
      <w:r w:rsidRPr="00050562">
        <w:rPr>
          <w:rFonts w:ascii="Times New Roman" w:eastAsia="Times New Roman" w:hAnsi="Times New Roman" w:cs="B Lotus"/>
          <w:color w:val="auto"/>
          <w:sz w:val="28"/>
          <w:szCs w:val="28"/>
          <w:rtl/>
          <w:lang w:bidi="fa-IR"/>
        </w:rPr>
        <w:t>کاظمی،م.، احمدی، س.، وعزیزی، ن.(1397). بررسی رابطه هوش معنوی و اضطراب مرگ در سالمندانساکن خانهسالمندان و سالمندان خانواده. فصلنامه علمی پژوهشی سالمند،13(2)،85-96.</w:t>
      </w:r>
    </w:p>
    <w:p w:rsidR="00050562" w:rsidRPr="00042743" w:rsidRDefault="00050562" w:rsidP="00050562">
      <w:pPr>
        <w:autoSpaceDE/>
        <w:autoSpaceDN/>
        <w:bidi/>
        <w:adjustRightInd/>
        <w:spacing w:after="200" w:line="276" w:lineRule="auto"/>
        <w:ind w:left="-550" w:firstLine="360"/>
        <w:jc w:val="both"/>
        <w:rPr>
          <w:rFonts w:ascii="Times New Roman" w:eastAsia="Times New Roman" w:hAnsi="Times New Roman" w:cs="B Lotus"/>
          <w:color w:val="auto"/>
          <w:sz w:val="28"/>
          <w:szCs w:val="28"/>
          <w:lang w:bidi="fa-IR"/>
        </w:rPr>
      </w:pPr>
      <w:r w:rsidRPr="00050562">
        <w:rPr>
          <w:rFonts w:ascii="Times New Roman" w:eastAsia="Times New Roman" w:hAnsi="Times New Roman" w:cs="B Lotus"/>
          <w:color w:val="auto"/>
          <w:sz w:val="28"/>
          <w:szCs w:val="28"/>
          <w:rtl/>
          <w:lang w:bidi="fa-IR"/>
        </w:rPr>
        <w:t>کریمی، ف.، بابایی، ر.، و محمودی، پ.(1400). نقش میانجی هوش معنوی در رابطه بین اضطراب سلامتی و اضطراب مرگ در سالمندان. نشریه روانشناسی پیری، 10(1)، 49-60.</w:t>
      </w:r>
    </w:p>
    <w:p w:rsidR="00042743" w:rsidRPr="00042743" w:rsidRDefault="00042743" w:rsidP="00042743">
      <w:pPr>
        <w:autoSpaceDE/>
        <w:autoSpaceDN/>
        <w:bidi/>
        <w:adjustRightInd/>
        <w:spacing w:after="200" w:line="276" w:lineRule="auto"/>
        <w:ind w:left="-550" w:firstLine="360"/>
        <w:jc w:val="both"/>
        <w:rPr>
          <w:rFonts w:ascii="Times New Roman" w:eastAsia="Times New Roman" w:hAnsi="Times New Roman" w:cs="B Lotus"/>
          <w:color w:val="auto"/>
          <w:sz w:val="28"/>
          <w:szCs w:val="28"/>
          <w:rtl/>
        </w:rPr>
      </w:pPr>
      <w:r w:rsidRPr="00042743">
        <w:rPr>
          <w:rFonts w:ascii="Times New Roman" w:eastAsia="Times New Roman" w:hAnsi="Times New Roman" w:cs="B Lotus"/>
          <w:color w:val="auto"/>
          <w:sz w:val="28"/>
          <w:szCs w:val="28"/>
          <w:rtl/>
        </w:rPr>
        <w:t>محمد پور، ف. (1392). رابطه هوش معنوی و اضطراب مرگ، اولین کنگره بین المللی فرهنگ و اندیشه دینی</w:t>
      </w:r>
      <w:r w:rsidRPr="00042743">
        <w:rPr>
          <w:rFonts w:ascii="Times New Roman" w:eastAsia="Times New Roman" w:hAnsi="Times New Roman" w:cs="B Lotus"/>
          <w:color w:val="auto"/>
          <w:sz w:val="28"/>
          <w:szCs w:val="28"/>
        </w:rPr>
        <w:t>.</w:t>
      </w:r>
    </w:p>
    <w:p w:rsidR="00050562" w:rsidRPr="00050562" w:rsidRDefault="00050562" w:rsidP="00050562">
      <w:pPr>
        <w:autoSpaceDE/>
        <w:autoSpaceDN/>
        <w:bidi/>
        <w:adjustRightInd/>
        <w:spacing w:after="200" w:line="276" w:lineRule="auto"/>
        <w:ind w:left="-550" w:firstLine="360"/>
        <w:jc w:val="both"/>
        <w:rPr>
          <w:rFonts w:ascii="Times New Roman" w:eastAsia="Times New Roman" w:hAnsi="Times New Roman" w:cs="B Lotus"/>
          <w:color w:val="auto"/>
          <w:sz w:val="28"/>
          <w:szCs w:val="28"/>
          <w:rtl/>
        </w:rPr>
      </w:pPr>
      <w:r w:rsidRPr="00050562">
        <w:rPr>
          <w:rFonts w:ascii="Times New Roman" w:eastAsia="Times New Roman" w:hAnsi="Times New Roman" w:cs="B Lotus"/>
          <w:color w:val="auto"/>
          <w:sz w:val="28"/>
          <w:szCs w:val="28"/>
          <w:rtl/>
        </w:rPr>
        <w:t>مهدوی‌کیا، نسرین؛ حسینی، فاطمه؛ محمدی، علی</w:t>
      </w:r>
      <w:r w:rsidRPr="00050562">
        <w:rPr>
          <w:rFonts w:ascii="Times New Roman" w:eastAsia="Times New Roman" w:hAnsi="Times New Roman" w:cs="B Lotus"/>
          <w:color w:val="auto"/>
          <w:sz w:val="28"/>
          <w:szCs w:val="28"/>
          <w:rtl/>
          <w:lang w:bidi="fa-IR"/>
        </w:rPr>
        <w:t xml:space="preserve">(1399) </w:t>
      </w:r>
      <w:r w:rsidRPr="00050562">
        <w:rPr>
          <w:rFonts w:ascii="Times New Roman" w:eastAsia="Times New Roman" w:hAnsi="Times New Roman" w:cs="B Lotus"/>
          <w:color w:val="auto"/>
          <w:sz w:val="28"/>
          <w:szCs w:val="28"/>
          <w:rtl/>
        </w:rPr>
        <w:t>رابطه هوش معنوی با اضطراب مرگ در سالمندان. مجله روانشناسی و دین، 10(3)، 45-60</w:t>
      </w:r>
      <w:r w:rsidRPr="00050562">
        <w:rPr>
          <w:rFonts w:ascii="Times New Roman" w:eastAsia="Times New Roman" w:hAnsi="Times New Roman" w:cs="B Lotus"/>
          <w:color w:val="auto"/>
          <w:sz w:val="28"/>
          <w:szCs w:val="28"/>
        </w:rPr>
        <w:t>.</w:t>
      </w:r>
    </w:p>
    <w:p w:rsidR="0041309A" w:rsidRDefault="00050562" w:rsidP="00050562">
      <w:pPr>
        <w:autoSpaceDE/>
        <w:autoSpaceDN/>
        <w:bidi/>
        <w:adjustRightInd/>
        <w:spacing w:after="200" w:line="276" w:lineRule="auto"/>
        <w:ind w:left="-550" w:firstLine="360"/>
        <w:jc w:val="both"/>
        <w:rPr>
          <w:rFonts w:ascii="Times New Roman" w:eastAsia="Times New Roman" w:hAnsi="Times New Roman" w:cs="B Lotus"/>
          <w:color w:val="auto"/>
          <w:sz w:val="28"/>
          <w:szCs w:val="28"/>
          <w:rtl/>
          <w:lang w:bidi="fa-IR"/>
        </w:rPr>
      </w:pPr>
      <w:r w:rsidRPr="00050562">
        <w:rPr>
          <w:rFonts w:ascii="Times New Roman" w:eastAsia="Times New Roman" w:hAnsi="Times New Roman" w:cs="B Lotus"/>
          <w:color w:val="auto"/>
          <w:sz w:val="28"/>
          <w:szCs w:val="28"/>
          <w:rtl/>
        </w:rPr>
        <w:t>نادری، ف. روشنی، خ. (1390). رابطه هوش معنوی و هوش اجتماعی با اضطراب مرگ زنان سالمند. سال دوم، شماره ،6 .67-55.</w:t>
      </w:r>
    </w:p>
    <w:p w:rsidR="00AA180C" w:rsidRDefault="00AA180C" w:rsidP="00AA180C">
      <w:pPr>
        <w:autoSpaceDE/>
        <w:autoSpaceDN/>
        <w:adjustRightInd/>
        <w:spacing w:after="200" w:line="276" w:lineRule="auto"/>
        <w:ind w:left="-550" w:firstLine="360"/>
        <w:jc w:val="both"/>
        <w:rPr>
          <w:rFonts w:ascii="Times New Roman" w:eastAsia="Times New Roman" w:hAnsi="Times New Roman" w:cs="B Lotus"/>
          <w:color w:val="auto"/>
          <w:sz w:val="28"/>
          <w:szCs w:val="28"/>
        </w:rPr>
      </w:pPr>
      <w:r w:rsidRPr="00BF318D">
        <w:rPr>
          <w:rFonts w:ascii="Times New Roman" w:eastAsia="Times New Roman" w:hAnsi="Times New Roman" w:cs="B Lotus"/>
          <w:color w:val="auto"/>
          <w:sz w:val="28"/>
          <w:szCs w:val="28"/>
        </w:rPr>
        <w:lastRenderedPageBreak/>
        <w:t>Atchley, R. C. (2016). Social Forces and Aging: An Introduction to Social Gerontology (14</w:t>
      </w:r>
      <w:r w:rsidR="007E49A8">
        <w:rPr>
          <w:rFonts w:ascii="Times New Roman" w:eastAsia="Times New Roman" w:hAnsi="Times New Roman" w:cs="B Lotus" w:hint="cs"/>
          <w:color w:val="auto"/>
          <w:sz w:val="28"/>
          <w:szCs w:val="28"/>
          <w:rtl/>
        </w:rPr>
        <w:t xml:space="preserve"> </w:t>
      </w:r>
      <w:r w:rsidRPr="00BF318D">
        <w:rPr>
          <w:rFonts w:ascii="Times New Roman" w:eastAsia="Times New Roman" w:hAnsi="Times New Roman" w:cs="B Lotus"/>
          <w:color w:val="auto"/>
          <w:sz w:val="28"/>
          <w:szCs w:val="28"/>
        </w:rPr>
        <w:t>thed). Cengage Learning.</w:t>
      </w:r>
    </w:p>
    <w:p w:rsidR="00B7700B" w:rsidRPr="00BF318D" w:rsidRDefault="00B7700B" w:rsidP="00B7700B">
      <w:pPr>
        <w:autoSpaceDE/>
        <w:autoSpaceDN/>
        <w:adjustRightInd/>
        <w:spacing w:after="200" w:line="276" w:lineRule="auto"/>
        <w:ind w:left="-550" w:firstLine="360"/>
        <w:jc w:val="both"/>
        <w:rPr>
          <w:rFonts w:ascii="Times New Roman" w:eastAsia="Times New Roman" w:hAnsi="Times New Roman" w:cs="B Lotus"/>
          <w:color w:val="auto"/>
          <w:sz w:val="28"/>
          <w:szCs w:val="28"/>
          <w:rtl/>
        </w:rPr>
      </w:pPr>
      <w:r w:rsidRPr="00B7700B">
        <w:rPr>
          <w:rFonts w:ascii="Times New Roman" w:eastAsia="Times New Roman" w:hAnsi="Times New Roman" w:cs="B Lotus"/>
          <w:color w:val="auto"/>
          <w:sz w:val="28"/>
          <w:szCs w:val="28"/>
        </w:rPr>
        <w:t>Atchison, K</w:t>
      </w:r>
      <w:r>
        <w:rPr>
          <w:rFonts w:ascii="Times New Roman" w:eastAsia="Times New Roman" w:hAnsi="Times New Roman" w:cs="B Lotus"/>
          <w:color w:val="auto"/>
          <w:sz w:val="28"/>
          <w:szCs w:val="28"/>
        </w:rPr>
        <w:t>;</w:t>
      </w:r>
      <w:r w:rsidRPr="00B7700B">
        <w:rPr>
          <w:rFonts w:ascii="Times New Roman" w:eastAsia="Times New Roman" w:hAnsi="Times New Roman" w:cs="B Lotus"/>
          <w:color w:val="auto"/>
          <w:sz w:val="28"/>
          <w:szCs w:val="28"/>
        </w:rPr>
        <w:t xml:space="preserve"> et al. (2024). Detection of anxiety symptoms and disorders in older adults: A diagnostic accuracy systematic review. </w:t>
      </w:r>
      <w:r w:rsidRPr="00B7700B">
        <w:rPr>
          <w:rFonts w:ascii="Times New Roman" w:eastAsia="Times New Roman" w:hAnsi="Times New Roman" w:cs="B Lotus"/>
          <w:i/>
          <w:iCs/>
          <w:color w:val="auto"/>
          <w:sz w:val="28"/>
          <w:szCs w:val="28"/>
        </w:rPr>
        <w:t>Age and Ageing</w:t>
      </w:r>
      <w:r w:rsidRPr="00B7700B">
        <w:rPr>
          <w:rFonts w:ascii="Times New Roman" w:eastAsia="Times New Roman" w:hAnsi="Times New Roman" w:cs="B Lotus"/>
          <w:color w:val="auto"/>
          <w:sz w:val="28"/>
          <w:szCs w:val="28"/>
        </w:rPr>
        <w:t>. https://doi.org/10.1093/ageing/afae122</w:t>
      </w:r>
    </w:p>
    <w:p w:rsidR="00D86C3B" w:rsidRPr="00BF318D" w:rsidRDefault="00D86C3B" w:rsidP="00D86C3B">
      <w:pPr>
        <w:autoSpaceDE/>
        <w:autoSpaceDN/>
        <w:adjustRightInd/>
        <w:spacing w:after="200" w:line="276" w:lineRule="auto"/>
        <w:ind w:left="-550" w:firstLine="360"/>
        <w:jc w:val="both"/>
        <w:rPr>
          <w:rFonts w:ascii="Times New Roman" w:eastAsia="Times New Roman" w:hAnsi="Times New Roman" w:cs="B Lotus"/>
          <w:color w:val="auto"/>
          <w:sz w:val="28"/>
          <w:szCs w:val="28"/>
          <w:rtl/>
        </w:rPr>
      </w:pPr>
      <w:r w:rsidRPr="00BF318D">
        <w:rPr>
          <w:rFonts w:ascii="Times New Roman" w:eastAsia="Times New Roman" w:hAnsi="Times New Roman" w:cs="B Lotus"/>
          <w:color w:val="auto"/>
          <w:sz w:val="28"/>
          <w:szCs w:val="28"/>
        </w:rPr>
        <w:t>Abramowitz, J. S., &amp; Braddock, A. E.</w:t>
      </w:r>
      <w:r w:rsidR="007E49A8">
        <w:rPr>
          <w:rFonts w:ascii="Times New Roman" w:eastAsia="Times New Roman" w:hAnsi="Times New Roman" w:cs="B Lotus" w:hint="cs"/>
          <w:color w:val="auto"/>
          <w:sz w:val="28"/>
          <w:szCs w:val="28"/>
          <w:rtl/>
        </w:rPr>
        <w:t xml:space="preserve"> </w:t>
      </w:r>
      <w:r w:rsidRPr="00BF318D">
        <w:rPr>
          <w:rFonts w:ascii="Times New Roman" w:eastAsia="Times New Roman" w:hAnsi="Times New Roman" w:cs="B Lotus"/>
          <w:color w:val="auto"/>
          <w:sz w:val="28"/>
          <w:szCs w:val="28"/>
        </w:rPr>
        <w:t>(2023). Psychological Treatment of Health Anxiety and Illness Anxiety Disorder. Guilford Press.</w:t>
      </w:r>
    </w:p>
    <w:p w:rsidR="004D4FDB" w:rsidRDefault="004D4FDB" w:rsidP="004D4FDB">
      <w:pPr>
        <w:autoSpaceDE/>
        <w:autoSpaceDN/>
        <w:adjustRightInd/>
        <w:spacing w:after="200" w:line="276" w:lineRule="auto"/>
        <w:ind w:left="-550" w:firstLine="360"/>
        <w:jc w:val="both"/>
        <w:rPr>
          <w:rFonts w:ascii="Times New Roman" w:eastAsia="Times New Roman" w:hAnsi="Times New Roman" w:cs="B Lotus"/>
          <w:color w:val="auto"/>
          <w:sz w:val="28"/>
          <w:szCs w:val="28"/>
        </w:rPr>
      </w:pPr>
      <w:r w:rsidRPr="00BF318D">
        <w:rPr>
          <w:rFonts w:ascii="Times New Roman" w:eastAsia="Times New Roman" w:hAnsi="Times New Roman" w:cs="B Lotus"/>
          <w:color w:val="auto"/>
          <w:sz w:val="28"/>
          <w:szCs w:val="28"/>
        </w:rPr>
        <w:t>American Psychiatric Association</w:t>
      </w:r>
      <w:r w:rsidR="003239AD">
        <w:rPr>
          <w:rFonts w:ascii="Times New Roman" w:eastAsia="Times New Roman" w:hAnsi="Times New Roman" w:cs="B Lotus" w:hint="cs"/>
          <w:color w:val="auto"/>
          <w:sz w:val="28"/>
          <w:szCs w:val="28"/>
          <w:rtl/>
        </w:rPr>
        <w:t xml:space="preserve"> </w:t>
      </w:r>
      <w:r w:rsidRPr="00BF318D">
        <w:rPr>
          <w:rFonts w:ascii="Times New Roman" w:eastAsia="Times New Roman" w:hAnsi="Times New Roman" w:cs="B Lotus"/>
          <w:color w:val="auto"/>
          <w:sz w:val="28"/>
          <w:szCs w:val="28"/>
        </w:rPr>
        <w:t>(2022).</w:t>
      </w:r>
      <w:r w:rsidR="003239AD">
        <w:rPr>
          <w:rFonts w:hint="cs"/>
          <w:rtl/>
        </w:rPr>
        <w:t xml:space="preserve"> </w:t>
      </w:r>
      <w:r w:rsidRPr="00BF318D">
        <w:rPr>
          <w:rFonts w:ascii="Times New Roman" w:eastAsia="Times New Roman" w:hAnsi="Times New Roman" w:cs="B Lotus"/>
          <w:color w:val="auto"/>
          <w:sz w:val="28"/>
          <w:szCs w:val="28"/>
        </w:rPr>
        <w:t>Diagnostic and Statistical Manual of Mental Disorders (5th ed., Text Revision; DSM-5-TR).</w:t>
      </w:r>
      <w:r w:rsidRPr="00BF318D">
        <w:rPr>
          <w:rFonts w:ascii="Times New Roman" w:eastAsia="Times New Roman" w:hAnsi="Symbol" w:cs="Times New Roman"/>
          <w:color w:val="auto"/>
          <w:sz w:val="24"/>
          <w:szCs w:val="24"/>
        </w:rPr>
        <w:t xml:space="preserve"> </w:t>
      </w:r>
      <w:r w:rsidRPr="00BF318D">
        <w:rPr>
          <w:rFonts w:ascii="Times New Roman" w:eastAsia="Times New Roman" w:hAnsi="Times New Roman" w:cs="B Lotus"/>
          <w:color w:val="auto"/>
          <w:sz w:val="28"/>
          <w:szCs w:val="28"/>
        </w:rPr>
        <w:t xml:space="preserve">Washington, DC: American Psychiatric Association. </w:t>
      </w:r>
    </w:p>
    <w:p w:rsidR="00050562" w:rsidRPr="00BF318D" w:rsidRDefault="00050562" w:rsidP="00050562">
      <w:pPr>
        <w:autoSpaceDE/>
        <w:autoSpaceDN/>
        <w:adjustRightInd/>
        <w:spacing w:after="200" w:line="276" w:lineRule="auto"/>
        <w:ind w:left="-550" w:firstLine="360"/>
        <w:jc w:val="both"/>
        <w:rPr>
          <w:rFonts w:ascii="Times New Roman" w:eastAsia="Times New Roman" w:hAnsi="Times New Roman" w:cs="B Lotus"/>
          <w:color w:val="auto"/>
          <w:sz w:val="28"/>
          <w:szCs w:val="28"/>
          <w:lang w:bidi="fa-IR"/>
        </w:rPr>
      </w:pPr>
      <w:r w:rsidRPr="00050562">
        <w:rPr>
          <w:rFonts w:ascii="Times New Roman" w:eastAsia="Times New Roman" w:hAnsi="Times New Roman" w:cs="B Lotus"/>
          <w:color w:val="auto"/>
          <w:sz w:val="28"/>
          <w:szCs w:val="28"/>
        </w:rPr>
        <w:t>Amiri, S., Ghaffari, M., &amp; Shafiei, M. (2016). The effect of spiritual intelligence on psychological health among elderly people. Aging &amp; Mental Health, 20(6), 610-617.</w:t>
      </w:r>
    </w:p>
    <w:p w:rsidR="00BF318D" w:rsidRPr="00BF318D" w:rsidRDefault="00BF318D" w:rsidP="00BF318D">
      <w:pPr>
        <w:autoSpaceDE/>
        <w:autoSpaceDN/>
        <w:adjustRightInd/>
        <w:spacing w:after="200" w:line="276" w:lineRule="auto"/>
        <w:ind w:left="-550" w:firstLine="360"/>
        <w:jc w:val="both"/>
        <w:rPr>
          <w:rFonts w:ascii="Times New Roman" w:eastAsia="Times New Roman" w:hAnsi="Times New Roman" w:cs="B Lotus"/>
          <w:color w:val="auto"/>
          <w:sz w:val="28"/>
          <w:szCs w:val="28"/>
          <w:rtl/>
        </w:rPr>
      </w:pPr>
      <w:r w:rsidRPr="00BF318D">
        <w:rPr>
          <w:rFonts w:ascii="Times New Roman" w:eastAsia="Times New Roman" w:hAnsi="Times New Roman" w:cs="B Lotus"/>
          <w:color w:val="auto"/>
          <w:sz w:val="28"/>
          <w:szCs w:val="28"/>
        </w:rPr>
        <w:t>American Psychological Association. (2023). Clinical Practice Guideline for the Treatment of Depression and Anxiety in Older Adults.</w:t>
      </w:r>
    </w:p>
    <w:p w:rsidR="00AA180C" w:rsidRPr="00BF318D" w:rsidRDefault="00AA180C" w:rsidP="00AA180C">
      <w:pPr>
        <w:autoSpaceDE/>
        <w:autoSpaceDN/>
        <w:adjustRightInd/>
        <w:spacing w:after="200" w:line="276" w:lineRule="auto"/>
        <w:ind w:left="-550" w:firstLine="360"/>
        <w:jc w:val="both"/>
        <w:rPr>
          <w:rFonts w:ascii="Times New Roman" w:eastAsia="Times New Roman" w:hAnsi="Times New Roman" w:cs="B Lotus"/>
          <w:color w:val="auto"/>
          <w:sz w:val="28"/>
          <w:szCs w:val="28"/>
          <w:rtl/>
        </w:rPr>
      </w:pPr>
      <w:r w:rsidRPr="00BF318D">
        <w:rPr>
          <w:rFonts w:ascii="Times New Roman" w:eastAsia="Times New Roman" w:hAnsi="Times New Roman" w:cs="B Lotus"/>
          <w:color w:val="auto"/>
          <w:sz w:val="28"/>
          <w:szCs w:val="28"/>
        </w:rPr>
        <w:t>Atchley, R. C. (1989). A Continuity Theory of Normal Aging. The Gerontologist, 29(2), 183–190.</w:t>
      </w:r>
    </w:p>
    <w:p w:rsidR="00BF318D" w:rsidRPr="00BF318D" w:rsidRDefault="00AA180C" w:rsidP="00BF318D">
      <w:pPr>
        <w:autoSpaceDE/>
        <w:autoSpaceDN/>
        <w:adjustRightInd/>
        <w:spacing w:after="200" w:line="276" w:lineRule="auto"/>
        <w:ind w:left="-550" w:firstLine="360"/>
        <w:jc w:val="both"/>
        <w:rPr>
          <w:rFonts w:ascii="Times New Roman" w:eastAsia="Times New Roman" w:hAnsi="Times New Roman" w:cs="B Lotus"/>
          <w:color w:val="auto"/>
          <w:sz w:val="28"/>
          <w:szCs w:val="28"/>
          <w:rtl/>
        </w:rPr>
      </w:pPr>
      <w:r w:rsidRPr="00BF318D">
        <w:rPr>
          <w:rFonts w:ascii="Times New Roman" w:eastAsia="Times New Roman" w:hAnsi="Times New Roman" w:cs="B Lotus"/>
          <w:color w:val="auto"/>
          <w:sz w:val="28"/>
          <w:szCs w:val="28"/>
        </w:rPr>
        <w:t>Atchley, R. C. (2016). Social Forces and Aging: An Introduction to Social Gerontology (14th ed.).</w:t>
      </w:r>
    </w:p>
    <w:p w:rsidR="001D2A21" w:rsidRDefault="00BF318D" w:rsidP="00BF318D">
      <w:pPr>
        <w:autoSpaceDE/>
        <w:autoSpaceDN/>
        <w:adjustRightInd/>
        <w:spacing w:after="200" w:line="276" w:lineRule="auto"/>
        <w:ind w:left="-550" w:firstLine="360"/>
        <w:jc w:val="both"/>
        <w:rPr>
          <w:rFonts w:ascii="Times New Roman" w:eastAsia="Times New Roman" w:hAnsi="Times New Roman" w:cs="B Lotus"/>
          <w:color w:val="auto"/>
          <w:sz w:val="28"/>
          <w:szCs w:val="28"/>
        </w:rPr>
      </w:pPr>
      <w:r w:rsidRPr="00BF318D">
        <w:rPr>
          <w:rFonts w:ascii="Times New Roman" w:eastAsia="Times New Roman" w:hAnsi="Times New Roman" w:cs="B Lotus"/>
          <w:color w:val="auto"/>
          <w:sz w:val="28"/>
          <w:szCs w:val="28"/>
        </w:rPr>
        <w:t xml:space="preserve"> Beck, J. S., &amp; Haigh, E. A. P. (2014). Advances in Cognitive Theory and Therapy: The Generic Cognitive Model. Annual Review of Clinical Psychology, 10, 1–24.</w:t>
      </w:r>
    </w:p>
    <w:p w:rsidR="0078668B" w:rsidRDefault="0078668B" w:rsidP="0078668B">
      <w:pPr>
        <w:autoSpaceDE/>
        <w:autoSpaceDN/>
        <w:adjustRightInd/>
        <w:spacing w:after="200" w:line="276" w:lineRule="auto"/>
        <w:ind w:left="-550" w:firstLine="360"/>
        <w:jc w:val="both"/>
        <w:rPr>
          <w:rFonts w:ascii="Times New Roman" w:eastAsia="Times New Roman" w:hAnsi="Times New Roman" w:cs="B Lotus"/>
          <w:color w:val="auto"/>
          <w:sz w:val="28"/>
          <w:szCs w:val="28"/>
        </w:rPr>
      </w:pPr>
      <w:r w:rsidRPr="0078668B">
        <w:rPr>
          <w:rFonts w:ascii="Times New Roman" w:eastAsia="Times New Roman" w:hAnsi="Times New Roman" w:cs="B Lotus"/>
          <w:color w:val="auto"/>
          <w:sz w:val="28"/>
          <w:szCs w:val="28"/>
        </w:rPr>
        <w:t>Bolton, D</w:t>
      </w:r>
      <w:r>
        <w:rPr>
          <w:rFonts w:ascii="Times New Roman" w:eastAsia="Times New Roman" w:hAnsi="Times New Roman" w:cs="B Lotus"/>
          <w:color w:val="auto"/>
          <w:sz w:val="28"/>
          <w:szCs w:val="28"/>
        </w:rPr>
        <w:t>;</w:t>
      </w:r>
      <w:r w:rsidRPr="0078668B">
        <w:rPr>
          <w:rFonts w:ascii="Times New Roman" w:eastAsia="Times New Roman" w:hAnsi="Times New Roman" w:cs="B Lotus"/>
          <w:color w:val="auto"/>
          <w:sz w:val="28"/>
          <w:szCs w:val="28"/>
        </w:rPr>
        <w:t xml:space="preserve"> &amp; Gillett, G. (2019). </w:t>
      </w:r>
      <w:r w:rsidRPr="0078668B">
        <w:rPr>
          <w:rFonts w:ascii="Times New Roman" w:eastAsia="Times New Roman" w:hAnsi="Times New Roman" w:cs="B Lotus"/>
          <w:i/>
          <w:iCs/>
          <w:color w:val="auto"/>
          <w:sz w:val="28"/>
          <w:szCs w:val="28"/>
        </w:rPr>
        <w:t>The biopsychosocial model of health and disease: New philosophical and scientific developments</w:t>
      </w:r>
      <w:r w:rsidRPr="0078668B">
        <w:rPr>
          <w:rFonts w:ascii="Times New Roman" w:eastAsia="Times New Roman" w:hAnsi="Times New Roman" w:cs="B Lotus"/>
          <w:color w:val="auto"/>
          <w:sz w:val="28"/>
          <w:szCs w:val="28"/>
        </w:rPr>
        <w:t>. Palgrave Macmillan. https://doi.org/10.1007/978-3-030-11899-0</w:t>
      </w:r>
    </w:p>
    <w:p w:rsidR="00BF318D" w:rsidRPr="00BF318D" w:rsidRDefault="001D2A21" w:rsidP="001D2A21">
      <w:pPr>
        <w:autoSpaceDE/>
        <w:autoSpaceDN/>
        <w:adjustRightInd/>
        <w:spacing w:after="200" w:line="276" w:lineRule="auto"/>
        <w:ind w:left="-550" w:firstLine="360"/>
        <w:jc w:val="both"/>
        <w:rPr>
          <w:rFonts w:ascii="Times New Roman" w:eastAsia="Times New Roman" w:hAnsi="Times New Roman" w:cs="B Lotus"/>
          <w:color w:val="auto"/>
          <w:sz w:val="28"/>
          <w:szCs w:val="28"/>
          <w:rtl/>
        </w:rPr>
      </w:pPr>
      <w:r w:rsidRPr="001D2A21">
        <w:rPr>
          <w:rFonts w:ascii="Times New Roman" w:eastAsia="Times New Roman" w:hAnsi="Times New Roman" w:cs="B Lotus"/>
          <w:color w:val="auto"/>
          <w:sz w:val="28"/>
          <w:szCs w:val="28"/>
        </w:rPr>
        <w:t>Çarıkçı-Özgül, D. N</w:t>
      </w:r>
      <w:r>
        <w:rPr>
          <w:rFonts w:ascii="Times New Roman" w:eastAsia="Times New Roman" w:hAnsi="Times New Roman" w:cs="B Lotus"/>
          <w:color w:val="auto"/>
          <w:sz w:val="28"/>
          <w:szCs w:val="28"/>
        </w:rPr>
        <w:t>;</w:t>
      </w:r>
      <w:r w:rsidRPr="001D2A21">
        <w:rPr>
          <w:rFonts w:ascii="Times New Roman" w:eastAsia="Times New Roman" w:hAnsi="Times New Roman" w:cs="B Lotus"/>
          <w:color w:val="auto"/>
          <w:sz w:val="28"/>
          <w:szCs w:val="28"/>
        </w:rPr>
        <w:t xml:space="preserve"> &amp; Işık, Ü. (2024). Exploring adult attachment and anxiety: The role of intolerance of uncertainty and social support. </w:t>
      </w:r>
      <w:r w:rsidRPr="001D2A21">
        <w:rPr>
          <w:rFonts w:ascii="Times New Roman" w:eastAsia="Times New Roman" w:hAnsi="Times New Roman" w:cs="B Lotus"/>
          <w:i/>
          <w:iCs/>
          <w:color w:val="auto"/>
          <w:sz w:val="28"/>
          <w:szCs w:val="28"/>
        </w:rPr>
        <w:t>Current Psychology, 43</w:t>
      </w:r>
      <w:r w:rsidRPr="001D2A21">
        <w:rPr>
          <w:rFonts w:ascii="Times New Roman" w:eastAsia="Times New Roman" w:hAnsi="Times New Roman" w:cs="B Lotus"/>
          <w:color w:val="auto"/>
          <w:sz w:val="28"/>
          <w:szCs w:val="28"/>
        </w:rPr>
        <w:t xml:space="preserve">, 18612–18620. </w:t>
      </w:r>
      <w:hyperlink r:id="rId11" w:tgtFrame="_new" w:history="1">
        <w:r w:rsidRPr="001D2A21">
          <w:rPr>
            <w:rStyle w:val="Hyperlink"/>
            <w:rFonts w:ascii="Times New Roman" w:eastAsia="Times New Roman" w:hAnsi="Times New Roman" w:cs="B Lotus"/>
            <w:sz w:val="28"/>
            <w:szCs w:val="28"/>
          </w:rPr>
          <w:t>https://doi.org/10.1007/s12144-024-05659-5</w:t>
        </w:r>
      </w:hyperlink>
      <w:r w:rsidR="00BF318D" w:rsidRPr="00BF318D">
        <w:rPr>
          <w:rFonts w:ascii="Times New Roman" w:eastAsia="Times New Roman" w:hAnsi="Times New Roman" w:cs="B Lotus"/>
          <w:color w:val="auto"/>
          <w:sz w:val="28"/>
          <w:szCs w:val="28"/>
        </w:rPr>
        <w:t xml:space="preserve"> </w:t>
      </w:r>
    </w:p>
    <w:p w:rsidR="00AA180C" w:rsidRDefault="007A4F07" w:rsidP="00AA180C">
      <w:pPr>
        <w:autoSpaceDE/>
        <w:autoSpaceDN/>
        <w:adjustRightInd/>
        <w:spacing w:after="200" w:line="276" w:lineRule="auto"/>
        <w:ind w:left="-550" w:firstLine="360"/>
        <w:jc w:val="both"/>
        <w:rPr>
          <w:rFonts w:ascii="Times New Roman" w:eastAsia="Times New Roman" w:hAnsi="Times New Roman" w:cs="B Lotus"/>
          <w:color w:val="auto"/>
          <w:sz w:val="28"/>
          <w:szCs w:val="28"/>
        </w:rPr>
      </w:pPr>
      <w:r w:rsidRPr="00BF318D">
        <w:rPr>
          <w:rFonts w:ascii="Times New Roman" w:eastAsia="Times New Roman" w:hAnsi="Times New Roman" w:cs="B Lotus"/>
          <w:color w:val="auto"/>
          <w:sz w:val="28"/>
          <w:szCs w:val="28"/>
        </w:rPr>
        <w:t>Campisi, J. (2024). Cellular Senescence and Organismal Aging. Nature Reviews Molecular Cell Biology.</w:t>
      </w:r>
    </w:p>
    <w:p w:rsidR="005B21C5" w:rsidRPr="00BF318D" w:rsidRDefault="005B21C5" w:rsidP="005B21C5">
      <w:pPr>
        <w:autoSpaceDE/>
        <w:autoSpaceDN/>
        <w:adjustRightInd/>
        <w:spacing w:after="200" w:line="276" w:lineRule="auto"/>
        <w:ind w:left="-550" w:firstLine="360"/>
        <w:jc w:val="both"/>
        <w:rPr>
          <w:rFonts w:ascii="Times New Roman" w:eastAsia="Times New Roman" w:hAnsi="Times New Roman" w:cs="B Lotus"/>
          <w:color w:val="auto"/>
          <w:sz w:val="28"/>
          <w:szCs w:val="28"/>
          <w:lang w:bidi="fa-IR"/>
        </w:rPr>
      </w:pPr>
      <w:r w:rsidRPr="005B21C5">
        <w:rPr>
          <w:rFonts w:ascii="Times New Roman" w:eastAsia="Times New Roman" w:hAnsi="Times New Roman" w:cs="B Lotus"/>
          <w:color w:val="auto"/>
          <w:sz w:val="28"/>
          <w:szCs w:val="28"/>
        </w:rPr>
        <w:lastRenderedPageBreak/>
        <w:t>Chlan, K.M. Zebracki, K. Vogel, L.C. (2010). Spirituality and life satisfaction in adults with pediatric-onset spinal cord injory. Retrieved from</w:t>
      </w:r>
    </w:p>
    <w:p w:rsidR="00AA180C" w:rsidRPr="00BF318D" w:rsidRDefault="00AA180C" w:rsidP="00AA180C">
      <w:pPr>
        <w:autoSpaceDE/>
        <w:autoSpaceDN/>
        <w:adjustRightInd/>
        <w:spacing w:after="200" w:line="276" w:lineRule="auto"/>
        <w:ind w:left="-550" w:firstLine="360"/>
        <w:jc w:val="both"/>
        <w:rPr>
          <w:rFonts w:ascii="Times New Roman" w:eastAsia="Times New Roman" w:hAnsi="Times New Roman" w:cs="B Lotus"/>
          <w:color w:val="auto"/>
          <w:sz w:val="28"/>
          <w:szCs w:val="28"/>
          <w:rtl/>
        </w:rPr>
      </w:pPr>
      <w:r w:rsidRPr="00BF318D">
        <w:rPr>
          <w:rFonts w:ascii="Times New Roman" w:eastAsia="Times New Roman" w:hAnsi="Times New Roman" w:cs="B Lotus"/>
          <w:color w:val="auto"/>
          <w:sz w:val="28"/>
          <w:szCs w:val="28"/>
        </w:rPr>
        <w:t>Cumming, E</w:t>
      </w:r>
      <w:r w:rsidR="007E49A8">
        <w:rPr>
          <w:rFonts w:ascii="Times New Roman" w:eastAsia="Times New Roman" w:hAnsi="Times New Roman" w:cs="B Lotus"/>
          <w:color w:val="auto"/>
          <w:sz w:val="28"/>
          <w:szCs w:val="28"/>
        </w:rPr>
        <w:t>;</w:t>
      </w:r>
      <w:r w:rsidRPr="00BF318D">
        <w:rPr>
          <w:rFonts w:ascii="Times New Roman" w:eastAsia="Times New Roman" w:hAnsi="Times New Roman" w:cs="B Lotus"/>
          <w:color w:val="auto"/>
          <w:sz w:val="28"/>
          <w:szCs w:val="28"/>
        </w:rPr>
        <w:t xml:space="preserve"> &amp; Henry, W. E. (1961). Growing Old: The Process of Disengagement. New York: Basic Books. </w:t>
      </w:r>
    </w:p>
    <w:p w:rsidR="00D86C3B" w:rsidRPr="00BF318D" w:rsidRDefault="00D86C3B" w:rsidP="00D86C3B">
      <w:pPr>
        <w:autoSpaceDE/>
        <w:autoSpaceDN/>
        <w:adjustRightInd/>
        <w:spacing w:after="200" w:line="276" w:lineRule="auto"/>
        <w:ind w:left="-550" w:firstLine="360"/>
        <w:jc w:val="both"/>
        <w:rPr>
          <w:rFonts w:ascii="Times New Roman" w:eastAsia="Times New Roman" w:hAnsi="Times New Roman" w:cs="B Lotus"/>
          <w:color w:val="auto"/>
          <w:sz w:val="28"/>
          <w:szCs w:val="28"/>
          <w:rtl/>
        </w:rPr>
      </w:pPr>
      <w:r w:rsidRPr="00BF318D">
        <w:rPr>
          <w:rFonts w:ascii="Times New Roman" w:eastAsia="Times New Roman" w:hAnsi="Times New Roman" w:cs="B Lotus"/>
          <w:color w:val="auto"/>
          <w:sz w:val="28"/>
          <w:szCs w:val="28"/>
        </w:rPr>
        <w:t>Chen, Y</w:t>
      </w:r>
      <w:r w:rsidR="007E49A8">
        <w:rPr>
          <w:rFonts w:ascii="Times New Roman" w:eastAsia="Times New Roman" w:hAnsi="Times New Roman" w:cs="B Lotus"/>
          <w:color w:val="auto"/>
          <w:sz w:val="28"/>
          <w:szCs w:val="28"/>
        </w:rPr>
        <w:t>;</w:t>
      </w:r>
      <w:r w:rsidRPr="00BF318D">
        <w:rPr>
          <w:rFonts w:ascii="Times New Roman" w:eastAsia="Times New Roman" w:hAnsi="Times New Roman" w:cs="B Lotus"/>
          <w:color w:val="auto"/>
          <w:sz w:val="28"/>
          <w:szCs w:val="28"/>
        </w:rPr>
        <w:t xml:space="preserve"> et al. (2023). Effects of Progressive Muscle Relaxation on anxiety, sleep quality, and quality of life in older adults: A systematic review and meta-analysis. Complementary Therapies in Medicine. </w:t>
      </w:r>
    </w:p>
    <w:p w:rsidR="00AA180C" w:rsidRDefault="00AA180C" w:rsidP="00AA180C">
      <w:pPr>
        <w:autoSpaceDE/>
        <w:autoSpaceDN/>
        <w:adjustRightInd/>
        <w:spacing w:after="200" w:line="276" w:lineRule="auto"/>
        <w:ind w:left="-550" w:firstLine="360"/>
        <w:jc w:val="both"/>
        <w:rPr>
          <w:rFonts w:ascii="Times New Roman" w:eastAsia="Times New Roman" w:hAnsi="Times New Roman" w:cs="B Lotus"/>
          <w:color w:val="auto"/>
          <w:sz w:val="28"/>
          <w:szCs w:val="28"/>
        </w:rPr>
      </w:pPr>
      <w:r w:rsidRPr="00BF318D">
        <w:rPr>
          <w:rFonts w:ascii="Times New Roman" w:eastAsia="Times New Roman" w:hAnsi="Times New Roman" w:cs="B Lotus"/>
          <w:color w:val="auto"/>
          <w:sz w:val="28"/>
          <w:szCs w:val="28"/>
        </w:rPr>
        <w:t>Dowd, J. J. (1975). Aging as Exchange: A Preface to Theory. Journal of Gerontology, 30(5), 584–594.</w:t>
      </w:r>
    </w:p>
    <w:p w:rsidR="0078668B" w:rsidRPr="00BF318D" w:rsidRDefault="0078668B" w:rsidP="0078668B">
      <w:pPr>
        <w:autoSpaceDE/>
        <w:autoSpaceDN/>
        <w:adjustRightInd/>
        <w:spacing w:after="200" w:line="276" w:lineRule="auto"/>
        <w:ind w:left="-550" w:firstLine="360"/>
        <w:jc w:val="both"/>
        <w:rPr>
          <w:rFonts w:ascii="Times New Roman" w:eastAsia="Times New Roman" w:hAnsi="Times New Roman" w:cs="B Lotus"/>
          <w:color w:val="auto"/>
          <w:sz w:val="28"/>
          <w:szCs w:val="28"/>
          <w:rtl/>
        </w:rPr>
      </w:pPr>
      <w:r w:rsidRPr="0078668B">
        <w:rPr>
          <w:rFonts w:ascii="Times New Roman" w:eastAsia="Times New Roman" w:hAnsi="Times New Roman" w:cs="B Lotus"/>
          <w:color w:val="auto"/>
          <w:sz w:val="28"/>
          <w:szCs w:val="28"/>
        </w:rPr>
        <w:t xml:space="preserve">Diener, E., Oishi, S., &amp; Tay, L. (2018). Advances in subjective well-being research. </w:t>
      </w:r>
      <w:r w:rsidRPr="0078668B">
        <w:rPr>
          <w:rFonts w:ascii="Times New Roman" w:eastAsia="Times New Roman" w:hAnsi="Times New Roman" w:cs="B Lotus"/>
          <w:i/>
          <w:iCs/>
          <w:color w:val="auto"/>
          <w:sz w:val="28"/>
          <w:szCs w:val="28"/>
        </w:rPr>
        <w:t>Nature Human Behaviour, 2</w:t>
      </w:r>
      <w:r w:rsidRPr="0078668B">
        <w:rPr>
          <w:rFonts w:ascii="Times New Roman" w:eastAsia="Times New Roman" w:hAnsi="Times New Roman" w:cs="B Lotus"/>
          <w:color w:val="auto"/>
          <w:sz w:val="28"/>
          <w:szCs w:val="28"/>
        </w:rPr>
        <w:t xml:space="preserve">(4), 253–260. </w:t>
      </w:r>
      <w:hyperlink r:id="rId12" w:tgtFrame="_new" w:history="1">
        <w:r w:rsidRPr="0078668B">
          <w:rPr>
            <w:rStyle w:val="Hyperlink"/>
            <w:rFonts w:ascii="Times New Roman" w:eastAsia="Times New Roman" w:hAnsi="Times New Roman" w:cs="B Lotus"/>
            <w:sz w:val="28"/>
            <w:szCs w:val="28"/>
          </w:rPr>
          <w:t>https://doi.org/10.1038/s41562-018-0307-6</w:t>
        </w:r>
      </w:hyperlink>
    </w:p>
    <w:p w:rsidR="00AA180C" w:rsidRPr="00BF318D" w:rsidRDefault="00AA180C" w:rsidP="00AA180C">
      <w:pPr>
        <w:autoSpaceDE/>
        <w:autoSpaceDN/>
        <w:adjustRightInd/>
        <w:spacing w:after="200" w:line="276" w:lineRule="auto"/>
        <w:ind w:left="-550" w:firstLine="360"/>
        <w:jc w:val="both"/>
        <w:rPr>
          <w:rFonts w:ascii="Times New Roman" w:eastAsia="Times New Roman" w:hAnsi="Times New Roman" w:cs="B Lotus"/>
          <w:color w:val="auto"/>
          <w:sz w:val="28"/>
          <w:szCs w:val="28"/>
          <w:rtl/>
        </w:rPr>
      </w:pPr>
      <w:r w:rsidRPr="00BF318D">
        <w:rPr>
          <w:rFonts w:ascii="Times New Roman" w:eastAsia="Times New Roman" w:hAnsi="Times New Roman" w:cs="B Lotus"/>
          <w:color w:val="auto"/>
          <w:sz w:val="28"/>
          <w:szCs w:val="28"/>
        </w:rPr>
        <w:t>Erikson, E. H. (1982). The Life Cycle Completed. New York: W. W. Norton.</w:t>
      </w:r>
    </w:p>
    <w:p w:rsidR="00AA180C" w:rsidRPr="00BF318D" w:rsidRDefault="00AA180C" w:rsidP="00AA180C">
      <w:pPr>
        <w:autoSpaceDE/>
        <w:autoSpaceDN/>
        <w:adjustRightInd/>
        <w:spacing w:after="200" w:line="276" w:lineRule="auto"/>
        <w:ind w:left="-550" w:firstLine="360"/>
        <w:jc w:val="both"/>
        <w:rPr>
          <w:rFonts w:ascii="Times New Roman" w:eastAsia="Times New Roman" w:hAnsi="Times New Roman" w:cs="B Lotus"/>
          <w:color w:val="auto"/>
          <w:sz w:val="28"/>
          <w:szCs w:val="28"/>
          <w:rtl/>
        </w:rPr>
      </w:pPr>
      <w:r w:rsidRPr="00BF318D">
        <w:rPr>
          <w:rFonts w:ascii="Times New Roman" w:eastAsia="Times New Roman" w:hAnsi="Times New Roman" w:cs="B Lotus"/>
          <w:color w:val="auto"/>
          <w:sz w:val="28"/>
          <w:szCs w:val="28"/>
        </w:rPr>
        <w:t>Erikson, E. H</w:t>
      </w:r>
      <w:r w:rsidR="007E49A8">
        <w:rPr>
          <w:rFonts w:ascii="Times New Roman" w:eastAsia="Times New Roman" w:hAnsi="Times New Roman" w:cs="B Lotus"/>
          <w:color w:val="auto"/>
          <w:sz w:val="28"/>
          <w:szCs w:val="28"/>
        </w:rPr>
        <w:t>;</w:t>
      </w:r>
      <w:r w:rsidRPr="00BF318D">
        <w:rPr>
          <w:rFonts w:ascii="Times New Roman" w:eastAsia="Times New Roman" w:hAnsi="Times New Roman" w:cs="B Lotus"/>
          <w:color w:val="auto"/>
          <w:sz w:val="28"/>
          <w:szCs w:val="28"/>
        </w:rPr>
        <w:t xml:space="preserve"> Erikson, J. M</w:t>
      </w:r>
      <w:r w:rsidR="007E49A8">
        <w:rPr>
          <w:rFonts w:ascii="Times New Roman" w:eastAsia="Times New Roman" w:hAnsi="Times New Roman" w:cs="B Lotus"/>
          <w:color w:val="auto"/>
          <w:sz w:val="28"/>
          <w:szCs w:val="28"/>
        </w:rPr>
        <w:t>;</w:t>
      </w:r>
      <w:r w:rsidRPr="00BF318D">
        <w:rPr>
          <w:rFonts w:ascii="Times New Roman" w:eastAsia="Times New Roman" w:hAnsi="Times New Roman" w:cs="B Lotus"/>
          <w:color w:val="auto"/>
          <w:sz w:val="28"/>
          <w:szCs w:val="28"/>
        </w:rPr>
        <w:t xml:space="preserve"> &amp; Kivnick, H. Q. (1986). Vital Involvement in Old Age. New York: W. W. Norton. </w:t>
      </w:r>
    </w:p>
    <w:p w:rsidR="00A2424F" w:rsidRPr="00BF318D" w:rsidRDefault="00A2424F" w:rsidP="00A2424F">
      <w:pPr>
        <w:autoSpaceDE/>
        <w:autoSpaceDN/>
        <w:adjustRightInd/>
        <w:spacing w:after="200" w:line="276" w:lineRule="auto"/>
        <w:ind w:left="-550" w:firstLine="360"/>
        <w:jc w:val="both"/>
        <w:rPr>
          <w:rFonts w:ascii="Times New Roman" w:eastAsia="Times New Roman" w:hAnsi="Times New Roman" w:cs="B Lotus"/>
          <w:color w:val="auto"/>
          <w:sz w:val="28"/>
          <w:szCs w:val="28"/>
          <w:rtl/>
        </w:rPr>
      </w:pPr>
      <w:r w:rsidRPr="00BF318D">
        <w:rPr>
          <w:rFonts w:ascii="Times New Roman" w:eastAsia="Times New Roman" w:hAnsi="Times New Roman" w:cs="B Lotus"/>
          <w:color w:val="auto"/>
          <w:sz w:val="28"/>
          <w:szCs w:val="28"/>
        </w:rPr>
        <w:t>Fulop, T</w:t>
      </w:r>
      <w:r w:rsidR="007E49A8">
        <w:rPr>
          <w:rFonts w:ascii="Times New Roman" w:eastAsia="Times New Roman" w:hAnsi="Times New Roman" w:cs="B Lotus"/>
          <w:color w:val="auto"/>
          <w:sz w:val="28"/>
          <w:szCs w:val="28"/>
        </w:rPr>
        <w:t>;</w:t>
      </w:r>
      <w:r w:rsidRPr="00BF318D">
        <w:rPr>
          <w:rFonts w:ascii="Times New Roman" w:eastAsia="Times New Roman" w:hAnsi="Times New Roman" w:cs="B Lotus"/>
          <w:color w:val="auto"/>
          <w:sz w:val="28"/>
          <w:szCs w:val="28"/>
        </w:rPr>
        <w:t xml:space="preserve"> Larbi, A</w:t>
      </w:r>
      <w:r w:rsidR="007E49A8">
        <w:rPr>
          <w:rFonts w:ascii="Times New Roman" w:eastAsia="Times New Roman" w:hAnsi="Times New Roman" w:cs="B Lotus"/>
          <w:color w:val="auto"/>
          <w:sz w:val="28"/>
          <w:szCs w:val="28"/>
        </w:rPr>
        <w:t>;</w:t>
      </w:r>
      <w:r w:rsidRPr="00BF318D">
        <w:rPr>
          <w:rFonts w:ascii="Times New Roman" w:eastAsia="Times New Roman" w:hAnsi="Times New Roman" w:cs="B Lotus"/>
          <w:color w:val="auto"/>
          <w:sz w:val="28"/>
          <w:szCs w:val="28"/>
        </w:rPr>
        <w:t xml:space="preserve"> Dupuis, G., et al. (2023). Immunosenescence and Inflammaging as Two Sides of the Same Coin: Friends or Foes? Frontiers in Immunology.</w:t>
      </w:r>
    </w:p>
    <w:p w:rsidR="004D4FDB" w:rsidRPr="00BF318D" w:rsidRDefault="004D4FDB" w:rsidP="004D4FDB">
      <w:pPr>
        <w:autoSpaceDE/>
        <w:autoSpaceDN/>
        <w:adjustRightInd/>
        <w:spacing w:after="200" w:line="276" w:lineRule="auto"/>
        <w:ind w:left="-550" w:firstLine="360"/>
        <w:jc w:val="both"/>
        <w:rPr>
          <w:rFonts w:ascii="Times New Roman" w:eastAsia="Times New Roman" w:hAnsi="Times New Roman" w:cs="B Lotus"/>
          <w:color w:val="auto"/>
          <w:sz w:val="28"/>
          <w:szCs w:val="28"/>
          <w:rtl/>
        </w:rPr>
      </w:pPr>
      <w:r w:rsidRPr="00BF318D">
        <w:rPr>
          <w:rFonts w:ascii="Times New Roman" w:eastAsia="Times New Roman" w:hAnsi="Times New Roman" w:cs="B Lotus"/>
          <w:color w:val="auto"/>
          <w:sz w:val="28"/>
          <w:szCs w:val="28"/>
        </w:rPr>
        <w:t>Fergus, T. A</w:t>
      </w:r>
      <w:r w:rsidR="007E49A8">
        <w:rPr>
          <w:rFonts w:ascii="Times New Roman" w:eastAsia="Times New Roman" w:hAnsi="Times New Roman" w:cs="B Lotus"/>
          <w:color w:val="auto"/>
          <w:sz w:val="28"/>
          <w:szCs w:val="28"/>
        </w:rPr>
        <w:t>;</w:t>
      </w:r>
      <w:r w:rsidRPr="00BF318D">
        <w:rPr>
          <w:rFonts w:ascii="Times New Roman" w:eastAsia="Times New Roman" w:hAnsi="Times New Roman" w:cs="B Lotus"/>
          <w:color w:val="auto"/>
          <w:sz w:val="28"/>
          <w:szCs w:val="28"/>
        </w:rPr>
        <w:t xml:space="preserve"> &amp; Valentiner, D. P. (2022).</w:t>
      </w:r>
      <w:r w:rsidRPr="00BF318D">
        <w:t xml:space="preserve"> </w:t>
      </w:r>
      <w:r w:rsidRPr="00BF318D">
        <w:rPr>
          <w:rFonts w:ascii="Times New Roman" w:eastAsia="Times New Roman" w:hAnsi="Times New Roman" w:cs="B Lotus"/>
          <w:color w:val="auto"/>
          <w:sz w:val="28"/>
          <w:szCs w:val="28"/>
        </w:rPr>
        <w:t>Health anxiety and illness anxiety disorder: Contemporary perspectives and clinical implications.</w:t>
      </w:r>
    </w:p>
    <w:p w:rsidR="00AA180C" w:rsidRPr="00BF318D" w:rsidRDefault="007A4F07" w:rsidP="00AA180C">
      <w:pPr>
        <w:autoSpaceDE/>
        <w:autoSpaceDN/>
        <w:adjustRightInd/>
        <w:spacing w:after="200" w:line="276" w:lineRule="auto"/>
        <w:ind w:left="-550" w:firstLine="360"/>
        <w:jc w:val="both"/>
        <w:rPr>
          <w:rFonts w:ascii="Times New Roman" w:eastAsia="Times New Roman" w:hAnsi="Times New Roman" w:cs="B Lotus"/>
          <w:color w:val="auto"/>
          <w:sz w:val="28"/>
          <w:szCs w:val="28"/>
          <w:rtl/>
        </w:rPr>
      </w:pPr>
      <w:r w:rsidRPr="00BF318D">
        <w:rPr>
          <w:rFonts w:ascii="Times New Roman" w:eastAsia="Times New Roman" w:hAnsi="Times New Roman" w:cs="B Lotus"/>
          <w:color w:val="auto"/>
          <w:sz w:val="28"/>
          <w:szCs w:val="28"/>
        </w:rPr>
        <w:t>Gladyshev, V. N. (2024). The Biology of Aging. Nature Reviews Molecular Cell Biology.</w:t>
      </w:r>
    </w:p>
    <w:p w:rsidR="00BF318D" w:rsidRDefault="00BF318D" w:rsidP="00BF318D">
      <w:pPr>
        <w:autoSpaceDE/>
        <w:autoSpaceDN/>
        <w:adjustRightInd/>
        <w:spacing w:after="200" w:line="276" w:lineRule="auto"/>
        <w:ind w:left="-550" w:firstLine="360"/>
        <w:jc w:val="both"/>
        <w:rPr>
          <w:rFonts w:ascii="Times New Roman" w:eastAsia="Times New Roman" w:hAnsi="Times New Roman" w:cs="B Lotus"/>
          <w:color w:val="auto"/>
          <w:sz w:val="28"/>
          <w:szCs w:val="28"/>
        </w:rPr>
      </w:pPr>
      <w:r w:rsidRPr="00BF318D">
        <w:rPr>
          <w:rFonts w:ascii="Times New Roman" w:eastAsia="Times New Roman" w:hAnsi="Times New Roman" w:cs="B Lotus"/>
          <w:color w:val="auto"/>
          <w:sz w:val="28"/>
          <w:szCs w:val="28"/>
        </w:rPr>
        <w:t>Gould, R. L., et al. (2022). Cognitive behavioural therapy for depression and anxiety in older people: A systematic review and meta-analysis. Age and Ageing.</w:t>
      </w:r>
    </w:p>
    <w:p w:rsidR="00B7700B" w:rsidRPr="00B7700B" w:rsidRDefault="00B7700B" w:rsidP="00B7700B">
      <w:pPr>
        <w:autoSpaceDE/>
        <w:autoSpaceDN/>
        <w:adjustRightInd/>
        <w:spacing w:after="200" w:line="276" w:lineRule="auto"/>
        <w:ind w:left="-550" w:firstLine="360"/>
        <w:jc w:val="both"/>
        <w:rPr>
          <w:rFonts w:ascii="Times New Roman" w:eastAsia="Times New Roman" w:hAnsi="Times New Roman" w:cs="B Lotus"/>
          <w:color w:val="auto"/>
          <w:sz w:val="28"/>
          <w:szCs w:val="28"/>
          <w:rtl/>
        </w:rPr>
      </w:pPr>
      <w:r w:rsidRPr="00B7700B">
        <w:rPr>
          <w:rFonts w:ascii="Times New Roman" w:eastAsia="Times New Roman" w:hAnsi="Times New Roman" w:cs="B Lotus"/>
          <w:color w:val="auto"/>
          <w:sz w:val="28"/>
          <w:szCs w:val="28"/>
        </w:rPr>
        <w:t>Goodarzi, F</w:t>
      </w:r>
      <w:r>
        <w:rPr>
          <w:rFonts w:ascii="Times New Roman" w:eastAsia="Times New Roman" w:hAnsi="Times New Roman" w:cs="B Lotus"/>
          <w:color w:val="auto"/>
          <w:sz w:val="28"/>
          <w:szCs w:val="28"/>
        </w:rPr>
        <w:t>;</w:t>
      </w:r>
      <w:r w:rsidRPr="00B7700B">
        <w:rPr>
          <w:rFonts w:ascii="Times New Roman" w:eastAsia="Times New Roman" w:hAnsi="Times New Roman" w:cs="B Lotus"/>
          <w:color w:val="auto"/>
          <w:sz w:val="28"/>
          <w:szCs w:val="28"/>
        </w:rPr>
        <w:t xml:space="preserve"> Khoshravesh, S., Ayubi, E</w:t>
      </w:r>
      <w:r>
        <w:rPr>
          <w:rFonts w:ascii="Times New Roman" w:eastAsia="Times New Roman" w:hAnsi="Times New Roman" w:cs="B Lotus"/>
          <w:color w:val="auto"/>
          <w:sz w:val="28"/>
          <w:szCs w:val="28"/>
        </w:rPr>
        <w:t>;</w:t>
      </w:r>
      <w:r w:rsidRPr="00B7700B">
        <w:rPr>
          <w:rFonts w:ascii="Times New Roman" w:eastAsia="Times New Roman" w:hAnsi="Times New Roman" w:cs="B Lotus"/>
          <w:color w:val="auto"/>
          <w:sz w:val="28"/>
          <w:szCs w:val="28"/>
        </w:rPr>
        <w:t xml:space="preserve"> Bashirian, S</w:t>
      </w:r>
      <w:r>
        <w:rPr>
          <w:rFonts w:ascii="Times New Roman" w:eastAsia="Times New Roman" w:hAnsi="Times New Roman" w:cs="B Lotus"/>
          <w:color w:val="auto"/>
          <w:sz w:val="28"/>
          <w:szCs w:val="28"/>
        </w:rPr>
        <w:t>;</w:t>
      </w:r>
      <w:r w:rsidRPr="00B7700B">
        <w:rPr>
          <w:rFonts w:ascii="Times New Roman" w:eastAsia="Times New Roman" w:hAnsi="Times New Roman" w:cs="B Lotus"/>
          <w:color w:val="auto"/>
          <w:sz w:val="28"/>
          <w:szCs w:val="28"/>
        </w:rPr>
        <w:t xml:space="preserve"> &amp; Barati, M. (2024). Psychosocial determinants of functional independence among older adults: A systematic review and meta-analysis. </w:t>
      </w:r>
      <w:r w:rsidRPr="00B7700B">
        <w:rPr>
          <w:rFonts w:ascii="Times New Roman" w:eastAsia="Times New Roman" w:hAnsi="Times New Roman" w:cs="B Lotus"/>
          <w:i/>
          <w:iCs/>
          <w:color w:val="auto"/>
          <w:sz w:val="28"/>
          <w:szCs w:val="28"/>
        </w:rPr>
        <w:t>Health Promotion Perspectives, 14</w:t>
      </w:r>
      <w:r w:rsidRPr="00B7700B">
        <w:rPr>
          <w:rFonts w:ascii="Times New Roman" w:eastAsia="Times New Roman" w:hAnsi="Times New Roman" w:cs="B Lotus"/>
          <w:color w:val="auto"/>
          <w:sz w:val="28"/>
          <w:szCs w:val="28"/>
        </w:rPr>
        <w:t>(1), 32–43. https://doi.org/10.34172/hpp.42354</w:t>
      </w:r>
    </w:p>
    <w:p w:rsidR="00AA180C" w:rsidRPr="00BF318D" w:rsidRDefault="00AA180C" w:rsidP="00AA180C">
      <w:pPr>
        <w:autoSpaceDE/>
        <w:autoSpaceDN/>
        <w:adjustRightInd/>
        <w:spacing w:after="200" w:line="276" w:lineRule="auto"/>
        <w:ind w:left="-550" w:firstLine="360"/>
        <w:jc w:val="both"/>
        <w:rPr>
          <w:rFonts w:ascii="Times New Roman" w:eastAsia="Times New Roman" w:hAnsi="Times New Roman" w:cs="B Lotus"/>
          <w:color w:val="auto"/>
          <w:sz w:val="28"/>
          <w:szCs w:val="28"/>
          <w:rtl/>
        </w:rPr>
      </w:pPr>
      <w:r w:rsidRPr="00BF318D">
        <w:rPr>
          <w:rFonts w:ascii="Times New Roman" w:eastAsia="Times New Roman" w:hAnsi="Times New Roman" w:cs="B Lotus"/>
          <w:color w:val="auto"/>
          <w:sz w:val="28"/>
          <w:szCs w:val="28"/>
        </w:rPr>
        <w:t xml:space="preserve"> Havighurst, R. J. (1961). Successful Aging. In The Gerontologist.</w:t>
      </w:r>
    </w:p>
    <w:p w:rsidR="00AA180C" w:rsidRDefault="00AA180C" w:rsidP="00AA180C">
      <w:pPr>
        <w:autoSpaceDE/>
        <w:autoSpaceDN/>
        <w:adjustRightInd/>
        <w:spacing w:after="200" w:line="276" w:lineRule="auto"/>
        <w:ind w:left="-550" w:firstLine="360"/>
        <w:jc w:val="both"/>
        <w:rPr>
          <w:rFonts w:ascii="Times New Roman" w:eastAsia="Times New Roman" w:hAnsi="Times New Roman" w:cs="B Lotus"/>
          <w:color w:val="auto"/>
          <w:sz w:val="28"/>
          <w:szCs w:val="28"/>
        </w:rPr>
      </w:pPr>
      <w:r w:rsidRPr="00BF318D">
        <w:rPr>
          <w:rFonts w:ascii="Times New Roman" w:eastAsia="Times New Roman" w:hAnsi="Times New Roman" w:cs="B Lotus"/>
          <w:color w:val="auto"/>
          <w:sz w:val="28"/>
          <w:szCs w:val="28"/>
        </w:rPr>
        <w:lastRenderedPageBreak/>
        <w:t xml:space="preserve"> Havighurst, R. J., Neugarten, B. L., &amp; Tobin, S. S. (1968). Disengagement and Patterns of Aging. In Middle Age and Aging.</w:t>
      </w:r>
    </w:p>
    <w:p w:rsidR="005B21C5" w:rsidRPr="00BF318D" w:rsidRDefault="005B21C5" w:rsidP="005B21C5">
      <w:pPr>
        <w:autoSpaceDE/>
        <w:autoSpaceDN/>
        <w:adjustRightInd/>
        <w:spacing w:after="200" w:line="276" w:lineRule="auto"/>
        <w:ind w:left="-550" w:firstLine="360"/>
        <w:jc w:val="both"/>
        <w:rPr>
          <w:rFonts w:ascii="Times New Roman" w:eastAsia="Times New Roman" w:hAnsi="Times New Roman" w:cs="B Lotus"/>
          <w:color w:val="auto"/>
          <w:sz w:val="28"/>
          <w:szCs w:val="28"/>
          <w:rtl/>
        </w:rPr>
      </w:pPr>
      <w:r w:rsidRPr="005B21C5">
        <w:rPr>
          <w:rFonts w:ascii="Times New Roman" w:eastAsia="Times New Roman" w:hAnsi="Times New Roman" w:cs="B Lotus"/>
          <w:color w:val="auto"/>
          <w:sz w:val="28"/>
          <w:szCs w:val="28"/>
        </w:rPr>
        <w:t>Harding, R., et al. (2005). The prevalence and burden of symptoms amongst cancer patients attending a palliative care day centre. Palliative Medicine, 19(6), 556–562.</w:t>
      </w:r>
    </w:p>
    <w:p w:rsidR="00AA180C" w:rsidRPr="00BF318D" w:rsidRDefault="00AA180C" w:rsidP="00AA180C">
      <w:pPr>
        <w:autoSpaceDE/>
        <w:autoSpaceDN/>
        <w:adjustRightInd/>
        <w:spacing w:after="200" w:line="276" w:lineRule="auto"/>
        <w:ind w:left="-550" w:firstLine="360"/>
        <w:jc w:val="both"/>
        <w:rPr>
          <w:rFonts w:ascii="Times New Roman" w:eastAsia="Times New Roman" w:hAnsi="Times New Roman" w:cs="B Lotus"/>
          <w:color w:val="auto"/>
          <w:sz w:val="28"/>
          <w:szCs w:val="28"/>
          <w:rtl/>
        </w:rPr>
      </w:pPr>
      <w:r w:rsidRPr="00BF318D">
        <w:rPr>
          <w:rFonts w:ascii="Times New Roman" w:eastAsia="Times New Roman" w:hAnsi="Times New Roman" w:cs="B Lotus"/>
          <w:color w:val="auto"/>
          <w:sz w:val="28"/>
          <w:szCs w:val="28"/>
        </w:rPr>
        <w:t>Hooyman, N. R., &amp; Kiyak, H. A. (2015). Social Gerontology: A Multidisciplinary Perspective (10th ed.).</w:t>
      </w:r>
    </w:p>
    <w:p w:rsidR="004D4FDB" w:rsidRDefault="00F76536" w:rsidP="004D4FDB">
      <w:pPr>
        <w:autoSpaceDE/>
        <w:autoSpaceDN/>
        <w:adjustRightInd/>
        <w:spacing w:after="200" w:line="276" w:lineRule="auto"/>
        <w:ind w:left="-550" w:firstLine="360"/>
        <w:jc w:val="both"/>
        <w:rPr>
          <w:rFonts w:ascii="Times New Roman" w:eastAsia="Times New Roman" w:hAnsi="Times New Roman" w:cs="B Lotus"/>
          <w:color w:val="auto"/>
          <w:sz w:val="28"/>
          <w:szCs w:val="28"/>
          <w:rtl/>
        </w:rPr>
      </w:pPr>
      <w:r w:rsidRPr="00BF318D">
        <w:rPr>
          <w:rFonts w:ascii="Times New Roman" w:eastAsia="Times New Roman" w:hAnsi="Times New Roman" w:cs="B Lotus"/>
          <w:color w:val="auto"/>
          <w:sz w:val="28"/>
          <w:szCs w:val="28"/>
        </w:rPr>
        <w:t>Huang, Y</w:t>
      </w:r>
      <w:r w:rsidR="007E49A8">
        <w:rPr>
          <w:rFonts w:ascii="Times New Roman" w:eastAsia="Times New Roman" w:hAnsi="Times New Roman" w:cs="B Lotus"/>
          <w:color w:val="auto"/>
          <w:sz w:val="28"/>
          <w:szCs w:val="28"/>
        </w:rPr>
        <w:t>;</w:t>
      </w:r>
      <w:r w:rsidRPr="00BF318D">
        <w:rPr>
          <w:rFonts w:ascii="Times New Roman" w:eastAsia="Times New Roman" w:hAnsi="Times New Roman" w:cs="B Lotus"/>
          <w:color w:val="auto"/>
          <w:sz w:val="28"/>
          <w:szCs w:val="28"/>
        </w:rPr>
        <w:t xml:space="preserve"> et al. (2023). Meaning in life, spirituality, and death anxiety among older adults: The mediating role of psychological adjustment.</w:t>
      </w:r>
    </w:p>
    <w:p w:rsidR="00A1124B" w:rsidRDefault="00A1124B" w:rsidP="00A1124B">
      <w:pPr>
        <w:autoSpaceDE/>
        <w:autoSpaceDN/>
        <w:adjustRightInd/>
        <w:spacing w:after="200" w:line="276" w:lineRule="auto"/>
        <w:ind w:left="-550" w:firstLine="360"/>
        <w:jc w:val="both"/>
        <w:rPr>
          <w:rFonts w:ascii="Times New Roman" w:eastAsia="Times New Roman" w:hAnsi="Times New Roman" w:cs="B Lotus"/>
          <w:color w:val="auto"/>
          <w:sz w:val="28"/>
          <w:szCs w:val="28"/>
        </w:rPr>
      </w:pPr>
      <w:r w:rsidRPr="00A1124B">
        <w:rPr>
          <w:rFonts w:ascii="Times New Roman" w:eastAsia="Times New Roman" w:hAnsi="Times New Roman" w:cs="B Lotus"/>
          <w:color w:val="auto"/>
          <w:sz w:val="28"/>
          <w:szCs w:val="28"/>
        </w:rPr>
        <w:t>Harding, R., et al. (2005). The prevalence and burden of symptoms amongst cancer patients attending a palliative care day centre. Palliative Medicine, 19(6), 556–562.</w:t>
      </w:r>
    </w:p>
    <w:p w:rsidR="001D2A21" w:rsidRDefault="001D2A21" w:rsidP="001D2A21">
      <w:pPr>
        <w:autoSpaceDE/>
        <w:autoSpaceDN/>
        <w:adjustRightInd/>
        <w:spacing w:after="200" w:line="276" w:lineRule="auto"/>
        <w:ind w:left="-550" w:firstLine="360"/>
        <w:jc w:val="both"/>
        <w:rPr>
          <w:rFonts w:ascii="Times New Roman" w:eastAsia="Times New Roman" w:hAnsi="Times New Roman" w:cs="B Lotus"/>
          <w:color w:val="auto"/>
          <w:sz w:val="28"/>
          <w:szCs w:val="28"/>
        </w:rPr>
      </w:pPr>
      <w:r w:rsidRPr="001D2A21">
        <w:rPr>
          <w:rFonts w:ascii="Times New Roman" w:eastAsia="Times New Roman" w:hAnsi="Times New Roman" w:cs="B Lotus"/>
          <w:color w:val="auto"/>
          <w:sz w:val="28"/>
          <w:szCs w:val="28"/>
        </w:rPr>
        <w:t>Hill, S</w:t>
      </w:r>
      <w:r>
        <w:rPr>
          <w:rFonts w:ascii="Times New Roman" w:eastAsia="Times New Roman" w:hAnsi="Times New Roman" w:cs="B Lotus"/>
          <w:color w:val="auto"/>
          <w:sz w:val="28"/>
          <w:szCs w:val="28"/>
        </w:rPr>
        <w:t>;</w:t>
      </w:r>
      <w:r w:rsidRPr="001D2A21">
        <w:rPr>
          <w:rFonts w:ascii="Times New Roman" w:eastAsia="Times New Roman" w:hAnsi="Times New Roman" w:cs="B Lotus"/>
          <w:color w:val="auto"/>
          <w:sz w:val="28"/>
          <w:szCs w:val="28"/>
        </w:rPr>
        <w:t xml:space="preserve"> &amp; Watts, D.</w:t>
      </w:r>
      <w:r>
        <w:rPr>
          <w:rFonts w:ascii="Times New Roman" w:eastAsia="Times New Roman" w:hAnsi="Times New Roman" w:cs="B Lotus"/>
          <w:color w:val="auto"/>
          <w:sz w:val="28"/>
          <w:szCs w:val="28"/>
        </w:rPr>
        <w:t xml:space="preserve"> </w:t>
      </w:r>
      <w:r w:rsidRPr="001D2A21">
        <w:rPr>
          <w:rFonts w:ascii="Times New Roman" w:eastAsia="Times New Roman" w:hAnsi="Times New Roman" w:cs="B Lotus"/>
          <w:color w:val="auto"/>
          <w:sz w:val="28"/>
          <w:szCs w:val="28"/>
        </w:rPr>
        <w:t xml:space="preserve">(2024). Googling and health anxiety in older age—A case study of CBT incorporating a single case experimental design. </w:t>
      </w:r>
      <w:r w:rsidRPr="001D2A21">
        <w:rPr>
          <w:rFonts w:ascii="Times New Roman" w:eastAsia="Times New Roman" w:hAnsi="Times New Roman" w:cs="B Lotus"/>
          <w:i/>
          <w:iCs/>
          <w:color w:val="auto"/>
          <w:sz w:val="28"/>
          <w:szCs w:val="28"/>
        </w:rPr>
        <w:t>Clinical Case Reports, 12</w:t>
      </w:r>
      <w:r w:rsidRPr="001D2A21">
        <w:rPr>
          <w:rFonts w:ascii="Times New Roman" w:eastAsia="Times New Roman" w:hAnsi="Times New Roman" w:cs="B Lotus"/>
          <w:color w:val="auto"/>
          <w:sz w:val="28"/>
          <w:szCs w:val="28"/>
        </w:rPr>
        <w:t xml:space="preserve">(8), e9316. </w:t>
      </w:r>
      <w:hyperlink r:id="rId13" w:history="1">
        <w:r w:rsidR="0078668B" w:rsidRPr="006E54C5">
          <w:rPr>
            <w:rStyle w:val="Hyperlink"/>
            <w:rFonts w:ascii="Times New Roman" w:eastAsia="Times New Roman" w:hAnsi="Times New Roman" w:cs="B Lotus"/>
            <w:sz w:val="28"/>
            <w:szCs w:val="28"/>
          </w:rPr>
          <w:t>https://doi.org/10.1002/ccr3.9316</w:t>
        </w:r>
      </w:hyperlink>
    </w:p>
    <w:p w:rsidR="0078668B" w:rsidRDefault="0078668B" w:rsidP="0078668B">
      <w:pPr>
        <w:autoSpaceDE/>
        <w:autoSpaceDN/>
        <w:adjustRightInd/>
        <w:spacing w:after="200" w:line="276" w:lineRule="auto"/>
        <w:ind w:left="-550" w:firstLine="360"/>
        <w:jc w:val="both"/>
        <w:rPr>
          <w:rFonts w:ascii="Times New Roman" w:eastAsia="Times New Roman" w:hAnsi="Times New Roman" w:cs="B Lotus"/>
          <w:color w:val="auto"/>
          <w:sz w:val="28"/>
          <w:szCs w:val="28"/>
        </w:rPr>
      </w:pPr>
      <w:r w:rsidRPr="0078668B">
        <w:rPr>
          <w:rFonts w:ascii="Times New Roman" w:eastAsia="Times New Roman" w:hAnsi="Times New Roman" w:cs="B Lotus"/>
          <w:color w:val="auto"/>
          <w:sz w:val="28"/>
          <w:szCs w:val="28"/>
        </w:rPr>
        <w:t>Halldórsson, B</w:t>
      </w:r>
      <w:r>
        <w:rPr>
          <w:rFonts w:ascii="Times New Roman" w:eastAsia="Times New Roman" w:hAnsi="Times New Roman" w:cs="B Lotus"/>
          <w:color w:val="auto"/>
          <w:sz w:val="28"/>
          <w:szCs w:val="28"/>
        </w:rPr>
        <w:t xml:space="preserve">; </w:t>
      </w:r>
      <w:r w:rsidRPr="0078668B">
        <w:rPr>
          <w:rFonts w:ascii="Times New Roman" w:eastAsia="Times New Roman" w:hAnsi="Times New Roman" w:cs="B Lotus"/>
          <w:color w:val="auto"/>
          <w:sz w:val="28"/>
          <w:szCs w:val="28"/>
        </w:rPr>
        <w:t xml:space="preserve">&amp; Salkovskis, P. M. (2023). Reassurance and its alternatives: Overview and cognitive behavioural conceptualisation. </w:t>
      </w:r>
      <w:r w:rsidRPr="0078668B">
        <w:rPr>
          <w:rFonts w:ascii="Times New Roman" w:eastAsia="Times New Roman" w:hAnsi="Times New Roman" w:cs="B Lotus"/>
          <w:i/>
          <w:iCs/>
          <w:color w:val="auto"/>
          <w:sz w:val="28"/>
          <w:szCs w:val="28"/>
        </w:rPr>
        <w:t>Journal of Obsessive-Compulsive</w:t>
      </w:r>
      <w:r>
        <w:rPr>
          <w:rFonts w:ascii="Times New Roman" w:eastAsia="Times New Roman" w:hAnsi="Times New Roman" w:cs="B Lotus"/>
          <w:i/>
          <w:iCs/>
          <w:color w:val="auto"/>
          <w:sz w:val="28"/>
          <w:szCs w:val="28"/>
        </w:rPr>
        <w:t xml:space="preserve"> </w:t>
      </w:r>
      <w:r w:rsidRPr="0078668B">
        <w:rPr>
          <w:rFonts w:ascii="Times New Roman" w:eastAsia="Times New Roman" w:hAnsi="Times New Roman" w:cs="B Lotus"/>
          <w:i/>
          <w:iCs/>
          <w:color w:val="auto"/>
          <w:sz w:val="28"/>
          <w:szCs w:val="28"/>
        </w:rPr>
        <w:t>and Related Disorders, 36</w:t>
      </w:r>
      <w:r w:rsidRPr="0078668B">
        <w:rPr>
          <w:rFonts w:ascii="Times New Roman" w:eastAsia="Times New Roman" w:hAnsi="Times New Roman" w:cs="B Lotus"/>
          <w:color w:val="auto"/>
          <w:sz w:val="28"/>
          <w:szCs w:val="28"/>
        </w:rPr>
        <w:t>, 100783. https://doi.org/10.1016/j.jocrd.2023.100783</w:t>
      </w:r>
    </w:p>
    <w:p w:rsidR="00B7700B" w:rsidRDefault="00B7700B" w:rsidP="00B7700B">
      <w:pPr>
        <w:autoSpaceDE/>
        <w:autoSpaceDN/>
        <w:adjustRightInd/>
        <w:spacing w:after="200" w:line="276" w:lineRule="auto"/>
        <w:ind w:left="-550" w:firstLine="360"/>
        <w:jc w:val="both"/>
        <w:rPr>
          <w:rFonts w:ascii="Times New Roman" w:eastAsia="Times New Roman" w:hAnsi="Times New Roman" w:cs="B Lotus"/>
          <w:color w:val="auto"/>
          <w:sz w:val="28"/>
          <w:szCs w:val="28"/>
        </w:rPr>
      </w:pPr>
      <w:r w:rsidRPr="00B7700B">
        <w:rPr>
          <w:rFonts w:ascii="Times New Roman" w:eastAsia="Times New Roman" w:hAnsi="Times New Roman" w:cs="B Lotus"/>
          <w:color w:val="auto"/>
          <w:sz w:val="28"/>
          <w:szCs w:val="28"/>
        </w:rPr>
        <w:t>Jafari-Koulaee, A</w:t>
      </w:r>
      <w:r w:rsidR="003F74F3">
        <w:rPr>
          <w:rFonts w:ascii="Times New Roman" w:eastAsia="Times New Roman" w:hAnsi="Times New Roman" w:cs="B Lotus"/>
          <w:color w:val="auto"/>
          <w:sz w:val="28"/>
          <w:szCs w:val="28"/>
        </w:rPr>
        <w:t>;</w:t>
      </w:r>
      <w:r w:rsidRPr="00B7700B">
        <w:rPr>
          <w:rFonts w:ascii="Times New Roman" w:eastAsia="Times New Roman" w:hAnsi="Times New Roman" w:cs="B Lotus"/>
          <w:color w:val="auto"/>
          <w:sz w:val="28"/>
          <w:szCs w:val="28"/>
        </w:rPr>
        <w:t xml:space="preserve"> Mohammadi, E., Fox, M. T., Rasekhi, A., &amp; Akha, O. (2024). Predictors of basic and instrumental activities of daily living among older adults with multiple chronic conditions. </w:t>
      </w:r>
      <w:r w:rsidRPr="00B7700B">
        <w:rPr>
          <w:rFonts w:ascii="Times New Roman" w:eastAsia="Times New Roman" w:hAnsi="Times New Roman" w:cs="B Lotus"/>
          <w:i/>
          <w:iCs/>
          <w:color w:val="auto"/>
          <w:sz w:val="28"/>
          <w:szCs w:val="28"/>
        </w:rPr>
        <w:t>BMC Geriatrics, 24</w:t>
      </w:r>
      <w:r w:rsidRPr="00B7700B">
        <w:rPr>
          <w:rFonts w:ascii="Times New Roman" w:eastAsia="Times New Roman" w:hAnsi="Times New Roman" w:cs="B Lotus"/>
          <w:color w:val="auto"/>
          <w:sz w:val="28"/>
          <w:szCs w:val="28"/>
        </w:rPr>
        <w:t xml:space="preserve">, 383. </w:t>
      </w:r>
      <w:hyperlink r:id="rId14" w:history="1">
        <w:r w:rsidR="001D2A21" w:rsidRPr="006E54C5">
          <w:rPr>
            <w:rStyle w:val="Hyperlink"/>
            <w:rFonts w:ascii="Times New Roman" w:eastAsia="Times New Roman" w:hAnsi="Times New Roman" w:cs="B Lotus"/>
            <w:sz w:val="28"/>
            <w:szCs w:val="28"/>
          </w:rPr>
          <w:t>https://doi.org/10.1186/s12877-024-04947-w</w:t>
        </w:r>
      </w:hyperlink>
    </w:p>
    <w:p w:rsidR="001D2A21" w:rsidRDefault="001D2A21" w:rsidP="001D2A21">
      <w:pPr>
        <w:autoSpaceDE/>
        <w:autoSpaceDN/>
        <w:adjustRightInd/>
        <w:spacing w:after="200" w:line="276" w:lineRule="auto"/>
        <w:ind w:left="-550" w:firstLine="360"/>
        <w:jc w:val="both"/>
        <w:rPr>
          <w:rFonts w:ascii="Times New Roman" w:eastAsia="Times New Roman" w:hAnsi="Times New Roman" w:cs="B Lotus"/>
          <w:color w:val="auto"/>
          <w:sz w:val="28"/>
          <w:szCs w:val="28"/>
        </w:rPr>
      </w:pPr>
      <w:r w:rsidRPr="001D2A21">
        <w:rPr>
          <w:rFonts w:ascii="Times New Roman" w:eastAsia="Times New Roman" w:hAnsi="Times New Roman" w:cs="B Lotus"/>
          <w:color w:val="auto"/>
          <w:sz w:val="28"/>
          <w:szCs w:val="28"/>
        </w:rPr>
        <w:t>Johnco, C. J</w:t>
      </w:r>
      <w:r>
        <w:rPr>
          <w:rFonts w:ascii="Times New Roman" w:eastAsia="Times New Roman" w:hAnsi="Times New Roman" w:cs="B Lotus"/>
          <w:color w:val="auto"/>
          <w:sz w:val="28"/>
          <w:szCs w:val="28"/>
        </w:rPr>
        <w:t>;</w:t>
      </w:r>
      <w:r w:rsidRPr="001D2A21">
        <w:rPr>
          <w:rFonts w:ascii="Times New Roman" w:eastAsia="Times New Roman" w:hAnsi="Times New Roman" w:cs="B Lotus"/>
          <w:color w:val="auto"/>
          <w:sz w:val="28"/>
          <w:szCs w:val="28"/>
        </w:rPr>
        <w:t xml:space="preserve"> Matovic, D</w:t>
      </w:r>
      <w:r>
        <w:rPr>
          <w:rFonts w:ascii="Times New Roman" w:eastAsia="Times New Roman" w:hAnsi="Times New Roman" w:cs="B Lotus"/>
          <w:color w:val="auto"/>
          <w:sz w:val="28"/>
          <w:szCs w:val="28"/>
        </w:rPr>
        <w:t>;</w:t>
      </w:r>
      <w:r w:rsidRPr="001D2A21">
        <w:rPr>
          <w:rFonts w:ascii="Times New Roman" w:eastAsia="Times New Roman" w:hAnsi="Times New Roman" w:cs="B Lotus"/>
          <w:color w:val="auto"/>
          <w:sz w:val="28"/>
          <w:szCs w:val="28"/>
        </w:rPr>
        <w:t xml:space="preserve"> &amp; Wuthrich, V. M. (2024). Anxiety disorders in later</w:t>
      </w:r>
      <w:r>
        <w:rPr>
          <w:rFonts w:ascii="Times New Roman" w:eastAsia="Times New Roman" w:hAnsi="Times New Roman" w:cs="B Lotus"/>
          <w:color w:val="auto"/>
          <w:sz w:val="28"/>
          <w:szCs w:val="28"/>
        </w:rPr>
        <w:t xml:space="preserve"> </w:t>
      </w:r>
      <w:r w:rsidRPr="001D2A21">
        <w:rPr>
          <w:rFonts w:ascii="Times New Roman" w:eastAsia="Times New Roman" w:hAnsi="Times New Roman" w:cs="B Lotus"/>
          <w:color w:val="auto"/>
          <w:sz w:val="28"/>
          <w:szCs w:val="28"/>
        </w:rPr>
        <w:t xml:space="preserve">life. </w:t>
      </w:r>
      <w:r w:rsidRPr="001D2A21">
        <w:rPr>
          <w:rFonts w:ascii="Times New Roman" w:eastAsia="Times New Roman" w:hAnsi="Times New Roman" w:cs="B Lotus"/>
          <w:i/>
          <w:iCs/>
          <w:color w:val="auto"/>
          <w:sz w:val="28"/>
          <w:szCs w:val="28"/>
        </w:rPr>
        <w:t>Psychiatric Clinics of North America, 47</w:t>
      </w:r>
      <w:r w:rsidRPr="001D2A21">
        <w:rPr>
          <w:rFonts w:ascii="Times New Roman" w:eastAsia="Times New Roman" w:hAnsi="Times New Roman" w:cs="B Lotus"/>
          <w:color w:val="auto"/>
          <w:sz w:val="28"/>
          <w:szCs w:val="28"/>
        </w:rPr>
        <w:t xml:space="preserve">(4), 741–752. </w:t>
      </w:r>
      <w:hyperlink r:id="rId15" w:history="1">
        <w:r w:rsidR="005B21C5" w:rsidRPr="006E54C5">
          <w:rPr>
            <w:rStyle w:val="Hyperlink"/>
            <w:rFonts w:ascii="Times New Roman" w:eastAsia="Times New Roman" w:hAnsi="Times New Roman" w:cs="B Lotus"/>
            <w:sz w:val="28"/>
            <w:szCs w:val="28"/>
          </w:rPr>
          <w:t>https://doi.org/10.1016/j.psc.2024.04.015</w:t>
        </w:r>
      </w:hyperlink>
    </w:p>
    <w:p w:rsidR="005B21C5" w:rsidRPr="00B7700B" w:rsidRDefault="005B21C5" w:rsidP="005B21C5">
      <w:pPr>
        <w:autoSpaceDE/>
        <w:autoSpaceDN/>
        <w:adjustRightInd/>
        <w:spacing w:after="200" w:line="276" w:lineRule="auto"/>
        <w:ind w:left="-550" w:firstLine="360"/>
        <w:jc w:val="both"/>
        <w:rPr>
          <w:rFonts w:ascii="Times New Roman" w:eastAsia="Times New Roman" w:hAnsi="Times New Roman" w:cs="B Lotus"/>
          <w:color w:val="auto"/>
          <w:sz w:val="28"/>
          <w:szCs w:val="28"/>
          <w:rtl/>
        </w:rPr>
      </w:pPr>
      <w:r w:rsidRPr="005B21C5">
        <w:rPr>
          <w:rFonts w:ascii="Times New Roman" w:eastAsia="Times New Roman" w:hAnsi="Times New Roman" w:cs="B Lotus"/>
          <w:color w:val="auto"/>
          <w:sz w:val="28"/>
          <w:szCs w:val="28"/>
        </w:rPr>
        <w:t>Jain, M., &amp; Purohit, P.(2006). Spiritual intelligence: A contemporary concern about the living conditions of the elderly. Indian journal of psychology, 81(1-2), 60-65.</w:t>
      </w:r>
    </w:p>
    <w:p w:rsidR="00D86C3B" w:rsidRDefault="004D4FDB" w:rsidP="00D86C3B">
      <w:pPr>
        <w:autoSpaceDE/>
        <w:autoSpaceDN/>
        <w:adjustRightInd/>
        <w:spacing w:after="200" w:line="276" w:lineRule="auto"/>
        <w:ind w:left="-550" w:firstLine="360"/>
        <w:jc w:val="both"/>
        <w:rPr>
          <w:rFonts w:ascii="Times New Roman" w:eastAsia="Times New Roman" w:hAnsi="Times New Roman" w:cs="B Lotus"/>
          <w:color w:val="auto"/>
          <w:sz w:val="28"/>
          <w:szCs w:val="28"/>
        </w:rPr>
      </w:pPr>
      <w:r w:rsidRPr="00BF318D">
        <w:rPr>
          <w:rFonts w:ascii="Times New Roman" w:eastAsia="Times New Roman" w:hAnsi="Times New Roman" w:cs="B Lotus"/>
          <w:color w:val="auto"/>
          <w:sz w:val="28"/>
          <w:szCs w:val="28"/>
        </w:rPr>
        <w:t xml:space="preserve"> King, D. B</w:t>
      </w:r>
      <w:r w:rsidR="003F74F3">
        <w:rPr>
          <w:rFonts w:ascii="Times New Roman" w:eastAsia="Times New Roman" w:hAnsi="Times New Roman" w:cs="B Lotus"/>
          <w:color w:val="auto"/>
          <w:sz w:val="28"/>
          <w:szCs w:val="28"/>
        </w:rPr>
        <w:t>;</w:t>
      </w:r>
      <w:r w:rsidRPr="00BF318D">
        <w:rPr>
          <w:rFonts w:ascii="Times New Roman" w:eastAsia="Times New Roman" w:hAnsi="Times New Roman" w:cs="B Lotus"/>
          <w:color w:val="auto"/>
          <w:sz w:val="28"/>
          <w:szCs w:val="28"/>
        </w:rPr>
        <w:t xml:space="preserve"> &amp; DeCicco, T. L. (2009). A viable model and self-report measure of spiritual intelligence. International Journal of Transpersonal Studies, 28, 68–85. </w:t>
      </w:r>
    </w:p>
    <w:p w:rsidR="002A31BE" w:rsidRPr="00BF318D" w:rsidRDefault="002A31BE" w:rsidP="002A31BE">
      <w:pPr>
        <w:autoSpaceDE/>
        <w:autoSpaceDN/>
        <w:adjustRightInd/>
        <w:spacing w:after="200" w:line="276" w:lineRule="auto"/>
        <w:ind w:left="-550" w:firstLine="360"/>
        <w:jc w:val="both"/>
        <w:rPr>
          <w:rFonts w:ascii="Times New Roman" w:eastAsia="Times New Roman" w:hAnsi="Times New Roman" w:cs="B Lotus"/>
          <w:color w:val="auto"/>
          <w:sz w:val="28"/>
          <w:szCs w:val="28"/>
          <w:rtl/>
        </w:rPr>
      </w:pPr>
      <w:r w:rsidRPr="002A31BE">
        <w:rPr>
          <w:rFonts w:ascii="Times New Roman" w:eastAsia="Times New Roman" w:hAnsi="Times New Roman" w:cs="B Lotus"/>
          <w:color w:val="auto"/>
          <w:sz w:val="28"/>
          <w:szCs w:val="28"/>
        </w:rPr>
        <w:lastRenderedPageBreak/>
        <w:t>Killingsworth, B</w:t>
      </w:r>
      <w:r>
        <w:rPr>
          <w:rFonts w:ascii="Times New Roman" w:eastAsia="Times New Roman" w:hAnsi="Times New Roman" w:cs="B Lotus"/>
          <w:color w:val="auto"/>
          <w:sz w:val="28"/>
          <w:szCs w:val="28"/>
        </w:rPr>
        <w:t>;</w:t>
      </w:r>
      <w:r w:rsidRPr="002A31BE">
        <w:rPr>
          <w:rFonts w:ascii="Times New Roman" w:eastAsia="Times New Roman" w:hAnsi="Times New Roman" w:cs="B Lotus"/>
          <w:color w:val="auto"/>
          <w:sz w:val="28"/>
          <w:szCs w:val="28"/>
        </w:rPr>
        <w:t xml:space="preserve"> et al. (2023). Intolerance for uncertainty mediates death anxiety and hypochondriasis in older adults. </w:t>
      </w:r>
      <w:r w:rsidRPr="002A31BE">
        <w:rPr>
          <w:rFonts w:ascii="Times New Roman" w:eastAsia="Times New Roman" w:hAnsi="Times New Roman" w:cs="B Lotus"/>
          <w:i/>
          <w:iCs/>
          <w:color w:val="auto"/>
          <w:sz w:val="28"/>
          <w:szCs w:val="28"/>
        </w:rPr>
        <w:t>Innovation in Aging, 7</w:t>
      </w:r>
      <w:r w:rsidRPr="002A31BE">
        <w:rPr>
          <w:rFonts w:ascii="Times New Roman" w:eastAsia="Times New Roman" w:hAnsi="Times New Roman" w:cs="B Lotus"/>
          <w:color w:val="auto"/>
          <w:sz w:val="28"/>
          <w:szCs w:val="28"/>
        </w:rPr>
        <w:t xml:space="preserve">(Supplement_1). </w:t>
      </w:r>
    </w:p>
    <w:p w:rsidR="00D86C3B" w:rsidRPr="00BF318D" w:rsidRDefault="00D86C3B" w:rsidP="00D86C3B">
      <w:pPr>
        <w:autoSpaceDE/>
        <w:autoSpaceDN/>
        <w:adjustRightInd/>
        <w:spacing w:after="200" w:line="276" w:lineRule="auto"/>
        <w:ind w:left="-550" w:firstLine="360"/>
        <w:jc w:val="both"/>
        <w:rPr>
          <w:rFonts w:ascii="Times New Roman" w:eastAsia="Times New Roman" w:hAnsi="Times New Roman" w:cs="B Lotus"/>
          <w:color w:val="auto"/>
          <w:sz w:val="28"/>
          <w:szCs w:val="28"/>
          <w:rtl/>
        </w:rPr>
      </w:pPr>
      <w:r w:rsidRPr="00BF318D">
        <w:rPr>
          <w:rFonts w:ascii="Times New Roman" w:eastAsia="Times New Roman" w:hAnsi="Times New Roman" w:cs="B Lotus"/>
          <w:color w:val="auto"/>
          <w:sz w:val="28"/>
          <w:szCs w:val="28"/>
        </w:rPr>
        <w:t>Kaplan, S</w:t>
      </w:r>
      <w:r w:rsidR="007E49A8">
        <w:rPr>
          <w:rFonts w:ascii="Times New Roman" w:eastAsia="Times New Roman" w:hAnsi="Times New Roman" w:cs="B Lotus"/>
          <w:color w:val="auto"/>
          <w:sz w:val="28"/>
          <w:szCs w:val="28"/>
        </w:rPr>
        <w:t>;</w:t>
      </w:r>
      <w:r w:rsidRPr="00BF318D">
        <w:rPr>
          <w:rFonts w:ascii="Times New Roman" w:eastAsia="Times New Roman" w:hAnsi="Times New Roman" w:cs="B Lotus"/>
          <w:color w:val="auto"/>
          <w:sz w:val="28"/>
          <w:szCs w:val="28"/>
        </w:rPr>
        <w:t xml:space="preserve"> et al. (2024). Non-pharmacological interventions for anxiety in older adults: An updated systematic review. Age and Ageing. </w:t>
      </w:r>
    </w:p>
    <w:p w:rsidR="00D86C3B" w:rsidRPr="00BF318D" w:rsidRDefault="00D86C3B" w:rsidP="00D86C3B">
      <w:pPr>
        <w:autoSpaceDE/>
        <w:autoSpaceDN/>
        <w:adjustRightInd/>
        <w:spacing w:after="200" w:line="276" w:lineRule="auto"/>
        <w:ind w:left="-550" w:firstLine="360"/>
        <w:jc w:val="both"/>
        <w:rPr>
          <w:rFonts w:ascii="Times New Roman" w:eastAsia="Times New Roman" w:hAnsi="Times New Roman" w:cs="B Lotus"/>
          <w:color w:val="auto"/>
          <w:sz w:val="28"/>
          <w:szCs w:val="28"/>
          <w:rtl/>
        </w:rPr>
      </w:pPr>
      <w:r w:rsidRPr="00BF318D">
        <w:rPr>
          <w:rFonts w:ascii="Times New Roman" w:eastAsia="Times New Roman" w:hAnsi="Times New Roman" w:cs="B Lotus"/>
          <w:color w:val="auto"/>
          <w:sz w:val="28"/>
          <w:szCs w:val="28"/>
        </w:rPr>
        <w:t>Koenig, H. G. (2023). Religion, Spirituality, and Health: Research and Clinical Implications. International Journal of Psychiatry in Medicine.</w:t>
      </w:r>
    </w:p>
    <w:p w:rsidR="004D4FDB" w:rsidRDefault="004D4FDB" w:rsidP="004D4FDB">
      <w:pPr>
        <w:autoSpaceDE/>
        <w:autoSpaceDN/>
        <w:adjustRightInd/>
        <w:spacing w:after="200" w:line="276" w:lineRule="auto"/>
        <w:ind w:left="-550" w:firstLine="360"/>
        <w:jc w:val="both"/>
        <w:rPr>
          <w:rFonts w:ascii="Times New Roman" w:eastAsia="Times New Roman" w:hAnsi="Times New Roman" w:cs="B Lotus"/>
          <w:color w:val="auto"/>
          <w:sz w:val="28"/>
          <w:szCs w:val="28"/>
        </w:rPr>
      </w:pPr>
      <w:r w:rsidRPr="00BF318D">
        <w:rPr>
          <w:rFonts w:ascii="Times New Roman" w:eastAsia="Times New Roman" w:hAnsi="Times New Roman" w:cs="B Lotus"/>
          <w:color w:val="auto"/>
          <w:sz w:val="28"/>
          <w:szCs w:val="28"/>
        </w:rPr>
        <w:t>King, D. B. (2021).</w:t>
      </w:r>
      <w:r w:rsidRPr="00BF318D">
        <w:t xml:space="preserve"> </w:t>
      </w:r>
      <w:r w:rsidRPr="00BF318D">
        <w:rPr>
          <w:rFonts w:ascii="Times New Roman" w:eastAsia="Times New Roman" w:hAnsi="Times New Roman" w:cs="B Lotus"/>
          <w:color w:val="auto"/>
          <w:sz w:val="28"/>
          <w:szCs w:val="28"/>
        </w:rPr>
        <w:t>Rethinking spiritual intelligence: A cognitive approach to spiritual abilities.</w:t>
      </w:r>
    </w:p>
    <w:p w:rsidR="0078668B" w:rsidRDefault="0078668B" w:rsidP="0078668B">
      <w:pPr>
        <w:autoSpaceDE/>
        <w:autoSpaceDN/>
        <w:adjustRightInd/>
        <w:spacing w:after="200" w:line="276" w:lineRule="auto"/>
        <w:ind w:left="-550" w:firstLine="360"/>
        <w:jc w:val="both"/>
        <w:rPr>
          <w:rFonts w:ascii="Times New Roman" w:eastAsia="Times New Roman" w:hAnsi="Times New Roman" w:cs="B Lotus"/>
          <w:color w:val="auto"/>
          <w:sz w:val="28"/>
          <w:szCs w:val="28"/>
        </w:rPr>
      </w:pPr>
      <w:r w:rsidRPr="0078668B">
        <w:rPr>
          <w:rFonts w:ascii="Times New Roman" w:eastAsia="Times New Roman" w:hAnsi="Times New Roman" w:cs="B Lotus"/>
          <w:color w:val="auto"/>
          <w:sz w:val="28"/>
          <w:szCs w:val="28"/>
        </w:rPr>
        <w:t xml:space="preserve">Keyes, C. L. M. (2002). The mental health continuum: From languishing to flourishing in life. </w:t>
      </w:r>
      <w:r w:rsidRPr="0078668B">
        <w:rPr>
          <w:rFonts w:ascii="Times New Roman" w:eastAsia="Times New Roman" w:hAnsi="Times New Roman" w:cs="B Lotus"/>
          <w:i/>
          <w:iCs/>
          <w:color w:val="auto"/>
          <w:sz w:val="28"/>
          <w:szCs w:val="28"/>
        </w:rPr>
        <w:t>Journal of Health and Social Behavior, 43</w:t>
      </w:r>
      <w:r w:rsidRPr="0078668B">
        <w:rPr>
          <w:rFonts w:ascii="Times New Roman" w:eastAsia="Times New Roman" w:hAnsi="Times New Roman" w:cs="B Lotus"/>
          <w:color w:val="auto"/>
          <w:sz w:val="28"/>
          <w:szCs w:val="28"/>
        </w:rPr>
        <w:t xml:space="preserve">(2), 207–222. </w:t>
      </w:r>
      <w:hyperlink r:id="rId16" w:tgtFrame="_new" w:history="1">
        <w:r w:rsidRPr="0078668B">
          <w:rPr>
            <w:rStyle w:val="Hyperlink"/>
            <w:rFonts w:ascii="Times New Roman" w:eastAsia="Times New Roman" w:hAnsi="Times New Roman" w:cs="B Lotus"/>
            <w:sz w:val="28"/>
            <w:szCs w:val="28"/>
          </w:rPr>
          <w:t>https://doi.org/10.2307/3090197</w:t>
        </w:r>
      </w:hyperlink>
    </w:p>
    <w:p w:rsidR="006C5D2E" w:rsidRPr="00BF318D" w:rsidRDefault="006C5D2E" w:rsidP="006C5D2E">
      <w:pPr>
        <w:autoSpaceDE/>
        <w:autoSpaceDN/>
        <w:adjustRightInd/>
        <w:spacing w:after="200" w:line="276" w:lineRule="auto"/>
        <w:ind w:left="-550" w:firstLine="360"/>
        <w:jc w:val="both"/>
        <w:rPr>
          <w:rFonts w:ascii="Times New Roman" w:eastAsia="Times New Roman" w:hAnsi="Times New Roman" w:cs="B Lotus"/>
          <w:color w:val="auto"/>
          <w:sz w:val="28"/>
          <w:szCs w:val="28"/>
          <w:rtl/>
        </w:rPr>
      </w:pPr>
      <w:r w:rsidRPr="006C5D2E">
        <w:rPr>
          <w:rFonts w:ascii="Times New Roman" w:eastAsia="Times New Roman" w:hAnsi="Times New Roman" w:cs="B Lotus"/>
          <w:color w:val="auto"/>
          <w:sz w:val="28"/>
          <w:szCs w:val="28"/>
        </w:rPr>
        <w:t>Kikas, K</w:t>
      </w:r>
      <w:r>
        <w:rPr>
          <w:rFonts w:ascii="Times New Roman" w:eastAsia="Times New Roman" w:hAnsi="Times New Roman" w:cs="B Lotus"/>
          <w:color w:val="auto"/>
          <w:sz w:val="28"/>
          <w:szCs w:val="28"/>
        </w:rPr>
        <w:t>;</w:t>
      </w:r>
      <w:r w:rsidRPr="006C5D2E">
        <w:rPr>
          <w:rFonts w:ascii="Times New Roman" w:eastAsia="Times New Roman" w:hAnsi="Times New Roman" w:cs="B Lotus"/>
          <w:color w:val="auto"/>
          <w:sz w:val="28"/>
          <w:szCs w:val="28"/>
        </w:rPr>
        <w:t xml:space="preserve"> Werner-Seidler, A</w:t>
      </w:r>
      <w:r>
        <w:rPr>
          <w:rFonts w:ascii="Times New Roman" w:eastAsia="Times New Roman" w:hAnsi="Times New Roman" w:cs="B Lotus"/>
          <w:color w:val="auto"/>
          <w:sz w:val="28"/>
          <w:szCs w:val="28"/>
        </w:rPr>
        <w:t xml:space="preserve">; </w:t>
      </w:r>
      <w:r w:rsidRPr="006C5D2E">
        <w:rPr>
          <w:rFonts w:ascii="Times New Roman" w:eastAsia="Times New Roman" w:hAnsi="Times New Roman" w:cs="B Lotus"/>
          <w:color w:val="auto"/>
          <w:sz w:val="28"/>
          <w:szCs w:val="28"/>
        </w:rPr>
        <w:t xml:space="preserve">Upton, E., &amp; Newby, J. M. (2024). Illness anxiety disorder: A review of the current research and future directions. </w:t>
      </w:r>
      <w:r w:rsidRPr="006C5D2E">
        <w:rPr>
          <w:rFonts w:ascii="Times New Roman" w:eastAsia="Times New Roman" w:hAnsi="Times New Roman" w:cs="B Lotus"/>
          <w:i/>
          <w:iCs/>
          <w:color w:val="auto"/>
          <w:sz w:val="28"/>
          <w:szCs w:val="28"/>
        </w:rPr>
        <w:t>Current Psychiatry Reports, 26</w:t>
      </w:r>
      <w:r w:rsidRPr="006C5D2E">
        <w:rPr>
          <w:rFonts w:ascii="Times New Roman" w:eastAsia="Times New Roman" w:hAnsi="Times New Roman" w:cs="B Lotus"/>
          <w:color w:val="auto"/>
          <w:sz w:val="28"/>
          <w:szCs w:val="28"/>
        </w:rPr>
        <w:t xml:space="preserve">(7), 331–339. </w:t>
      </w:r>
      <w:hyperlink r:id="rId17" w:tgtFrame="_new" w:history="1">
        <w:r w:rsidRPr="006C5D2E">
          <w:rPr>
            <w:rStyle w:val="Hyperlink"/>
            <w:rFonts w:ascii="Times New Roman" w:eastAsia="Times New Roman" w:hAnsi="Times New Roman" w:cs="B Lotus"/>
            <w:sz w:val="28"/>
            <w:szCs w:val="28"/>
          </w:rPr>
          <w:t>https://doi.org/10.1007/s11920-024-01507-2</w:t>
        </w:r>
      </w:hyperlink>
    </w:p>
    <w:p w:rsidR="007A4F07" w:rsidRDefault="007A4F07" w:rsidP="007A4F07">
      <w:pPr>
        <w:autoSpaceDE/>
        <w:autoSpaceDN/>
        <w:adjustRightInd/>
        <w:spacing w:after="200" w:line="276" w:lineRule="auto"/>
        <w:ind w:left="-550" w:firstLine="360"/>
        <w:jc w:val="both"/>
        <w:rPr>
          <w:rFonts w:ascii="Times New Roman" w:eastAsia="Times New Roman" w:hAnsi="Times New Roman" w:cs="B Lotus"/>
          <w:color w:val="auto"/>
          <w:sz w:val="28"/>
          <w:szCs w:val="28"/>
        </w:rPr>
      </w:pPr>
      <w:r w:rsidRPr="00BF318D">
        <w:rPr>
          <w:rFonts w:ascii="Times New Roman" w:eastAsia="Times New Roman" w:hAnsi="Times New Roman" w:cs="B Lotus"/>
          <w:color w:val="auto"/>
          <w:sz w:val="28"/>
          <w:szCs w:val="28"/>
        </w:rPr>
        <w:t>López-Otín, C</w:t>
      </w:r>
      <w:r w:rsidR="007E49A8">
        <w:rPr>
          <w:rFonts w:ascii="Times New Roman" w:eastAsia="Times New Roman" w:hAnsi="Times New Roman" w:cs="B Lotus"/>
          <w:color w:val="auto"/>
          <w:sz w:val="28"/>
          <w:szCs w:val="28"/>
        </w:rPr>
        <w:t>;</w:t>
      </w:r>
      <w:r w:rsidRPr="00BF318D">
        <w:rPr>
          <w:rFonts w:ascii="Times New Roman" w:eastAsia="Times New Roman" w:hAnsi="Times New Roman" w:cs="B Lotus"/>
          <w:color w:val="auto"/>
          <w:sz w:val="28"/>
          <w:szCs w:val="28"/>
        </w:rPr>
        <w:t xml:space="preserve"> Blasco, M. A., Partridge, L., Serrano, M., &amp; Kroemer, G. (2023). Hallmarks of Aging: An Expanding Universe. Cell.</w:t>
      </w:r>
    </w:p>
    <w:p w:rsidR="0078668B" w:rsidRDefault="0078668B" w:rsidP="0078668B">
      <w:pPr>
        <w:autoSpaceDE/>
        <w:autoSpaceDN/>
        <w:adjustRightInd/>
        <w:spacing w:after="200" w:line="276" w:lineRule="auto"/>
        <w:ind w:left="-550" w:firstLine="360"/>
        <w:jc w:val="both"/>
        <w:rPr>
          <w:rFonts w:ascii="Times New Roman" w:eastAsia="Times New Roman" w:hAnsi="Times New Roman" w:cs="B Lotus"/>
          <w:color w:val="auto"/>
          <w:sz w:val="28"/>
          <w:szCs w:val="28"/>
        </w:rPr>
      </w:pPr>
      <w:r w:rsidRPr="0078668B">
        <w:rPr>
          <w:rFonts w:ascii="Times New Roman" w:eastAsia="Times New Roman" w:hAnsi="Times New Roman" w:cs="B Lotus"/>
          <w:color w:val="auto"/>
          <w:sz w:val="28"/>
          <w:szCs w:val="28"/>
        </w:rPr>
        <w:t>Liu, Y</w:t>
      </w:r>
      <w:r w:rsidR="003F74F3">
        <w:rPr>
          <w:rFonts w:ascii="Times New Roman" w:eastAsia="Times New Roman" w:hAnsi="Times New Roman" w:cs="B Lotus"/>
          <w:color w:val="auto"/>
          <w:sz w:val="28"/>
          <w:szCs w:val="28"/>
        </w:rPr>
        <w:t>;</w:t>
      </w:r>
      <w:r w:rsidRPr="0078668B">
        <w:rPr>
          <w:rFonts w:ascii="Times New Roman" w:eastAsia="Times New Roman" w:hAnsi="Times New Roman" w:cs="B Lotus"/>
          <w:color w:val="auto"/>
          <w:sz w:val="28"/>
          <w:szCs w:val="28"/>
        </w:rPr>
        <w:t xml:space="preserve"> Zhang, X</w:t>
      </w:r>
      <w:r w:rsidR="003F74F3">
        <w:rPr>
          <w:rFonts w:ascii="Times New Roman" w:eastAsia="Times New Roman" w:hAnsi="Times New Roman" w:cs="B Lotus"/>
          <w:color w:val="auto"/>
          <w:sz w:val="28"/>
          <w:szCs w:val="28"/>
        </w:rPr>
        <w:t>;</w:t>
      </w:r>
      <w:r w:rsidRPr="0078668B">
        <w:rPr>
          <w:rFonts w:ascii="Times New Roman" w:eastAsia="Times New Roman" w:hAnsi="Times New Roman" w:cs="B Lotus"/>
          <w:color w:val="auto"/>
          <w:sz w:val="28"/>
          <w:szCs w:val="28"/>
        </w:rPr>
        <w:t xml:space="preserve"> Fu, X</w:t>
      </w:r>
      <w:r w:rsidR="003F74F3">
        <w:rPr>
          <w:rFonts w:ascii="Times New Roman" w:eastAsia="Times New Roman" w:hAnsi="Times New Roman" w:cs="B Lotus"/>
          <w:color w:val="auto"/>
          <w:sz w:val="28"/>
          <w:szCs w:val="28"/>
        </w:rPr>
        <w:t>;</w:t>
      </w:r>
      <w:r w:rsidRPr="0078668B">
        <w:rPr>
          <w:rFonts w:ascii="Times New Roman" w:eastAsia="Times New Roman" w:hAnsi="Times New Roman" w:cs="B Lotus"/>
          <w:color w:val="auto"/>
          <w:sz w:val="28"/>
          <w:szCs w:val="28"/>
        </w:rPr>
        <w:t xml:space="preserve"> Li, W</w:t>
      </w:r>
      <w:r w:rsidR="003F74F3">
        <w:rPr>
          <w:rFonts w:ascii="Times New Roman" w:eastAsia="Times New Roman" w:hAnsi="Times New Roman" w:cs="B Lotus"/>
          <w:color w:val="auto"/>
          <w:sz w:val="28"/>
          <w:szCs w:val="28"/>
        </w:rPr>
        <w:t>;</w:t>
      </w:r>
      <w:r w:rsidRPr="0078668B">
        <w:rPr>
          <w:rFonts w:ascii="Times New Roman" w:eastAsia="Times New Roman" w:hAnsi="Times New Roman" w:cs="B Lotus"/>
          <w:color w:val="auto"/>
          <w:sz w:val="28"/>
          <w:szCs w:val="28"/>
        </w:rPr>
        <w:t xml:space="preserve"> Wang, Y</w:t>
      </w:r>
      <w:r w:rsidR="003F74F3">
        <w:rPr>
          <w:rFonts w:ascii="Times New Roman" w:eastAsia="Times New Roman" w:hAnsi="Times New Roman" w:cs="B Lotus"/>
          <w:color w:val="auto"/>
          <w:sz w:val="28"/>
          <w:szCs w:val="28"/>
        </w:rPr>
        <w:t>;</w:t>
      </w:r>
      <w:r w:rsidRPr="0078668B">
        <w:rPr>
          <w:rFonts w:ascii="Times New Roman" w:eastAsia="Times New Roman" w:hAnsi="Times New Roman" w:cs="B Lotus"/>
          <w:color w:val="auto"/>
          <w:sz w:val="28"/>
          <w:szCs w:val="28"/>
        </w:rPr>
        <w:t xml:space="preserve"> &amp; Lu, W. (2025). Successful aging rates of global older adults: A systematic review and meta-analysis. </w:t>
      </w:r>
      <w:r w:rsidRPr="0078668B">
        <w:rPr>
          <w:rFonts w:ascii="Times New Roman" w:eastAsia="Times New Roman" w:hAnsi="Times New Roman" w:cs="B Lotus"/>
          <w:i/>
          <w:iCs/>
          <w:color w:val="auto"/>
          <w:sz w:val="28"/>
          <w:szCs w:val="28"/>
        </w:rPr>
        <w:t>Journal of the American Medical Directors Association, 26</w:t>
      </w:r>
      <w:r w:rsidRPr="0078668B">
        <w:rPr>
          <w:rFonts w:ascii="Times New Roman" w:eastAsia="Times New Roman" w:hAnsi="Times New Roman" w:cs="B Lotus"/>
          <w:color w:val="auto"/>
          <w:sz w:val="28"/>
          <w:szCs w:val="28"/>
        </w:rPr>
        <w:t xml:space="preserve">(6), 105334. </w:t>
      </w:r>
      <w:hyperlink r:id="rId18" w:history="1">
        <w:r w:rsidRPr="0078668B">
          <w:rPr>
            <w:rStyle w:val="Hyperlink"/>
            <w:rFonts w:ascii="Times New Roman" w:eastAsia="Times New Roman" w:hAnsi="Times New Roman" w:cs="B Lotus"/>
            <w:sz w:val="28"/>
            <w:szCs w:val="28"/>
          </w:rPr>
          <w:t>https://doi.org/10.1016/j.jamda.2024.105334</w:t>
        </w:r>
      </w:hyperlink>
      <w:r w:rsidRPr="0078668B">
        <w:rPr>
          <w:rFonts w:ascii="Times New Roman" w:eastAsia="Times New Roman" w:hAnsi="Times New Roman" w:cs="B Lotus"/>
          <w:color w:val="auto"/>
          <w:sz w:val="28"/>
          <w:szCs w:val="28"/>
        </w:rPr>
        <w:t>.</w:t>
      </w:r>
    </w:p>
    <w:p w:rsidR="002A31BE" w:rsidRPr="0078668B" w:rsidRDefault="002A31BE" w:rsidP="002A31BE">
      <w:pPr>
        <w:autoSpaceDE/>
        <w:autoSpaceDN/>
        <w:adjustRightInd/>
        <w:spacing w:after="200" w:line="276" w:lineRule="auto"/>
        <w:ind w:left="-550" w:firstLine="360"/>
        <w:jc w:val="both"/>
        <w:rPr>
          <w:rFonts w:ascii="Times New Roman" w:eastAsia="Times New Roman" w:hAnsi="Times New Roman" w:cs="B Lotus"/>
          <w:color w:val="auto"/>
          <w:sz w:val="28"/>
          <w:szCs w:val="28"/>
          <w:rtl/>
        </w:rPr>
      </w:pPr>
      <w:r w:rsidRPr="002A31BE">
        <w:rPr>
          <w:rFonts w:ascii="Times New Roman" w:eastAsia="Times New Roman" w:hAnsi="Times New Roman" w:cs="B Lotus"/>
          <w:color w:val="auto"/>
          <w:sz w:val="28"/>
          <w:szCs w:val="28"/>
        </w:rPr>
        <w:t>Lou, Y</w:t>
      </w:r>
      <w:r>
        <w:rPr>
          <w:rFonts w:ascii="Times New Roman" w:eastAsia="Times New Roman" w:hAnsi="Times New Roman" w:cs="B Lotus"/>
          <w:color w:val="auto"/>
          <w:sz w:val="28"/>
          <w:szCs w:val="28"/>
        </w:rPr>
        <w:t>;</w:t>
      </w:r>
      <w:r w:rsidRPr="002A31BE">
        <w:rPr>
          <w:rFonts w:ascii="Times New Roman" w:eastAsia="Times New Roman" w:hAnsi="Times New Roman" w:cs="B Lotus"/>
          <w:color w:val="auto"/>
          <w:sz w:val="28"/>
          <w:szCs w:val="28"/>
        </w:rPr>
        <w:t xml:space="preserve"> Yang, &amp; Ma. (2025). A network meta-analysis of different psychological therapies for death anxiety in older adults. </w:t>
      </w:r>
      <w:r w:rsidRPr="002A31BE">
        <w:rPr>
          <w:rFonts w:ascii="Times New Roman" w:eastAsia="Times New Roman" w:hAnsi="Times New Roman" w:cs="B Lotus"/>
          <w:i/>
          <w:iCs/>
          <w:color w:val="auto"/>
          <w:sz w:val="28"/>
          <w:szCs w:val="28"/>
        </w:rPr>
        <w:t>OMEGA—Journal of Death and Dying</w:t>
      </w:r>
      <w:r w:rsidRPr="002A31BE">
        <w:rPr>
          <w:rFonts w:ascii="Times New Roman" w:eastAsia="Times New Roman" w:hAnsi="Times New Roman" w:cs="B Lotus"/>
          <w:color w:val="auto"/>
          <w:sz w:val="28"/>
          <w:szCs w:val="28"/>
        </w:rPr>
        <w:t xml:space="preserve">. </w:t>
      </w:r>
      <w:hyperlink r:id="rId19" w:tgtFrame="_new" w:history="1">
        <w:r w:rsidRPr="002A31BE">
          <w:rPr>
            <w:rStyle w:val="Hyperlink"/>
            <w:rFonts w:ascii="Times New Roman" w:eastAsia="Times New Roman" w:hAnsi="Times New Roman" w:cs="B Lotus"/>
            <w:sz w:val="28"/>
            <w:szCs w:val="28"/>
          </w:rPr>
          <w:t>https://pubmed.ncbi.nlm.nih.gov/39900466/</w:t>
        </w:r>
      </w:hyperlink>
    </w:p>
    <w:p w:rsidR="0078668B" w:rsidRPr="00BF318D" w:rsidRDefault="0078668B" w:rsidP="0078668B">
      <w:pPr>
        <w:autoSpaceDE/>
        <w:autoSpaceDN/>
        <w:adjustRightInd/>
        <w:spacing w:after="200" w:line="276" w:lineRule="auto"/>
        <w:ind w:left="-550" w:firstLine="360"/>
        <w:jc w:val="both"/>
        <w:rPr>
          <w:rFonts w:ascii="Times New Roman" w:eastAsia="Times New Roman" w:hAnsi="Times New Roman" w:cs="B Lotus"/>
          <w:color w:val="auto"/>
          <w:sz w:val="28"/>
          <w:szCs w:val="28"/>
          <w:rtl/>
        </w:rPr>
      </w:pPr>
      <w:r w:rsidRPr="0078668B">
        <w:rPr>
          <w:rFonts w:ascii="Times New Roman" w:eastAsia="Times New Roman" w:hAnsi="Times New Roman" w:cs="B Lotus"/>
          <w:color w:val="auto"/>
          <w:sz w:val="28"/>
          <w:szCs w:val="28"/>
        </w:rPr>
        <w:t>Levin, J</w:t>
      </w:r>
      <w:r w:rsidR="003F74F3">
        <w:rPr>
          <w:rFonts w:ascii="Times New Roman" w:eastAsia="Times New Roman" w:hAnsi="Times New Roman" w:cs="B Lotus"/>
          <w:color w:val="auto"/>
          <w:sz w:val="28"/>
          <w:szCs w:val="28"/>
        </w:rPr>
        <w:t>;</w:t>
      </w:r>
      <w:r w:rsidRPr="0078668B">
        <w:rPr>
          <w:rFonts w:ascii="Times New Roman" w:eastAsia="Times New Roman" w:hAnsi="Times New Roman" w:cs="B Lotus"/>
          <w:color w:val="auto"/>
          <w:sz w:val="28"/>
          <w:szCs w:val="28"/>
        </w:rPr>
        <w:t xml:space="preserve"> Chatters, L. M</w:t>
      </w:r>
      <w:r w:rsidR="003F74F3">
        <w:rPr>
          <w:rFonts w:ascii="Times New Roman" w:eastAsia="Times New Roman" w:hAnsi="Times New Roman" w:cs="B Lotus"/>
          <w:color w:val="auto"/>
          <w:sz w:val="28"/>
          <w:szCs w:val="28"/>
        </w:rPr>
        <w:t>;</w:t>
      </w:r>
      <w:r w:rsidRPr="0078668B">
        <w:rPr>
          <w:rFonts w:ascii="Times New Roman" w:eastAsia="Times New Roman" w:hAnsi="Times New Roman" w:cs="B Lotus"/>
          <w:color w:val="auto"/>
          <w:sz w:val="28"/>
          <w:szCs w:val="28"/>
        </w:rPr>
        <w:t xml:space="preserve"> &amp; Taylor, R. J. (2011). Theory in religion, aging, and health: An overview. Journal of Religion and Health, 50(2), 389–406.</w:t>
      </w:r>
    </w:p>
    <w:p w:rsidR="00F76536" w:rsidRPr="00BF318D" w:rsidRDefault="00AA180C" w:rsidP="00F76536">
      <w:pPr>
        <w:autoSpaceDE/>
        <w:autoSpaceDN/>
        <w:adjustRightInd/>
        <w:spacing w:after="200" w:line="276" w:lineRule="auto"/>
        <w:ind w:left="-550" w:firstLine="360"/>
        <w:jc w:val="both"/>
        <w:rPr>
          <w:rFonts w:ascii="Times New Roman" w:eastAsia="Times New Roman" w:hAnsi="Times New Roman" w:cs="B Lotus"/>
          <w:color w:val="auto"/>
          <w:sz w:val="28"/>
          <w:szCs w:val="28"/>
          <w:rtl/>
        </w:rPr>
      </w:pPr>
      <w:r w:rsidRPr="00BF318D">
        <w:rPr>
          <w:rFonts w:ascii="Times New Roman" w:eastAsia="Times New Roman" w:hAnsi="Times New Roman" w:cs="B Lotus"/>
          <w:color w:val="auto"/>
          <w:sz w:val="28"/>
          <w:szCs w:val="28"/>
        </w:rPr>
        <w:t>Martin, L. L</w:t>
      </w:r>
      <w:r w:rsidR="007E49A8">
        <w:rPr>
          <w:rFonts w:ascii="Times New Roman" w:eastAsia="Times New Roman" w:hAnsi="Times New Roman" w:cs="B Lotus"/>
          <w:color w:val="auto"/>
          <w:sz w:val="28"/>
          <w:szCs w:val="28"/>
        </w:rPr>
        <w:t>;</w:t>
      </w:r>
      <w:r w:rsidRPr="00BF318D">
        <w:rPr>
          <w:rFonts w:ascii="Times New Roman" w:eastAsia="Times New Roman" w:hAnsi="Times New Roman" w:cs="B Lotus"/>
          <w:color w:val="auto"/>
          <w:sz w:val="28"/>
          <w:szCs w:val="28"/>
        </w:rPr>
        <w:t xml:space="preserve"> et al. (2023). Death anxiety, meaning in life, and psychological adjustment: Contemporary perspectives.</w:t>
      </w:r>
    </w:p>
    <w:p w:rsidR="00F76536" w:rsidRDefault="00F76536" w:rsidP="00F76536">
      <w:pPr>
        <w:autoSpaceDE/>
        <w:autoSpaceDN/>
        <w:adjustRightInd/>
        <w:spacing w:after="200" w:line="276" w:lineRule="auto"/>
        <w:ind w:left="-550" w:firstLine="360"/>
        <w:jc w:val="both"/>
        <w:rPr>
          <w:rFonts w:ascii="Times New Roman" w:eastAsia="Times New Roman" w:hAnsi="Times New Roman" w:cs="B Lotus"/>
          <w:color w:val="auto"/>
          <w:sz w:val="28"/>
          <w:szCs w:val="28"/>
        </w:rPr>
      </w:pPr>
      <w:r w:rsidRPr="00BF318D">
        <w:rPr>
          <w:rFonts w:ascii="Times New Roman" w:eastAsia="Times New Roman" w:hAnsi="Times New Roman" w:cs="B Lotus"/>
          <w:color w:val="auto"/>
          <w:sz w:val="28"/>
          <w:szCs w:val="28"/>
        </w:rPr>
        <w:t>Mayer, J. D</w:t>
      </w:r>
      <w:r w:rsidR="007E49A8">
        <w:rPr>
          <w:rFonts w:ascii="Times New Roman" w:eastAsia="Times New Roman" w:hAnsi="Times New Roman" w:cs="B Lotus"/>
          <w:color w:val="auto"/>
          <w:sz w:val="28"/>
          <w:szCs w:val="28"/>
        </w:rPr>
        <w:t>;</w:t>
      </w:r>
      <w:r w:rsidRPr="00BF318D">
        <w:rPr>
          <w:rFonts w:ascii="Times New Roman" w:eastAsia="Times New Roman" w:hAnsi="Times New Roman" w:cs="B Lotus"/>
          <w:color w:val="auto"/>
          <w:sz w:val="28"/>
          <w:szCs w:val="28"/>
        </w:rPr>
        <w:t xml:space="preserve"> &amp; Salovey, P. (2020). The Intelligence of Emotional Intelligence. </w:t>
      </w:r>
    </w:p>
    <w:p w:rsidR="00B7700B" w:rsidRDefault="00B7700B" w:rsidP="00B7700B">
      <w:pPr>
        <w:autoSpaceDE/>
        <w:autoSpaceDN/>
        <w:adjustRightInd/>
        <w:spacing w:after="200" w:line="276" w:lineRule="auto"/>
        <w:ind w:left="-550" w:firstLine="360"/>
        <w:jc w:val="both"/>
        <w:rPr>
          <w:rFonts w:ascii="Times New Roman" w:eastAsia="Times New Roman" w:hAnsi="Times New Roman" w:cs="B Lotus"/>
          <w:color w:val="auto"/>
          <w:sz w:val="28"/>
          <w:szCs w:val="28"/>
        </w:rPr>
      </w:pPr>
      <w:r w:rsidRPr="00B7700B">
        <w:rPr>
          <w:rFonts w:ascii="Times New Roman" w:eastAsia="Times New Roman" w:hAnsi="Times New Roman" w:cs="B Lotus"/>
          <w:color w:val="auto"/>
          <w:sz w:val="28"/>
          <w:szCs w:val="28"/>
        </w:rPr>
        <w:lastRenderedPageBreak/>
        <w:t>Miri, S; Farhadi, B</w:t>
      </w:r>
      <w:r w:rsidR="003F74F3">
        <w:rPr>
          <w:rFonts w:ascii="Times New Roman" w:eastAsia="Times New Roman" w:hAnsi="Times New Roman" w:cs="B Lotus"/>
          <w:color w:val="auto"/>
          <w:sz w:val="28"/>
          <w:szCs w:val="28"/>
        </w:rPr>
        <w:t xml:space="preserve">; </w:t>
      </w:r>
      <w:r w:rsidRPr="00B7700B">
        <w:rPr>
          <w:rFonts w:ascii="Times New Roman" w:eastAsia="Times New Roman" w:hAnsi="Times New Roman" w:cs="B Lotus"/>
          <w:color w:val="auto"/>
          <w:sz w:val="28"/>
          <w:szCs w:val="28"/>
        </w:rPr>
        <w:t xml:space="preserve">Takasi, P; Ghorbani Vajargah, P; &amp; Karkhah, S. (2024). Physical independence and related factors among older adults: A systematic review and meta-analysis. </w:t>
      </w:r>
      <w:r w:rsidRPr="00B7700B">
        <w:rPr>
          <w:rFonts w:ascii="Times New Roman" w:eastAsia="Times New Roman" w:hAnsi="Times New Roman" w:cs="B Lotus"/>
          <w:i/>
          <w:iCs/>
          <w:color w:val="auto"/>
          <w:sz w:val="28"/>
          <w:szCs w:val="28"/>
        </w:rPr>
        <w:t>Annals of Medicine &amp; Surgery, 86</w:t>
      </w:r>
      <w:r w:rsidRPr="00B7700B">
        <w:rPr>
          <w:rFonts w:ascii="Times New Roman" w:eastAsia="Times New Roman" w:hAnsi="Times New Roman" w:cs="B Lotus"/>
          <w:color w:val="auto"/>
          <w:sz w:val="28"/>
          <w:szCs w:val="28"/>
        </w:rPr>
        <w:t xml:space="preserve">(6), 3400–3408. </w:t>
      </w:r>
      <w:hyperlink r:id="rId20" w:history="1">
        <w:r w:rsidRPr="00B433CA">
          <w:rPr>
            <w:rStyle w:val="Hyperlink"/>
            <w:rFonts w:ascii="Times New Roman" w:eastAsia="Times New Roman" w:hAnsi="Times New Roman" w:cs="B Lotus"/>
            <w:sz w:val="28"/>
            <w:szCs w:val="28"/>
          </w:rPr>
          <w:t>https://doi.org/10.1097/MS9.0000000000002100</w:t>
        </w:r>
      </w:hyperlink>
    </w:p>
    <w:p w:rsidR="00B7700B" w:rsidRDefault="00B7700B" w:rsidP="00B7700B">
      <w:pPr>
        <w:autoSpaceDE/>
        <w:autoSpaceDN/>
        <w:adjustRightInd/>
        <w:spacing w:after="200" w:line="276" w:lineRule="auto"/>
        <w:ind w:left="-550" w:firstLine="360"/>
        <w:jc w:val="both"/>
        <w:rPr>
          <w:rFonts w:ascii="Times New Roman" w:eastAsia="Times New Roman" w:hAnsi="Times New Roman" w:cs="B Lotus"/>
          <w:color w:val="auto"/>
          <w:sz w:val="28"/>
          <w:szCs w:val="28"/>
        </w:rPr>
      </w:pPr>
      <w:r w:rsidRPr="00B7700B">
        <w:rPr>
          <w:rFonts w:ascii="Times New Roman" w:eastAsia="Times New Roman" w:hAnsi="Times New Roman" w:cs="B Lotus"/>
          <w:color w:val="auto"/>
          <w:sz w:val="28"/>
          <w:szCs w:val="28"/>
        </w:rPr>
        <w:t>Mohamadzadeh, M</w:t>
      </w:r>
      <w:r>
        <w:rPr>
          <w:rFonts w:ascii="Times New Roman" w:eastAsia="Times New Roman" w:hAnsi="Times New Roman" w:cs="B Lotus"/>
          <w:color w:val="auto"/>
          <w:sz w:val="28"/>
          <w:szCs w:val="28"/>
        </w:rPr>
        <w:t>;</w:t>
      </w:r>
      <w:r w:rsidRPr="00B7700B">
        <w:rPr>
          <w:rFonts w:ascii="Times New Roman" w:eastAsia="Times New Roman" w:hAnsi="Times New Roman" w:cs="B Lotus"/>
          <w:color w:val="auto"/>
          <w:sz w:val="28"/>
          <w:szCs w:val="28"/>
        </w:rPr>
        <w:t xml:space="preserve"> Zanjari, N</w:t>
      </w:r>
      <w:r>
        <w:rPr>
          <w:rFonts w:ascii="Times New Roman" w:eastAsia="Times New Roman" w:hAnsi="Times New Roman" w:cs="B Lotus"/>
          <w:color w:val="auto"/>
          <w:sz w:val="28"/>
          <w:szCs w:val="28"/>
        </w:rPr>
        <w:t>;</w:t>
      </w:r>
      <w:r w:rsidRPr="00B7700B">
        <w:rPr>
          <w:rFonts w:ascii="Times New Roman" w:eastAsia="Times New Roman" w:hAnsi="Times New Roman" w:cs="B Lotus"/>
          <w:color w:val="auto"/>
          <w:sz w:val="28"/>
          <w:szCs w:val="28"/>
        </w:rPr>
        <w:t xml:space="preserve"> Delbari, A</w:t>
      </w:r>
      <w:r>
        <w:rPr>
          <w:rFonts w:ascii="Times New Roman" w:eastAsia="Times New Roman" w:hAnsi="Times New Roman" w:cs="B Lotus"/>
          <w:color w:val="auto"/>
          <w:sz w:val="28"/>
          <w:szCs w:val="28"/>
        </w:rPr>
        <w:t>;</w:t>
      </w:r>
      <w:r w:rsidRPr="00B7700B">
        <w:rPr>
          <w:rFonts w:ascii="Times New Roman" w:eastAsia="Times New Roman" w:hAnsi="Times New Roman" w:cs="B Lotus"/>
          <w:color w:val="auto"/>
          <w:sz w:val="28"/>
          <w:szCs w:val="28"/>
        </w:rPr>
        <w:t xml:space="preserve"> Foroughan, M</w:t>
      </w:r>
      <w:r>
        <w:rPr>
          <w:rFonts w:ascii="Times New Roman" w:eastAsia="Times New Roman" w:hAnsi="Times New Roman" w:cs="B Lotus"/>
          <w:color w:val="auto"/>
          <w:sz w:val="28"/>
          <w:szCs w:val="28"/>
        </w:rPr>
        <w:t>;</w:t>
      </w:r>
      <w:r w:rsidRPr="00B7700B">
        <w:rPr>
          <w:rFonts w:ascii="Times New Roman" w:eastAsia="Times New Roman" w:hAnsi="Times New Roman" w:cs="B Lotus"/>
          <w:color w:val="auto"/>
          <w:sz w:val="28"/>
          <w:szCs w:val="28"/>
        </w:rPr>
        <w:t xml:space="preserve"> &amp; Tabesh, H. (2024). Factors associated with subjective successful aging among Iranian older adults: A cross-sectional analysis. </w:t>
      </w:r>
      <w:r w:rsidRPr="00B7700B">
        <w:rPr>
          <w:rFonts w:ascii="Times New Roman" w:eastAsia="Times New Roman" w:hAnsi="Times New Roman" w:cs="B Lotus"/>
          <w:i/>
          <w:iCs/>
          <w:color w:val="auto"/>
          <w:sz w:val="28"/>
          <w:szCs w:val="28"/>
        </w:rPr>
        <w:t>Iranian Journal of Nursing and Midwifery Research, 29</w:t>
      </w:r>
      <w:r w:rsidRPr="00B7700B">
        <w:rPr>
          <w:rFonts w:ascii="Times New Roman" w:eastAsia="Times New Roman" w:hAnsi="Times New Roman" w:cs="B Lotus"/>
          <w:color w:val="auto"/>
          <w:sz w:val="28"/>
          <w:szCs w:val="28"/>
        </w:rPr>
        <w:t xml:space="preserve">(5), 583–589. </w:t>
      </w:r>
      <w:hyperlink r:id="rId21" w:history="1">
        <w:r w:rsidR="005B21C5" w:rsidRPr="006E54C5">
          <w:rPr>
            <w:rStyle w:val="Hyperlink"/>
            <w:rFonts w:ascii="Times New Roman" w:eastAsia="Times New Roman" w:hAnsi="Times New Roman" w:cs="B Lotus"/>
            <w:sz w:val="28"/>
            <w:szCs w:val="28"/>
          </w:rPr>
          <w:t>https://doi.org/10.4103/ijnmr.ijnmr_260_23</w:t>
        </w:r>
      </w:hyperlink>
    </w:p>
    <w:p w:rsidR="0041309A" w:rsidRDefault="005B21C5" w:rsidP="0041309A">
      <w:pPr>
        <w:autoSpaceDE/>
        <w:autoSpaceDN/>
        <w:adjustRightInd/>
        <w:spacing w:after="200" w:line="276" w:lineRule="auto"/>
        <w:ind w:left="-550" w:firstLine="360"/>
        <w:jc w:val="both"/>
        <w:rPr>
          <w:rFonts w:ascii="Times New Roman" w:eastAsia="Times New Roman" w:hAnsi="Times New Roman" w:cs="B Lotus"/>
          <w:color w:val="auto"/>
          <w:sz w:val="28"/>
          <w:szCs w:val="28"/>
        </w:rPr>
      </w:pPr>
      <w:r w:rsidRPr="005B21C5">
        <w:rPr>
          <w:rFonts w:ascii="Times New Roman" w:eastAsia="Times New Roman" w:hAnsi="Times New Roman" w:cs="B Lotus"/>
          <w:color w:val="auto"/>
          <w:sz w:val="28"/>
          <w:szCs w:val="28"/>
        </w:rPr>
        <w:t>Moreira-almaida, A. Koenig, H. D.(2006). Retaining the meaning of the words religiousness and spirituality:Acommentary on the WHOQOL SRPB groups :a cross culture study of spirituality,religion, and personal beliefs as components of quality of lifes. Social science and medicine,63,843-845.</w:t>
      </w:r>
    </w:p>
    <w:p w:rsidR="00050562" w:rsidRPr="00B7700B" w:rsidRDefault="00050562" w:rsidP="00050562">
      <w:pPr>
        <w:autoSpaceDE/>
        <w:autoSpaceDN/>
        <w:adjustRightInd/>
        <w:spacing w:after="200" w:line="276" w:lineRule="auto"/>
        <w:ind w:left="-550" w:firstLine="360"/>
        <w:jc w:val="both"/>
        <w:rPr>
          <w:rFonts w:ascii="Times New Roman" w:eastAsia="Times New Roman" w:hAnsi="Times New Roman" w:cs="B Lotus"/>
          <w:color w:val="auto"/>
          <w:sz w:val="28"/>
          <w:szCs w:val="28"/>
        </w:rPr>
      </w:pPr>
      <w:r w:rsidRPr="00050562">
        <w:rPr>
          <w:rFonts w:ascii="Times New Roman" w:eastAsia="Times New Roman" w:hAnsi="Times New Roman" w:cs="B Lotus"/>
          <w:color w:val="auto"/>
          <w:sz w:val="28"/>
          <w:szCs w:val="28"/>
        </w:rPr>
        <w:t>Mohammadi, M., Bahrami, F., &amp; Abedi, M. R. (2019). The role of spirituality, mental health and quality of life in predicting death anxiety in the elderly. Iranian Journal of Psychiatry and Behavioral Sciences, 13(2), e82350.</w:t>
      </w:r>
    </w:p>
    <w:p w:rsidR="006C5D2E" w:rsidRDefault="006C5D2E" w:rsidP="006C5D2E">
      <w:pPr>
        <w:autoSpaceDE/>
        <w:autoSpaceDN/>
        <w:adjustRightInd/>
        <w:spacing w:after="200" w:line="276" w:lineRule="auto"/>
        <w:ind w:left="-550" w:firstLine="360"/>
        <w:jc w:val="both"/>
        <w:rPr>
          <w:rFonts w:ascii="Times New Roman" w:eastAsia="Times New Roman" w:hAnsi="Times New Roman" w:cs="B Lotus"/>
          <w:color w:val="auto"/>
          <w:sz w:val="28"/>
          <w:szCs w:val="28"/>
        </w:rPr>
      </w:pPr>
      <w:r w:rsidRPr="006C5D2E">
        <w:rPr>
          <w:rFonts w:ascii="Times New Roman" w:eastAsia="Times New Roman" w:hAnsi="Times New Roman" w:cs="B Lotus"/>
          <w:color w:val="auto"/>
          <w:sz w:val="28"/>
          <w:szCs w:val="28"/>
        </w:rPr>
        <w:t xml:space="preserve">Multiple perspectives of spiritual intelligence: A systematic literature review.(2024). </w:t>
      </w:r>
      <w:r w:rsidRPr="006C5D2E">
        <w:rPr>
          <w:rFonts w:ascii="Times New Roman" w:eastAsia="Times New Roman" w:hAnsi="Times New Roman" w:cs="B Lotus"/>
          <w:i/>
          <w:iCs/>
          <w:color w:val="auto"/>
          <w:sz w:val="28"/>
          <w:szCs w:val="28"/>
        </w:rPr>
        <w:t>Social Sciences &amp; Humanities Open, 9</w:t>
      </w:r>
      <w:r w:rsidRPr="006C5D2E">
        <w:rPr>
          <w:rFonts w:ascii="Times New Roman" w:eastAsia="Times New Roman" w:hAnsi="Times New Roman" w:cs="B Lotus"/>
          <w:color w:val="auto"/>
          <w:sz w:val="28"/>
          <w:szCs w:val="28"/>
        </w:rPr>
        <w:t xml:space="preserve">, 100879. </w:t>
      </w:r>
      <w:hyperlink r:id="rId22" w:history="1">
        <w:r w:rsidR="0041309A" w:rsidRPr="006E54C5">
          <w:rPr>
            <w:rStyle w:val="Hyperlink"/>
            <w:rFonts w:ascii="Times New Roman" w:eastAsia="Times New Roman" w:hAnsi="Times New Roman" w:cs="B Lotus"/>
            <w:sz w:val="28"/>
            <w:szCs w:val="28"/>
          </w:rPr>
          <w:t>https://doi.org/10.1016/j.ssaho.2024.100879</w:t>
        </w:r>
      </w:hyperlink>
    </w:p>
    <w:p w:rsidR="0041309A" w:rsidRPr="00BF318D" w:rsidRDefault="0041309A" w:rsidP="0041309A">
      <w:pPr>
        <w:autoSpaceDE/>
        <w:autoSpaceDN/>
        <w:adjustRightInd/>
        <w:spacing w:after="200" w:line="276" w:lineRule="auto"/>
        <w:ind w:left="-550" w:firstLine="360"/>
        <w:jc w:val="both"/>
        <w:rPr>
          <w:rFonts w:ascii="Times New Roman" w:eastAsia="Times New Roman" w:hAnsi="Times New Roman" w:cs="B Lotus"/>
          <w:color w:val="auto"/>
          <w:sz w:val="28"/>
          <w:szCs w:val="28"/>
          <w:lang w:bidi="fa-IR"/>
        </w:rPr>
      </w:pPr>
      <w:r w:rsidRPr="0041309A">
        <w:rPr>
          <w:rFonts w:ascii="Times New Roman" w:eastAsia="Times New Roman" w:hAnsi="Times New Roman" w:cs="B Lotus"/>
          <w:color w:val="auto"/>
          <w:sz w:val="28"/>
          <w:szCs w:val="28"/>
        </w:rPr>
        <w:t xml:space="preserve">Noyes, R., Stuart, S., Langbehn, D. R., &amp; Happel, R. L. (2005). Anxiety and fear of death in hypochondriasis. Depression and Anxiety, 21(3), 153–162. </w:t>
      </w:r>
    </w:p>
    <w:p w:rsidR="00A2424F" w:rsidRPr="00BF318D" w:rsidRDefault="00A2424F" w:rsidP="00A2424F">
      <w:pPr>
        <w:autoSpaceDE/>
        <w:autoSpaceDN/>
        <w:adjustRightInd/>
        <w:spacing w:after="200" w:line="276" w:lineRule="auto"/>
        <w:ind w:left="-550" w:firstLine="360"/>
        <w:jc w:val="both"/>
        <w:rPr>
          <w:rFonts w:ascii="Times New Roman" w:eastAsia="Times New Roman" w:hAnsi="Times New Roman" w:cs="B Lotus"/>
          <w:color w:val="auto"/>
          <w:sz w:val="28"/>
          <w:szCs w:val="28"/>
          <w:rtl/>
        </w:rPr>
      </w:pPr>
      <w:r w:rsidRPr="00BF318D">
        <w:rPr>
          <w:rFonts w:ascii="Times New Roman" w:eastAsia="Times New Roman" w:hAnsi="Times New Roman" w:cs="B Lotus"/>
          <w:color w:val="auto"/>
          <w:sz w:val="28"/>
          <w:szCs w:val="28"/>
        </w:rPr>
        <w:t>Nikolich-Žugich, J</w:t>
      </w:r>
      <w:r w:rsidR="007E49A8">
        <w:rPr>
          <w:rFonts w:ascii="Times New Roman" w:eastAsia="Times New Roman" w:hAnsi="Times New Roman" w:cs="B Lotus"/>
          <w:color w:val="auto"/>
          <w:sz w:val="28"/>
          <w:szCs w:val="28"/>
        </w:rPr>
        <w:t>;</w:t>
      </w:r>
      <w:r w:rsidRPr="00BF318D">
        <w:rPr>
          <w:rFonts w:ascii="Times New Roman" w:eastAsia="Times New Roman" w:hAnsi="Times New Roman" w:cs="B Lotus"/>
          <w:color w:val="auto"/>
          <w:sz w:val="28"/>
          <w:szCs w:val="28"/>
        </w:rPr>
        <w:t xml:space="preserve"> et al. (2023). The twilight of immunity: emerging concepts in aging of the immune system. Nature Immunology.</w:t>
      </w:r>
    </w:p>
    <w:p w:rsidR="00AA180C" w:rsidRPr="00BF318D" w:rsidRDefault="00AA180C" w:rsidP="00AA180C">
      <w:pPr>
        <w:autoSpaceDE/>
        <w:autoSpaceDN/>
        <w:adjustRightInd/>
        <w:spacing w:after="200" w:line="276" w:lineRule="auto"/>
        <w:ind w:left="-550" w:firstLine="360"/>
        <w:jc w:val="both"/>
        <w:rPr>
          <w:rFonts w:ascii="Times New Roman" w:eastAsia="Times New Roman" w:hAnsi="Times New Roman" w:cs="B Lotus"/>
          <w:color w:val="auto"/>
          <w:sz w:val="28"/>
          <w:szCs w:val="28"/>
          <w:rtl/>
        </w:rPr>
      </w:pPr>
      <w:r w:rsidRPr="00BF318D">
        <w:rPr>
          <w:rFonts w:ascii="Times New Roman" w:eastAsia="Times New Roman" w:hAnsi="Times New Roman" w:cs="B Lotus"/>
          <w:color w:val="auto"/>
          <w:sz w:val="28"/>
          <w:szCs w:val="28"/>
        </w:rPr>
        <w:t>Nordgren, L. F</w:t>
      </w:r>
      <w:r w:rsidR="007E49A8">
        <w:rPr>
          <w:rFonts w:ascii="Times New Roman" w:eastAsia="Times New Roman" w:hAnsi="Times New Roman" w:cs="B Lotus"/>
          <w:color w:val="auto"/>
          <w:sz w:val="28"/>
          <w:szCs w:val="28"/>
        </w:rPr>
        <w:t>;</w:t>
      </w:r>
      <w:r w:rsidRPr="00BF318D">
        <w:rPr>
          <w:rFonts w:ascii="Times New Roman" w:eastAsia="Times New Roman" w:hAnsi="Times New Roman" w:cs="B Lotus"/>
          <w:color w:val="auto"/>
          <w:sz w:val="28"/>
          <w:szCs w:val="28"/>
        </w:rPr>
        <w:t xml:space="preserve"> van Harreveld, F., &amp; van der Pligt, J. (2022). The psychology of death anxiety and mortality salience.</w:t>
      </w:r>
    </w:p>
    <w:p w:rsidR="00D86C3B" w:rsidRDefault="00D86C3B" w:rsidP="00D86C3B">
      <w:pPr>
        <w:autoSpaceDE/>
        <w:autoSpaceDN/>
        <w:adjustRightInd/>
        <w:spacing w:after="200" w:line="276" w:lineRule="auto"/>
        <w:ind w:left="-550" w:firstLine="360"/>
        <w:jc w:val="both"/>
        <w:rPr>
          <w:rFonts w:ascii="Times New Roman" w:eastAsia="Times New Roman" w:hAnsi="Times New Roman" w:cs="B Lotus"/>
          <w:color w:val="auto"/>
          <w:sz w:val="28"/>
          <w:szCs w:val="28"/>
          <w:rtl/>
        </w:rPr>
      </w:pPr>
      <w:r w:rsidRPr="00BF318D">
        <w:rPr>
          <w:rFonts w:ascii="Times New Roman" w:eastAsia="Times New Roman" w:hAnsi="Times New Roman" w:cs="B Lotus"/>
          <w:color w:val="auto"/>
          <w:sz w:val="28"/>
          <w:szCs w:val="28"/>
        </w:rPr>
        <w:t>National Institute on Aging. (2023). Mental Health and Older Adults.</w:t>
      </w:r>
    </w:p>
    <w:p w:rsidR="00A1124B" w:rsidRDefault="00A1124B" w:rsidP="00A1124B">
      <w:pPr>
        <w:autoSpaceDE/>
        <w:autoSpaceDN/>
        <w:adjustRightInd/>
        <w:spacing w:after="200" w:line="276" w:lineRule="auto"/>
        <w:ind w:left="-550" w:firstLine="360"/>
        <w:jc w:val="both"/>
        <w:rPr>
          <w:rFonts w:ascii="Times New Roman" w:eastAsia="Times New Roman" w:hAnsi="Times New Roman" w:cs="B Lotus"/>
          <w:color w:val="auto"/>
          <w:sz w:val="28"/>
          <w:szCs w:val="28"/>
        </w:rPr>
      </w:pPr>
      <w:r w:rsidRPr="00A1124B">
        <w:rPr>
          <w:rFonts w:ascii="Times New Roman" w:eastAsia="Times New Roman" w:hAnsi="Times New Roman" w:cs="B Lotus"/>
          <w:color w:val="auto"/>
          <w:sz w:val="28"/>
          <w:szCs w:val="28"/>
        </w:rPr>
        <w:t>Noyes, R</w:t>
      </w:r>
      <w:r>
        <w:rPr>
          <w:rFonts w:ascii="Times New Roman" w:eastAsia="Times New Roman" w:hAnsi="Times New Roman" w:cs="B Lotus"/>
          <w:color w:val="auto"/>
          <w:sz w:val="28"/>
          <w:szCs w:val="28"/>
        </w:rPr>
        <w:t>;</w:t>
      </w:r>
      <w:r w:rsidRPr="00A1124B">
        <w:rPr>
          <w:rFonts w:ascii="Times New Roman" w:eastAsia="Times New Roman" w:hAnsi="Times New Roman" w:cs="B Lotus"/>
          <w:color w:val="auto"/>
          <w:sz w:val="28"/>
          <w:szCs w:val="28"/>
        </w:rPr>
        <w:t xml:space="preserve"> Stuart, S</w:t>
      </w:r>
      <w:r w:rsidR="003F74F3">
        <w:rPr>
          <w:rFonts w:ascii="Times New Roman" w:eastAsia="Times New Roman" w:hAnsi="Times New Roman" w:cs="B Lotus"/>
          <w:color w:val="auto"/>
          <w:sz w:val="28"/>
          <w:szCs w:val="28"/>
        </w:rPr>
        <w:t>;</w:t>
      </w:r>
      <w:r w:rsidRPr="00A1124B">
        <w:rPr>
          <w:rFonts w:ascii="Times New Roman" w:eastAsia="Times New Roman" w:hAnsi="Times New Roman" w:cs="B Lotus"/>
          <w:color w:val="auto"/>
          <w:sz w:val="28"/>
          <w:szCs w:val="28"/>
        </w:rPr>
        <w:t xml:space="preserve"> Langbehn, D. R</w:t>
      </w:r>
      <w:r>
        <w:rPr>
          <w:rFonts w:ascii="Times New Roman" w:eastAsia="Times New Roman" w:hAnsi="Times New Roman" w:cs="B Lotus"/>
          <w:color w:val="auto"/>
          <w:sz w:val="28"/>
          <w:szCs w:val="28"/>
        </w:rPr>
        <w:t>;</w:t>
      </w:r>
      <w:r w:rsidRPr="00A1124B">
        <w:rPr>
          <w:rFonts w:ascii="Times New Roman" w:eastAsia="Times New Roman" w:hAnsi="Times New Roman" w:cs="B Lotus"/>
          <w:color w:val="auto"/>
          <w:sz w:val="28"/>
          <w:szCs w:val="28"/>
        </w:rPr>
        <w:t xml:space="preserve"> &amp; Happel, R. L. (2005). Anxiety and fear of death in hypochondriasis. Depression and Anxiety, 21(3), 153–162. </w:t>
      </w:r>
    </w:p>
    <w:p w:rsidR="006C5D2E" w:rsidRDefault="006C5D2E" w:rsidP="006C5D2E">
      <w:pPr>
        <w:autoSpaceDE/>
        <w:autoSpaceDN/>
        <w:adjustRightInd/>
        <w:spacing w:after="200" w:line="276" w:lineRule="auto"/>
        <w:ind w:left="-550" w:firstLine="360"/>
        <w:jc w:val="both"/>
        <w:rPr>
          <w:rFonts w:ascii="Times New Roman" w:eastAsia="Times New Roman" w:hAnsi="Times New Roman" w:cs="B Lotus"/>
          <w:color w:val="auto"/>
          <w:sz w:val="28"/>
          <w:szCs w:val="28"/>
        </w:rPr>
      </w:pPr>
      <w:r w:rsidRPr="006C5D2E">
        <w:rPr>
          <w:rFonts w:ascii="Times New Roman" w:eastAsia="Times New Roman" w:hAnsi="Times New Roman" w:cs="B Lotus"/>
          <w:color w:val="auto"/>
          <w:sz w:val="28"/>
          <w:szCs w:val="28"/>
        </w:rPr>
        <w:t>Pinto, C. T</w:t>
      </w:r>
      <w:r>
        <w:rPr>
          <w:rFonts w:ascii="Times New Roman" w:eastAsia="Times New Roman" w:hAnsi="Times New Roman" w:cs="B Lotus"/>
          <w:color w:val="auto"/>
          <w:sz w:val="28"/>
          <w:szCs w:val="28"/>
        </w:rPr>
        <w:t>;</w:t>
      </w:r>
      <w:r w:rsidRPr="006C5D2E">
        <w:rPr>
          <w:rFonts w:ascii="Times New Roman" w:eastAsia="Times New Roman" w:hAnsi="Times New Roman" w:cs="B Lotus"/>
          <w:color w:val="auto"/>
          <w:sz w:val="28"/>
          <w:szCs w:val="28"/>
        </w:rPr>
        <w:t xml:space="preserve"> Guedes, L., Pinto, S</w:t>
      </w:r>
      <w:r>
        <w:rPr>
          <w:rFonts w:ascii="Times New Roman" w:eastAsia="Times New Roman" w:hAnsi="Times New Roman" w:cs="B Lotus"/>
          <w:color w:val="auto"/>
          <w:sz w:val="28"/>
          <w:szCs w:val="28"/>
        </w:rPr>
        <w:t>;</w:t>
      </w:r>
      <w:r w:rsidRPr="006C5D2E">
        <w:rPr>
          <w:rFonts w:ascii="Times New Roman" w:eastAsia="Times New Roman" w:hAnsi="Times New Roman" w:cs="B Lotus"/>
          <w:color w:val="auto"/>
          <w:sz w:val="28"/>
          <w:szCs w:val="28"/>
        </w:rPr>
        <w:t xml:space="preserve"> &amp; Nunes, R. (2024). Spiritual intelligence: A scoping review on the gateway to mental health. </w:t>
      </w:r>
      <w:r w:rsidRPr="006C5D2E">
        <w:rPr>
          <w:rFonts w:ascii="Times New Roman" w:eastAsia="Times New Roman" w:hAnsi="Times New Roman" w:cs="B Lotus"/>
          <w:i/>
          <w:iCs/>
          <w:color w:val="auto"/>
          <w:sz w:val="28"/>
          <w:szCs w:val="28"/>
        </w:rPr>
        <w:t>Global Health Action, 17</w:t>
      </w:r>
      <w:r w:rsidRPr="006C5D2E">
        <w:rPr>
          <w:rFonts w:ascii="Times New Roman" w:eastAsia="Times New Roman" w:hAnsi="Times New Roman" w:cs="B Lotus"/>
          <w:color w:val="auto"/>
          <w:sz w:val="28"/>
          <w:szCs w:val="28"/>
        </w:rPr>
        <w:t xml:space="preserve">(1), 2362310. </w:t>
      </w:r>
      <w:hyperlink r:id="rId23" w:tgtFrame="_new" w:history="1">
        <w:r w:rsidRPr="006C5D2E">
          <w:rPr>
            <w:rStyle w:val="Hyperlink"/>
            <w:rFonts w:ascii="Times New Roman" w:eastAsia="Times New Roman" w:hAnsi="Times New Roman" w:cs="B Lotus"/>
            <w:sz w:val="28"/>
            <w:szCs w:val="28"/>
          </w:rPr>
          <w:t>https://doi.org/10.1080/16549716.2024.2362310</w:t>
        </w:r>
      </w:hyperlink>
    </w:p>
    <w:p w:rsidR="00663F36" w:rsidRDefault="00663F36" w:rsidP="00663F36">
      <w:pPr>
        <w:autoSpaceDE/>
        <w:autoSpaceDN/>
        <w:adjustRightInd/>
        <w:spacing w:after="200" w:line="276" w:lineRule="auto"/>
        <w:ind w:left="-550" w:firstLine="360"/>
        <w:jc w:val="both"/>
        <w:rPr>
          <w:rFonts w:ascii="Times New Roman" w:eastAsia="Times New Roman" w:hAnsi="Times New Roman" w:cs="B Lotus"/>
          <w:color w:val="auto"/>
          <w:sz w:val="28"/>
          <w:szCs w:val="28"/>
        </w:rPr>
      </w:pPr>
      <w:r w:rsidRPr="00663F36">
        <w:rPr>
          <w:rFonts w:ascii="Times New Roman" w:eastAsia="Times New Roman" w:hAnsi="Times New Roman" w:cs="B Lotus"/>
          <w:color w:val="auto"/>
          <w:sz w:val="28"/>
          <w:szCs w:val="28"/>
        </w:rPr>
        <w:lastRenderedPageBreak/>
        <w:t xml:space="preserve">Ryff, C. D. (2024). The privilege of well-being in an increasingly unequal society. </w:t>
      </w:r>
      <w:r w:rsidRPr="00663F36">
        <w:rPr>
          <w:rFonts w:ascii="Times New Roman" w:eastAsia="Times New Roman" w:hAnsi="Times New Roman" w:cs="B Lotus"/>
          <w:i/>
          <w:iCs/>
          <w:color w:val="auto"/>
          <w:sz w:val="28"/>
          <w:szCs w:val="28"/>
        </w:rPr>
        <w:t>Current Directions in Psychological Science, 33</w:t>
      </w:r>
      <w:r w:rsidRPr="00663F36">
        <w:rPr>
          <w:rFonts w:ascii="Times New Roman" w:eastAsia="Times New Roman" w:hAnsi="Times New Roman" w:cs="B Lotus"/>
          <w:color w:val="auto"/>
          <w:sz w:val="28"/>
          <w:szCs w:val="28"/>
        </w:rPr>
        <w:t xml:space="preserve">(5), 300–307. </w:t>
      </w:r>
      <w:hyperlink r:id="rId24" w:tgtFrame="_new" w:history="1">
        <w:r w:rsidRPr="00663F36">
          <w:rPr>
            <w:rStyle w:val="Hyperlink"/>
            <w:rFonts w:ascii="Times New Roman" w:eastAsia="Times New Roman" w:hAnsi="Times New Roman" w:cs="B Lotus"/>
            <w:sz w:val="28"/>
            <w:szCs w:val="28"/>
          </w:rPr>
          <w:t>https://doi.org/10.1177/09637214241266818</w:t>
        </w:r>
      </w:hyperlink>
    </w:p>
    <w:p w:rsidR="00874E9E" w:rsidRDefault="00874E9E" w:rsidP="00874E9E">
      <w:pPr>
        <w:autoSpaceDE/>
        <w:autoSpaceDN/>
        <w:adjustRightInd/>
        <w:spacing w:after="200" w:line="276" w:lineRule="auto"/>
        <w:ind w:left="-550" w:firstLine="360"/>
        <w:jc w:val="both"/>
        <w:rPr>
          <w:rFonts w:ascii="Times New Roman" w:eastAsia="Times New Roman" w:hAnsi="Times New Roman" w:cs="B Lotus"/>
          <w:color w:val="auto"/>
          <w:sz w:val="28"/>
          <w:szCs w:val="28"/>
        </w:rPr>
      </w:pPr>
      <w:r w:rsidRPr="00874E9E">
        <w:rPr>
          <w:rFonts w:ascii="Times New Roman" w:eastAsia="Times New Roman" w:hAnsi="Times New Roman" w:cs="B Lotus"/>
          <w:color w:val="auto"/>
          <w:sz w:val="28"/>
          <w:szCs w:val="28"/>
        </w:rPr>
        <w:t>Rule, A</w:t>
      </w:r>
      <w:r>
        <w:rPr>
          <w:rFonts w:ascii="Times New Roman" w:eastAsia="Times New Roman" w:hAnsi="Times New Roman" w:cs="B Lotus"/>
          <w:color w:val="auto"/>
          <w:sz w:val="28"/>
          <w:szCs w:val="28"/>
        </w:rPr>
        <w:t>;</w:t>
      </w:r>
      <w:r w:rsidRPr="00874E9E">
        <w:rPr>
          <w:rFonts w:ascii="Times New Roman" w:eastAsia="Times New Roman" w:hAnsi="Times New Roman" w:cs="B Lotus"/>
          <w:color w:val="auto"/>
          <w:sz w:val="28"/>
          <w:szCs w:val="28"/>
        </w:rPr>
        <w:t xml:space="preserve"> Abbey, C</w:t>
      </w:r>
      <w:r>
        <w:rPr>
          <w:rFonts w:ascii="Times New Roman" w:eastAsia="Times New Roman" w:hAnsi="Times New Roman" w:cs="B Lotus"/>
          <w:color w:val="auto"/>
          <w:sz w:val="28"/>
          <w:szCs w:val="28"/>
        </w:rPr>
        <w:t>;</w:t>
      </w:r>
      <w:r w:rsidRPr="00874E9E">
        <w:rPr>
          <w:rFonts w:ascii="Times New Roman" w:eastAsia="Times New Roman" w:hAnsi="Times New Roman" w:cs="B Lotus"/>
          <w:color w:val="auto"/>
          <w:sz w:val="28"/>
          <w:szCs w:val="28"/>
        </w:rPr>
        <w:t xml:space="preserve"> Wang, H</w:t>
      </w:r>
      <w:r>
        <w:rPr>
          <w:rFonts w:ascii="Times New Roman" w:eastAsia="Times New Roman" w:hAnsi="Times New Roman" w:cs="B Lotus"/>
          <w:color w:val="auto"/>
          <w:sz w:val="28"/>
          <w:szCs w:val="28"/>
        </w:rPr>
        <w:t>;</w:t>
      </w:r>
      <w:r w:rsidRPr="00874E9E">
        <w:rPr>
          <w:rFonts w:ascii="Times New Roman" w:eastAsia="Times New Roman" w:hAnsi="Times New Roman" w:cs="B Lotus"/>
          <w:color w:val="auto"/>
          <w:sz w:val="28"/>
          <w:szCs w:val="28"/>
        </w:rPr>
        <w:t xml:space="preserve"> Rozelle, S</w:t>
      </w:r>
      <w:r>
        <w:rPr>
          <w:rFonts w:ascii="Times New Roman" w:eastAsia="Times New Roman" w:hAnsi="Times New Roman" w:cs="B Lotus"/>
          <w:color w:val="auto"/>
          <w:sz w:val="28"/>
          <w:szCs w:val="28"/>
        </w:rPr>
        <w:t>;</w:t>
      </w:r>
      <w:r w:rsidRPr="00874E9E">
        <w:rPr>
          <w:rFonts w:ascii="Times New Roman" w:eastAsia="Times New Roman" w:hAnsi="Times New Roman" w:cs="B Lotus"/>
          <w:color w:val="auto"/>
          <w:sz w:val="28"/>
          <w:szCs w:val="28"/>
        </w:rPr>
        <w:t xml:space="preserve"> &amp; Singh, M. K. (2024). Measurement of flourishing: A scoping review. </w:t>
      </w:r>
      <w:r w:rsidRPr="00874E9E">
        <w:rPr>
          <w:rFonts w:ascii="Times New Roman" w:eastAsia="Times New Roman" w:hAnsi="Times New Roman" w:cs="B Lotus"/>
          <w:i/>
          <w:iCs/>
          <w:color w:val="auto"/>
          <w:sz w:val="28"/>
          <w:szCs w:val="28"/>
        </w:rPr>
        <w:t>Frontiers in Psychology, 15</w:t>
      </w:r>
      <w:r w:rsidRPr="00874E9E">
        <w:rPr>
          <w:rFonts w:ascii="Times New Roman" w:eastAsia="Times New Roman" w:hAnsi="Times New Roman" w:cs="B Lotus"/>
          <w:color w:val="auto"/>
          <w:sz w:val="28"/>
          <w:szCs w:val="28"/>
        </w:rPr>
        <w:t>, 1293943. https://doi.org/10.3389/fpsyg.2024.1293943</w:t>
      </w:r>
    </w:p>
    <w:p w:rsidR="00663F36" w:rsidRPr="00BF318D" w:rsidRDefault="00663F36" w:rsidP="00663F36">
      <w:pPr>
        <w:autoSpaceDE/>
        <w:autoSpaceDN/>
        <w:adjustRightInd/>
        <w:spacing w:after="200" w:line="276" w:lineRule="auto"/>
        <w:ind w:left="-550" w:firstLine="360"/>
        <w:jc w:val="both"/>
        <w:rPr>
          <w:rFonts w:ascii="Times New Roman" w:eastAsia="Times New Roman" w:hAnsi="Times New Roman" w:cs="B Lotus"/>
          <w:color w:val="auto"/>
          <w:sz w:val="28"/>
          <w:szCs w:val="28"/>
          <w:rtl/>
        </w:rPr>
      </w:pPr>
      <w:r w:rsidRPr="00663F36">
        <w:rPr>
          <w:rFonts w:ascii="Times New Roman" w:eastAsia="Times New Roman" w:hAnsi="Times New Roman" w:cs="B Lotus"/>
          <w:color w:val="auto"/>
          <w:sz w:val="28"/>
          <w:szCs w:val="28"/>
        </w:rPr>
        <w:t>Ryan, R. M</w:t>
      </w:r>
      <w:r>
        <w:rPr>
          <w:rFonts w:ascii="Times New Roman" w:eastAsia="Times New Roman" w:hAnsi="Times New Roman" w:cs="B Lotus"/>
          <w:color w:val="auto"/>
          <w:sz w:val="28"/>
          <w:szCs w:val="28"/>
        </w:rPr>
        <w:t>;</w:t>
      </w:r>
      <w:r w:rsidRPr="00663F36">
        <w:rPr>
          <w:rFonts w:ascii="Times New Roman" w:eastAsia="Times New Roman" w:hAnsi="Times New Roman" w:cs="B Lotus"/>
          <w:color w:val="auto"/>
          <w:sz w:val="28"/>
          <w:szCs w:val="28"/>
        </w:rPr>
        <w:t xml:space="preserve"> &amp; Deci, E. L. (2017). </w:t>
      </w:r>
      <w:r w:rsidRPr="00663F36">
        <w:rPr>
          <w:rFonts w:ascii="Times New Roman" w:eastAsia="Times New Roman" w:hAnsi="Times New Roman" w:cs="B Lotus"/>
          <w:i/>
          <w:iCs/>
          <w:color w:val="auto"/>
          <w:sz w:val="28"/>
          <w:szCs w:val="28"/>
        </w:rPr>
        <w:t>Self-determination theory: Basic psychological needs in motivation, development, and wellness</w:t>
      </w:r>
      <w:r w:rsidRPr="00663F36">
        <w:rPr>
          <w:rFonts w:ascii="Times New Roman" w:eastAsia="Times New Roman" w:hAnsi="Times New Roman" w:cs="B Lotus"/>
          <w:color w:val="auto"/>
          <w:sz w:val="28"/>
          <w:szCs w:val="28"/>
        </w:rPr>
        <w:t>. Guilford Press.</w:t>
      </w:r>
    </w:p>
    <w:p w:rsidR="00D86C3B" w:rsidRPr="00BF318D" w:rsidRDefault="00F76536" w:rsidP="00D86C3B">
      <w:pPr>
        <w:autoSpaceDE/>
        <w:autoSpaceDN/>
        <w:adjustRightInd/>
        <w:spacing w:after="200" w:line="276" w:lineRule="auto"/>
        <w:ind w:left="-550" w:firstLine="360"/>
        <w:jc w:val="both"/>
        <w:rPr>
          <w:rFonts w:ascii="Times New Roman" w:eastAsia="Times New Roman" w:hAnsi="Times New Roman" w:cs="B Lotus"/>
          <w:color w:val="auto"/>
          <w:sz w:val="28"/>
          <w:szCs w:val="28"/>
          <w:rtl/>
        </w:rPr>
      </w:pPr>
      <w:r w:rsidRPr="00BF318D">
        <w:rPr>
          <w:rFonts w:ascii="Times New Roman" w:eastAsia="Times New Roman" w:hAnsi="Times New Roman" w:cs="B Lotus"/>
          <w:color w:val="auto"/>
          <w:sz w:val="28"/>
          <w:szCs w:val="28"/>
        </w:rPr>
        <w:t>Sternberg, R. J. (2021). Adaptive Intelligence: Surviving and Thriving in Times of Uncertainty. Cambridge University Press.</w:t>
      </w:r>
    </w:p>
    <w:p w:rsidR="001E6EB0" w:rsidRDefault="00D86C3B" w:rsidP="00D86C3B">
      <w:pPr>
        <w:autoSpaceDE/>
        <w:autoSpaceDN/>
        <w:adjustRightInd/>
        <w:spacing w:after="200" w:line="276" w:lineRule="auto"/>
        <w:ind w:left="-550" w:firstLine="360"/>
        <w:jc w:val="both"/>
        <w:rPr>
          <w:rFonts w:ascii="Times New Roman" w:eastAsia="Times New Roman" w:hAnsi="Times New Roman" w:cs="B Lotus"/>
          <w:color w:val="auto"/>
          <w:sz w:val="28"/>
          <w:szCs w:val="28"/>
        </w:rPr>
      </w:pPr>
      <w:r w:rsidRPr="00BF318D">
        <w:rPr>
          <w:rFonts w:ascii="Times New Roman" w:eastAsia="Times New Roman" w:hAnsi="Times New Roman" w:cs="B Lotus"/>
          <w:color w:val="auto"/>
          <w:sz w:val="28"/>
          <w:szCs w:val="28"/>
        </w:rPr>
        <w:t>Soto, C</w:t>
      </w:r>
      <w:r w:rsidR="003F74F3">
        <w:rPr>
          <w:rFonts w:ascii="Times New Roman" w:eastAsia="Times New Roman" w:hAnsi="Times New Roman" w:cs="B Lotus"/>
          <w:color w:val="auto"/>
          <w:sz w:val="28"/>
          <w:szCs w:val="28"/>
        </w:rPr>
        <w:t>;</w:t>
      </w:r>
      <w:r w:rsidRPr="00BF318D">
        <w:rPr>
          <w:rFonts w:ascii="Times New Roman" w:eastAsia="Times New Roman" w:hAnsi="Times New Roman" w:cs="B Lotus"/>
          <w:color w:val="auto"/>
          <w:sz w:val="28"/>
          <w:szCs w:val="28"/>
        </w:rPr>
        <w:t xml:space="preserve"> et al. (2024). Meaning in life, hope, and mental health in older adults: A systematic review. BMC Geriatrics.</w:t>
      </w:r>
    </w:p>
    <w:p w:rsidR="00D86C3B" w:rsidRDefault="001E6EB0" w:rsidP="001E6EB0">
      <w:pPr>
        <w:autoSpaceDE/>
        <w:autoSpaceDN/>
        <w:adjustRightInd/>
        <w:spacing w:after="200" w:line="276" w:lineRule="auto"/>
        <w:ind w:left="-550" w:firstLine="360"/>
        <w:jc w:val="both"/>
        <w:rPr>
          <w:rFonts w:ascii="Times New Roman" w:eastAsia="Times New Roman" w:hAnsi="Times New Roman" w:cs="B Lotus"/>
          <w:color w:val="auto"/>
          <w:sz w:val="28"/>
          <w:szCs w:val="28"/>
        </w:rPr>
      </w:pPr>
      <w:r w:rsidRPr="001E6EB0">
        <w:rPr>
          <w:rFonts w:ascii="Times New Roman" w:eastAsia="Times New Roman" w:hAnsi="Times New Roman" w:cs="B Lotus"/>
          <w:color w:val="auto"/>
          <w:sz w:val="28"/>
          <w:szCs w:val="28"/>
        </w:rPr>
        <w:t>Stavrova, O. Fetchenhauer, D. Schlosser, T. (2012). Why are religious people happy? The effect of the social norm of religiosity across countries. Social Science Research, 3.</w:t>
      </w:r>
      <w:r w:rsidR="00D86C3B" w:rsidRPr="00BF318D">
        <w:rPr>
          <w:rFonts w:ascii="Times New Roman" w:eastAsia="Times New Roman" w:hAnsi="Times New Roman" w:cs="B Lotus"/>
          <w:color w:val="auto"/>
          <w:sz w:val="28"/>
          <w:szCs w:val="28"/>
        </w:rPr>
        <w:t xml:space="preserve"> </w:t>
      </w:r>
    </w:p>
    <w:p w:rsidR="005B21C5" w:rsidRDefault="005B21C5" w:rsidP="005B21C5">
      <w:pPr>
        <w:autoSpaceDE/>
        <w:autoSpaceDN/>
        <w:adjustRightInd/>
        <w:spacing w:after="200" w:line="276" w:lineRule="auto"/>
        <w:ind w:left="-550" w:firstLine="360"/>
        <w:jc w:val="both"/>
        <w:rPr>
          <w:rFonts w:ascii="Times New Roman" w:eastAsia="Times New Roman" w:hAnsi="Times New Roman" w:cs="B Lotus"/>
          <w:color w:val="auto"/>
          <w:sz w:val="28"/>
          <w:szCs w:val="28"/>
          <w:rtl/>
        </w:rPr>
      </w:pPr>
      <w:r w:rsidRPr="005B21C5">
        <w:rPr>
          <w:rFonts w:ascii="Times New Roman" w:eastAsia="Times New Roman" w:hAnsi="Times New Roman" w:cs="B Lotus"/>
          <w:color w:val="auto"/>
          <w:sz w:val="28"/>
          <w:szCs w:val="28"/>
          <w:lang w:val="en-US"/>
        </w:rPr>
        <w:t>Suad,</w:t>
      </w:r>
      <w:r w:rsidRPr="005B21C5">
        <w:rPr>
          <w:rFonts w:ascii="Times New Roman" w:eastAsia="Times New Roman" w:hAnsi="Times New Roman" w:cs="B Lotus"/>
          <w:color w:val="auto"/>
          <w:sz w:val="28"/>
          <w:szCs w:val="28"/>
        </w:rPr>
        <w:t xml:space="preserve"> </w:t>
      </w:r>
      <w:r w:rsidRPr="005B21C5">
        <w:rPr>
          <w:rFonts w:ascii="Times New Roman" w:eastAsia="Times New Roman" w:hAnsi="Times New Roman" w:cs="B Lotus"/>
          <w:color w:val="auto"/>
          <w:sz w:val="28"/>
          <w:szCs w:val="28"/>
          <w:lang w:val="en-US"/>
        </w:rPr>
        <w:t xml:space="preserve">Zarina Mat, Zulkarnin A,Hatta </w:t>
      </w:r>
      <w:r w:rsidRPr="005B21C5">
        <w:rPr>
          <w:rFonts w:ascii="Times New Roman" w:eastAsia="Times New Roman" w:hAnsi="Times New Roman" w:cs="B Lotus"/>
          <w:color w:val="auto"/>
          <w:sz w:val="28"/>
          <w:szCs w:val="28"/>
        </w:rPr>
        <w:t xml:space="preserve">and </w:t>
      </w:r>
      <w:r w:rsidRPr="005B21C5">
        <w:rPr>
          <w:rFonts w:ascii="Times New Roman" w:eastAsia="Times New Roman" w:hAnsi="Times New Roman" w:cs="B Lotus"/>
          <w:color w:val="auto"/>
          <w:sz w:val="28"/>
          <w:szCs w:val="28"/>
          <w:lang w:val="en-US"/>
        </w:rPr>
        <w:t>Nuria</w:t>
      </w:r>
      <w:r w:rsidRPr="005B21C5">
        <w:rPr>
          <w:rFonts w:ascii="Times New Roman" w:eastAsia="Times New Roman" w:hAnsi="Times New Roman" w:cs="B Lotus"/>
          <w:color w:val="auto"/>
          <w:sz w:val="28"/>
          <w:szCs w:val="28"/>
        </w:rPr>
        <w:t xml:space="preserve"> Muhammad. (2010). " The Impact of Spiritual intelligence on the Health of Older Adults in Malaysia. " Asian Social Work and Policy Review, 4(2), 84-97.</w:t>
      </w:r>
    </w:p>
    <w:p w:rsidR="001D2A21" w:rsidRDefault="001D2A21" w:rsidP="001D2A21">
      <w:pPr>
        <w:autoSpaceDE/>
        <w:autoSpaceDN/>
        <w:adjustRightInd/>
        <w:spacing w:after="200" w:line="276" w:lineRule="auto"/>
        <w:ind w:left="-550" w:firstLine="360"/>
        <w:jc w:val="both"/>
        <w:rPr>
          <w:rFonts w:ascii="Times New Roman" w:eastAsia="Times New Roman" w:hAnsi="Times New Roman" w:cs="B Lotus"/>
          <w:color w:val="auto"/>
          <w:sz w:val="28"/>
          <w:szCs w:val="28"/>
        </w:rPr>
      </w:pPr>
      <w:r w:rsidRPr="001D2A21">
        <w:rPr>
          <w:rFonts w:ascii="Times New Roman" w:eastAsia="Times New Roman" w:hAnsi="Times New Roman" w:cs="B Lotus"/>
          <w:color w:val="auto"/>
          <w:sz w:val="28"/>
          <w:szCs w:val="28"/>
        </w:rPr>
        <w:t>Shafiee, A</w:t>
      </w:r>
      <w:r>
        <w:rPr>
          <w:rFonts w:ascii="Times New Roman" w:eastAsia="Times New Roman" w:hAnsi="Times New Roman" w:cs="B Lotus"/>
          <w:color w:val="auto"/>
          <w:sz w:val="28"/>
          <w:szCs w:val="28"/>
        </w:rPr>
        <w:t>;</w:t>
      </w:r>
      <w:r w:rsidRPr="001D2A21">
        <w:rPr>
          <w:rFonts w:ascii="Times New Roman" w:eastAsia="Times New Roman" w:hAnsi="Times New Roman" w:cs="B Lotus"/>
          <w:color w:val="auto"/>
          <w:sz w:val="28"/>
          <w:szCs w:val="28"/>
        </w:rPr>
        <w:t xml:space="preserve"> Mohammadi, I</w:t>
      </w:r>
      <w:r>
        <w:rPr>
          <w:rFonts w:ascii="Times New Roman" w:eastAsia="Times New Roman" w:hAnsi="Times New Roman" w:cs="B Lotus"/>
          <w:color w:val="auto"/>
          <w:sz w:val="28"/>
          <w:szCs w:val="28"/>
        </w:rPr>
        <w:t>;</w:t>
      </w:r>
      <w:r w:rsidRPr="001D2A21">
        <w:rPr>
          <w:rFonts w:ascii="Times New Roman" w:eastAsia="Times New Roman" w:hAnsi="Times New Roman" w:cs="B Lotus"/>
          <w:color w:val="auto"/>
          <w:sz w:val="28"/>
          <w:szCs w:val="28"/>
        </w:rPr>
        <w:t xml:space="preserve"> Rajai, S</w:t>
      </w:r>
      <w:r>
        <w:rPr>
          <w:rFonts w:ascii="Times New Roman" w:eastAsia="Times New Roman" w:hAnsi="Times New Roman" w:cs="B Lotus"/>
          <w:color w:val="auto"/>
          <w:sz w:val="28"/>
          <w:szCs w:val="28"/>
        </w:rPr>
        <w:t>;</w:t>
      </w:r>
      <w:r w:rsidRPr="001D2A21">
        <w:rPr>
          <w:rFonts w:ascii="Times New Roman" w:eastAsia="Times New Roman" w:hAnsi="Times New Roman" w:cs="B Lotus"/>
          <w:color w:val="auto"/>
          <w:sz w:val="28"/>
          <w:szCs w:val="28"/>
        </w:rPr>
        <w:t xml:space="preserve"> Jafarabady, K</w:t>
      </w:r>
      <w:r>
        <w:rPr>
          <w:rFonts w:ascii="Times New Roman" w:eastAsia="Times New Roman" w:hAnsi="Times New Roman" w:cs="B Lotus"/>
          <w:color w:val="auto"/>
          <w:sz w:val="28"/>
          <w:szCs w:val="28"/>
        </w:rPr>
        <w:t>;</w:t>
      </w:r>
      <w:r w:rsidRPr="001D2A21">
        <w:rPr>
          <w:rFonts w:ascii="Times New Roman" w:eastAsia="Times New Roman" w:hAnsi="Times New Roman" w:cs="B Lotus"/>
          <w:color w:val="auto"/>
          <w:sz w:val="28"/>
          <w:szCs w:val="28"/>
        </w:rPr>
        <w:t xml:space="preserve"> &amp; Abdollahi, A. (2025). Global prevalence of anxiety symptoms and its associated factors in older adults: A systematic review and meta-analysis. </w:t>
      </w:r>
      <w:r w:rsidRPr="001D2A21">
        <w:rPr>
          <w:rFonts w:ascii="Times New Roman" w:eastAsia="Times New Roman" w:hAnsi="Times New Roman" w:cs="B Lotus"/>
          <w:i/>
          <w:iCs/>
          <w:color w:val="auto"/>
          <w:sz w:val="28"/>
          <w:szCs w:val="28"/>
        </w:rPr>
        <w:t>Journal of General and Family Medicine, 26</w:t>
      </w:r>
      <w:r w:rsidRPr="001D2A21">
        <w:rPr>
          <w:rFonts w:ascii="Times New Roman" w:eastAsia="Times New Roman" w:hAnsi="Times New Roman" w:cs="B Lotus"/>
          <w:color w:val="auto"/>
          <w:sz w:val="28"/>
          <w:szCs w:val="28"/>
        </w:rPr>
        <w:t xml:space="preserve">(2), 116–127. </w:t>
      </w:r>
      <w:hyperlink r:id="rId25" w:history="1">
        <w:r w:rsidR="00C050A0" w:rsidRPr="006E54C5">
          <w:rPr>
            <w:rStyle w:val="Hyperlink"/>
            <w:rFonts w:ascii="Times New Roman" w:eastAsia="Times New Roman" w:hAnsi="Times New Roman" w:cs="B Lotus"/>
            <w:sz w:val="28"/>
            <w:szCs w:val="28"/>
          </w:rPr>
          <w:t>https://doi.org/10.1002/jgf2.750</w:t>
        </w:r>
      </w:hyperlink>
    </w:p>
    <w:p w:rsidR="00C050A0" w:rsidRDefault="00C050A0" w:rsidP="00C050A0">
      <w:pPr>
        <w:autoSpaceDE/>
        <w:autoSpaceDN/>
        <w:adjustRightInd/>
        <w:spacing w:after="200" w:line="276" w:lineRule="auto"/>
        <w:ind w:left="-550" w:firstLine="360"/>
        <w:jc w:val="both"/>
        <w:rPr>
          <w:rFonts w:ascii="Times New Roman" w:eastAsia="Times New Roman" w:hAnsi="Times New Roman" w:cs="B Lotus"/>
          <w:color w:val="auto"/>
          <w:sz w:val="28"/>
          <w:szCs w:val="28"/>
        </w:rPr>
      </w:pPr>
      <w:r w:rsidRPr="00C050A0">
        <w:rPr>
          <w:rFonts w:ascii="Times New Roman" w:eastAsia="Times New Roman" w:hAnsi="Times New Roman" w:cs="B Lotus"/>
          <w:color w:val="auto"/>
          <w:sz w:val="28"/>
          <w:szCs w:val="28"/>
        </w:rPr>
        <w:t>Taylor, S; &amp; Asmundson, G. J. G. (2021). Treating Health Anxiety: A Cognitive-Behavioral Approach. Guilford Press.</w:t>
      </w:r>
    </w:p>
    <w:p w:rsidR="0041309A" w:rsidRPr="00BF318D" w:rsidRDefault="0041309A" w:rsidP="0041309A">
      <w:pPr>
        <w:autoSpaceDE/>
        <w:autoSpaceDN/>
        <w:adjustRightInd/>
        <w:spacing w:after="200" w:line="276" w:lineRule="auto"/>
        <w:ind w:left="-550" w:firstLine="360"/>
        <w:jc w:val="both"/>
        <w:rPr>
          <w:rFonts w:ascii="Times New Roman" w:eastAsia="Times New Roman" w:hAnsi="Times New Roman" w:cs="B Lotus"/>
          <w:color w:val="auto"/>
          <w:sz w:val="28"/>
          <w:szCs w:val="28"/>
        </w:rPr>
      </w:pPr>
      <w:r w:rsidRPr="0041309A">
        <w:rPr>
          <w:rFonts w:ascii="Times New Roman" w:eastAsia="Times New Roman" w:hAnsi="Times New Roman" w:cs="B Lotus"/>
          <w:color w:val="auto"/>
          <w:sz w:val="28"/>
          <w:szCs w:val="28"/>
        </w:rPr>
        <w:t>Tomer, A., &amp; Eliason, G. (2000). Attitudes toward death: A developmental perspective. Springer Publishing Company.</w:t>
      </w:r>
    </w:p>
    <w:p w:rsidR="004D4FDB" w:rsidRDefault="004D4FDB" w:rsidP="004D4FDB">
      <w:pPr>
        <w:autoSpaceDE/>
        <w:autoSpaceDN/>
        <w:adjustRightInd/>
        <w:spacing w:after="200" w:line="276" w:lineRule="auto"/>
        <w:ind w:left="-550" w:firstLine="360"/>
        <w:jc w:val="both"/>
        <w:rPr>
          <w:rFonts w:ascii="Times New Roman" w:eastAsia="Times New Roman" w:hAnsi="Times New Roman" w:cs="B Lotus"/>
          <w:color w:val="auto"/>
          <w:sz w:val="28"/>
          <w:szCs w:val="28"/>
        </w:rPr>
      </w:pPr>
      <w:r w:rsidRPr="00BF318D">
        <w:rPr>
          <w:rFonts w:ascii="Times New Roman" w:eastAsia="Times New Roman" w:hAnsi="Times New Roman" w:cs="B Lotus"/>
          <w:color w:val="auto"/>
          <w:sz w:val="28"/>
          <w:szCs w:val="28"/>
        </w:rPr>
        <w:t xml:space="preserve">United Nations. (2023). World Social Report 2023: Leaving No One Behind in an Ageing World. </w:t>
      </w:r>
    </w:p>
    <w:p w:rsidR="006C5D2E" w:rsidRPr="006C5D2E" w:rsidRDefault="006C5D2E" w:rsidP="006C5D2E">
      <w:pPr>
        <w:autoSpaceDE/>
        <w:autoSpaceDN/>
        <w:adjustRightInd/>
        <w:spacing w:after="200" w:line="276" w:lineRule="auto"/>
        <w:ind w:left="-550" w:firstLine="360"/>
        <w:jc w:val="both"/>
        <w:rPr>
          <w:rFonts w:ascii="Times New Roman" w:eastAsia="Times New Roman" w:hAnsi="Times New Roman" w:cs="B Lotus"/>
          <w:color w:val="auto"/>
          <w:sz w:val="28"/>
          <w:szCs w:val="28"/>
        </w:rPr>
      </w:pPr>
      <w:r w:rsidRPr="006C5D2E">
        <w:rPr>
          <w:rFonts w:ascii="Times New Roman" w:eastAsia="Times New Roman" w:hAnsi="Times New Roman" w:cs="B Lotus"/>
          <w:color w:val="auto"/>
          <w:sz w:val="28"/>
          <w:szCs w:val="28"/>
        </w:rPr>
        <w:t xml:space="preserve">United Nations Department of Economic and Social Affairs, Population Division. (2024). </w:t>
      </w:r>
      <w:r w:rsidRPr="006C5D2E">
        <w:rPr>
          <w:rFonts w:ascii="Times New Roman" w:eastAsia="Times New Roman" w:hAnsi="Times New Roman" w:cs="B Lotus"/>
          <w:i/>
          <w:iCs/>
          <w:color w:val="auto"/>
          <w:sz w:val="28"/>
          <w:szCs w:val="28"/>
        </w:rPr>
        <w:t>World population prospects 2024: Summary of results</w:t>
      </w:r>
      <w:r w:rsidRPr="006C5D2E">
        <w:rPr>
          <w:rFonts w:ascii="Times New Roman" w:eastAsia="Times New Roman" w:hAnsi="Times New Roman" w:cs="B Lotus"/>
          <w:color w:val="auto"/>
          <w:sz w:val="28"/>
          <w:szCs w:val="28"/>
        </w:rPr>
        <w:t xml:space="preserve">. United Nations. </w:t>
      </w:r>
    </w:p>
    <w:p w:rsidR="006C5D2E" w:rsidRPr="00BF318D" w:rsidRDefault="006C5D2E" w:rsidP="006C5D2E">
      <w:pPr>
        <w:autoSpaceDE/>
        <w:autoSpaceDN/>
        <w:adjustRightInd/>
        <w:spacing w:after="200" w:line="276" w:lineRule="auto"/>
        <w:ind w:left="-550" w:firstLine="360"/>
        <w:jc w:val="both"/>
        <w:rPr>
          <w:rFonts w:ascii="Times New Roman" w:eastAsia="Times New Roman" w:hAnsi="Times New Roman" w:cs="B Lotus"/>
          <w:color w:val="auto"/>
          <w:sz w:val="28"/>
          <w:szCs w:val="28"/>
          <w:rtl/>
        </w:rPr>
      </w:pPr>
      <w:r w:rsidRPr="006C5D2E">
        <w:rPr>
          <w:rFonts w:ascii="Times New Roman" w:eastAsia="Times New Roman" w:hAnsi="Times New Roman" w:cs="B Lotus"/>
          <w:color w:val="auto"/>
          <w:sz w:val="28"/>
          <w:szCs w:val="28"/>
        </w:rPr>
        <w:lastRenderedPageBreak/>
        <w:t xml:space="preserve">United Nations Population Fund. (2026). </w:t>
      </w:r>
      <w:r w:rsidRPr="006C5D2E">
        <w:rPr>
          <w:rFonts w:ascii="Times New Roman" w:eastAsia="Times New Roman" w:hAnsi="Times New Roman" w:cs="B Lotus"/>
          <w:i/>
          <w:iCs/>
          <w:color w:val="auto"/>
          <w:sz w:val="28"/>
          <w:szCs w:val="28"/>
        </w:rPr>
        <w:t>Population ageing and disabilities: Islamic Republic of Iran</w:t>
      </w:r>
      <w:r w:rsidRPr="006C5D2E">
        <w:rPr>
          <w:rFonts w:ascii="Times New Roman" w:eastAsia="Times New Roman" w:hAnsi="Times New Roman" w:cs="B Lotus"/>
          <w:color w:val="auto"/>
          <w:sz w:val="28"/>
          <w:szCs w:val="28"/>
        </w:rPr>
        <w:t xml:space="preserve">. UNFPA Iran. </w:t>
      </w:r>
      <w:hyperlink r:id="rId26" w:tgtFrame="_blank" w:history="1">
        <w:r w:rsidRPr="006C5D2E">
          <w:rPr>
            <w:rStyle w:val="Hyperlink"/>
            <w:rFonts w:ascii="Times New Roman" w:eastAsia="Times New Roman" w:hAnsi="Times New Roman" w:cs="B Lotus"/>
            <w:sz w:val="28"/>
            <w:szCs w:val="28"/>
          </w:rPr>
          <w:t>UNFPA Iran – Population ageing and disabilities</w:t>
        </w:r>
      </w:hyperlink>
    </w:p>
    <w:p w:rsidR="00AA180C" w:rsidRDefault="00AA180C" w:rsidP="00AA180C">
      <w:pPr>
        <w:autoSpaceDE/>
        <w:autoSpaceDN/>
        <w:adjustRightInd/>
        <w:spacing w:after="200" w:line="276" w:lineRule="auto"/>
        <w:ind w:left="-550" w:firstLine="360"/>
        <w:jc w:val="both"/>
        <w:rPr>
          <w:rFonts w:ascii="Times New Roman" w:eastAsia="Times New Roman" w:hAnsi="Times New Roman" w:cs="B Lotus"/>
          <w:color w:val="auto"/>
          <w:sz w:val="28"/>
          <w:szCs w:val="28"/>
        </w:rPr>
      </w:pPr>
      <w:r w:rsidRPr="00BF318D">
        <w:rPr>
          <w:rFonts w:ascii="Times New Roman" w:eastAsia="Times New Roman" w:hAnsi="Times New Roman" w:cs="B Lotus"/>
          <w:color w:val="auto"/>
          <w:sz w:val="28"/>
          <w:szCs w:val="28"/>
        </w:rPr>
        <w:t>van Bruggen, V</w:t>
      </w:r>
      <w:r w:rsidR="007E49A8">
        <w:rPr>
          <w:rFonts w:ascii="Times New Roman" w:eastAsia="Times New Roman" w:hAnsi="Times New Roman" w:cs="B Lotus"/>
          <w:color w:val="auto"/>
          <w:sz w:val="28"/>
          <w:szCs w:val="28"/>
        </w:rPr>
        <w:t>;</w:t>
      </w:r>
      <w:r w:rsidRPr="00BF318D">
        <w:rPr>
          <w:rFonts w:ascii="Times New Roman" w:eastAsia="Times New Roman" w:hAnsi="Times New Roman" w:cs="B Lotus"/>
          <w:color w:val="auto"/>
          <w:sz w:val="28"/>
          <w:szCs w:val="28"/>
        </w:rPr>
        <w:t xml:space="preserve"> Vos, J., Bohlmeijer, E. T., et al. (2021). Systematic review of existential and spiritual factors related to death anxiety. </w:t>
      </w:r>
    </w:p>
    <w:p w:rsidR="00663F36" w:rsidRPr="00663F36" w:rsidRDefault="00663F36" w:rsidP="00663F36">
      <w:pPr>
        <w:autoSpaceDE/>
        <w:autoSpaceDN/>
        <w:adjustRightInd/>
        <w:spacing w:after="200" w:line="276" w:lineRule="auto"/>
        <w:ind w:left="-550" w:firstLine="360"/>
        <w:jc w:val="both"/>
        <w:rPr>
          <w:rFonts w:ascii="Times New Roman" w:eastAsia="Times New Roman" w:hAnsi="Times New Roman" w:cs="B Lotus"/>
          <w:color w:val="auto"/>
          <w:sz w:val="28"/>
          <w:szCs w:val="28"/>
          <w:rtl/>
        </w:rPr>
      </w:pPr>
      <w:r w:rsidRPr="00663F36">
        <w:rPr>
          <w:rFonts w:ascii="Times New Roman" w:eastAsia="Times New Roman" w:hAnsi="Times New Roman" w:cs="B Lotus"/>
          <w:color w:val="auto"/>
          <w:sz w:val="28"/>
          <w:szCs w:val="28"/>
        </w:rPr>
        <w:t>Valsala, P</w:t>
      </w:r>
      <w:r>
        <w:rPr>
          <w:rFonts w:ascii="Times New Roman" w:eastAsia="Times New Roman" w:hAnsi="Times New Roman" w:cs="B Lotus"/>
          <w:color w:val="auto"/>
          <w:sz w:val="28"/>
          <w:szCs w:val="28"/>
        </w:rPr>
        <w:t>;</w:t>
      </w:r>
      <w:r w:rsidRPr="00663F36">
        <w:rPr>
          <w:rFonts w:ascii="Times New Roman" w:eastAsia="Times New Roman" w:hAnsi="Times New Roman" w:cs="B Lotus"/>
          <w:color w:val="auto"/>
          <w:sz w:val="28"/>
          <w:szCs w:val="28"/>
        </w:rPr>
        <w:t xml:space="preserve"> &amp; Menon, P. (2023). Psychospiritual basis of altruism: A review. </w:t>
      </w:r>
      <w:r w:rsidRPr="00663F36">
        <w:rPr>
          <w:rFonts w:ascii="Times New Roman" w:eastAsia="Times New Roman" w:hAnsi="Times New Roman" w:cs="B Lotus"/>
          <w:i/>
          <w:iCs/>
          <w:color w:val="auto"/>
          <w:sz w:val="28"/>
          <w:szCs w:val="28"/>
        </w:rPr>
        <w:t>Journal of Humanistic Psychology, 63</w:t>
      </w:r>
      <w:r w:rsidRPr="00663F36">
        <w:rPr>
          <w:rFonts w:ascii="Times New Roman" w:eastAsia="Times New Roman" w:hAnsi="Times New Roman" w:cs="B Lotus"/>
          <w:color w:val="auto"/>
          <w:sz w:val="28"/>
          <w:szCs w:val="28"/>
        </w:rPr>
        <w:t>(3), 344–363. https://doi.org/10.1177/0022167819830517</w:t>
      </w:r>
    </w:p>
    <w:p w:rsidR="00663F36" w:rsidRPr="00663F36" w:rsidRDefault="00663F36" w:rsidP="00663F36">
      <w:pPr>
        <w:autoSpaceDE/>
        <w:autoSpaceDN/>
        <w:adjustRightInd/>
        <w:spacing w:after="200" w:line="276" w:lineRule="auto"/>
        <w:ind w:left="-550" w:firstLine="360"/>
        <w:jc w:val="both"/>
        <w:rPr>
          <w:rFonts w:ascii="Times New Roman" w:eastAsia="Times New Roman" w:hAnsi="Times New Roman" w:cs="B Lotus"/>
          <w:color w:val="auto"/>
          <w:sz w:val="28"/>
          <w:szCs w:val="28"/>
          <w:rtl/>
        </w:rPr>
      </w:pPr>
      <w:r w:rsidRPr="00663F36">
        <w:rPr>
          <w:rFonts w:ascii="Times New Roman" w:eastAsia="Times New Roman" w:hAnsi="Times New Roman" w:cs="B Lotus"/>
          <w:color w:val="auto"/>
          <w:sz w:val="28"/>
          <w:szCs w:val="28"/>
        </w:rPr>
        <w:t xml:space="preserve">Wagenseller, J. P. (2024). Spiritual aspects of Jungian analytical psychology: Individuation, Jung’s psychological equivalent of a spiritual journey. In L. J. Miller (Ed.), </w:t>
      </w:r>
      <w:r w:rsidRPr="00663F36">
        <w:rPr>
          <w:rFonts w:ascii="Times New Roman" w:eastAsia="Times New Roman" w:hAnsi="Times New Roman" w:cs="B Lotus"/>
          <w:i/>
          <w:iCs/>
          <w:color w:val="auto"/>
          <w:sz w:val="28"/>
          <w:szCs w:val="28"/>
        </w:rPr>
        <w:t>The Oxford handbook of psychology and spirituality</w:t>
      </w:r>
      <w:r w:rsidRPr="00663F36">
        <w:rPr>
          <w:rFonts w:ascii="Times New Roman" w:eastAsia="Times New Roman" w:hAnsi="Times New Roman" w:cs="B Lotus"/>
          <w:color w:val="auto"/>
          <w:sz w:val="28"/>
          <w:szCs w:val="28"/>
        </w:rPr>
        <w:t xml:space="preserve"> (2nd ed., pp. 415–450). Oxford University Press. https://doi.org/10.1093/oxfordhb/9780190905538.013.18</w:t>
      </w:r>
    </w:p>
    <w:p w:rsidR="00D86C3B" w:rsidRDefault="00D86C3B" w:rsidP="00D86C3B">
      <w:pPr>
        <w:autoSpaceDE/>
        <w:autoSpaceDN/>
        <w:adjustRightInd/>
        <w:spacing w:after="200" w:line="276" w:lineRule="auto"/>
        <w:ind w:left="-550" w:firstLine="360"/>
        <w:jc w:val="both"/>
        <w:rPr>
          <w:rFonts w:ascii="Times New Roman" w:eastAsia="Times New Roman" w:hAnsi="Times New Roman" w:cs="B Lotus"/>
          <w:color w:val="auto"/>
          <w:sz w:val="28"/>
          <w:szCs w:val="28"/>
        </w:rPr>
      </w:pPr>
      <w:r w:rsidRPr="00BF318D">
        <w:rPr>
          <w:rFonts w:ascii="Times New Roman" w:eastAsia="Times New Roman" w:hAnsi="Times New Roman" w:cs="B Lotus"/>
          <w:color w:val="auto"/>
          <w:sz w:val="28"/>
          <w:szCs w:val="28"/>
        </w:rPr>
        <w:t>Wang, C</w:t>
      </w:r>
      <w:r w:rsidR="007E49A8">
        <w:rPr>
          <w:rFonts w:ascii="Times New Roman" w:eastAsia="Times New Roman" w:hAnsi="Times New Roman" w:cs="B Lotus"/>
          <w:color w:val="auto"/>
          <w:sz w:val="28"/>
          <w:szCs w:val="28"/>
        </w:rPr>
        <w:t>;</w:t>
      </w:r>
      <w:r w:rsidRPr="00BF318D">
        <w:rPr>
          <w:rFonts w:ascii="Times New Roman" w:eastAsia="Times New Roman" w:hAnsi="Times New Roman" w:cs="B Lotus"/>
          <w:color w:val="auto"/>
          <w:sz w:val="28"/>
          <w:szCs w:val="28"/>
        </w:rPr>
        <w:t xml:space="preserve"> et al. (2023). Effectiveness of meaning-centered interventions on psychological well-being among older adults: A systematic review and meta-analysis. Aging &amp; Mental Health. </w:t>
      </w:r>
    </w:p>
    <w:p w:rsidR="006C5D2E" w:rsidRPr="00BF318D" w:rsidRDefault="006C5D2E" w:rsidP="006C5D2E">
      <w:pPr>
        <w:autoSpaceDE/>
        <w:autoSpaceDN/>
        <w:adjustRightInd/>
        <w:spacing w:after="200" w:line="276" w:lineRule="auto"/>
        <w:ind w:left="-550" w:firstLine="360"/>
        <w:jc w:val="both"/>
        <w:rPr>
          <w:rFonts w:ascii="Times New Roman" w:eastAsia="Times New Roman" w:hAnsi="Times New Roman" w:cs="B Lotus"/>
          <w:color w:val="auto"/>
          <w:sz w:val="28"/>
          <w:szCs w:val="28"/>
          <w:rtl/>
        </w:rPr>
      </w:pPr>
      <w:r w:rsidRPr="006C5D2E">
        <w:rPr>
          <w:rFonts w:ascii="Times New Roman" w:eastAsia="Times New Roman" w:hAnsi="Times New Roman" w:cs="B Lotus"/>
          <w:color w:val="auto"/>
          <w:sz w:val="28"/>
          <w:szCs w:val="28"/>
        </w:rPr>
        <w:t>Wang, S</w:t>
      </w:r>
      <w:r>
        <w:rPr>
          <w:rFonts w:ascii="Times New Roman" w:eastAsia="Times New Roman" w:hAnsi="Times New Roman" w:cs="B Lotus"/>
          <w:color w:val="auto"/>
          <w:sz w:val="28"/>
          <w:szCs w:val="28"/>
        </w:rPr>
        <w:t>;</w:t>
      </w:r>
      <w:r w:rsidRPr="006C5D2E">
        <w:rPr>
          <w:rFonts w:ascii="Times New Roman" w:eastAsia="Times New Roman" w:hAnsi="Times New Roman" w:cs="B Lotus"/>
          <w:color w:val="auto"/>
          <w:sz w:val="28"/>
          <w:szCs w:val="28"/>
        </w:rPr>
        <w:t xml:space="preserve"> Lin, J., Kuang, L</w:t>
      </w:r>
      <w:r>
        <w:rPr>
          <w:rFonts w:ascii="Times New Roman" w:eastAsia="Times New Roman" w:hAnsi="Times New Roman" w:cs="B Lotus"/>
          <w:color w:val="auto"/>
          <w:sz w:val="28"/>
          <w:szCs w:val="28"/>
        </w:rPr>
        <w:t>;</w:t>
      </w:r>
      <w:r w:rsidRPr="006C5D2E">
        <w:rPr>
          <w:rFonts w:ascii="Times New Roman" w:eastAsia="Times New Roman" w:hAnsi="Times New Roman" w:cs="B Lotus"/>
          <w:color w:val="auto"/>
          <w:sz w:val="28"/>
          <w:szCs w:val="28"/>
        </w:rPr>
        <w:t xml:space="preserve"> Yang, X</w:t>
      </w:r>
      <w:r>
        <w:rPr>
          <w:rFonts w:ascii="Times New Roman" w:eastAsia="Times New Roman" w:hAnsi="Times New Roman" w:cs="B Lotus"/>
          <w:color w:val="auto"/>
          <w:sz w:val="28"/>
          <w:szCs w:val="28"/>
        </w:rPr>
        <w:t>;</w:t>
      </w:r>
      <w:r w:rsidR="003F74F3">
        <w:rPr>
          <w:rFonts w:ascii="Times New Roman" w:eastAsia="Times New Roman" w:hAnsi="Times New Roman" w:cs="B Lotus"/>
          <w:color w:val="auto"/>
          <w:sz w:val="28"/>
          <w:szCs w:val="28"/>
        </w:rPr>
        <w:t xml:space="preserve"> </w:t>
      </w:r>
      <w:r w:rsidRPr="006C5D2E">
        <w:rPr>
          <w:rFonts w:ascii="Times New Roman" w:eastAsia="Times New Roman" w:hAnsi="Times New Roman" w:cs="B Lotus"/>
          <w:color w:val="auto"/>
          <w:sz w:val="28"/>
          <w:szCs w:val="28"/>
        </w:rPr>
        <w:t>Yu, B</w:t>
      </w:r>
      <w:r>
        <w:rPr>
          <w:rFonts w:ascii="Times New Roman" w:eastAsia="Times New Roman" w:hAnsi="Times New Roman" w:cs="B Lotus"/>
          <w:color w:val="auto"/>
          <w:sz w:val="28"/>
          <w:szCs w:val="28"/>
        </w:rPr>
        <w:t>;</w:t>
      </w:r>
      <w:r w:rsidRPr="006C5D2E">
        <w:rPr>
          <w:rFonts w:ascii="Times New Roman" w:eastAsia="Times New Roman" w:hAnsi="Times New Roman" w:cs="B Lotus"/>
          <w:color w:val="auto"/>
          <w:sz w:val="28"/>
          <w:szCs w:val="28"/>
        </w:rPr>
        <w:t xml:space="preserve"> &amp; Cui, Y. (2024). Risk factors for social isolation in older adults: A systematic review and meta-analysis. </w:t>
      </w:r>
      <w:r w:rsidRPr="006C5D2E">
        <w:rPr>
          <w:rFonts w:ascii="Times New Roman" w:eastAsia="Times New Roman" w:hAnsi="Times New Roman" w:cs="B Lotus"/>
          <w:i/>
          <w:iCs/>
          <w:color w:val="auto"/>
          <w:sz w:val="28"/>
          <w:szCs w:val="28"/>
        </w:rPr>
        <w:t>Public Health Nursing, 41</w:t>
      </w:r>
      <w:r w:rsidRPr="006C5D2E">
        <w:rPr>
          <w:rFonts w:ascii="Times New Roman" w:eastAsia="Times New Roman" w:hAnsi="Times New Roman" w:cs="B Lotus"/>
          <w:color w:val="auto"/>
          <w:sz w:val="28"/>
          <w:szCs w:val="28"/>
        </w:rPr>
        <w:t>(2), 200–208. https://doi.org/10.1111/phn.13266</w:t>
      </w:r>
    </w:p>
    <w:p w:rsidR="004D4FDB" w:rsidRPr="00BF318D" w:rsidRDefault="00A2424F" w:rsidP="003239AD">
      <w:pPr>
        <w:autoSpaceDE/>
        <w:autoSpaceDN/>
        <w:adjustRightInd/>
        <w:spacing w:after="200" w:line="276" w:lineRule="auto"/>
        <w:ind w:left="-550" w:firstLine="360"/>
        <w:jc w:val="both"/>
        <w:rPr>
          <w:rFonts w:ascii="Times New Roman" w:hAnsi="Times New Roman" w:cs="Times New Roman"/>
          <w:color w:val="auto"/>
          <w:sz w:val="28"/>
          <w:szCs w:val="28"/>
          <w:rtl/>
        </w:rPr>
      </w:pPr>
      <w:r w:rsidRPr="00BF318D">
        <w:rPr>
          <w:rFonts w:ascii="Times New Roman" w:hAnsi="Times New Roman" w:cs="Times New Roman"/>
          <w:color w:val="auto"/>
          <w:sz w:val="28"/>
          <w:szCs w:val="28"/>
        </w:rPr>
        <w:t>World Health Organization.(2023). Healthy ageing: A priority for delivering universal health coverage. Geneva: World Health Organization.</w:t>
      </w:r>
    </w:p>
    <w:p w:rsidR="004D4FDB" w:rsidRDefault="004D4FDB" w:rsidP="004D4FDB">
      <w:pPr>
        <w:autoSpaceDE/>
        <w:autoSpaceDN/>
        <w:adjustRightInd/>
        <w:spacing w:after="200" w:line="276" w:lineRule="auto"/>
        <w:ind w:left="-550" w:firstLine="360"/>
        <w:jc w:val="both"/>
        <w:rPr>
          <w:rFonts w:ascii="Times New Roman" w:hAnsi="Times New Roman" w:cs="Times New Roman"/>
          <w:color w:val="auto"/>
          <w:sz w:val="28"/>
          <w:szCs w:val="28"/>
        </w:rPr>
      </w:pPr>
      <w:r w:rsidRPr="00BF318D">
        <w:rPr>
          <w:rFonts w:ascii="Times New Roman" w:hAnsi="Times New Roman" w:cs="Times New Roman"/>
          <w:color w:val="auto"/>
          <w:sz w:val="28"/>
          <w:szCs w:val="28"/>
        </w:rPr>
        <w:t>World Health Organization. (2024). Ageing and Health.</w:t>
      </w:r>
    </w:p>
    <w:p w:rsidR="006C5D2E" w:rsidRDefault="006C5D2E" w:rsidP="006C5D2E">
      <w:pPr>
        <w:autoSpaceDE/>
        <w:autoSpaceDN/>
        <w:adjustRightInd/>
        <w:spacing w:after="200" w:line="276" w:lineRule="auto"/>
        <w:ind w:left="-550" w:firstLine="360"/>
        <w:jc w:val="both"/>
        <w:rPr>
          <w:rFonts w:ascii="Times New Roman" w:hAnsi="Times New Roman" w:cs="Times New Roman"/>
          <w:color w:val="auto"/>
          <w:sz w:val="28"/>
          <w:szCs w:val="28"/>
        </w:rPr>
      </w:pPr>
      <w:r w:rsidRPr="006C5D2E">
        <w:rPr>
          <w:rFonts w:ascii="Times New Roman" w:hAnsi="Times New Roman" w:cs="Times New Roman"/>
          <w:color w:val="auto"/>
          <w:sz w:val="28"/>
          <w:szCs w:val="28"/>
        </w:rPr>
        <w:t xml:space="preserve">World Health Organization. (2025, October 1). </w:t>
      </w:r>
      <w:r w:rsidRPr="006C5D2E">
        <w:rPr>
          <w:rFonts w:ascii="Times New Roman" w:hAnsi="Times New Roman" w:cs="Times New Roman"/>
          <w:i/>
          <w:iCs/>
          <w:color w:val="auto"/>
          <w:sz w:val="28"/>
          <w:szCs w:val="28"/>
        </w:rPr>
        <w:t>Ageing and health</w:t>
      </w:r>
      <w:r w:rsidRPr="006C5D2E">
        <w:rPr>
          <w:rFonts w:ascii="Times New Roman" w:hAnsi="Times New Roman" w:cs="Times New Roman"/>
          <w:color w:val="auto"/>
          <w:sz w:val="28"/>
          <w:szCs w:val="28"/>
        </w:rPr>
        <w:t xml:space="preserve">. </w:t>
      </w:r>
      <w:hyperlink r:id="rId27" w:tgtFrame="_blank" w:history="1">
        <w:r w:rsidRPr="006C5D2E">
          <w:rPr>
            <w:rStyle w:val="Hyperlink"/>
            <w:rFonts w:ascii="Times New Roman" w:hAnsi="Times New Roman" w:cs="Times New Roman"/>
            <w:sz w:val="28"/>
            <w:szCs w:val="28"/>
          </w:rPr>
          <w:t>World Health Organization – Ageing and health</w:t>
        </w:r>
      </w:hyperlink>
    </w:p>
    <w:p w:rsidR="006C5D2E" w:rsidRDefault="006C5D2E" w:rsidP="006C5D2E">
      <w:pPr>
        <w:autoSpaceDE/>
        <w:autoSpaceDN/>
        <w:adjustRightInd/>
        <w:spacing w:after="200" w:line="276" w:lineRule="auto"/>
        <w:ind w:left="-550" w:firstLine="360"/>
        <w:jc w:val="both"/>
        <w:rPr>
          <w:rFonts w:ascii="Times New Roman" w:hAnsi="Times New Roman" w:cs="Times New Roman"/>
          <w:color w:val="auto"/>
          <w:sz w:val="28"/>
          <w:szCs w:val="28"/>
        </w:rPr>
      </w:pPr>
      <w:r w:rsidRPr="006C5D2E">
        <w:rPr>
          <w:rFonts w:ascii="Times New Roman" w:hAnsi="Times New Roman" w:cs="Times New Roman"/>
          <w:color w:val="auto"/>
          <w:sz w:val="28"/>
          <w:szCs w:val="28"/>
        </w:rPr>
        <w:t xml:space="preserve">World Health Organization.(2025, October 8). </w:t>
      </w:r>
      <w:r w:rsidRPr="006C5D2E">
        <w:rPr>
          <w:rFonts w:ascii="Times New Roman" w:hAnsi="Times New Roman" w:cs="Times New Roman"/>
          <w:i/>
          <w:iCs/>
          <w:color w:val="auto"/>
          <w:sz w:val="28"/>
          <w:szCs w:val="28"/>
        </w:rPr>
        <w:t>Mental health of older adults</w:t>
      </w:r>
      <w:r w:rsidRPr="006C5D2E">
        <w:rPr>
          <w:rFonts w:ascii="Times New Roman" w:hAnsi="Times New Roman" w:cs="Times New Roman"/>
          <w:color w:val="auto"/>
          <w:sz w:val="28"/>
          <w:szCs w:val="28"/>
        </w:rPr>
        <w:t xml:space="preserve">. </w:t>
      </w:r>
      <w:hyperlink r:id="rId28" w:tgtFrame="_blank" w:history="1">
        <w:r w:rsidRPr="006C5D2E">
          <w:rPr>
            <w:rStyle w:val="Hyperlink"/>
            <w:rFonts w:ascii="Times New Roman" w:hAnsi="Times New Roman" w:cs="Times New Roman"/>
            <w:sz w:val="28"/>
            <w:szCs w:val="28"/>
          </w:rPr>
          <w:t>World Health Organization – Mental health of older adults</w:t>
        </w:r>
      </w:hyperlink>
    </w:p>
    <w:p w:rsidR="00663F36" w:rsidRDefault="00663F36" w:rsidP="00663F36">
      <w:pPr>
        <w:autoSpaceDE/>
        <w:autoSpaceDN/>
        <w:adjustRightInd/>
        <w:spacing w:after="200" w:line="276" w:lineRule="auto"/>
        <w:ind w:left="-550" w:firstLine="360"/>
        <w:jc w:val="both"/>
        <w:rPr>
          <w:rFonts w:ascii="Times New Roman" w:hAnsi="Times New Roman" w:cs="Times New Roman"/>
          <w:color w:val="auto"/>
          <w:sz w:val="28"/>
          <w:szCs w:val="28"/>
        </w:rPr>
      </w:pPr>
      <w:r w:rsidRPr="00663F36">
        <w:rPr>
          <w:rFonts w:ascii="Times New Roman" w:hAnsi="Times New Roman" w:cs="Times New Roman"/>
          <w:color w:val="auto"/>
          <w:sz w:val="28"/>
          <w:szCs w:val="28"/>
        </w:rPr>
        <w:t xml:space="preserve">World Health Organization.(2022). </w:t>
      </w:r>
      <w:r w:rsidRPr="00663F36">
        <w:rPr>
          <w:rFonts w:ascii="Times New Roman" w:hAnsi="Times New Roman" w:cs="Times New Roman"/>
          <w:i/>
          <w:iCs/>
          <w:color w:val="auto"/>
          <w:sz w:val="28"/>
          <w:szCs w:val="28"/>
        </w:rPr>
        <w:t>World mental health report: Transforming mental health for all</w:t>
      </w:r>
      <w:r w:rsidRPr="00663F36">
        <w:rPr>
          <w:rFonts w:ascii="Times New Roman" w:hAnsi="Times New Roman" w:cs="Times New Roman"/>
          <w:color w:val="auto"/>
          <w:sz w:val="28"/>
          <w:szCs w:val="28"/>
        </w:rPr>
        <w:t>. World Health Organization.</w:t>
      </w:r>
    </w:p>
    <w:p w:rsidR="00C050A0" w:rsidRDefault="00C050A0" w:rsidP="00C050A0">
      <w:pPr>
        <w:autoSpaceDE/>
        <w:autoSpaceDN/>
        <w:adjustRightInd/>
        <w:spacing w:after="200" w:line="276" w:lineRule="auto"/>
        <w:ind w:left="-550" w:firstLine="360"/>
        <w:jc w:val="both"/>
        <w:rPr>
          <w:rFonts w:ascii="Times New Roman" w:hAnsi="Times New Roman" w:cs="Times New Roman"/>
          <w:color w:val="auto"/>
          <w:sz w:val="28"/>
          <w:szCs w:val="28"/>
        </w:rPr>
      </w:pPr>
      <w:r w:rsidRPr="00C050A0">
        <w:rPr>
          <w:rFonts w:ascii="Times New Roman" w:hAnsi="Times New Roman" w:cs="Times New Roman"/>
          <w:color w:val="auto"/>
          <w:sz w:val="28"/>
          <w:szCs w:val="28"/>
        </w:rPr>
        <w:t>World Health Organization. (2020). Healthy ageing and functional ability.</w:t>
      </w:r>
    </w:p>
    <w:p w:rsidR="006C5D2E" w:rsidRDefault="006C5D2E" w:rsidP="006C5D2E">
      <w:pPr>
        <w:autoSpaceDE/>
        <w:autoSpaceDN/>
        <w:adjustRightInd/>
        <w:spacing w:after="200" w:line="276" w:lineRule="auto"/>
        <w:ind w:left="-550" w:firstLine="360"/>
        <w:jc w:val="both"/>
        <w:rPr>
          <w:rFonts w:ascii="Times New Roman" w:hAnsi="Times New Roman" w:cs="Times New Roman"/>
          <w:color w:val="auto"/>
          <w:sz w:val="28"/>
          <w:szCs w:val="28"/>
        </w:rPr>
      </w:pPr>
      <w:r w:rsidRPr="006C5D2E">
        <w:rPr>
          <w:rFonts w:ascii="Times New Roman" w:hAnsi="Times New Roman" w:cs="Times New Roman"/>
          <w:color w:val="auto"/>
          <w:sz w:val="28"/>
          <w:szCs w:val="28"/>
        </w:rPr>
        <w:t>Yousefi Afrashteh, M., Fartash, A., &amp; Aboutorabi, K.</w:t>
      </w:r>
      <w:r w:rsidR="003F74F3">
        <w:rPr>
          <w:rFonts w:ascii="Times New Roman" w:hAnsi="Times New Roman" w:cs="Times New Roman"/>
          <w:color w:val="auto"/>
          <w:sz w:val="28"/>
          <w:szCs w:val="28"/>
        </w:rPr>
        <w:t xml:space="preserve"> </w:t>
      </w:r>
      <w:r w:rsidRPr="006C5D2E">
        <w:rPr>
          <w:rFonts w:ascii="Times New Roman" w:hAnsi="Times New Roman" w:cs="Times New Roman"/>
          <w:color w:val="auto"/>
          <w:sz w:val="28"/>
          <w:szCs w:val="28"/>
        </w:rPr>
        <w:t xml:space="preserve">(2025). Relationship between death anxiety and spiritual intelligence: The potential mediating role of </w:t>
      </w:r>
      <w:r w:rsidRPr="006C5D2E">
        <w:rPr>
          <w:rFonts w:ascii="Times New Roman" w:hAnsi="Times New Roman" w:cs="Times New Roman"/>
          <w:color w:val="auto"/>
          <w:sz w:val="28"/>
          <w:szCs w:val="28"/>
        </w:rPr>
        <w:lastRenderedPageBreak/>
        <w:t xml:space="preserve">meaning of life and resilience in Iranian older people. </w:t>
      </w:r>
      <w:r w:rsidRPr="006C5D2E">
        <w:rPr>
          <w:rFonts w:ascii="Times New Roman" w:hAnsi="Times New Roman" w:cs="Times New Roman"/>
          <w:i/>
          <w:iCs/>
          <w:color w:val="auto"/>
          <w:sz w:val="28"/>
          <w:szCs w:val="28"/>
        </w:rPr>
        <w:t>BMC Geriatrics, 25</w:t>
      </w:r>
      <w:r w:rsidRPr="006C5D2E">
        <w:rPr>
          <w:rFonts w:ascii="Times New Roman" w:hAnsi="Times New Roman" w:cs="Times New Roman"/>
          <w:color w:val="auto"/>
          <w:sz w:val="28"/>
          <w:szCs w:val="28"/>
        </w:rPr>
        <w:t xml:space="preserve">, 482. </w:t>
      </w:r>
      <w:hyperlink r:id="rId29" w:tgtFrame="_new" w:history="1">
        <w:r w:rsidRPr="006C5D2E">
          <w:rPr>
            <w:rStyle w:val="Hyperlink"/>
            <w:rFonts w:ascii="Times New Roman" w:hAnsi="Times New Roman" w:cs="Times New Roman"/>
            <w:sz w:val="28"/>
            <w:szCs w:val="28"/>
          </w:rPr>
          <w:t>https://doi.org/10.1186/s12877-025-06040-2</w:t>
        </w:r>
      </w:hyperlink>
    </w:p>
    <w:p w:rsidR="001E6EB0" w:rsidRDefault="001E6EB0" w:rsidP="001E6EB0">
      <w:pPr>
        <w:autoSpaceDE/>
        <w:autoSpaceDN/>
        <w:adjustRightInd/>
        <w:spacing w:after="200" w:line="276" w:lineRule="auto"/>
        <w:ind w:left="-550" w:firstLine="360"/>
        <w:jc w:val="both"/>
        <w:rPr>
          <w:rFonts w:ascii="Times New Roman" w:hAnsi="Times New Roman" w:cs="Times New Roman"/>
          <w:color w:val="auto"/>
          <w:sz w:val="28"/>
          <w:szCs w:val="28"/>
        </w:rPr>
      </w:pPr>
      <w:r w:rsidRPr="001E6EB0">
        <w:rPr>
          <w:rFonts w:ascii="Times New Roman" w:hAnsi="Times New Roman" w:cs="Times New Roman"/>
          <w:color w:val="auto"/>
          <w:sz w:val="28"/>
          <w:szCs w:val="28"/>
        </w:rPr>
        <w:t>Yonker, J.E. Schnabelrauch, C.A. Dehaan, L.G.</w:t>
      </w:r>
      <w:r>
        <w:rPr>
          <w:rFonts w:ascii="Times New Roman" w:hAnsi="Times New Roman" w:cs="Times New Roman"/>
          <w:color w:val="auto"/>
          <w:sz w:val="28"/>
          <w:szCs w:val="28"/>
        </w:rPr>
        <w:t xml:space="preserve"> </w:t>
      </w:r>
      <w:r w:rsidRPr="001E6EB0">
        <w:rPr>
          <w:rFonts w:ascii="Times New Roman" w:hAnsi="Times New Roman" w:cs="Times New Roman"/>
          <w:color w:val="auto"/>
          <w:sz w:val="28"/>
          <w:szCs w:val="28"/>
        </w:rPr>
        <w:t>(2012). The relationship between spirituality and religiosity on psychological outcomes in adolescents and emerging adults: A meta-analytic review. Journal of Adolescence, 35: 299-314.</w:t>
      </w:r>
    </w:p>
    <w:p w:rsidR="00447B2D" w:rsidRDefault="00447B2D" w:rsidP="00447B2D">
      <w:pPr>
        <w:autoSpaceDE/>
        <w:autoSpaceDN/>
        <w:adjustRightInd/>
        <w:spacing w:after="200" w:line="276" w:lineRule="auto"/>
        <w:ind w:left="-550" w:firstLine="360"/>
        <w:jc w:val="both"/>
        <w:rPr>
          <w:rFonts w:ascii="Times New Roman" w:hAnsi="Times New Roman" w:cs="Times New Roman"/>
          <w:color w:val="auto"/>
          <w:sz w:val="28"/>
          <w:szCs w:val="28"/>
          <w:rtl/>
        </w:rPr>
      </w:pPr>
      <w:r w:rsidRPr="00447B2D">
        <w:rPr>
          <w:rFonts w:ascii="Times New Roman" w:hAnsi="Times New Roman" w:cs="Times New Roman"/>
          <w:color w:val="auto"/>
          <w:sz w:val="28"/>
          <w:szCs w:val="28"/>
        </w:rPr>
        <w:t>Yalom, I. D. (1980). Existential Psychotherapy. New York: Basic Books</w:t>
      </w:r>
    </w:p>
    <w:p w:rsidR="002A31BE" w:rsidRPr="00BF318D" w:rsidRDefault="002A31BE" w:rsidP="002A31BE">
      <w:pPr>
        <w:autoSpaceDE/>
        <w:autoSpaceDN/>
        <w:adjustRightInd/>
        <w:spacing w:after="200" w:line="276" w:lineRule="auto"/>
        <w:ind w:left="-550" w:firstLine="360"/>
        <w:jc w:val="both"/>
        <w:rPr>
          <w:rFonts w:ascii="Times New Roman" w:hAnsi="Times New Roman" w:cs="Times New Roman"/>
          <w:color w:val="auto"/>
          <w:sz w:val="28"/>
          <w:szCs w:val="28"/>
          <w:lang w:bidi="fa-IR"/>
        </w:rPr>
      </w:pPr>
      <w:r w:rsidRPr="002A31BE">
        <w:rPr>
          <w:rFonts w:ascii="Times New Roman" w:hAnsi="Times New Roman" w:cs="Times New Roman"/>
          <w:color w:val="auto"/>
          <w:sz w:val="28"/>
          <w:szCs w:val="28"/>
          <w:lang w:bidi="fa-IR"/>
        </w:rPr>
        <w:t>Younes, R. S</w:t>
      </w:r>
      <w:r>
        <w:rPr>
          <w:rFonts w:ascii="Times New Roman" w:hAnsi="Times New Roman" w:cs="Times New Roman"/>
          <w:color w:val="auto"/>
          <w:sz w:val="28"/>
          <w:szCs w:val="28"/>
          <w:lang w:bidi="fa-IR"/>
        </w:rPr>
        <w:t>;</w:t>
      </w:r>
      <w:r w:rsidRPr="002A31BE">
        <w:rPr>
          <w:rFonts w:ascii="Times New Roman" w:hAnsi="Times New Roman" w:cs="Times New Roman"/>
          <w:color w:val="auto"/>
          <w:sz w:val="28"/>
          <w:szCs w:val="28"/>
          <w:lang w:bidi="fa-IR"/>
        </w:rPr>
        <w:t xml:space="preserve"> Rahme, E</w:t>
      </w:r>
      <w:r>
        <w:rPr>
          <w:rFonts w:ascii="Times New Roman" w:hAnsi="Times New Roman" w:cs="Times New Roman"/>
          <w:color w:val="auto"/>
          <w:sz w:val="28"/>
          <w:szCs w:val="28"/>
          <w:lang w:bidi="fa-IR"/>
        </w:rPr>
        <w:t>;</w:t>
      </w:r>
      <w:r w:rsidRPr="002A31BE">
        <w:rPr>
          <w:rFonts w:ascii="Times New Roman" w:hAnsi="Times New Roman" w:cs="Times New Roman"/>
          <w:color w:val="auto"/>
          <w:sz w:val="28"/>
          <w:szCs w:val="28"/>
          <w:lang w:bidi="fa-IR"/>
        </w:rPr>
        <w:t xml:space="preserve"> Rajha, F</w:t>
      </w:r>
      <w:r>
        <w:rPr>
          <w:rFonts w:ascii="Times New Roman" w:hAnsi="Times New Roman" w:cs="Times New Roman"/>
          <w:color w:val="auto"/>
          <w:sz w:val="28"/>
          <w:szCs w:val="28"/>
          <w:lang w:bidi="fa-IR"/>
        </w:rPr>
        <w:t>;</w:t>
      </w:r>
      <w:r w:rsidRPr="002A31BE">
        <w:rPr>
          <w:rFonts w:ascii="Times New Roman" w:hAnsi="Times New Roman" w:cs="Times New Roman"/>
          <w:color w:val="auto"/>
          <w:sz w:val="28"/>
          <w:szCs w:val="28"/>
          <w:lang w:bidi="fa-IR"/>
        </w:rPr>
        <w:t xml:space="preserve"> &amp; Mzawak, M. A. (2024). Exploring death anxiety among older adults: An integrative review of associated factors and interventions. </w:t>
      </w:r>
      <w:r w:rsidRPr="002A31BE">
        <w:rPr>
          <w:rFonts w:ascii="Times New Roman" w:hAnsi="Times New Roman" w:cs="Times New Roman"/>
          <w:i/>
          <w:iCs/>
          <w:color w:val="auto"/>
          <w:sz w:val="28"/>
          <w:szCs w:val="28"/>
          <w:lang w:bidi="fa-IR"/>
        </w:rPr>
        <w:t>OMEGA—Journal of Death and Dying</w:t>
      </w:r>
      <w:r w:rsidRPr="002A31BE">
        <w:rPr>
          <w:rFonts w:ascii="Times New Roman" w:hAnsi="Times New Roman" w:cs="Times New Roman"/>
          <w:color w:val="auto"/>
          <w:sz w:val="28"/>
          <w:szCs w:val="28"/>
          <w:lang w:bidi="fa-IR"/>
        </w:rPr>
        <w:t>. Advance online publication. https://doi.org/10.1177/00302228241272578.</w:t>
      </w:r>
    </w:p>
    <w:p w:rsidR="004D4FDB" w:rsidRDefault="004D4FDB" w:rsidP="004D4FDB">
      <w:pPr>
        <w:autoSpaceDE/>
        <w:autoSpaceDN/>
        <w:adjustRightInd/>
        <w:spacing w:after="200" w:line="276" w:lineRule="auto"/>
        <w:ind w:left="-550" w:firstLine="360"/>
        <w:jc w:val="both"/>
        <w:rPr>
          <w:rFonts w:ascii="Times New Roman" w:eastAsia="Times New Roman" w:hAnsi="Times New Roman" w:cs="B Lotus"/>
          <w:color w:val="auto"/>
          <w:sz w:val="28"/>
          <w:szCs w:val="28"/>
        </w:rPr>
      </w:pPr>
      <w:r w:rsidRPr="00BF318D">
        <w:rPr>
          <w:rFonts w:ascii="Times New Roman" w:eastAsia="Times New Roman" w:hAnsi="Times New Roman" w:cs="B Lotus"/>
          <w:color w:val="auto"/>
          <w:sz w:val="28"/>
          <w:szCs w:val="28"/>
        </w:rPr>
        <w:t>Zohar, D</w:t>
      </w:r>
      <w:r w:rsidR="00147721">
        <w:rPr>
          <w:rFonts w:ascii="Times New Roman" w:eastAsia="Times New Roman" w:hAnsi="Times New Roman" w:cs="B Lotus"/>
          <w:color w:val="auto"/>
          <w:sz w:val="28"/>
          <w:szCs w:val="28"/>
        </w:rPr>
        <w:t>;</w:t>
      </w:r>
      <w:r w:rsidRPr="00BF318D">
        <w:rPr>
          <w:rFonts w:ascii="Times New Roman" w:eastAsia="Times New Roman" w:hAnsi="Times New Roman" w:cs="B Lotus"/>
          <w:color w:val="auto"/>
          <w:sz w:val="28"/>
          <w:szCs w:val="28"/>
        </w:rPr>
        <w:t xml:space="preserve"> &amp; Marshall, I. (2000). SQ: Spiritual Intelligence—The Ultimate Intelligence. London: Bloomsbury. </w:t>
      </w:r>
    </w:p>
    <w:p w:rsidR="001E6EB0" w:rsidRPr="001E6EB0" w:rsidRDefault="001E6EB0" w:rsidP="001E6EB0">
      <w:pPr>
        <w:autoSpaceDE/>
        <w:autoSpaceDN/>
        <w:adjustRightInd/>
        <w:spacing w:after="200" w:line="276" w:lineRule="auto"/>
        <w:ind w:left="-550" w:firstLine="360"/>
        <w:jc w:val="both"/>
        <w:rPr>
          <w:rFonts w:ascii="Times New Roman" w:eastAsia="Times New Roman" w:hAnsi="Times New Roman" w:cs="B Lotus"/>
          <w:color w:val="auto"/>
          <w:sz w:val="28"/>
          <w:szCs w:val="28"/>
          <w:rtl/>
          <w:lang w:bidi="fa-IR"/>
        </w:rPr>
      </w:pPr>
      <w:r w:rsidRPr="001E6EB0">
        <w:rPr>
          <w:rFonts w:ascii="Times New Roman" w:eastAsia="Times New Roman" w:hAnsi="Times New Roman" w:cs="B Lotus"/>
          <w:color w:val="auto"/>
          <w:sz w:val="28"/>
          <w:szCs w:val="28"/>
        </w:rPr>
        <w:t>Zeng, Y. (2011). Association of religious participation with mortality among Chinese old adults. Research on Aging, 1: 51-83.</w:t>
      </w:r>
    </w:p>
    <w:p w:rsidR="001E6EB0" w:rsidRPr="00BF318D" w:rsidRDefault="001E6EB0" w:rsidP="004D4FDB">
      <w:pPr>
        <w:autoSpaceDE/>
        <w:autoSpaceDN/>
        <w:adjustRightInd/>
        <w:spacing w:after="200" w:line="276" w:lineRule="auto"/>
        <w:ind w:left="-550" w:firstLine="360"/>
        <w:jc w:val="both"/>
        <w:rPr>
          <w:rFonts w:ascii="Times New Roman" w:hAnsi="Times New Roman" w:cs="Times New Roman"/>
          <w:color w:val="auto"/>
          <w:sz w:val="28"/>
          <w:szCs w:val="28"/>
          <w:rtl/>
        </w:rPr>
      </w:pPr>
    </w:p>
    <w:p w:rsidR="00E029B9" w:rsidRPr="00BF318D" w:rsidRDefault="004669CC" w:rsidP="00A2424F">
      <w:pPr>
        <w:autoSpaceDE/>
        <w:autoSpaceDN/>
        <w:adjustRightInd/>
        <w:spacing w:after="200" w:line="276" w:lineRule="auto"/>
        <w:ind w:right="-550" w:firstLine="360"/>
        <w:jc w:val="both"/>
        <w:rPr>
          <w:rFonts w:ascii="Times New Roman" w:hAnsi="Times New Roman" w:cs="Times New Roman"/>
          <w:i/>
          <w:iCs/>
          <w:color w:val="auto"/>
          <w:sz w:val="28"/>
          <w:szCs w:val="28"/>
          <w:rtl/>
        </w:rPr>
      </w:pPr>
      <w:r w:rsidRPr="00BF318D">
        <w:rPr>
          <w:rFonts w:ascii="Times New Roman" w:hAnsi="Times New Roman" w:cs="Times New Roman" w:hint="cs"/>
          <w:i/>
          <w:iCs/>
          <w:color w:val="auto"/>
          <w:sz w:val="28"/>
          <w:szCs w:val="28"/>
          <w:rtl/>
        </w:rPr>
        <w:t xml:space="preserve"> </w:t>
      </w:r>
    </w:p>
    <w:p w:rsidR="00E029B9" w:rsidRDefault="00E029B9" w:rsidP="00640C2A">
      <w:pPr>
        <w:autoSpaceDE/>
        <w:autoSpaceDN/>
        <w:adjustRightInd/>
        <w:spacing w:after="200" w:line="276" w:lineRule="auto"/>
        <w:ind w:right="-550" w:firstLine="360"/>
        <w:jc w:val="both"/>
        <w:rPr>
          <w:rFonts w:ascii="Times New Roman" w:hAnsi="Times New Roman" w:cs="Times New Roman"/>
          <w:color w:val="auto"/>
          <w:sz w:val="28"/>
          <w:szCs w:val="28"/>
          <w:rtl/>
        </w:rPr>
      </w:pPr>
    </w:p>
    <w:p w:rsidR="00640C2A" w:rsidRDefault="00640C2A" w:rsidP="00640C2A">
      <w:pPr>
        <w:autoSpaceDE/>
        <w:autoSpaceDN/>
        <w:adjustRightInd/>
        <w:spacing w:after="200" w:line="276" w:lineRule="auto"/>
        <w:jc w:val="right"/>
        <w:rPr>
          <w:rFonts w:ascii="Times New Roman" w:hAnsi="Times New Roman" w:cs="Times New Roman"/>
          <w:color w:val="auto"/>
          <w:sz w:val="28"/>
          <w:szCs w:val="28"/>
          <w:rtl/>
          <w:lang w:bidi="fa-IR"/>
        </w:rPr>
      </w:pPr>
    </w:p>
    <w:p w:rsidR="003239AD" w:rsidRDefault="003239AD" w:rsidP="00640C2A">
      <w:pPr>
        <w:autoSpaceDE/>
        <w:autoSpaceDN/>
        <w:adjustRightInd/>
        <w:spacing w:after="200" w:line="276" w:lineRule="auto"/>
        <w:jc w:val="right"/>
        <w:rPr>
          <w:rFonts w:ascii="Times New Roman" w:hAnsi="Times New Roman" w:cs="Times New Roman"/>
          <w:color w:val="auto"/>
          <w:sz w:val="28"/>
          <w:szCs w:val="28"/>
          <w:rtl/>
          <w:lang w:bidi="fa-IR"/>
        </w:rPr>
      </w:pPr>
    </w:p>
    <w:p w:rsidR="003239AD" w:rsidRDefault="003239AD" w:rsidP="00640C2A">
      <w:pPr>
        <w:autoSpaceDE/>
        <w:autoSpaceDN/>
        <w:adjustRightInd/>
        <w:spacing w:after="200" w:line="276" w:lineRule="auto"/>
        <w:jc w:val="right"/>
        <w:rPr>
          <w:rFonts w:ascii="Times New Roman" w:hAnsi="Times New Roman" w:cs="Times New Roman"/>
          <w:color w:val="auto"/>
          <w:sz w:val="28"/>
          <w:szCs w:val="28"/>
          <w:rtl/>
          <w:lang w:bidi="fa-IR"/>
        </w:rPr>
      </w:pPr>
    </w:p>
    <w:p w:rsidR="003239AD" w:rsidRDefault="003239AD" w:rsidP="00640C2A">
      <w:pPr>
        <w:autoSpaceDE/>
        <w:autoSpaceDN/>
        <w:adjustRightInd/>
        <w:spacing w:after="200" w:line="276" w:lineRule="auto"/>
        <w:jc w:val="right"/>
        <w:rPr>
          <w:rFonts w:ascii="Times New Roman" w:hAnsi="Times New Roman" w:cs="Times New Roman"/>
          <w:color w:val="auto"/>
          <w:sz w:val="28"/>
          <w:szCs w:val="28"/>
          <w:rtl/>
          <w:lang w:bidi="fa-IR"/>
        </w:rPr>
      </w:pPr>
    </w:p>
    <w:p w:rsidR="003239AD" w:rsidRDefault="003239AD" w:rsidP="003239AD">
      <w:pPr>
        <w:autoSpaceDE/>
        <w:autoSpaceDN/>
        <w:adjustRightInd/>
        <w:spacing w:before="120" w:line="276" w:lineRule="auto"/>
        <w:ind w:right="-547"/>
        <w:jc w:val="lowKashida"/>
        <w:rPr>
          <w:rFonts w:ascii="Times New Roman" w:hAnsi="Times New Roman" w:cs="Times New Roman"/>
          <w:color w:val="auto"/>
          <w:sz w:val="28"/>
          <w:szCs w:val="28"/>
          <w:rtl/>
          <w:lang w:bidi="fa-IR"/>
        </w:rPr>
      </w:pPr>
    </w:p>
    <w:p w:rsidR="00AB398D" w:rsidRDefault="00AB398D" w:rsidP="003239AD">
      <w:pPr>
        <w:autoSpaceDE/>
        <w:autoSpaceDN/>
        <w:adjustRightInd/>
        <w:spacing w:before="120" w:line="276" w:lineRule="auto"/>
        <w:ind w:right="-547"/>
        <w:jc w:val="lowKashida"/>
        <w:rPr>
          <w:rFonts w:ascii="Times New Roman" w:hAnsi="Times New Roman" w:cs="Times New Roman"/>
          <w:color w:val="auto"/>
          <w:sz w:val="28"/>
          <w:szCs w:val="28"/>
          <w:lang w:bidi="fa-IR"/>
        </w:rPr>
      </w:pPr>
    </w:p>
    <w:p w:rsidR="003F74F3" w:rsidRDefault="003F74F3" w:rsidP="003239AD">
      <w:pPr>
        <w:autoSpaceDE/>
        <w:autoSpaceDN/>
        <w:adjustRightInd/>
        <w:spacing w:before="120" w:line="276" w:lineRule="auto"/>
        <w:ind w:right="-547"/>
        <w:jc w:val="lowKashida"/>
        <w:rPr>
          <w:rFonts w:ascii="Times New Roman" w:hAnsi="Times New Roman" w:cs="Times New Roman"/>
          <w:color w:val="auto"/>
          <w:sz w:val="28"/>
          <w:szCs w:val="28"/>
          <w:lang w:bidi="fa-IR"/>
        </w:rPr>
      </w:pPr>
    </w:p>
    <w:p w:rsidR="003F74F3" w:rsidRDefault="003F74F3" w:rsidP="003239AD">
      <w:pPr>
        <w:autoSpaceDE/>
        <w:autoSpaceDN/>
        <w:adjustRightInd/>
        <w:spacing w:before="120" w:line="276" w:lineRule="auto"/>
        <w:ind w:right="-547"/>
        <w:jc w:val="lowKashida"/>
        <w:rPr>
          <w:rFonts w:ascii="Times New Roman" w:hAnsi="Times New Roman" w:cs="Times New Roman"/>
          <w:color w:val="auto"/>
          <w:sz w:val="28"/>
          <w:szCs w:val="28"/>
          <w:lang w:bidi="fa-IR"/>
        </w:rPr>
      </w:pPr>
    </w:p>
    <w:p w:rsidR="003F74F3" w:rsidRDefault="003F74F3" w:rsidP="003239AD">
      <w:pPr>
        <w:autoSpaceDE/>
        <w:autoSpaceDN/>
        <w:adjustRightInd/>
        <w:spacing w:before="120" w:line="276" w:lineRule="auto"/>
        <w:ind w:right="-547"/>
        <w:jc w:val="lowKashida"/>
        <w:rPr>
          <w:rFonts w:ascii="Times New Roman" w:hAnsi="Times New Roman" w:cs="Times New Roman"/>
          <w:color w:val="auto"/>
          <w:sz w:val="28"/>
          <w:szCs w:val="28"/>
          <w:lang w:bidi="fa-IR"/>
        </w:rPr>
      </w:pPr>
    </w:p>
    <w:p w:rsidR="003F74F3" w:rsidRDefault="003F74F3" w:rsidP="003239AD">
      <w:pPr>
        <w:autoSpaceDE/>
        <w:autoSpaceDN/>
        <w:adjustRightInd/>
        <w:spacing w:before="120" w:line="276" w:lineRule="auto"/>
        <w:ind w:right="-547"/>
        <w:jc w:val="lowKashida"/>
        <w:rPr>
          <w:rFonts w:ascii="Times New Roman" w:hAnsi="Times New Roman" w:cs="Times New Roman"/>
          <w:color w:val="auto"/>
          <w:sz w:val="28"/>
          <w:szCs w:val="28"/>
          <w:lang w:bidi="fa-IR"/>
        </w:rPr>
      </w:pPr>
    </w:p>
    <w:p w:rsidR="002A31BE" w:rsidRDefault="002A31BE" w:rsidP="003239AD">
      <w:pPr>
        <w:autoSpaceDE/>
        <w:autoSpaceDN/>
        <w:adjustRightInd/>
        <w:spacing w:before="120" w:line="276" w:lineRule="auto"/>
        <w:ind w:right="-547"/>
        <w:jc w:val="lowKashida"/>
        <w:rPr>
          <w:rFonts w:ascii="Times New Roman" w:hAnsi="Times New Roman" w:cs="Times New Roman"/>
          <w:color w:val="auto"/>
          <w:sz w:val="28"/>
          <w:szCs w:val="28"/>
          <w:lang w:bidi="fa-IR"/>
        </w:rPr>
      </w:pPr>
    </w:p>
    <w:p w:rsidR="00692463" w:rsidRDefault="00692463" w:rsidP="003239AD">
      <w:pPr>
        <w:autoSpaceDE/>
        <w:autoSpaceDN/>
        <w:adjustRightInd/>
        <w:spacing w:before="120" w:line="276" w:lineRule="auto"/>
        <w:ind w:right="-547"/>
        <w:jc w:val="lowKashida"/>
        <w:rPr>
          <w:rFonts w:ascii="Times New Roman" w:hAnsi="Times New Roman" w:cs="Times New Roman"/>
          <w:color w:val="auto"/>
          <w:sz w:val="28"/>
          <w:szCs w:val="28"/>
          <w:lang w:bidi="fa-IR"/>
        </w:rPr>
      </w:pPr>
    </w:p>
    <w:p w:rsidR="00692463" w:rsidRDefault="00692463" w:rsidP="003239AD">
      <w:pPr>
        <w:autoSpaceDE/>
        <w:autoSpaceDN/>
        <w:adjustRightInd/>
        <w:spacing w:before="120" w:line="276" w:lineRule="auto"/>
        <w:ind w:right="-547"/>
        <w:jc w:val="lowKashida"/>
        <w:rPr>
          <w:rFonts w:ascii="Times New Roman" w:hAnsi="Times New Roman" w:cs="Times New Roman"/>
          <w:color w:val="auto"/>
          <w:sz w:val="28"/>
          <w:szCs w:val="28"/>
          <w:lang w:bidi="fa-IR"/>
        </w:rPr>
      </w:pPr>
    </w:p>
    <w:p w:rsidR="00692463" w:rsidRDefault="00692463" w:rsidP="003239AD">
      <w:pPr>
        <w:autoSpaceDE/>
        <w:autoSpaceDN/>
        <w:adjustRightInd/>
        <w:spacing w:before="120" w:line="276" w:lineRule="auto"/>
        <w:ind w:right="-547"/>
        <w:jc w:val="lowKashida"/>
        <w:rPr>
          <w:rFonts w:ascii="Times New Roman" w:hAnsi="Times New Roman" w:cs="Times New Roman"/>
          <w:color w:val="auto"/>
          <w:sz w:val="28"/>
          <w:szCs w:val="28"/>
          <w:lang w:bidi="fa-IR"/>
        </w:rPr>
      </w:pPr>
    </w:p>
    <w:p w:rsidR="00692463" w:rsidRDefault="00692463" w:rsidP="003239AD">
      <w:pPr>
        <w:autoSpaceDE/>
        <w:autoSpaceDN/>
        <w:adjustRightInd/>
        <w:spacing w:before="120" w:line="276" w:lineRule="auto"/>
        <w:ind w:right="-547"/>
        <w:jc w:val="lowKashida"/>
        <w:rPr>
          <w:rFonts w:ascii="Times New Roman" w:hAnsi="Times New Roman" w:cs="Times New Roman"/>
          <w:color w:val="auto"/>
          <w:sz w:val="28"/>
          <w:szCs w:val="28"/>
          <w:lang w:bidi="fa-IR"/>
        </w:rPr>
      </w:pPr>
    </w:p>
    <w:p w:rsidR="00692463" w:rsidRDefault="00692463" w:rsidP="003239AD">
      <w:pPr>
        <w:autoSpaceDE/>
        <w:autoSpaceDN/>
        <w:adjustRightInd/>
        <w:spacing w:before="120" w:line="276" w:lineRule="auto"/>
        <w:ind w:right="-547"/>
        <w:jc w:val="lowKashida"/>
        <w:rPr>
          <w:rFonts w:ascii="Times New Roman" w:hAnsi="Times New Roman" w:cs="Times New Roman"/>
          <w:color w:val="auto"/>
          <w:sz w:val="28"/>
          <w:szCs w:val="28"/>
          <w:lang w:bidi="fa-IR"/>
        </w:rPr>
      </w:pPr>
    </w:p>
    <w:p w:rsidR="00692463" w:rsidRDefault="00692463" w:rsidP="003239AD">
      <w:pPr>
        <w:autoSpaceDE/>
        <w:autoSpaceDN/>
        <w:adjustRightInd/>
        <w:spacing w:before="120" w:line="276" w:lineRule="auto"/>
        <w:ind w:right="-547"/>
        <w:jc w:val="lowKashida"/>
        <w:rPr>
          <w:rFonts w:ascii="Times New Roman" w:hAnsi="Times New Roman" w:cs="Times New Roman"/>
          <w:color w:val="auto"/>
          <w:sz w:val="28"/>
          <w:szCs w:val="28"/>
          <w:lang w:bidi="fa-IR"/>
        </w:rPr>
      </w:pPr>
    </w:p>
    <w:p w:rsidR="00147721" w:rsidRPr="006D7654" w:rsidRDefault="00147721" w:rsidP="003239AD">
      <w:pPr>
        <w:autoSpaceDE/>
        <w:autoSpaceDN/>
        <w:adjustRightInd/>
        <w:spacing w:before="120" w:line="276" w:lineRule="auto"/>
        <w:ind w:right="-547"/>
        <w:jc w:val="lowKashida"/>
        <w:rPr>
          <w:rFonts w:ascii="B Nazanin" w:hAnsi="Calibri" w:cs="B Lotus" w:hint="cs"/>
          <w:color w:val="auto"/>
          <w:sz w:val="28"/>
          <w:szCs w:val="28"/>
          <w:rtl/>
          <w:lang w:bidi="fa-IR"/>
        </w:rPr>
      </w:pPr>
    </w:p>
    <w:p w:rsidR="00AB5A2B" w:rsidRDefault="00F123E6" w:rsidP="00F123E6">
      <w:pPr>
        <w:spacing w:line="276" w:lineRule="auto"/>
        <w:jc w:val="lowKashida"/>
        <w:rPr>
          <w:rFonts w:ascii="Times New Roman" w:hAnsi="Times New Roman" w:cs="Times New Roman"/>
          <w:color w:val="auto"/>
          <w:sz w:val="28"/>
          <w:szCs w:val="28"/>
        </w:rPr>
      </w:pPr>
      <w:r w:rsidRPr="00F123E6">
        <w:rPr>
          <w:rFonts w:ascii="Times New Roman" w:hAnsi="Times New Roman" w:cs="Times New Roman"/>
          <w:b/>
          <w:bCs/>
          <w:color w:val="auto"/>
          <w:sz w:val="28"/>
          <w:szCs w:val="28"/>
        </w:rPr>
        <w:t>ABSTRACT</w:t>
      </w:r>
    </w:p>
    <w:p w:rsidR="008A7767" w:rsidRPr="000F2DA7" w:rsidRDefault="00A45A52" w:rsidP="00A45A52">
      <w:pPr>
        <w:spacing w:line="276" w:lineRule="auto"/>
        <w:ind w:firstLine="360"/>
        <w:jc w:val="lowKashida"/>
        <w:rPr>
          <w:rFonts w:ascii="Times New Roman" w:hAnsi="Times New Roman" w:cs="Times New Roman"/>
          <w:color w:val="auto"/>
          <w:sz w:val="28"/>
          <w:szCs w:val="28"/>
          <w:rtl/>
        </w:rPr>
      </w:pPr>
      <w:r w:rsidRPr="000F2DA7">
        <w:rPr>
          <w:rFonts w:ascii="Times New Roman" w:hAnsi="Times New Roman" w:cs="Times New Roman"/>
          <w:color w:val="auto"/>
          <w:sz w:val="28"/>
          <w:szCs w:val="28"/>
        </w:rPr>
        <w:t>The study of the transformation processes in the life span shows that with</w:t>
      </w:r>
      <w:r w:rsidRPr="000F2DA7">
        <w:rPr>
          <w:rFonts w:ascii="Times New Roman" w:hAnsi="Times New Roman" w:cs="Times New Roman" w:hint="cs"/>
          <w:color w:val="auto"/>
          <w:sz w:val="28"/>
          <w:szCs w:val="28"/>
          <w:rtl/>
        </w:rPr>
        <w:t xml:space="preserve"> </w:t>
      </w:r>
      <w:r w:rsidRPr="000F2DA7">
        <w:rPr>
          <w:rFonts w:ascii="Times New Roman" w:hAnsi="Times New Roman" w:cs="Times New Roman"/>
          <w:color w:val="auto"/>
          <w:sz w:val="28"/>
          <w:szCs w:val="28"/>
        </w:rPr>
        <w:t>the</w:t>
      </w:r>
      <w:r w:rsidRPr="000F2DA7">
        <w:rPr>
          <w:rFonts w:ascii="Times New Roman" w:hAnsi="Times New Roman" w:cs="Times New Roman" w:hint="cs"/>
          <w:color w:val="auto"/>
          <w:sz w:val="28"/>
          <w:szCs w:val="28"/>
          <w:rtl/>
        </w:rPr>
        <w:t xml:space="preserve"> </w:t>
      </w:r>
      <w:r w:rsidRPr="000F2DA7">
        <w:rPr>
          <w:rFonts w:ascii="Times New Roman" w:hAnsi="Times New Roman" w:cs="Times New Roman"/>
          <w:color w:val="auto"/>
          <w:sz w:val="28"/>
          <w:szCs w:val="28"/>
        </w:rPr>
        <w:t>increase</w:t>
      </w:r>
      <w:r w:rsidRPr="000F2DA7">
        <w:rPr>
          <w:rFonts w:ascii="Times New Roman" w:hAnsi="Times New Roman" w:cs="Times New Roman" w:hint="cs"/>
          <w:color w:val="auto"/>
          <w:sz w:val="28"/>
          <w:szCs w:val="28"/>
          <w:rtl/>
        </w:rPr>
        <w:t xml:space="preserve"> </w:t>
      </w:r>
      <w:r w:rsidRPr="000F2DA7">
        <w:rPr>
          <w:rFonts w:ascii="Times New Roman" w:hAnsi="Times New Roman" w:cs="Times New Roman"/>
          <w:color w:val="auto"/>
          <w:sz w:val="28"/>
          <w:szCs w:val="28"/>
        </w:rPr>
        <w:t>in</w:t>
      </w:r>
      <w:r w:rsidR="000F2DA7">
        <w:rPr>
          <w:rFonts w:ascii="Times New Roman" w:hAnsi="Times New Roman" w:cs="Times New Roman" w:hint="cs"/>
          <w:color w:val="auto"/>
          <w:sz w:val="28"/>
          <w:szCs w:val="28"/>
          <w:rtl/>
        </w:rPr>
        <w:t xml:space="preserve"> </w:t>
      </w:r>
      <w:r w:rsidRPr="000F2DA7">
        <w:rPr>
          <w:rFonts w:ascii="Times New Roman" w:hAnsi="Times New Roman" w:cs="Times New Roman"/>
          <w:color w:val="auto"/>
          <w:sz w:val="28"/>
          <w:szCs w:val="28"/>
        </w:rPr>
        <w:t>life</w:t>
      </w:r>
      <w:r w:rsidR="000F2DA7">
        <w:rPr>
          <w:rFonts w:ascii="Times New Roman" w:hAnsi="Times New Roman" w:cs="Times New Roman" w:hint="cs"/>
          <w:color w:val="auto"/>
          <w:sz w:val="28"/>
          <w:szCs w:val="28"/>
          <w:rtl/>
        </w:rPr>
        <w:t xml:space="preserve"> </w:t>
      </w:r>
      <w:r w:rsidRPr="000F2DA7">
        <w:rPr>
          <w:rFonts w:ascii="Times New Roman" w:hAnsi="Times New Roman" w:cs="Times New Roman"/>
          <w:color w:val="auto"/>
          <w:sz w:val="28"/>
          <w:szCs w:val="28"/>
        </w:rPr>
        <w:t>expectancy</w:t>
      </w:r>
      <w:r w:rsidR="000F2DA7">
        <w:rPr>
          <w:rFonts w:ascii="Times New Roman" w:hAnsi="Times New Roman" w:cs="Times New Roman" w:hint="cs"/>
          <w:color w:val="auto"/>
          <w:sz w:val="28"/>
          <w:szCs w:val="28"/>
          <w:rtl/>
        </w:rPr>
        <w:t xml:space="preserve"> </w:t>
      </w:r>
      <w:r w:rsidRPr="000F2DA7">
        <w:rPr>
          <w:rFonts w:ascii="Times New Roman" w:hAnsi="Times New Roman" w:cs="Times New Roman"/>
          <w:color w:val="auto"/>
          <w:sz w:val="28"/>
          <w:szCs w:val="28"/>
        </w:rPr>
        <w:t>in</w:t>
      </w:r>
      <w:r w:rsidR="000F2DA7">
        <w:rPr>
          <w:rFonts w:ascii="Times New Roman" w:hAnsi="Times New Roman" w:cs="Times New Roman" w:hint="cs"/>
          <w:color w:val="auto"/>
          <w:sz w:val="28"/>
          <w:szCs w:val="28"/>
          <w:rtl/>
        </w:rPr>
        <w:t xml:space="preserve"> </w:t>
      </w:r>
      <w:r w:rsidRPr="000F2DA7">
        <w:rPr>
          <w:rFonts w:ascii="Times New Roman" w:hAnsi="Times New Roman" w:cs="Times New Roman"/>
          <w:color w:val="auto"/>
          <w:sz w:val="28"/>
          <w:szCs w:val="28"/>
        </w:rPr>
        <w:t>today's</w:t>
      </w:r>
      <w:r w:rsidR="000F2DA7">
        <w:rPr>
          <w:rFonts w:ascii="Times New Roman" w:hAnsi="Times New Roman" w:cs="Times New Roman" w:hint="cs"/>
          <w:color w:val="auto"/>
          <w:sz w:val="28"/>
          <w:szCs w:val="28"/>
          <w:rtl/>
        </w:rPr>
        <w:t xml:space="preserve"> </w:t>
      </w:r>
      <w:r w:rsidRPr="000F2DA7">
        <w:rPr>
          <w:rFonts w:ascii="Times New Roman" w:hAnsi="Times New Roman" w:cs="Times New Roman"/>
          <w:color w:val="auto"/>
          <w:sz w:val="28"/>
          <w:szCs w:val="28"/>
        </w:rPr>
        <w:t>societies,</w:t>
      </w:r>
      <w:r w:rsidR="000F2DA7">
        <w:rPr>
          <w:rFonts w:ascii="Times New Roman" w:hAnsi="Times New Roman" w:cs="Times New Roman" w:hint="cs"/>
          <w:color w:val="auto"/>
          <w:sz w:val="28"/>
          <w:szCs w:val="28"/>
          <w:rtl/>
        </w:rPr>
        <w:t xml:space="preserve"> </w:t>
      </w:r>
      <w:r w:rsidRPr="000F2DA7">
        <w:rPr>
          <w:rFonts w:ascii="Times New Roman" w:hAnsi="Times New Roman" w:cs="Times New Roman"/>
          <w:color w:val="auto"/>
          <w:sz w:val="28"/>
          <w:szCs w:val="28"/>
        </w:rPr>
        <w:t>the</w:t>
      </w:r>
      <w:r w:rsidR="000F2DA7">
        <w:rPr>
          <w:rFonts w:ascii="Times New Roman" w:hAnsi="Times New Roman" w:cs="Times New Roman" w:hint="cs"/>
          <w:color w:val="auto"/>
          <w:sz w:val="28"/>
          <w:szCs w:val="28"/>
          <w:rtl/>
        </w:rPr>
        <w:t xml:space="preserve"> </w:t>
      </w:r>
      <w:r w:rsidRPr="000F2DA7">
        <w:rPr>
          <w:rFonts w:ascii="Times New Roman" w:hAnsi="Times New Roman" w:cs="Times New Roman"/>
          <w:color w:val="auto"/>
          <w:sz w:val="28"/>
          <w:szCs w:val="28"/>
        </w:rPr>
        <w:t>elderly population is expanding and paying attention to their mental health has gained special importance. The present study was conducted to investigate the relationship between spiritual intelligence and health anxiety with death anxiety in the elderly. This study was applied in terms of purpose and descriptive-correlational in terms of method. The statistical population of the study included all elderly people over 60 years of age, residents of Fereshteghan Nursing Home in Tehran in 1404. Based on the Krejci and Morgan table (1970) and considering the size of the statistical population, 80 people were selected by simple random sampling method. Data collection tools included King's Spiritual Intelligence Questionnaire (2000), Salkoskis and Warwick's Health Anxiety Questionnaire (2002), and Templer's Death Anxiety Questionnaire (1970).</w:t>
      </w:r>
      <w:r w:rsidRPr="000F2DA7">
        <w:rPr>
          <w:rFonts w:ascii="Times New Roman" w:hAnsi="Times New Roman" w:cs="Times New Roman" w:hint="cs"/>
          <w:color w:val="auto"/>
          <w:sz w:val="28"/>
          <w:szCs w:val="28"/>
          <w:rtl/>
        </w:rPr>
        <w:t xml:space="preserve"> </w:t>
      </w:r>
      <w:r w:rsidRPr="000F2DA7">
        <w:rPr>
          <w:rFonts w:ascii="Times New Roman" w:hAnsi="Times New Roman" w:cs="Times New Roman"/>
          <w:color w:val="auto"/>
          <w:sz w:val="28"/>
          <w:szCs w:val="28"/>
        </w:rPr>
        <w:t>The data were analyzed using Pearson's correlation coefficient and stepwise regression. The results showed that there is a negative and significant relationship between spiritual intelligence and death anxiety in the elderly (r=-0.46, p&lt;0.01) and a positive and significant relationship was observed between health anxiety and death anxiety (r=0.58, p&lt;0.01). Also, the results of stepwise regression showed that the variables of health anxiety, spiritual intelligence, personal meaning creation, and critical existential thinking explain a total of 54% of the variance in death anxiety in the elderly (R²=0.54, p&lt;0.001). In general,</w:t>
      </w:r>
      <w:r w:rsidRPr="000F2DA7">
        <w:rPr>
          <w:rFonts w:ascii="Times New Roman" w:hAnsi="Times New Roman" w:cs="Times New Roman" w:hint="cs"/>
          <w:color w:val="auto"/>
          <w:sz w:val="28"/>
          <w:szCs w:val="28"/>
          <w:rtl/>
        </w:rPr>
        <w:t xml:space="preserve"> </w:t>
      </w:r>
      <w:r w:rsidRPr="000F2DA7">
        <w:rPr>
          <w:rFonts w:ascii="Times New Roman" w:hAnsi="Times New Roman" w:cs="Times New Roman"/>
          <w:color w:val="auto"/>
          <w:sz w:val="28"/>
          <w:szCs w:val="28"/>
        </w:rPr>
        <w:t xml:space="preserve">increasing spiritual intelligence is associated with decreasing death anxiety, and increasing health anxiety is associated with increasing death anxiety. The findings of this study emphasize the importance of psychological and spiritual factors in </w:t>
      </w:r>
      <w:r w:rsidRPr="000F2DA7">
        <w:rPr>
          <w:rFonts w:ascii="Times New Roman" w:hAnsi="Times New Roman" w:cs="Times New Roman"/>
          <w:color w:val="auto"/>
          <w:sz w:val="28"/>
          <w:szCs w:val="28"/>
        </w:rPr>
        <w:lastRenderedPageBreak/>
        <w:t>explaining death anxiety in the elderly and the necessity of paying attention to them in programs to promote the mental health of the elderly.</w:t>
      </w:r>
    </w:p>
    <w:p w:rsidR="00A45A52" w:rsidRPr="001512D1" w:rsidRDefault="00A45A52" w:rsidP="001512D1">
      <w:pPr>
        <w:spacing w:line="276" w:lineRule="auto"/>
        <w:jc w:val="lowKashida"/>
        <w:rPr>
          <w:rFonts w:ascii="Times New Roman" w:hAnsi="Times New Roman" w:cs="Times New Roman"/>
          <w:color w:val="auto"/>
          <w:sz w:val="28"/>
          <w:szCs w:val="28"/>
          <w:rtl/>
          <w:lang w:bidi="fa-IR"/>
        </w:rPr>
      </w:pPr>
    </w:p>
    <w:p w:rsidR="00771DF5" w:rsidRDefault="005444F1" w:rsidP="0010198E">
      <w:pPr>
        <w:spacing w:line="276" w:lineRule="auto"/>
        <w:ind w:right="-550"/>
        <w:jc w:val="lowKashida"/>
        <w:rPr>
          <w:rFonts w:ascii="BNazanin" w:cs="B Lotus"/>
          <w:color w:val="auto"/>
          <w:sz w:val="28"/>
          <w:szCs w:val="28"/>
          <w:rtl/>
        </w:rPr>
      </w:pPr>
      <w:r w:rsidRPr="00F47022">
        <w:rPr>
          <w:rFonts w:ascii="Times New Roman" w:eastAsia="Times New Roman" w:hAnsi="Times New Roman" w:cs="Times New Roman"/>
          <w:b/>
          <w:bCs/>
          <w:color w:val="auto"/>
          <w:sz w:val="28"/>
          <w:szCs w:val="28"/>
        </w:rPr>
        <w:t>Keywords</w:t>
      </w:r>
      <w:r w:rsidRPr="006D7654">
        <w:rPr>
          <w:rFonts w:ascii="Times New Roman" w:eastAsia="Times New Roman" w:hAnsi="Times New Roman" w:cs="Times New Roman"/>
          <w:color w:val="auto"/>
          <w:sz w:val="28"/>
          <w:szCs w:val="28"/>
        </w:rPr>
        <w:t xml:space="preserve">: </w:t>
      </w:r>
      <w:r w:rsidR="00F47022" w:rsidRPr="00F47022">
        <w:rPr>
          <w:rFonts w:ascii="Times New Roman" w:hAnsi="Times New Roman" w:cs="Times New Roman"/>
          <w:color w:val="auto"/>
          <w:sz w:val="28"/>
          <w:szCs w:val="28"/>
        </w:rPr>
        <w:t>Spiritual intelligence, health anxiety, death anxiety, elderly.</w:t>
      </w:r>
    </w:p>
    <w:p w:rsidR="0010198E" w:rsidRPr="0010198E" w:rsidRDefault="0010198E" w:rsidP="0010198E">
      <w:pPr>
        <w:spacing w:line="276" w:lineRule="auto"/>
        <w:ind w:right="-550"/>
        <w:jc w:val="lowKashida"/>
        <w:rPr>
          <w:rFonts w:ascii="BNazanin" w:cs="B Lotus" w:hint="cs"/>
          <w:color w:val="auto"/>
          <w:sz w:val="28"/>
          <w:szCs w:val="28"/>
          <w:rtl/>
        </w:rPr>
      </w:pPr>
    </w:p>
    <w:p w:rsidR="0008307F" w:rsidRDefault="0008307F" w:rsidP="00771283">
      <w:pPr>
        <w:ind w:right="-1270"/>
        <w:rPr>
          <w:rFonts w:cs="B Lotus"/>
          <w:color w:val="auto"/>
          <w:sz w:val="28"/>
          <w:szCs w:val="28"/>
        </w:rPr>
      </w:pPr>
    </w:p>
    <w:p w:rsidR="00AB5A2B" w:rsidRPr="006D7654" w:rsidRDefault="00AB5A2B" w:rsidP="00771283">
      <w:pPr>
        <w:ind w:right="-1270"/>
        <w:rPr>
          <w:rFonts w:cs="B Lotus" w:hint="cs"/>
          <w:color w:val="auto"/>
          <w:sz w:val="28"/>
          <w:szCs w:val="28"/>
          <w:rtl/>
        </w:rPr>
      </w:pPr>
    </w:p>
    <w:p w:rsidR="004046B0" w:rsidRPr="006D7654" w:rsidRDefault="004046B0" w:rsidP="00771283">
      <w:pPr>
        <w:ind w:right="-1270"/>
        <w:rPr>
          <w:rFonts w:cs="B Lotus" w:hint="cs"/>
          <w:color w:val="auto"/>
          <w:sz w:val="28"/>
          <w:szCs w:val="28"/>
          <w:rtl/>
        </w:rPr>
      </w:pPr>
    </w:p>
    <w:p w:rsidR="00495A7A" w:rsidRDefault="00495A7A" w:rsidP="00771283">
      <w:pPr>
        <w:spacing w:after="120"/>
        <w:ind w:right="-1270"/>
        <w:jc w:val="center"/>
        <w:rPr>
          <w:b/>
          <w:bCs/>
          <w:color w:val="auto"/>
          <w:sz w:val="32"/>
          <w:szCs w:val="32"/>
        </w:rPr>
      </w:pPr>
    </w:p>
    <w:p w:rsidR="008A7767" w:rsidRDefault="00AA1243" w:rsidP="00771283">
      <w:pPr>
        <w:spacing w:after="120"/>
        <w:ind w:right="-1270"/>
        <w:jc w:val="center"/>
        <w:rPr>
          <w:b/>
          <w:bCs/>
          <w:color w:val="auto"/>
          <w:sz w:val="32"/>
          <w:szCs w:val="32"/>
        </w:rPr>
      </w:pPr>
      <w:r>
        <w:rPr>
          <w:noProof/>
        </w:rPr>
        <w:drawing>
          <wp:anchor distT="0" distB="0" distL="114300" distR="114300" simplePos="0" relativeHeight="251659264" behindDoc="1" locked="0" layoutInCell="1" allowOverlap="1">
            <wp:simplePos x="0" y="0"/>
            <wp:positionH relativeFrom="column">
              <wp:posOffset>2124075</wp:posOffset>
            </wp:positionH>
            <wp:positionV relativeFrom="paragraph">
              <wp:posOffset>-386715</wp:posOffset>
            </wp:positionV>
            <wp:extent cx="1123950" cy="1000125"/>
            <wp:effectExtent l="0" t="0" r="0" b="9525"/>
            <wp:wrapNone/>
            <wp:docPr id="7" name="Picture 8" descr="Description: Description: Image result for â«Ø¢Ø±Ù Ø¯Ø§ÙØ´Ú¯Ø§Ù Ù¾ÛØ§Ù ÙÙØ± ØªÙØ±Ø§Ù Ø¬ÙÙØ¨â¬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Description: Image result for â«Ø¢Ø±Ù Ø¯Ø§ÙØ´Ú¯Ø§Ù Ù¾ÛØ§Ù ÙÙØ± ØªÙØ±Ø§Ù Ø¬ÙÙØ¨â¬â"/>
                    <pic:cNvPicPr>
                      <a:picLocks noChangeAspect="1" noChangeArrowheads="1"/>
                    </pic:cNvPicPr>
                  </pic:nvPicPr>
                  <pic:blipFill>
                    <a:blip r:embed="rId30">
                      <a:extLst>
                        <a:ext uri="{28A0092B-C50C-407E-A947-70E740481C1C}">
                          <a14:useLocalDpi xmlns:a14="http://schemas.microsoft.com/office/drawing/2010/main" val="0"/>
                        </a:ext>
                      </a:extLst>
                    </a:blip>
                    <a:srcRect l="60736"/>
                    <a:stretch>
                      <a:fillRect/>
                    </a:stretch>
                  </pic:blipFill>
                  <pic:spPr bwMode="auto">
                    <a:xfrm>
                      <a:off x="0" y="0"/>
                      <a:ext cx="1123950" cy="10001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A7767" w:rsidRPr="006D7654" w:rsidRDefault="008A7767" w:rsidP="00771283">
      <w:pPr>
        <w:spacing w:after="120"/>
        <w:ind w:right="-1270"/>
        <w:jc w:val="center"/>
        <w:rPr>
          <w:b/>
          <w:bCs/>
          <w:color w:val="auto"/>
          <w:sz w:val="32"/>
          <w:szCs w:val="32"/>
          <w:rtl/>
        </w:rPr>
      </w:pPr>
    </w:p>
    <w:p w:rsidR="00495A7A" w:rsidRPr="006D7654" w:rsidRDefault="00495A7A" w:rsidP="009D64EE">
      <w:pPr>
        <w:spacing w:line="360" w:lineRule="auto"/>
        <w:ind w:right="-100"/>
        <w:jc w:val="center"/>
        <w:rPr>
          <w:rFonts w:ascii="Times New Roman" w:eastAsia="Times New Roman" w:hAnsi="Times New Roman" w:cs="Times New Roman"/>
          <w:b/>
          <w:bCs/>
          <w:color w:val="auto"/>
          <w:sz w:val="32"/>
          <w:szCs w:val="32"/>
        </w:rPr>
      </w:pPr>
      <w:r w:rsidRPr="006D7654">
        <w:rPr>
          <w:rFonts w:ascii="Times New Roman" w:eastAsia="Times New Roman" w:hAnsi="Times New Roman" w:cs="Times New Roman"/>
          <w:b/>
          <w:bCs/>
          <w:color w:val="auto"/>
          <w:sz w:val="32"/>
          <w:szCs w:val="32"/>
        </w:rPr>
        <w:t>Payame Noor University</w:t>
      </w:r>
    </w:p>
    <w:p w:rsidR="00EE75B8" w:rsidRPr="00EE75B8" w:rsidRDefault="00EE75B8" w:rsidP="009D64EE">
      <w:pPr>
        <w:ind w:right="-100"/>
        <w:jc w:val="center"/>
        <w:rPr>
          <w:rFonts w:ascii="Times New Roman" w:hAnsi="Times New Roman" w:cs="Times New Roman"/>
          <w:b/>
          <w:bCs/>
          <w:color w:val="auto"/>
          <w:sz w:val="32"/>
          <w:szCs w:val="32"/>
        </w:rPr>
      </w:pPr>
      <w:r w:rsidRPr="00EE75B8">
        <w:rPr>
          <w:rFonts w:ascii="Times New Roman" w:hAnsi="Times New Roman" w:cs="Times New Roman"/>
          <w:b/>
          <w:bCs/>
          <w:color w:val="auto"/>
          <w:sz w:val="32"/>
          <w:szCs w:val="32"/>
        </w:rPr>
        <w:t>Sari Center</w:t>
      </w:r>
    </w:p>
    <w:p w:rsidR="00EE75B8" w:rsidRPr="00EE75B8" w:rsidRDefault="00EE75B8" w:rsidP="009D64EE">
      <w:pPr>
        <w:ind w:right="-100"/>
        <w:jc w:val="center"/>
        <w:rPr>
          <w:rFonts w:ascii="Times New Roman" w:hAnsi="Times New Roman" w:cs="Times New Roman"/>
          <w:b/>
          <w:bCs/>
          <w:color w:val="auto"/>
          <w:sz w:val="32"/>
          <w:szCs w:val="32"/>
        </w:rPr>
      </w:pPr>
    </w:p>
    <w:p w:rsidR="00EE75B8" w:rsidRPr="00EE75B8" w:rsidRDefault="00EE75B8" w:rsidP="009D64EE">
      <w:pPr>
        <w:ind w:right="-100"/>
        <w:jc w:val="center"/>
        <w:rPr>
          <w:rFonts w:ascii="Times New Roman" w:hAnsi="Times New Roman" w:cs="Times New Roman"/>
          <w:b/>
          <w:bCs/>
          <w:color w:val="auto"/>
          <w:sz w:val="32"/>
          <w:szCs w:val="32"/>
        </w:rPr>
      </w:pPr>
      <w:r w:rsidRPr="00EE75B8">
        <w:rPr>
          <w:rFonts w:ascii="Times New Roman" w:hAnsi="Times New Roman" w:cs="Times New Roman"/>
          <w:b/>
          <w:bCs/>
          <w:color w:val="auto"/>
          <w:sz w:val="32"/>
          <w:szCs w:val="32"/>
        </w:rPr>
        <w:t>Master's Thesis</w:t>
      </w:r>
    </w:p>
    <w:p w:rsidR="00EE75B8" w:rsidRPr="00EE75B8" w:rsidRDefault="00EE75B8" w:rsidP="009D64EE">
      <w:pPr>
        <w:ind w:right="-100"/>
        <w:jc w:val="center"/>
        <w:rPr>
          <w:rFonts w:ascii="Times New Roman" w:hAnsi="Times New Roman" w:cs="Times New Roman"/>
          <w:b/>
          <w:bCs/>
          <w:color w:val="auto"/>
          <w:sz w:val="32"/>
          <w:szCs w:val="32"/>
        </w:rPr>
      </w:pPr>
      <w:r w:rsidRPr="00EE75B8">
        <w:rPr>
          <w:rFonts w:ascii="Times New Roman" w:hAnsi="Times New Roman" w:cs="Times New Roman"/>
          <w:b/>
          <w:bCs/>
          <w:color w:val="auto"/>
          <w:sz w:val="32"/>
          <w:szCs w:val="32"/>
        </w:rPr>
        <w:t>Psychology Major, Islamic Psychology Major, Positive Psychology Major</w:t>
      </w:r>
    </w:p>
    <w:p w:rsidR="00EE75B8" w:rsidRDefault="00EE75B8" w:rsidP="009D64EE">
      <w:pPr>
        <w:ind w:right="-100"/>
        <w:jc w:val="center"/>
        <w:rPr>
          <w:rFonts w:ascii="Times New Roman" w:hAnsi="Times New Roman" w:cs="Times New Roman"/>
          <w:b/>
          <w:bCs/>
          <w:color w:val="auto"/>
          <w:sz w:val="32"/>
          <w:szCs w:val="32"/>
        </w:rPr>
      </w:pPr>
    </w:p>
    <w:p w:rsidR="009D64EE" w:rsidRPr="00EE75B8" w:rsidRDefault="009D64EE" w:rsidP="009D64EE">
      <w:pPr>
        <w:ind w:right="-100"/>
        <w:jc w:val="center"/>
        <w:rPr>
          <w:rFonts w:ascii="Times New Roman" w:hAnsi="Times New Roman" w:cs="Times New Roman"/>
          <w:b/>
          <w:bCs/>
          <w:color w:val="auto"/>
          <w:sz w:val="32"/>
          <w:szCs w:val="32"/>
        </w:rPr>
      </w:pPr>
    </w:p>
    <w:p w:rsidR="00EE75B8" w:rsidRPr="00EE75B8" w:rsidRDefault="00EE75B8" w:rsidP="009D64EE">
      <w:pPr>
        <w:ind w:right="-100"/>
        <w:jc w:val="center"/>
        <w:rPr>
          <w:rFonts w:ascii="Times New Roman" w:hAnsi="Times New Roman" w:cs="Times New Roman"/>
          <w:b/>
          <w:bCs/>
          <w:color w:val="auto"/>
          <w:sz w:val="32"/>
          <w:szCs w:val="32"/>
        </w:rPr>
      </w:pPr>
      <w:r w:rsidRPr="00EE75B8">
        <w:rPr>
          <w:rFonts w:ascii="Times New Roman" w:hAnsi="Times New Roman" w:cs="Times New Roman"/>
          <w:b/>
          <w:bCs/>
          <w:color w:val="auto"/>
          <w:sz w:val="32"/>
          <w:szCs w:val="32"/>
        </w:rPr>
        <w:t>Title</w:t>
      </w:r>
    </w:p>
    <w:p w:rsidR="00EE75B8" w:rsidRPr="00EE75B8" w:rsidRDefault="00EE75B8" w:rsidP="009D64EE">
      <w:pPr>
        <w:ind w:right="-100"/>
        <w:jc w:val="center"/>
        <w:rPr>
          <w:rFonts w:ascii="Times New Roman" w:hAnsi="Times New Roman" w:cs="Times New Roman"/>
          <w:b/>
          <w:bCs/>
          <w:color w:val="auto"/>
          <w:sz w:val="32"/>
          <w:szCs w:val="32"/>
        </w:rPr>
      </w:pPr>
      <w:r w:rsidRPr="00EE75B8">
        <w:rPr>
          <w:rFonts w:ascii="Times New Roman" w:hAnsi="Times New Roman" w:cs="Times New Roman"/>
          <w:b/>
          <w:bCs/>
          <w:color w:val="auto"/>
          <w:sz w:val="32"/>
          <w:szCs w:val="32"/>
        </w:rPr>
        <w:t>Relationship between Spiritual Intelligence and Health Anxiety with Death Anxiety in the Elderly</w:t>
      </w:r>
    </w:p>
    <w:p w:rsidR="00EE75B8" w:rsidRPr="00EE75B8" w:rsidRDefault="00EE75B8" w:rsidP="009D64EE">
      <w:pPr>
        <w:ind w:right="-100"/>
        <w:jc w:val="center"/>
        <w:rPr>
          <w:rFonts w:ascii="Times New Roman" w:hAnsi="Times New Roman" w:cs="Times New Roman"/>
          <w:b/>
          <w:bCs/>
          <w:color w:val="auto"/>
          <w:sz w:val="32"/>
          <w:szCs w:val="32"/>
        </w:rPr>
      </w:pPr>
      <w:r w:rsidRPr="00EE75B8">
        <w:rPr>
          <w:rFonts w:ascii="Times New Roman" w:hAnsi="Times New Roman" w:cs="Times New Roman"/>
          <w:b/>
          <w:bCs/>
          <w:color w:val="auto"/>
          <w:sz w:val="32"/>
          <w:szCs w:val="32"/>
        </w:rPr>
        <w:t>Fareshtegan Nursing Home, Tehran</w:t>
      </w:r>
    </w:p>
    <w:p w:rsidR="00EE75B8" w:rsidRDefault="00EE75B8" w:rsidP="009D64EE">
      <w:pPr>
        <w:ind w:right="-100"/>
        <w:jc w:val="center"/>
        <w:rPr>
          <w:rFonts w:ascii="Times New Roman" w:hAnsi="Times New Roman" w:cs="Times New Roman"/>
          <w:b/>
          <w:bCs/>
          <w:color w:val="auto"/>
          <w:sz w:val="32"/>
          <w:szCs w:val="32"/>
        </w:rPr>
      </w:pPr>
    </w:p>
    <w:p w:rsidR="009D64EE" w:rsidRPr="00EE75B8" w:rsidRDefault="009D64EE" w:rsidP="009D64EE">
      <w:pPr>
        <w:ind w:right="-100"/>
        <w:jc w:val="center"/>
        <w:rPr>
          <w:rFonts w:ascii="Times New Roman" w:hAnsi="Times New Roman" w:cs="Times New Roman"/>
          <w:b/>
          <w:bCs/>
          <w:color w:val="auto"/>
          <w:sz w:val="32"/>
          <w:szCs w:val="32"/>
        </w:rPr>
      </w:pPr>
    </w:p>
    <w:p w:rsidR="00EE75B8" w:rsidRPr="00EE75B8" w:rsidRDefault="00EE75B8" w:rsidP="009D64EE">
      <w:pPr>
        <w:ind w:right="-100"/>
        <w:jc w:val="center"/>
        <w:rPr>
          <w:rFonts w:ascii="Times New Roman" w:hAnsi="Times New Roman" w:cs="Times New Roman"/>
          <w:b/>
          <w:bCs/>
          <w:color w:val="auto"/>
          <w:sz w:val="32"/>
          <w:szCs w:val="32"/>
        </w:rPr>
      </w:pPr>
      <w:r w:rsidRPr="00EE75B8">
        <w:rPr>
          <w:rFonts w:ascii="Times New Roman" w:hAnsi="Times New Roman" w:cs="Times New Roman"/>
          <w:b/>
          <w:bCs/>
          <w:color w:val="auto"/>
          <w:sz w:val="32"/>
          <w:szCs w:val="32"/>
        </w:rPr>
        <w:t>Supervisor</w:t>
      </w:r>
    </w:p>
    <w:p w:rsidR="00EE75B8" w:rsidRPr="00EE75B8" w:rsidRDefault="00EE75B8" w:rsidP="009D64EE">
      <w:pPr>
        <w:ind w:right="-100"/>
        <w:jc w:val="center"/>
        <w:rPr>
          <w:rFonts w:ascii="Times New Roman" w:hAnsi="Times New Roman" w:cs="Times New Roman"/>
          <w:b/>
          <w:bCs/>
          <w:color w:val="auto"/>
          <w:sz w:val="32"/>
          <w:szCs w:val="32"/>
        </w:rPr>
      </w:pPr>
      <w:r w:rsidRPr="00EE75B8">
        <w:rPr>
          <w:rFonts w:ascii="Times New Roman" w:hAnsi="Times New Roman" w:cs="Times New Roman"/>
          <w:b/>
          <w:bCs/>
          <w:color w:val="auto"/>
          <w:sz w:val="32"/>
          <w:szCs w:val="32"/>
        </w:rPr>
        <w:t>Babollah Bakhshipour Joibar</w:t>
      </w:r>
      <w:r>
        <w:rPr>
          <w:rFonts w:ascii="Times New Roman" w:hAnsi="Times New Roman" w:cs="Times New Roman"/>
          <w:b/>
          <w:bCs/>
          <w:color w:val="auto"/>
          <w:sz w:val="32"/>
          <w:szCs w:val="32"/>
        </w:rPr>
        <w:t>i</w:t>
      </w:r>
    </w:p>
    <w:p w:rsidR="00EE75B8" w:rsidRDefault="00EE75B8" w:rsidP="009D64EE">
      <w:pPr>
        <w:ind w:right="-100"/>
        <w:jc w:val="center"/>
        <w:rPr>
          <w:rFonts w:ascii="Times New Roman" w:hAnsi="Times New Roman" w:cs="Times New Roman"/>
          <w:b/>
          <w:bCs/>
          <w:color w:val="auto"/>
          <w:sz w:val="32"/>
          <w:szCs w:val="32"/>
        </w:rPr>
      </w:pPr>
    </w:p>
    <w:p w:rsidR="009D64EE" w:rsidRPr="00EE75B8" w:rsidRDefault="009D64EE" w:rsidP="009D64EE">
      <w:pPr>
        <w:ind w:right="-100"/>
        <w:jc w:val="center"/>
        <w:rPr>
          <w:rFonts w:ascii="Times New Roman" w:hAnsi="Times New Roman" w:cs="Times New Roman"/>
          <w:b/>
          <w:bCs/>
          <w:color w:val="auto"/>
          <w:sz w:val="32"/>
          <w:szCs w:val="32"/>
        </w:rPr>
      </w:pPr>
    </w:p>
    <w:p w:rsidR="00EE75B8" w:rsidRPr="00EE75B8" w:rsidRDefault="00EE75B8" w:rsidP="009D64EE">
      <w:pPr>
        <w:ind w:right="-100"/>
        <w:jc w:val="center"/>
        <w:rPr>
          <w:rFonts w:ascii="Times New Roman" w:hAnsi="Times New Roman" w:cs="Times New Roman"/>
          <w:b/>
          <w:bCs/>
          <w:color w:val="auto"/>
          <w:sz w:val="32"/>
          <w:szCs w:val="32"/>
        </w:rPr>
      </w:pPr>
      <w:r w:rsidRPr="00EE75B8">
        <w:rPr>
          <w:rFonts w:ascii="Times New Roman" w:hAnsi="Times New Roman" w:cs="Times New Roman"/>
          <w:b/>
          <w:bCs/>
          <w:color w:val="auto"/>
          <w:sz w:val="32"/>
          <w:szCs w:val="32"/>
        </w:rPr>
        <w:t>Author</w:t>
      </w:r>
    </w:p>
    <w:p w:rsidR="00EE75B8" w:rsidRDefault="00EE75B8" w:rsidP="009D64EE">
      <w:pPr>
        <w:ind w:right="-100"/>
        <w:jc w:val="center"/>
        <w:rPr>
          <w:rFonts w:ascii="Times New Roman" w:hAnsi="Times New Roman" w:cs="Times New Roman"/>
          <w:b/>
          <w:bCs/>
          <w:color w:val="auto"/>
          <w:sz w:val="32"/>
          <w:szCs w:val="32"/>
        </w:rPr>
      </w:pPr>
      <w:r w:rsidRPr="00EE75B8">
        <w:rPr>
          <w:rFonts w:ascii="Times New Roman" w:hAnsi="Times New Roman" w:cs="Times New Roman"/>
          <w:b/>
          <w:bCs/>
          <w:color w:val="auto"/>
          <w:sz w:val="32"/>
          <w:szCs w:val="32"/>
        </w:rPr>
        <w:t>Fatemeh Bayat</w:t>
      </w:r>
    </w:p>
    <w:p w:rsidR="009D64EE" w:rsidRDefault="009D64EE" w:rsidP="009D64EE">
      <w:pPr>
        <w:ind w:right="-100"/>
        <w:jc w:val="center"/>
        <w:rPr>
          <w:rFonts w:ascii="Times New Roman" w:hAnsi="Times New Roman" w:cs="Times New Roman"/>
          <w:b/>
          <w:bCs/>
          <w:color w:val="auto"/>
          <w:sz w:val="32"/>
          <w:szCs w:val="32"/>
        </w:rPr>
      </w:pPr>
    </w:p>
    <w:p w:rsidR="009D64EE" w:rsidRDefault="009D64EE" w:rsidP="009D64EE">
      <w:pPr>
        <w:ind w:right="-100"/>
        <w:jc w:val="center"/>
        <w:rPr>
          <w:rFonts w:ascii="Times New Roman" w:hAnsi="Times New Roman" w:cs="Times New Roman"/>
          <w:b/>
          <w:bCs/>
          <w:color w:val="auto"/>
          <w:sz w:val="32"/>
          <w:szCs w:val="32"/>
        </w:rPr>
      </w:pPr>
    </w:p>
    <w:p w:rsidR="009D64EE" w:rsidRDefault="009D64EE" w:rsidP="009D64EE">
      <w:pPr>
        <w:ind w:right="-100"/>
        <w:jc w:val="center"/>
        <w:rPr>
          <w:rFonts w:ascii="Times New Roman" w:hAnsi="Times New Roman" w:cs="Times New Roman"/>
          <w:b/>
          <w:bCs/>
          <w:color w:val="auto"/>
          <w:sz w:val="32"/>
          <w:szCs w:val="32"/>
        </w:rPr>
      </w:pPr>
    </w:p>
    <w:p w:rsidR="009D64EE" w:rsidRPr="00EE75B8" w:rsidRDefault="009D64EE" w:rsidP="009D64EE">
      <w:pPr>
        <w:ind w:right="-100"/>
        <w:jc w:val="center"/>
        <w:rPr>
          <w:rFonts w:ascii="Times New Roman" w:hAnsi="Times New Roman" w:cs="Times New Roman"/>
          <w:b/>
          <w:bCs/>
          <w:color w:val="auto"/>
          <w:sz w:val="32"/>
          <w:szCs w:val="32"/>
        </w:rPr>
      </w:pPr>
    </w:p>
    <w:p w:rsidR="00EE75B8" w:rsidRPr="00EE75B8" w:rsidRDefault="00EE75B8" w:rsidP="009D64EE">
      <w:pPr>
        <w:ind w:right="-100"/>
        <w:jc w:val="center"/>
        <w:rPr>
          <w:rFonts w:ascii="Times New Roman" w:hAnsi="Times New Roman" w:cs="Times New Roman"/>
          <w:b/>
          <w:bCs/>
          <w:color w:val="auto"/>
          <w:sz w:val="32"/>
          <w:szCs w:val="32"/>
        </w:rPr>
      </w:pPr>
    </w:p>
    <w:p w:rsidR="009436E3" w:rsidRPr="00EE75B8" w:rsidRDefault="009C0E50" w:rsidP="009D64EE">
      <w:pPr>
        <w:ind w:right="-100"/>
        <w:jc w:val="center"/>
        <w:rPr>
          <w:rFonts w:ascii="Times New Roman" w:hAnsi="Times New Roman" w:cs="Times New Roman"/>
          <w:color w:val="auto"/>
          <w:sz w:val="32"/>
          <w:szCs w:val="32"/>
        </w:rPr>
      </w:pPr>
      <w:r>
        <w:rPr>
          <w:rFonts w:ascii="Times New Roman" w:hAnsi="Times New Roman" w:cs="Times New Roman"/>
          <w:b/>
          <w:bCs/>
          <w:color w:val="auto"/>
          <w:sz w:val="32"/>
          <w:szCs w:val="32"/>
        </w:rPr>
        <w:t xml:space="preserve">September  </w:t>
      </w:r>
      <w:r w:rsidR="00EE75B8" w:rsidRPr="00EE75B8">
        <w:rPr>
          <w:rFonts w:ascii="Times New Roman" w:hAnsi="Times New Roman" w:cs="Times New Roman"/>
          <w:b/>
          <w:bCs/>
          <w:color w:val="auto"/>
          <w:sz w:val="32"/>
          <w:szCs w:val="32"/>
        </w:rPr>
        <w:t xml:space="preserve"> </w:t>
      </w:r>
      <w:r w:rsidR="00001264">
        <w:rPr>
          <w:rFonts w:ascii="Times New Roman" w:hAnsi="Times New Roman" w:cs="Times New Roman"/>
          <w:b/>
          <w:bCs/>
          <w:color w:val="auto"/>
          <w:sz w:val="32"/>
          <w:szCs w:val="32"/>
        </w:rPr>
        <w:t>2026</w:t>
      </w:r>
    </w:p>
    <w:sectPr w:rsidR="009436E3" w:rsidRPr="00EE75B8" w:rsidSect="009D64EE">
      <w:footnotePr>
        <w:numRestart w:val="eachPage"/>
      </w:footnotePr>
      <w:pgSz w:w="11906" w:h="16838" w:code="9"/>
      <w:pgMar w:top="1440" w:right="2016" w:bottom="1440" w:left="1440" w:header="706" w:footer="706" w:gutter="0"/>
      <w:pgNumType w:start="1"/>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C1F37" w:rsidRDefault="006C1F37" w:rsidP="00AF3D47">
      <w:r>
        <w:separator/>
      </w:r>
    </w:p>
  </w:endnote>
  <w:endnote w:type="continuationSeparator" w:id="0">
    <w:p w:rsidR="006C1F37" w:rsidRDefault="006C1F37" w:rsidP="00AF3D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Tahoma">
    <w:panose1 w:val="020B0604030504040204"/>
    <w:charset w:val="00"/>
    <w:family w:val="swiss"/>
    <w:pitch w:val="variable"/>
    <w:sig w:usb0="E1002EFF" w:usb1="C000605B" w:usb2="00000029" w:usb3="00000000" w:csb0="000101FF" w:csb1="00000000"/>
  </w:font>
  <w:font w:name="B Yagut">
    <w:panose1 w:val="00000400000000000000"/>
    <w:charset w:val="B2"/>
    <w:family w:val="auto"/>
    <w:pitch w:val="variable"/>
    <w:sig w:usb0="00002001" w:usb1="80000000" w:usb2="00000008" w:usb3="00000000" w:csb0="00000040" w:csb1="00000000"/>
  </w:font>
  <w:font w:name="Century Gothic">
    <w:panose1 w:val="020B0502020202020204"/>
    <w:charset w:val="00"/>
    <w:family w:val="swiss"/>
    <w:pitch w:val="variable"/>
    <w:sig w:usb0="00000287" w:usb1="00000000" w:usb2="00000000" w:usb3="00000000" w:csb0="0000009F" w:csb1="00000000"/>
  </w:font>
  <w:font w:name="B Lotus">
    <w:panose1 w:val="00000400000000000000"/>
    <w:charset w:val="B2"/>
    <w:family w:val="auto"/>
    <w:pitch w:val="variable"/>
    <w:sig w:usb0="00002001" w:usb1="80000000" w:usb2="00000008" w:usb3="00000000" w:csb0="00000040" w:csb1="00000000"/>
  </w:font>
  <w:font w:name="Zar">
    <w:altName w:val="Courier New"/>
    <w:charset w:val="B2"/>
    <w:family w:val="auto"/>
    <w:pitch w:val="variable"/>
    <w:sig w:usb0="00002001" w:usb1="00000000" w:usb2="00000000" w:usb3="00000000" w:csb0="00000040" w:csb1="00000000"/>
  </w:font>
  <w:font w:name="B Zar">
    <w:panose1 w:val="00000400000000000000"/>
    <w:charset w:val="B2"/>
    <w:family w:val="auto"/>
    <w:pitch w:val="variable"/>
    <w:sig w:usb0="00002001" w:usb1="80000000" w:usb2="00000008" w:usb3="00000000" w:csb0="00000040" w:csb1="00000000"/>
  </w:font>
  <w:font w:name="MS Mincho">
    <w:altName w:val="ＭＳ 明朝"/>
    <w:panose1 w:val="02020609040205080304"/>
    <w:charset w:val="80"/>
    <w:family w:val="roman"/>
    <w:notTrueType/>
    <w:pitch w:val="fixed"/>
    <w:sig w:usb0="00000001" w:usb1="08070000" w:usb2="00000010" w:usb3="00000000" w:csb0="00020000" w:csb1="00000000"/>
  </w:font>
  <w:font w:name="Traditional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B Nazanin">
    <w:panose1 w:val="00000400000000000000"/>
    <w:charset w:val="B2"/>
    <w:family w:val="auto"/>
    <w:pitch w:val="variable"/>
    <w:sig w:usb0="00002001" w:usb1="80000000" w:usb2="00000008" w:usb3="00000000" w:csb0="00000040" w:csb1="00000000"/>
  </w:font>
  <w:font w:name="Nazanin">
    <w:altName w:val="Courier New"/>
    <w:charset w:val="B2"/>
    <w:family w:val="auto"/>
    <w:pitch w:val="variable"/>
    <w:sig w:usb0="00002001" w:usb1="00000000" w:usb2="00000000" w:usb3="00000000" w:csb0="00000040" w:csb1="00000000"/>
  </w:font>
  <w:font w:name="B Koodak">
    <w:panose1 w:val="00000700000000000000"/>
    <w:charset w:val="B2"/>
    <w:family w:val="auto"/>
    <w:pitch w:val="variable"/>
    <w:sig w:usb0="00002001" w:usb1="80000000" w:usb2="00000008" w:usb3="00000000" w:csb0="00000040" w:csb1="00000000"/>
  </w:font>
  <w:font w:name="Lotus">
    <w:altName w:val="Courier New"/>
    <w:charset w:val="B2"/>
    <w:family w:val="auto"/>
    <w:pitch w:val="variable"/>
    <w:sig w:usb0="00002001" w:usb1="00000000" w:usb2="00000000" w:usb3="00000000" w:csb0="00000040" w:csb1="00000000"/>
  </w:font>
  <w:font w:name="Franklin Gothic Demi Cond">
    <w:panose1 w:val="020B0706030402020204"/>
    <w:charset w:val="00"/>
    <w:family w:val="swiss"/>
    <w:pitch w:val="variable"/>
    <w:sig w:usb0="00000287" w:usb1="00000000" w:usb2="00000000" w:usb3="00000000" w:csb0="0000009F" w:csb1="00000000"/>
  </w:font>
  <w:font w:name="Mitra">
    <w:altName w:val="Courier New"/>
    <w:charset w:val="B2"/>
    <w:family w:val="auto"/>
    <w:pitch w:val="variable"/>
    <w:sig w:usb0="00002001" w:usb1="00000000" w:usb2="00000000" w:usb3="00000000" w:csb0="00000040" w:csb1="00000000"/>
  </w:font>
  <w:font w:name="Yagut">
    <w:charset w:val="B2"/>
    <w:family w:val="auto"/>
    <w:pitch w:val="variable"/>
    <w:sig w:usb0="00002001" w:usb1="00000000" w:usb2="00000000" w:usb3="00000000" w:csb0="00000040" w:csb1="00000000"/>
  </w:font>
  <w:font w:name="Titr">
    <w:altName w:val="Arial"/>
    <w:charset w:val="B2"/>
    <w:family w:val="auto"/>
    <w:pitch w:val="variable"/>
    <w:sig w:usb0="80002003" w:usb1="80002042" w:usb2="00000008" w:usb3="00000000" w:csb0="00000040" w:csb1="00000000"/>
  </w:font>
  <w:font w:name="Traffic">
    <w:charset w:val="B2"/>
    <w:family w:val="auto"/>
    <w:pitch w:val="variable"/>
    <w:sig w:usb0="00002001" w:usb1="00000000" w:usb2="00000000" w:usb3="00000000" w:csb0="00000040" w:csb1="00000000"/>
  </w:font>
  <w:font w:name="Andalus">
    <w:panose1 w:val="02020603050405020304"/>
    <w:charset w:val="00"/>
    <w:family w:val="roman"/>
    <w:pitch w:val="variable"/>
    <w:sig w:usb0="00002003" w:usb1="80000000" w:usb2="00000008" w:usb3="00000000" w:csb0="00000041" w:csb1="00000000"/>
  </w:font>
  <w:font w:name="Britannic Bold">
    <w:panose1 w:val="020B0903060703020204"/>
    <w:charset w:val="00"/>
    <w:family w:val="swiss"/>
    <w:pitch w:val="variable"/>
    <w:sig w:usb0="00000003" w:usb1="00000000" w:usb2="00000000" w:usb3="00000000" w:csb0="00000001" w:csb1="00000000"/>
  </w:font>
  <w:font w:name="B Titr">
    <w:panose1 w:val="00000700000000000000"/>
    <w:charset w:val="B2"/>
    <w:family w:val="auto"/>
    <w:pitch w:val="variable"/>
    <w:sig w:usb0="00002001" w:usb1="80000000" w:usb2="00000008" w:usb3="00000000" w:csb0="00000040" w:csb1="00000000"/>
  </w:font>
  <w:font w:name="IranNastaliq">
    <w:altName w:val="Shekasteh_Beta"/>
    <w:charset w:val="00"/>
    <w:family w:val="roman"/>
    <w:pitch w:val="variable"/>
    <w:sig w:usb0="00000000" w:usb1="80000000" w:usb2="00000008" w:usb3="00000000" w:csb0="000101FF" w:csb1="00000000"/>
  </w:font>
  <w:font w:name="Cascadia Mono SemiBold">
    <w:panose1 w:val="020B0609020000020004"/>
    <w:charset w:val="00"/>
    <w:family w:val="modern"/>
    <w:pitch w:val="fixed"/>
    <w:sig w:usb0="A1002AFF" w:usb1="C200F9FB" w:usb2="00040020" w:usb3="00000000" w:csb0="000001FF" w:csb1="00000000"/>
  </w:font>
  <w:font w:name="B Titr,Bold">
    <w:altName w:val="Times New Roman"/>
    <w:panose1 w:val="00000000000000000000"/>
    <w:charset w:val="B2"/>
    <w:family w:val="auto"/>
    <w:notTrueType/>
    <w:pitch w:val="default"/>
    <w:sig w:usb0="00002001" w:usb1="00000000" w:usb2="00000000" w:usb3="00000000" w:csb0="00000040" w:csb1="00000000"/>
  </w:font>
  <w:font w:name="B Mitra">
    <w:panose1 w:val="00000400000000000000"/>
    <w:charset w:val="B2"/>
    <w:family w:val="auto"/>
    <w:pitch w:val="variable"/>
    <w:sig w:usb0="00002001" w:usb1="80000000" w:usb2="00000008" w:usb3="00000000" w:csb0="00000040" w:csb1="00000000"/>
  </w:font>
  <w:font w:name="Century Schoolbook">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BNazanin">
    <w:altName w:val="Arial"/>
    <w:panose1 w:val="00000000000000000000"/>
    <w:charset w:val="B2"/>
    <w:family w:val="auto"/>
    <w:notTrueType/>
    <w:pitch w:val="default"/>
    <w:sig w:usb0="00002001" w:usb1="00000000" w:usb2="00000000" w:usb3="00000000" w:csb0="00000040" w:csb1="00000000"/>
  </w:font>
  <w:font w:name="F_Mitra">
    <w:altName w:val="Symbol"/>
    <w:panose1 w:val="00000000000000000000"/>
    <w:charset w:val="02"/>
    <w:family w:val="auto"/>
    <w:pitch w:val="variable"/>
    <w:sig w:usb0="00000000" w:usb1="10000000" w:usb2="00000000" w:usb3="00000000" w:csb0="80000000" w:csb1="00000000"/>
  </w:font>
  <w:font w:name="Avenir 45">
    <w:altName w:val="Arial"/>
    <w:panose1 w:val="00000000000000000000"/>
    <w:charset w:val="00"/>
    <w:family w:val="swiss"/>
    <w:notTrueType/>
    <w:pitch w:val="default"/>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BLotus">
    <w:altName w:val="Times New Roman"/>
    <w:panose1 w:val="00000000000000000000"/>
    <w:charset w:val="B2"/>
    <w:family w:val="auto"/>
    <w:notTrueType/>
    <w:pitch w:val="default"/>
    <w:sig w:usb0="00002001" w:usb1="00000000" w:usb2="00000000" w:usb3="00000000" w:csb0="00000040" w:csb1="00000000"/>
  </w:font>
  <w:font w:name="Book Antiqua">
    <w:panose1 w:val="02040602050305030304"/>
    <w:charset w:val="00"/>
    <w:family w:val="roman"/>
    <w:pitch w:val="variable"/>
    <w:sig w:usb0="00000287" w:usb1="00000000" w:usb2="00000000" w:usb3="00000000" w:csb0="0000009F" w:csb1="00000000"/>
  </w:font>
  <w:font w:name="BZar">
    <w:altName w:val="Times New Roman"/>
    <w:panose1 w:val="00000000000000000000"/>
    <w:charset w:val="B2"/>
    <w:family w:val="auto"/>
    <w:notTrueType/>
    <w:pitch w:val="default"/>
    <w:sig w:usb0="00002001" w:usb1="00000000" w:usb2="00000000" w:usb3="00000000" w:csb0="00000040" w:csb1="00000000"/>
  </w:font>
  <w:font w:name="Adobe Arabic">
    <w:panose1 w:val="00000000000000000000"/>
    <w:charset w:val="00"/>
    <w:family w:val="roman"/>
    <w:notTrueType/>
    <w:pitch w:val="variable"/>
    <w:sig w:usb0="8000202F" w:usb1="8000A04A" w:usb2="00000008" w:usb3="00000000" w:csb0="00000041" w:csb1="00000000"/>
  </w:font>
  <w:font w:name="Arial Unicode MS">
    <w:panose1 w:val="020B0604020202020204"/>
    <w:charset w:val="80"/>
    <w:family w:val="swiss"/>
    <w:pitch w:val="variable"/>
    <w:sig w:usb0="F7FFAFFF" w:usb1="E9DFFFFF" w:usb2="0000003F" w:usb3="00000000" w:csb0="003F01FF" w:csb1="00000000"/>
  </w:font>
  <w:font w:name="B Nazanin,Bold">
    <w:altName w:val="Times New Roman"/>
    <w:panose1 w:val="00000000000000000000"/>
    <w:charset w:val="B2"/>
    <w:family w:val="auto"/>
    <w:notTrueType/>
    <w:pitch w:val="default"/>
    <w:sig w:usb0="00002001" w:usb1="00000000" w:usb2="00000000" w:usb3="00000000" w:csb0="00000040" w:csb1="00000000"/>
  </w:font>
  <w:font w:name="Garamond">
    <w:panose1 w:val="02020404030301010803"/>
    <w:charset w:val="00"/>
    <w:family w:val="roman"/>
    <w:pitch w:val="variable"/>
    <w:sig w:usb0="00000287" w:usb1="00000000" w:usb2="00000000" w:usb3="00000000" w:csb0="0000009F" w:csb1="00000000"/>
  </w:font>
  <w:font w:name="BDavat">
    <w:altName w:val="Times New Roman"/>
    <w:panose1 w:val="00000000000000000000"/>
    <w:charset w:val="B2"/>
    <w:family w:val="auto"/>
    <w:notTrueType/>
    <w:pitch w:val="default"/>
    <w:sig w:usb0="00002000" w:usb1="00000000" w:usb2="00000000" w:usb3="00000000" w:csb0="00000040" w:csb1="00000000"/>
  </w:font>
  <w:font w:name="BMitra">
    <w:altName w:val="Times New Roman"/>
    <w:panose1 w:val="00000000000000000000"/>
    <w:charset w:val="B2"/>
    <w:family w:val="auto"/>
    <w:notTrueType/>
    <w:pitch w:val="default"/>
    <w:sig w:usb0="00002001" w:usb1="00000000" w:usb2="00000000" w:usb3="00000000" w:csb0="00000040" w:csb1="00000000"/>
  </w:font>
  <w:font w:name="BLotusBold">
    <w:altName w:val="Times New Roman"/>
    <w:panose1 w:val="00000000000000000000"/>
    <w:charset w:val="B2"/>
    <w:family w:val="auto"/>
    <w:notTrueType/>
    <w:pitch w:val="default"/>
    <w:sig w:usb0="00002001" w:usb1="00000000" w:usb2="00000000" w:usb3="00000000" w:csb0="00000040"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BNazanin+Regular">
    <w:altName w:val="Times New Roman"/>
    <w:panose1 w:val="00000000000000000000"/>
    <w:charset w:val="B2"/>
    <w:family w:val="auto"/>
    <w:notTrueType/>
    <w:pitch w:val="default"/>
    <w:sig w:usb0="00002001" w:usb1="00000000" w:usb2="00000000" w:usb3="00000000" w:csb0="00000040" w:csb1="00000000"/>
  </w:font>
  <w:font w:name="2  Titr">
    <w:altName w:val="Times New Roman"/>
    <w:charset w:val="B2"/>
    <w:family w:val="auto"/>
    <w:pitch w:val="variable"/>
    <w:sig w:usb0="00002000" w:usb1="80000000" w:usb2="00000008" w:usb3="00000000" w:csb0="0000004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F56E7" w:rsidRDefault="00CF56E7">
    <w:pPr>
      <w:pStyle w:val="Footer"/>
      <w:jc w:val="center"/>
    </w:pPr>
    <w:r>
      <w:fldChar w:fldCharType="begin"/>
    </w:r>
    <w:r>
      <w:instrText xml:space="preserve"> PAGE   \* MERGEFORMAT </w:instrText>
    </w:r>
    <w:r>
      <w:fldChar w:fldCharType="separate"/>
    </w:r>
    <w:r w:rsidR="00AA1243" w:rsidRPr="00AA1243">
      <w:rPr>
        <w:rFonts w:ascii="Tahoma" w:hAnsi="Tahoma" w:cs="Tahoma" w:hint="eastAsia"/>
        <w:noProof/>
        <w:rtl/>
      </w:rPr>
      <w:t>أ‌</w:t>
    </w:r>
    <w:r>
      <w:rPr>
        <w:noProof/>
      </w:rPr>
      <w:fldChar w:fldCharType="end"/>
    </w:r>
  </w:p>
  <w:p w:rsidR="00CF56E7" w:rsidRDefault="00CF56E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C1F37" w:rsidRDefault="006C1F37" w:rsidP="00AF3D47">
      <w:r>
        <w:separator/>
      </w:r>
    </w:p>
  </w:footnote>
  <w:footnote w:type="continuationSeparator" w:id="0">
    <w:p w:rsidR="006C1F37" w:rsidRDefault="006C1F37" w:rsidP="00AF3D47">
      <w:r>
        <w:continuationSeparator/>
      </w:r>
    </w:p>
  </w:footnote>
  <w:footnote w:id="1">
    <w:p w:rsidR="00495FB0" w:rsidRPr="00DB0882" w:rsidRDefault="00495FB0" w:rsidP="00495FB0">
      <w:pPr>
        <w:pStyle w:val="FootnoteText"/>
        <w:rPr>
          <w:rFonts w:ascii="Times New Roman" w:hAnsi="Times New Roman"/>
          <w:lang w:val="en-US" w:bidi="fa-IR"/>
        </w:rPr>
      </w:pPr>
      <w:r w:rsidRPr="00DB0882">
        <w:rPr>
          <w:rStyle w:val="FootnoteReference"/>
          <w:rFonts w:ascii="Times New Roman" w:hAnsi="Times New Roman"/>
        </w:rPr>
        <w:footnoteRef/>
      </w:r>
      <w:r w:rsidRPr="00DB0882">
        <w:rPr>
          <w:rFonts w:ascii="Times New Roman" w:hAnsi="Times New Roman"/>
        </w:rPr>
        <w:t xml:space="preserve"> </w:t>
      </w:r>
      <w:r w:rsidRPr="00DB0882">
        <w:rPr>
          <w:rFonts w:ascii="Times New Roman" w:hAnsi="Times New Roman"/>
          <w:lang w:val="en-US"/>
        </w:rPr>
        <w:t>World population prospects</w:t>
      </w:r>
    </w:p>
  </w:footnote>
  <w:footnote w:id="2">
    <w:p w:rsidR="00E724D2" w:rsidRPr="0098171D" w:rsidRDefault="00E724D2">
      <w:pPr>
        <w:pStyle w:val="FootnoteText"/>
        <w:rPr>
          <w:rFonts w:ascii="Times New Roman" w:hAnsi="Times New Roman"/>
          <w:lang w:val="en-US" w:bidi="fa-IR"/>
        </w:rPr>
      </w:pPr>
      <w:r w:rsidRPr="0098171D">
        <w:rPr>
          <w:rStyle w:val="FootnoteReference"/>
          <w:rFonts w:ascii="Times New Roman" w:hAnsi="Times New Roman"/>
        </w:rPr>
        <w:footnoteRef/>
      </w:r>
      <w:r w:rsidRPr="0098171D">
        <w:rPr>
          <w:rFonts w:ascii="Times New Roman" w:hAnsi="Times New Roman"/>
        </w:rPr>
        <w:t xml:space="preserve"> </w:t>
      </w:r>
      <w:r w:rsidRPr="0098171D">
        <w:rPr>
          <w:rFonts w:ascii="Times New Roman" w:hAnsi="Times New Roman"/>
          <w:lang w:val="en-US" w:bidi="fa-IR"/>
        </w:rPr>
        <w:t>United Nation Population Fund</w:t>
      </w:r>
    </w:p>
  </w:footnote>
  <w:footnote w:id="3">
    <w:p w:rsidR="00495FB0" w:rsidRPr="00DB0882" w:rsidRDefault="00495FB0" w:rsidP="00995C07">
      <w:pPr>
        <w:pStyle w:val="FootnoteText"/>
        <w:rPr>
          <w:rFonts w:ascii="Times New Roman" w:hAnsi="Times New Roman"/>
          <w:lang w:val="en-US"/>
        </w:rPr>
      </w:pPr>
      <w:r w:rsidRPr="00DB0882">
        <w:rPr>
          <w:rStyle w:val="FootnoteReference"/>
          <w:rFonts w:ascii="Times New Roman" w:hAnsi="Times New Roman"/>
        </w:rPr>
        <w:footnoteRef/>
      </w:r>
      <w:r w:rsidR="00995C07" w:rsidRPr="00DB0882">
        <w:rPr>
          <w:rFonts w:ascii="Times New Roman" w:hAnsi="Times New Roman"/>
        </w:rPr>
        <w:t xml:space="preserve"> </w:t>
      </w:r>
      <w:r w:rsidR="00995C07" w:rsidRPr="00DB0882">
        <w:rPr>
          <w:rFonts w:ascii="Times New Roman" w:hAnsi="Times New Roman"/>
          <w:lang w:val="en-US"/>
        </w:rPr>
        <w:t>Goodarzi</w:t>
      </w:r>
    </w:p>
  </w:footnote>
  <w:footnote w:id="4">
    <w:p w:rsidR="00E20DCB" w:rsidRPr="0098171D" w:rsidRDefault="00E20DCB" w:rsidP="00E20DCB">
      <w:pPr>
        <w:pStyle w:val="FootnoteText"/>
        <w:rPr>
          <w:rFonts w:ascii="Times New Roman" w:hAnsi="Times New Roman"/>
          <w:lang w:val="en-US"/>
        </w:rPr>
      </w:pPr>
      <w:r w:rsidRPr="0098171D">
        <w:rPr>
          <w:rStyle w:val="FootnoteReference"/>
          <w:rFonts w:ascii="Times New Roman" w:hAnsi="Times New Roman"/>
        </w:rPr>
        <w:footnoteRef/>
      </w:r>
      <w:r w:rsidRPr="0098171D">
        <w:rPr>
          <w:rFonts w:ascii="Times New Roman" w:hAnsi="Times New Roman"/>
        </w:rPr>
        <w:t xml:space="preserve"> </w:t>
      </w:r>
      <w:r w:rsidRPr="0098171D">
        <w:rPr>
          <w:rFonts w:ascii="Times New Roman" w:hAnsi="Times New Roman"/>
          <w:lang w:val="en-US"/>
        </w:rPr>
        <w:t>Miri</w:t>
      </w:r>
    </w:p>
  </w:footnote>
  <w:footnote w:id="5">
    <w:p w:rsidR="00995C07" w:rsidRPr="00DB0882" w:rsidRDefault="00995C07" w:rsidP="00995C07">
      <w:pPr>
        <w:pStyle w:val="FootnoteText"/>
        <w:rPr>
          <w:rFonts w:ascii="Times New Roman" w:hAnsi="Times New Roman"/>
          <w:lang w:val="en-US"/>
        </w:rPr>
      </w:pPr>
      <w:r w:rsidRPr="00DB0882">
        <w:rPr>
          <w:rStyle w:val="FootnoteReference"/>
          <w:rFonts w:ascii="Times New Roman" w:hAnsi="Times New Roman"/>
        </w:rPr>
        <w:footnoteRef/>
      </w:r>
      <w:r w:rsidRPr="00DB0882">
        <w:rPr>
          <w:rFonts w:ascii="Times New Roman" w:hAnsi="Times New Roman"/>
        </w:rPr>
        <w:t xml:space="preserve"> </w:t>
      </w:r>
      <w:r w:rsidRPr="00DB0882">
        <w:rPr>
          <w:rFonts w:ascii="Times New Roman" w:hAnsi="Times New Roman"/>
          <w:lang w:val="en-US"/>
        </w:rPr>
        <w:t>Jafari-Koulaee</w:t>
      </w:r>
    </w:p>
  </w:footnote>
  <w:footnote w:id="6">
    <w:p w:rsidR="00995C07" w:rsidRPr="00DB0882" w:rsidRDefault="00995C07" w:rsidP="00995C07">
      <w:pPr>
        <w:pStyle w:val="FootnoteText"/>
        <w:rPr>
          <w:rFonts w:ascii="Times New Roman" w:hAnsi="Times New Roman"/>
          <w:lang w:val="en-US"/>
        </w:rPr>
      </w:pPr>
      <w:r w:rsidRPr="00DB0882">
        <w:rPr>
          <w:rStyle w:val="FootnoteReference"/>
          <w:rFonts w:ascii="Times New Roman" w:hAnsi="Times New Roman"/>
        </w:rPr>
        <w:footnoteRef/>
      </w:r>
      <w:r w:rsidRPr="00DB0882">
        <w:rPr>
          <w:rFonts w:ascii="Times New Roman" w:hAnsi="Times New Roman"/>
        </w:rPr>
        <w:t xml:space="preserve"> </w:t>
      </w:r>
      <w:r w:rsidRPr="00DB0882">
        <w:rPr>
          <w:rFonts w:ascii="Times New Roman" w:hAnsi="Times New Roman"/>
          <w:lang w:val="en-US"/>
        </w:rPr>
        <w:t>Liu</w:t>
      </w:r>
    </w:p>
  </w:footnote>
  <w:footnote w:id="7">
    <w:p w:rsidR="00E20DCB" w:rsidRPr="0098171D" w:rsidRDefault="00E20DCB" w:rsidP="00E20DCB">
      <w:pPr>
        <w:pStyle w:val="FootnoteText"/>
        <w:rPr>
          <w:rFonts w:ascii="Times New Roman" w:hAnsi="Times New Roman"/>
          <w:lang w:val="en-US"/>
        </w:rPr>
      </w:pPr>
      <w:r w:rsidRPr="0098171D">
        <w:rPr>
          <w:rStyle w:val="FootnoteReference"/>
          <w:rFonts w:ascii="Times New Roman" w:hAnsi="Times New Roman"/>
        </w:rPr>
        <w:footnoteRef/>
      </w:r>
      <w:r w:rsidRPr="0098171D">
        <w:rPr>
          <w:rFonts w:ascii="Times New Roman" w:hAnsi="Times New Roman"/>
        </w:rPr>
        <w:t xml:space="preserve"> </w:t>
      </w:r>
      <w:r w:rsidRPr="0098171D">
        <w:rPr>
          <w:rFonts w:ascii="Times New Roman" w:hAnsi="Times New Roman"/>
          <w:lang w:val="en-US"/>
        </w:rPr>
        <w:t>World Health Organization</w:t>
      </w:r>
    </w:p>
  </w:footnote>
  <w:footnote w:id="8">
    <w:p w:rsidR="00995C07" w:rsidRPr="00DB0882" w:rsidRDefault="00995C07" w:rsidP="00995C07">
      <w:pPr>
        <w:pStyle w:val="FootnoteText"/>
        <w:rPr>
          <w:rFonts w:ascii="Times New Roman" w:hAnsi="Times New Roman"/>
          <w:rtl/>
          <w:lang w:bidi="fa-IR"/>
        </w:rPr>
      </w:pPr>
      <w:r w:rsidRPr="00DB0882">
        <w:rPr>
          <w:rStyle w:val="FootnoteReference"/>
          <w:rFonts w:ascii="Times New Roman" w:hAnsi="Times New Roman"/>
        </w:rPr>
        <w:footnoteRef/>
      </w:r>
      <w:r w:rsidRPr="00DB0882">
        <w:rPr>
          <w:rFonts w:ascii="Times New Roman" w:hAnsi="Times New Roman"/>
        </w:rPr>
        <w:t xml:space="preserve"> </w:t>
      </w:r>
      <w:r w:rsidRPr="00DB0882">
        <w:rPr>
          <w:rFonts w:ascii="Times New Roman" w:hAnsi="Times New Roman"/>
          <w:lang w:val="en-US"/>
        </w:rPr>
        <w:t>Kikas</w:t>
      </w:r>
    </w:p>
  </w:footnote>
  <w:footnote w:id="9">
    <w:p w:rsidR="00A40BD5" w:rsidRPr="00DB0882" w:rsidRDefault="00A40BD5" w:rsidP="00A40BD5">
      <w:pPr>
        <w:pStyle w:val="FootnoteText"/>
        <w:rPr>
          <w:rFonts w:ascii="Times New Roman" w:hAnsi="Times New Roman"/>
          <w:rtl/>
          <w:lang w:bidi="fa-IR"/>
        </w:rPr>
      </w:pPr>
      <w:r w:rsidRPr="00DB0882">
        <w:rPr>
          <w:rStyle w:val="FootnoteReference"/>
          <w:rFonts w:ascii="Times New Roman" w:hAnsi="Times New Roman"/>
        </w:rPr>
        <w:footnoteRef/>
      </w:r>
      <w:r w:rsidRPr="00DB0882">
        <w:rPr>
          <w:rFonts w:ascii="Times New Roman" w:hAnsi="Times New Roman"/>
        </w:rPr>
        <w:t xml:space="preserve"> </w:t>
      </w:r>
      <w:r w:rsidRPr="00DB0882">
        <w:rPr>
          <w:rFonts w:ascii="Times New Roman" w:hAnsi="Times New Roman"/>
          <w:lang w:val="en-US"/>
        </w:rPr>
        <w:t>Wang</w:t>
      </w:r>
    </w:p>
  </w:footnote>
  <w:footnote w:id="10">
    <w:p w:rsidR="00A40BD5" w:rsidRPr="00DB0882" w:rsidRDefault="00A40BD5" w:rsidP="00A40BD5">
      <w:pPr>
        <w:pStyle w:val="FootnoteText"/>
        <w:rPr>
          <w:rFonts w:ascii="Times New Roman" w:hAnsi="Times New Roman"/>
          <w:rtl/>
          <w:lang w:bidi="fa-IR"/>
        </w:rPr>
      </w:pPr>
      <w:r w:rsidRPr="00DB0882">
        <w:rPr>
          <w:rStyle w:val="FootnoteReference"/>
          <w:rFonts w:ascii="Times New Roman" w:hAnsi="Times New Roman"/>
        </w:rPr>
        <w:footnoteRef/>
      </w:r>
      <w:r w:rsidRPr="00DB0882">
        <w:rPr>
          <w:rFonts w:ascii="Times New Roman" w:hAnsi="Times New Roman"/>
        </w:rPr>
        <w:t xml:space="preserve"> </w:t>
      </w:r>
      <w:r w:rsidRPr="00DB0882">
        <w:rPr>
          <w:rFonts w:ascii="Times New Roman" w:hAnsi="Times New Roman"/>
          <w:lang w:val="en-US"/>
        </w:rPr>
        <w:t>Atchison</w:t>
      </w:r>
    </w:p>
  </w:footnote>
  <w:footnote w:id="11">
    <w:p w:rsidR="00A54E81" w:rsidRPr="0098171D" w:rsidRDefault="00A54E81" w:rsidP="00A54E81">
      <w:pPr>
        <w:pStyle w:val="FootnoteText"/>
        <w:rPr>
          <w:rFonts w:ascii="Times New Roman" w:hAnsi="Times New Roman"/>
          <w:lang w:val="en-US"/>
        </w:rPr>
      </w:pPr>
      <w:r w:rsidRPr="0098171D">
        <w:rPr>
          <w:rStyle w:val="FootnoteReference"/>
          <w:rFonts w:ascii="Times New Roman" w:hAnsi="Times New Roman"/>
        </w:rPr>
        <w:footnoteRef/>
      </w:r>
      <w:r w:rsidRPr="0098171D">
        <w:rPr>
          <w:rFonts w:ascii="Times New Roman" w:hAnsi="Times New Roman"/>
        </w:rPr>
        <w:t xml:space="preserve"> </w:t>
      </w:r>
      <w:r w:rsidRPr="0098171D">
        <w:rPr>
          <w:rFonts w:ascii="Times New Roman" w:hAnsi="Times New Roman"/>
          <w:lang w:val="en-US"/>
        </w:rPr>
        <w:t>Pinto</w:t>
      </w:r>
    </w:p>
  </w:footnote>
  <w:footnote w:id="12">
    <w:p w:rsidR="00A54E81" w:rsidRPr="0098171D" w:rsidRDefault="00A54E81" w:rsidP="00A54E81">
      <w:pPr>
        <w:pStyle w:val="FootnoteText"/>
        <w:rPr>
          <w:rFonts w:ascii="Times New Roman" w:hAnsi="Times New Roman"/>
          <w:lang w:val="en-US"/>
        </w:rPr>
      </w:pPr>
      <w:r w:rsidRPr="0098171D">
        <w:rPr>
          <w:rStyle w:val="FootnoteReference"/>
          <w:rFonts w:ascii="Times New Roman" w:hAnsi="Times New Roman"/>
        </w:rPr>
        <w:footnoteRef/>
      </w:r>
      <w:r w:rsidRPr="0098171D">
        <w:rPr>
          <w:rFonts w:ascii="Times New Roman" w:hAnsi="Times New Roman"/>
        </w:rPr>
        <w:t xml:space="preserve"> </w:t>
      </w:r>
      <w:r w:rsidRPr="0098171D">
        <w:rPr>
          <w:rFonts w:ascii="Times New Roman" w:hAnsi="Times New Roman"/>
          <w:lang w:val="en-US"/>
        </w:rPr>
        <w:t>Kikas</w:t>
      </w:r>
    </w:p>
  </w:footnote>
  <w:footnote w:id="13">
    <w:p w:rsidR="00CF56E7" w:rsidRDefault="00CF56E7" w:rsidP="007903FE">
      <w:pPr>
        <w:pStyle w:val="FootnoteText"/>
        <w:jc w:val="lowKashida"/>
        <w:rPr>
          <w:rFonts w:ascii="Times New Roman" w:hAnsi="Times New Roman"/>
          <w:lang w:bidi="fa-IR"/>
        </w:rPr>
      </w:pPr>
      <w:r>
        <w:rPr>
          <w:rFonts w:ascii="Times New Roman" w:hAnsi="Times New Roman"/>
        </w:rPr>
        <w:t>1</w:t>
      </w:r>
      <w:r w:rsidR="00A40BD5">
        <w:rPr>
          <w:rFonts w:ascii="Times New Roman" w:hAnsi="Times New Roman" w:hint="cs"/>
          <w:rtl/>
        </w:rPr>
        <w:t xml:space="preserve"> </w:t>
      </w:r>
      <w:r>
        <w:rPr>
          <w:rFonts w:ascii="Times New Roman" w:hAnsi="Times New Roman"/>
        </w:rPr>
        <w:t>Gerontology</w:t>
      </w:r>
    </w:p>
  </w:footnote>
  <w:footnote w:id="14">
    <w:p w:rsidR="001E24D1" w:rsidRDefault="001E24D1" w:rsidP="001E24D1">
      <w:pPr>
        <w:pStyle w:val="FootnoteText"/>
        <w:rPr>
          <w:rFonts w:ascii="Times New Roman" w:hAnsi="Times New Roman"/>
          <w:rtl/>
          <w:lang w:bidi="fa-IR"/>
        </w:rPr>
      </w:pPr>
      <w:r>
        <w:rPr>
          <w:rStyle w:val="FootnoteReference"/>
          <w:rFonts w:ascii="Times New Roman" w:hAnsi="Times New Roman"/>
        </w:rPr>
        <w:footnoteRef/>
      </w:r>
      <w:r w:rsidR="00A40BD5">
        <w:rPr>
          <w:rFonts w:ascii="Times New Roman" w:hAnsi="Times New Roman" w:hint="cs"/>
          <w:rtl/>
          <w:lang w:val="en-US"/>
        </w:rPr>
        <w:t xml:space="preserve"> </w:t>
      </w:r>
      <w:r>
        <w:rPr>
          <w:rFonts w:ascii="Times New Roman" w:hAnsi="Times New Roman"/>
          <w:lang w:val="en-US"/>
        </w:rPr>
        <w:t>World Health Organization</w:t>
      </w:r>
    </w:p>
  </w:footnote>
  <w:footnote w:id="15">
    <w:p w:rsidR="00B87B5A" w:rsidRDefault="00B87B5A" w:rsidP="00B87B5A">
      <w:pPr>
        <w:pStyle w:val="FootnoteText"/>
        <w:rPr>
          <w:rFonts w:ascii="Times New Roman" w:hAnsi="Times New Roman"/>
          <w:lang w:val="en-US" w:bidi="fa-IR"/>
        </w:rPr>
      </w:pPr>
      <w:r>
        <w:rPr>
          <w:rStyle w:val="FootnoteReference"/>
          <w:rFonts w:ascii="Times New Roman" w:hAnsi="Times New Roman"/>
        </w:rPr>
        <w:footnoteRef/>
      </w:r>
      <w:r w:rsidR="000C7BA7">
        <w:rPr>
          <w:rFonts w:ascii="Times New Roman" w:hAnsi="Times New Roman" w:hint="cs"/>
          <w:rtl/>
          <w:lang w:val="en-US"/>
        </w:rPr>
        <w:t xml:space="preserve"> </w:t>
      </w:r>
      <w:r>
        <w:rPr>
          <w:rFonts w:ascii="Times New Roman" w:hAnsi="Times New Roman"/>
          <w:lang w:val="en-US"/>
        </w:rPr>
        <w:t>Immunological Theory of Aging</w:t>
      </w:r>
    </w:p>
  </w:footnote>
  <w:footnote w:id="16">
    <w:p w:rsidR="00A2424F" w:rsidRDefault="00A2424F" w:rsidP="00A2424F">
      <w:pPr>
        <w:pStyle w:val="FootnoteText"/>
        <w:rPr>
          <w:rFonts w:ascii="Times New Roman" w:hAnsi="Times New Roman"/>
          <w:rtl/>
          <w:lang w:bidi="fa-IR"/>
        </w:rPr>
      </w:pPr>
      <w:r>
        <w:rPr>
          <w:rStyle w:val="FootnoteReference"/>
          <w:rFonts w:ascii="Times New Roman" w:hAnsi="Times New Roman"/>
        </w:rPr>
        <w:footnoteRef/>
      </w:r>
      <w:r w:rsidR="00F64D30">
        <w:rPr>
          <w:rFonts w:ascii="Times New Roman" w:hAnsi="Times New Roman" w:hint="cs"/>
          <w:rtl/>
        </w:rPr>
        <w:t xml:space="preserve"> </w:t>
      </w:r>
      <w:r>
        <w:rPr>
          <w:rFonts w:ascii="Times New Roman" w:hAnsi="Times New Roman"/>
          <w:lang w:val="en-US"/>
        </w:rPr>
        <w:t>Nikolich</w:t>
      </w:r>
    </w:p>
  </w:footnote>
  <w:footnote w:id="17">
    <w:p w:rsidR="00A2424F" w:rsidRDefault="00A2424F" w:rsidP="00A2424F">
      <w:pPr>
        <w:pStyle w:val="FootnoteText"/>
        <w:rPr>
          <w:rFonts w:ascii="Times New Roman" w:hAnsi="Times New Roman"/>
          <w:rtl/>
          <w:lang w:bidi="fa-IR"/>
        </w:rPr>
      </w:pPr>
      <w:r>
        <w:rPr>
          <w:rStyle w:val="FootnoteReference"/>
          <w:rFonts w:ascii="Times New Roman" w:hAnsi="Times New Roman"/>
        </w:rPr>
        <w:footnoteRef/>
      </w:r>
      <w:r w:rsidR="000C7BA7">
        <w:rPr>
          <w:rFonts w:ascii="Times New Roman" w:hAnsi="Times New Roman" w:hint="cs"/>
          <w:rtl/>
        </w:rPr>
        <w:t xml:space="preserve"> </w:t>
      </w:r>
      <w:r>
        <w:rPr>
          <w:rFonts w:ascii="Times New Roman" w:hAnsi="Times New Roman"/>
          <w:lang w:val="en-US"/>
        </w:rPr>
        <w:t>Fulop</w:t>
      </w:r>
    </w:p>
  </w:footnote>
  <w:footnote w:id="18">
    <w:p w:rsidR="007A4F07" w:rsidRDefault="007A4F07" w:rsidP="007A4F07">
      <w:pPr>
        <w:pStyle w:val="FootnoteText"/>
        <w:rPr>
          <w:rFonts w:ascii="Times New Roman" w:hAnsi="Times New Roman"/>
          <w:rtl/>
          <w:lang w:bidi="fa-IR"/>
        </w:rPr>
      </w:pPr>
      <w:r>
        <w:rPr>
          <w:rStyle w:val="FootnoteReference"/>
          <w:rFonts w:ascii="Times New Roman" w:hAnsi="Times New Roman"/>
        </w:rPr>
        <w:footnoteRef/>
      </w:r>
      <w:r w:rsidR="000C7BA7">
        <w:rPr>
          <w:rFonts w:ascii="Times New Roman" w:hAnsi="Times New Roman" w:hint="cs"/>
          <w:rtl/>
        </w:rPr>
        <w:t xml:space="preserve"> </w:t>
      </w:r>
      <w:r>
        <w:rPr>
          <w:rFonts w:ascii="Times New Roman" w:hAnsi="Times New Roman"/>
          <w:lang w:val="en-US"/>
        </w:rPr>
        <w:t>López-Otín</w:t>
      </w:r>
    </w:p>
  </w:footnote>
  <w:footnote w:id="19">
    <w:p w:rsidR="007A4F07" w:rsidRDefault="007A4F07" w:rsidP="007A4F07">
      <w:pPr>
        <w:pStyle w:val="FootnoteText"/>
        <w:rPr>
          <w:rFonts w:hint="cs"/>
          <w:rtl/>
          <w:lang w:bidi="fa-IR"/>
        </w:rPr>
      </w:pPr>
      <w:r>
        <w:rPr>
          <w:rStyle w:val="FootnoteReference"/>
          <w:rFonts w:ascii="Times New Roman" w:hAnsi="Times New Roman"/>
        </w:rPr>
        <w:footnoteRef/>
      </w:r>
      <w:r w:rsidR="000C7BA7">
        <w:rPr>
          <w:rFonts w:ascii="Times New Roman" w:hAnsi="Times New Roman" w:hint="cs"/>
          <w:rtl/>
        </w:rPr>
        <w:t xml:space="preserve"> </w:t>
      </w:r>
      <w:r>
        <w:rPr>
          <w:rFonts w:ascii="Times New Roman" w:hAnsi="Times New Roman"/>
          <w:lang w:val="en-US"/>
        </w:rPr>
        <w:t>Campisi</w:t>
      </w:r>
    </w:p>
  </w:footnote>
  <w:footnote w:id="20">
    <w:p w:rsidR="007A4F07" w:rsidRPr="00DB0882" w:rsidRDefault="007A4F07" w:rsidP="007A4F07">
      <w:pPr>
        <w:pStyle w:val="FootnoteText"/>
        <w:rPr>
          <w:rFonts w:ascii="Times New Roman" w:hAnsi="Times New Roman"/>
          <w:rtl/>
          <w:lang w:bidi="fa-IR"/>
        </w:rPr>
      </w:pPr>
      <w:r w:rsidRPr="00DB0882">
        <w:rPr>
          <w:rStyle w:val="FootnoteReference"/>
          <w:rFonts w:ascii="Times New Roman" w:hAnsi="Times New Roman"/>
        </w:rPr>
        <w:footnoteRef/>
      </w:r>
      <w:r w:rsidRPr="00DB0882">
        <w:rPr>
          <w:rFonts w:ascii="Times New Roman" w:hAnsi="Times New Roman"/>
          <w:lang w:val="en-US" w:eastAsia="en-US"/>
        </w:rPr>
        <w:t xml:space="preserve"> </w:t>
      </w:r>
      <w:r w:rsidRPr="00DB0882">
        <w:rPr>
          <w:rFonts w:ascii="Times New Roman" w:hAnsi="Times New Roman"/>
          <w:lang w:val="en-US"/>
        </w:rPr>
        <w:t>Gladyshev</w:t>
      </w:r>
    </w:p>
  </w:footnote>
  <w:footnote w:id="21">
    <w:p w:rsidR="00F64D30" w:rsidRPr="00DB0882" w:rsidRDefault="00F64D30">
      <w:pPr>
        <w:pStyle w:val="FootnoteText"/>
        <w:rPr>
          <w:rFonts w:ascii="Times New Roman" w:hAnsi="Times New Roman"/>
          <w:lang w:val="en-US" w:bidi="fa-IR"/>
        </w:rPr>
      </w:pPr>
      <w:r w:rsidRPr="00DB0882">
        <w:rPr>
          <w:rStyle w:val="FootnoteReference"/>
          <w:rFonts w:ascii="Times New Roman" w:hAnsi="Times New Roman"/>
        </w:rPr>
        <w:footnoteRef/>
      </w:r>
      <w:r w:rsidR="000C7BA7" w:rsidRPr="00DB0882">
        <w:rPr>
          <w:rFonts w:ascii="Times New Roman" w:hAnsi="Times New Roman"/>
          <w:rtl/>
          <w:lang w:val="en-US"/>
        </w:rPr>
        <w:t xml:space="preserve"> </w:t>
      </w:r>
      <w:r w:rsidR="00AE6120">
        <w:rPr>
          <w:rFonts w:ascii="Times New Roman" w:hAnsi="Times New Roman"/>
          <w:lang w:val="en-US"/>
        </w:rPr>
        <w:t xml:space="preserve">Rajer </w:t>
      </w:r>
      <w:r w:rsidRPr="00DB0882">
        <w:rPr>
          <w:rFonts w:ascii="Times New Roman" w:hAnsi="Times New Roman"/>
          <w:lang w:val="en-US"/>
        </w:rPr>
        <w:t>Go</w:t>
      </w:r>
      <w:r w:rsidR="00AE6120">
        <w:rPr>
          <w:rFonts w:ascii="Times New Roman" w:hAnsi="Times New Roman"/>
          <w:lang w:val="en-US"/>
        </w:rPr>
        <w:t>u</w:t>
      </w:r>
      <w:r w:rsidRPr="00DB0882">
        <w:rPr>
          <w:rFonts w:ascii="Times New Roman" w:hAnsi="Times New Roman"/>
          <w:lang w:val="en-US"/>
        </w:rPr>
        <w:t>ld</w:t>
      </w:r>
    </w:p>
  </w:footnote>
  <w:footnote w:id="22">
    <w:p w:rsidR="00CF56E7" w:rsidRPr="00CB468E" w:rsidRDefault="00CF56E7" w:rsidP="007903FE">
      <w:pPr>
        <w:pStyle w:val="FootnoteText"/>
        <w:jc w:val="lowKashida"/>
        <w:rPr>
          <w:rFonts w:ascii="Times New Roman" w:hAnsi="Times New Roman"/>
          <w:lang w:bidi="fa-IR"/>
        </w:rPr>
      </w:pPr>
      <w:r w:rsidRPr="00DB0882">
        <w:rPr>
          <w:rFonts w:ascii="Times New Roman" w:hAnsi="Times New Roman"/>
        </w:rPr>
        <w:t>3</w:t>
      </w:r>
      <w:r w:rsidR="00F64D30" w:rsidRPr="00DB0882">
        <w:rPr>
          <w:rFonts w:ascii="Times New Roman" w:hAnsi="Times New Roman"/>
        </w:rPr>
        <w:t xml:space="preserve"> </w:t>
      </w:r>
      <w:r w:rsidRPr="00DB0882">
        <w:rPr>
          <w:rFonts w:ascii="Times New Roman" w:hAnsi="Times New Roman"/>
        </w:rPr>
        <w:t>Levinson</w:t>
      </w:r>
    </w:p>
  </w:footnote>
  <w:footnote w:id="23">
    <w:p w:rsidR="00CF56E7" w:rsidRPr="00CB468E" w:rsidRDefault="00CF56E7" w:rsidP="007903FE">
      <w:pPr>
        <w:pStyle w:val="FootnoteText"/>
        <w:jc w:val="lowKashida"/>
        <w:rPr>
          <w:rFonts w:ascii="Times New Roman" w:hAnsi="Times New Roman"/>
          <w:lang w:bidi="fa-IR"/>
        </w:rPr>
      </w:pPr>
      <w:r w:rsidRPr="00CB468E">
        <w:rPr>
          <w:rFonts w:ascii="Times New Roman" w:hAnsi="Times New Roman"/>
        </w:rPr>
        <w:t>4</w:t>
      </w:r>
      <w:r w:rsidR="000C7BA7">
        <w:rPr>
          <w:rFonts w:ascii="Times New Roman" w:hAnsi="Times New Roman" w:hint="cs"/>
          <w:rtl/>
        </w:rPr>
        <w:t xml:space="preserve"> </w:t>
      </w:r>
      <w:r w:rsidRPr="00CB468E">
        <w:rPr>
          <w:rFonts w:ascii="Times New Roman" w:hAnsi="Times New Roman"/>
        </w:rPr>
        <w:t>SHAie</w:t>
      </w:r>
    </w:p>
  </w:footnote>
  <w:footnote w:id="24">
    <w:p w:rsidR="00CF56E7" w:rsidRPr="00CB468E" w:rsidRDefault="00CF56E7" w:rsidP="007903FE">
      <w:pPr>
        <w:pStyle w:val="FootnoteText"/>
        <w:jc w:val="lowKashida"/>
        <w:rPr>
          <w:rFonts w:ascii="Times New Roman" w:hAnsi="Times New Roman"/>
          <w:lang w:bidi="fa-IR"/>
        </w:rPr>
      </w:pPr>
      <w:r w:rsidRPr="00CB468E">
        <w:rPr>
          <w:rFonts w:ascii="Times New Roman" w:hAnsi="Times New Roman"/>
          <w:lang w:bidi="fa-IR"/>
        </w:rPr>
        <w:t>5</w:t>
      </w:r>
      <w:r w:rsidR="000C7BA7">
        <w:rPr>
          <w:rFonts w:ascii="Times New Roman" w:hAnsi="Times New Roman" w:hint="cs"/>
          <w:rtl/>
          <w:lang w:bidi="fa-IR"/>
        </w:rPr>
        <w:t xml:space="preserve"> </w:t>
      </w:r>
      <w:r w:rsidRPr="00CB468E">
        <w:rPr>
          <w:rFonts w:ascii="Times New Roman" w:hAnsi="Times New Roman"/>
          <w:lang w:bidi="fa-IR"/>
        </w:rPr>
        <w:t>Erikson</w:t>
      </w:r>
    </w:p>
  </w:footnote>
  <w:footnote w:id="25">
    <w:p w:rsidR="00F64D30" w:rsidRDefault="00F64D30" w:rsidP="00F64D30">
      <w:pPr>
        <w:pStyle w:val="FootnoteText"/>
        <w:rPr>
          <w:rFonts w:ascii="Times New Roman" w:hAnsi="Times New Roman"/>
          <w:lang w:val="en-US"/>
        </w:rPr>
      </w:pPr>
      <w:r>
        <w:rPr>
          <w:rStyle w:val="FootnoteReference"/>
          <w:rFonts w:ascii="Times New Roman" w:hAnsi="Times New Roman"/>
        </w:rPr>
        <w:footnoteRef/>
      </w:r>
      <w:r w:rsidR="000C7BA7">
        <w:rPr>
          <w:rFonts w:ascii="Times New Roman" w:hAnsi="Times New Roman" w:hint="cs"/>
          <w:rtl/>
        </w:rPr>
        <w:t xml:space="preserve"> </w:t>
      </w:r>
      <w:r>
        <w:rPr>
          <w:rFonts w:ascii="Times New Roman" w:hAnsi="Times New Roman"/>
          <w:lang w:val="en-US"/>
        </w:rPr>
        <w:t>Kivnick</w:t>
      </w:r>
    </w:p>
  </w:footnote>
  <w:footnote w:id="26">
    <w:p w:rsidR="009C3192" w:rsidRDefault="009C3192" w:rsidP="009C3192">
      <w:pPr>
        <w:pStyle w:val="FootnoteText"/>
        <w:rPr>
          <w:rFonts w:ascii="Times New Roman" w:hAnsi="Times New Roman"/>
          <w:rtl/>
          <w:lang w:bidi="fa-IR"/>
        </w:rPr>
      </w:pPr>
      <w:r>
        <w:rPr>
          <w:rStyle w:val="FootnoteReference"/>
          <w:rFonts w:ascii="Times New Roman" w:hAnsi="Times New Roman"/>
        </w:rPr>
        <w:footnoteRef/>
      </w:r>
      <w:r w:rsidR="000C7BA7">
        <w:rPr>
          <w:rFonts w:ascii="Times New Roman" w:hAnsi="Times New Roman" w:hint="cs"/>
          <w:rtl/>
        </w:rPr>
        <w:t xml:space="preserve"> </w:t>
      </w:r>
      <w:r>
        <w:rPr>
          <w:rFonts w:ascii="Times New Roman" w:hAnsi="Times New Roman"/>
          <w:lang w:val="en-US"/>
        </w:rPr>
        <w:t>Disengagement Theory</w:t>
      </w:r>
    </w:p>
  </w:footnote>
  <w:footnote w:id="27">
    <w:p w:rsidR="00F64D30" w:rsidRDefault="00F64D30" w:rsidP="00F64D30">
      <w:pPr>
        <w:pStyle w:val="FootnoteText"/>
        <w:rPr>
          <w:rFonts w:ascii="Times New Roman" w:hAnsi="Times New Roman"/>
          <w:lang w:val="en-US"/>
        </w:rPr>
      </w:pPr>
      <w:r>
        <w:rPr>
          <w:rStyle w:val="FootnoteReference"/>
          <w:rFonts w:ascii="Times New Roman" w:hAnsi="Times New Roman"/>
        </w:rPr>
        <w:footnoteRef/>
      </w:r>
      <w:r w:rsidR="000C7BA7">
        <w:rPr>
          <w:rFonts w:ascii="Times New Roman" w:hAnsi="Times New Roman" w:hint="cs"/>
          <w:rtl/>
        </w:rPr>
        <w:t xml:space="preserve"> </w:t>
      </w:r>
      <w:r>
        <w:rPr>
          <w:rFonts w:ascii="Times New Roman" w:hAnsi="Times New Roman"/>
          <w:lang w:val="en-US"/>
        </w:rPr>
        <w:t>Cumming &amp; Henry</w:t>
      </w:r>
    </w:p>
  </w:footnote>
  <w:footnote w:id="28">
    <w:p w:rsidR="00A82C43" w:rsidRDefault="00A82C43" w:rsidP="00A82C43">
      <w:pPr>
        <w:pStyle w:val="FootnoteText"/>
        <w:rPr>
          <w:rFonts w:ascii="Times New Roman" w:hAnsi="Times New Roman"/>
          <w:lang w:val="en-US"/>
        </w:rPr>
      </w:pPr>
      <w:r>
        <w:rPr>
          <w:rStyle w:val="FootnoteReference"/>
          <w:rFonts w:ascii="Times New Roman" w:hAnsi="Times New Roman"/>
        </w:rPr>
        <w:footnoteRef/>
      </w:r>
      <w:r w:rsidR="000C7BA7">
        <w:rPr>
          <w:rFonts w:ascii="Times New Roman" w:hAnsi="Times New Roman" w:hint="cs"/>
          <w:rtl/>
        </w:rPr>
        <w:t xml:space="preserve"> </w:t>
      </w:r>
      <w:r>
        <w:rPr>
          <w:rFonts w:ascii="Times New Roman" w:hAnsi="Times New Roman"/>
          <w:lang w:val="en-US"/>
        </w:rPr>
        <w:t>Atchley</w:t>
      </w:r>
    </w:p>
  </w:footnote>
  <w:footnote w:id="29">
    <w:p w:rsidR="009C3192" w:rsidRDefault="009C3192" w:rsidP="009C3192">
      <w:pPr>
        <w:pStyle w:val="FootnoteText"/>
        <w:rPr>
          <w:rFonts w:ascii="Times New Roman" w:hAnsi="Times New Roman"/>
          <w:rtl/>
          <w:lang w:bidi="fa-IR"/>
        </w:rPr>
      </w:pPr>
      <w:r>
        <w:rPr>
          <w:rStyle w:val="FootnoteReference"/>
          <w:rFonts w:ascii="Times New Roman" w:hAnsi="Times New Roman"/>
        </w:rPr>
        <w:footnoteRef/>
      </w:r>
      <w:r w:rsidR="000C7BA7">
        <w:rPr>
          <w:rFonts w:ascii="Times New Roman" w:hAnsi="Times New Roman" w:hint="cs"/>
          <w:rtl/>
        </w:rPr>
        <w:t xml:space="preserve"> </w:t>
      </w:r>
      <w:r>
        <w:rPr>
          <w:rFonts w:ascii="Times New Roman" w:hAnsi="Times New Roman"/>
          <w:lang w:val="en-US"/>
        </w:rPr>
        <w:t>Activity Theory</w:t>
      </w:r>
    </w:p>
  </w:footnote>
  <w:footnote w:id="30">
    <w:p w:rsidR="00A82C43" w:rsidRDefault="00A82C43" w:rsidP="00A82C43">
      <w:pPr>
        <w:pStyle w:val="FootnoteText"/>
        <w:rPr>
          <w:rFonts w:ascii="Times New Roman" w:hAnsi="Times New Roman"/>
          <w:lang w:val="en-US"/>
        </w:rPr>
      </w:pPr>
      <w:r>
        <w:rPr>
          <w:rStyle w:val="FootnoteReference"/>
          <w:rFonts w:ascii="Times New Roman" w:hAnsi="Times New Roman"/>
        </w:rPr>
        <w:footnoteRef/>
      </w:r>
      <w:r w:rsidR="000C7BA7">
        <w:rPr>
          <w:rFonts w:ascii="Times New Roman" w:hAnsi="Times New Roman" w:hint="cs"/>
          <w:rtl/>
          <w:lang w:val="en-US"/>
        </w:rPr>
        <w:t xml:space="preserve"> </w:t>
      </w:r>
      <w:r>
        <w:rPr>
          <w:rFonts w:ascii="Times New Roman" w:hAnsi="Times New Roman"/>
          <w:lang w:val="en-US"/>
        </w:rPr>
        <w:t>Havighurst</w:t>
      </w:r>
    </w:p>
  </w:footnote>
  <w:footnote w:id="31">
    <w:p w:rsidR="00A82C43" w:rsidRDefault="00A82C43" w:rsidP="00A82C43">
      <w:pPr>
        <w:pStyle w:val="FootnoteText"/>
        <w:rPr>
          <w:rFonts w:ascii="Times New Roman" w:hAnsi="Times New Roman"/>
          <w:lang w:val="en-US"/>
        </w:rPr>
      </w:pPr>
      <w:r>
        <w:rPr>
          <w:rStyle w:val="FootnoteReference"/>
          <w:rFonts w:ascii="Times New Roman" w:hAnsi="Times New Roman"/>
        </w:rPr>
        <w:footnoteRef/>
      </w:r>
      <w:r w:rsidR="000C7BA7">
        <w:rPr>
          <w:rFonts w:ascii="Times New Roman" w:hAnsi="Times New Roman" w:hint="cs"/>
          <w:rtl/>
          <w:lang w:val="en-US"/>
        </w:rPr>
        <w:t xml:space="preserve">  </w:t>
      </w:r>
      <w:r>
        <w:rPr>
          <w:rFonts w:ascii="Times New Roman" w:hAnsi="Times New Roman"/>
          <w:lang w:val="en-US"/>
        </w:rPr>
        <w:t>Neugarten &amp; Tobin</w:t>
      </w:r>
    </w:p>
  </w:footnote>
  <w:footnote w:id="32">
    <w:p w:rsidR="00A82C43" w:rsidRDefault="00A82C43" w:rsidP="00A82C43">
      <w:pPr>
        <w:pStyle w:val="FootnoteText"/>
        <w:rPr>
          <w:rFonts w:ascii="Times New Roman" w:hAnsi="Times New Roman"/>
          <w:lang w:val="en-US"/>
        </w:rPr>
      </w:pPr>
      <w:r>
        <w:rPr>
          <w:rStyle w:val="FootnoteReference"/>
          <w:rFonts w:ascii="Times New Roman" w:hAnsi="Times New Roman"/>
        </w:rPr>
        <w:footnoteRef/>
      </w:r>
      <w:r w:rsidR="000C7BA7">
        <w:rPr>
          <w:rFonts w:ascii="Times New Roman" w:hAnsi="Times New Roman" w:hint="cs"/>
          <w:rtl/>
          <w:lang w:val="en-US"/>
        </w:rPr>
        <w:t xml:space="preserve"> </w:t>
      </w:r>
      <w:r>
        <w:rPr>
          <w:rFonts w:ascii="Times New Roman" w:hAnsi="Times New Roman"/>
          <w:lang w:val="en-US"/>
        </w:rPr>
        <w:t>Dowd</w:t>
      </w:r>
    </w:p>
  </w:footnote>
  <w:footnote w:id="33">
    <w:p w:rsidR="009C3192" w:rsidRDefault="009C3192" w:rsidP="009C3192">
      <w:pPr>
        <w:pStyle w:val="FootnoteText"/>
        <w:rPr>
          <w:rFonts w:ascii="Times New Roman" w:hAnsi="Times New Roman"/>
          <w:rtl/>
          <w:lang w:bidi="fa-IR"/>
        </w:rPr>
      </w:pPr>
      <w:r>
        <w:rPr>
          <w:rStyle w:val="FootnoteReference"/>
          <w:rFonts w:ascii="Times New Roman" w:hAnsi="Times New Roman"/>
        </w:rPr>
        <w:footnoteRef/>
      </w:r>
      <w:r w:rsidR="000C7BA7">
        <w:rPr>
          <w:rFonts w:ascii="Times New Roman" w:hAnsi="Times New Roman" w:hint="cs"/>
          <w:rtl/>
        </w:rPr>
        <w:t xml:space="preserve"> </w:t>
      </w:r>
      <w:r>
        <w:rPr>
          <w:rFonts w:ascii="Times New Roman" w:hAnsi="Times New Roman"/>
          <w:lang w:val="en-US"/>
        </w:rPr>
        <w:t>Continuity Theory</w:t>
      </w:r>
    </w:p>
  </w:footnote>
  <w:footnote w:id="34">
    <w:p w:rsidR="00226107" w:rsidRPr="0098171D" w:rsidRDefault="00226107" w:rsidP="00226107">
      <w:pPr>
        <w:pStyle w:val="FootnoteText"/>
        <w:rPr>
          <w:rFonts w:ascii="Times New Roman" w:hAnsi="Times New Roman"/>
          <w:rtl/>
          <w:lang w:bidi="fa-IR"/>
        </w:rPr>
      </w:pPr>
      <w:r w:rsidRPr="0098171D">
        <w:rPr>
          <w:rStyle w:val="FootnoteReference"/>
          <w:rFonts w:ascii="Times New Roman" w:hAnsi="Times New Roman"/>
        </w:rPr>
        <w:footnoteRef/>
      </w:r>
      <w:r w:rsidRPr="0098171D">
        <w:rPr>
          <w:rFonts w:ascii="Times New Roman" w:hAnsi="Times New Roman"/>
        </w:rPr>
        <w:t xml:space="preserve"> </w:t>
      </w:r>
      <w:r w:rsidRPr="0098171D">
        <w:rPr>
          <w:rFonts w:ascii="Times New Roman" w:hAnsi="Times New Roman"/>
          <w:lang w:val="en-US"/>
        </w:rPr>
        <w:t>Atchley</w:t>
      </w:r>
    </w:p>
  </w:footnote>
  <w:footnote w:id="35">
    <w:p w:rsidR="00A82C43" w:rsidRDefault="00A82C43" w:rsidP="00A82C43">
      <w:pPr>
        <w:pStyle w:val="FootnoteText"/>
        <w:rPr>
          <w:rFonts w:ascii="Times New Roman" w:hAnsi="Times New Roman"/>
          <w:lang w:val="en-US"/>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en-US"/>
        </w:rPr>
        <w:t>Nordgren</w:t>
      </w:r>
    </w:p>
  </w:footnote>
  <w:footnote w:id="36">
    <w:p w:rsidR="00A82C43" w:rsidRDefault="00A82C43" w:rsidP="00A82C43">
      <w:pPr>
        <w:pStyle w:val="FootnoteText"/>
        <w:rPr>
          <w:rFonts w:ascii="Times New Roman" w:hAnsi="Times New Roman"/>
          <w:lang w:val="en-US"/>
        </w:rPr>
      </w:pPr>
      <w:r>
        <w:rPr>
          <w:rStyle w:val="FootnoteReference"/>
          <w:rFonts w:ascii="Times New Roman" w:hAnsi="Times New Roman"/>
        </w:rPr>
        <w:footnoteRef/>
      </w:r>
      <w:r w:rsidR="000C7BA7">
        <w:rPr>
          <w:rFonts w:ascii="Times New Roman" w:hAnsi="Times New Roman" w:hint="cs"/>
          <w:rtl/>
          <w:lang w:val="en-US"/>
        </w:rPr>
        <w:t xml:space="preserve"> </w:t>
      </w:r>
      <w:r>
        <w:rPr>
          <w:rFonts w:ascii="Times New Roman" w:hAnsi="Times New Roman"/>
          <w:lang w:val="en-US"/>
        </w:rPr>
        <w:t>Martin</w:t>
      </w:r>
    </w:p>
  </w:footnote>
  <w:footnote w:id="37">
    <w:p w:rsidR="005A4E4E" w:rsidRDefault="005A4E4E" w:rsidP="005A4E4E">
      <w:pPr>
        <w:pStyle w:val="FootnoteText"/>
        <w:rPr>
          <w:rFonts w:hint="cs"/>
          <w:rtl/>
          <w:lang w:bidi="fa-IR"/>
        </w:rPr>
      </w:pPr>
      <w:r>
        <w:rPr>
          <w:rStyle w:val="FootnoteReference"/>
          <w:rFonts w:ascii="Times New Roman" w:hAnsi="Times New Roman"/>
        </w:rPr>
        <w:footnoteRef/>
      </w:r>
      <w:r>
        <w:rPr>
          <w:rFonts w:ascii="Times New Roman" w:hAnsi="Times New Roman"/>
          <w:rtl/>
          <w:lang w:val="en-US"/>
        </w:rPr>
        <w:t xml:space="preserve"> </w:t>
      </w:r>
      <w:r>
        <w:rPr>
          <w:rFonts w:ascii="Times New Roman" w:hAnsi="Times New Roman"/>
          <w:lang w:val="en-US"/>
        </w:rPr>
        <w:t>Freud</w:t>
      </w:r>
      <w:r>
        <w:t xml:space="preserve"> </w:t>
      </w:r>
    </w:p>
  </w:footnote>
  <w:footnote w:id="38">
    <w:p w:rsidR="00447B2D" w:rsidRDefault="00447B2D" w:rsidP="00447B2D">
      <w:pPr>
        <w:pStyle w:val="FootnoteText"/>
        <w:rPr>
          <w:rFonts w:ascii="Times New Roman" w:hAnsi="Times New Roman"/>
          <w:lang w:val="en-US"/>
        </w:rPr>
      </w:pPr>
      <w:r>
        <w:rPr>
          <w:rStyle w:val="FootnoteReference"/>
          <w:rFonts w:ascii="Times New Roman" w:hAnsi="Times New Roman"/>
        </w:rPr>
        <w:footnoteRef/>
      </w:r>
      <w:r w:rsidR="000C7BA7">
        <w:rPr>
          <w:rFonts w:ascii="Times New Roman" w:hAnsi="Times New Roman" w:hint="cs"/>
          <w:rtl/>
        </w:rPr>
        <w:t xml:space="preserve"> </w:t>
      </w:r>
      <w:r>
        <w:rPr>
          <w:rFonts w:ascii="Times New Roman" w:hAnsi="Times New Roman"/>
          <w:lang w:val="en-US"/>
        </w:rPr>
        <w:t>Yalom</w:t>
      </w:r>
    </w:p>
  </w:footnote>
  <w:footnote w:id="39">
    <w:p w:rsidR="00EE10D8" w:rsidRDefault="00EE10D8" w:rsidP="00EE10D8">
      <w:pPr>
        <w:pStyle w:val="FootnoteText"/>
        <w:rPr>
          <w:rFonts w:ascii="Times New Roman" w:hAnsi="Times New Roman"/>
          <w:rtl/>
          <w:lang w:bidi="fa-IR"/>
        </w:rPr>
      </w:pPr>
      <w:r>
        <w:rPr>
          <w:rStyle w:val="FootnoteReference"/>
          <w:rFonts w:ascii="Times New Roman" w:hAnsi="Times New Roman"/>
        </w:rPr>
        <w:footnoteRef/>
      </w:r>
      <w:r>
        <w:rPr>
          <w:rFonts w:ascii="Times New Roman" w:hAnsi="Times New Roman" w:hint="cs"/>
          <w:rtl/>
          <w:lang w:val="en-US"/>
        </w:rPr>
        <w:t xml:space="preserve"> </w:t>
      </w:r>
      <w:r>
        <w:rPr>
          <w:rFonts w:ascii="Times New Roman" w:hAnsi="Times New Roman"/>
          <w:lang w:val="en-US"/>
        </w:rPr>
        <w:t>Greenberg</w:t>
      </w:r>
      <w:r>
        <w:rPr>
          <w:rFonts w:ascii="Times New Roman" w:hAnsi="Times New Roman"/>
        </w:rPr>
        <w:t xml:space="preserve"> </w:t>
      </w:r>
    </w:p>
  </w:footnote>
  <w:footnote w:id="40">
    <w:p w:rsidR="00EE10D8" w:rsidRDefault="00EE10D8" w:rsidP="00EE10D8">
      <w:pPr>
        <w:pStyle w:val="FootnoteText"/>
        <w:rPr>
          <w:rFonts w:hint="cs"/>
          <w:rtl/>
          <w:lang w:bidi="fa-IR"/>
        </w:rPr>
      </w:pPr>
      <w:r>
        <w:rPr>
          <w:rStyle w:val="FootnoteReference"/>
          <w:rFonts w:ascii="Times New Roman" w:hAnsi="Times New Roman"/>
        </w:rPr>
        <w:footnoteRef/>
      </w:r>
      <w:r>
        <w:rPr>
          <w:rFonts w:ascii="Times New Roman" w:hAnsi="Times New Roman" w:hint="cs"/>
          <w:rtl/>
          <w:lang w:val="en-US"/>
        </w:rPr>
        <w:t xml:space="preserve"> </w:t>
      </w:r>
      <w:r>
        <w:rPr>
          <w:rFonts w:ascii="Times New Roman" w:hAnsi="Times New Roman"/>
          <w:lang w:val="en-US"/>
        </w:rPr>
        <w:t>Mikulincer</w:t>
      </w:r>
      <w:r>
        <w:rPr>
          <w:rFonts w:ascii="Times New Roman" w:hAnsi="Times New Roman"/>
          <w:rtl/>
          <w:lang w:val="en-US"/>
        </w:rPr>
        <w:t xml:space="preserve"> </w:t>
      </w:r>
      <w:r>
        <w:rPr>
          <w:rFonts w:ascii="Times New Roman" w:hAnsi="Times New Roman"/>
          <w:lang w:val="en-US"/>
        </w:rPr>
        <w:t>&amp;</w:t>
      </w:r>
      <w:r>
        <w:rPr>
          <w:rFonts w:ascii="Times New Roman" w:hAnsi="Times New Roman"/>
          <w:rtl/>
          <w:lang w:val="en-US"/>
        </w:rPr>
        <w:t xml:space="preserve"> </w:t>
      </w:r>
      <w:r>
        <w:rPr>
          <w:rFonts w:ascii="Times New Roman" w:hAnsi="Times New Roman"/>
          <w:lang w:val="en-US"/>
        </w:rPr>
        <w:t>Florian</w:t>
      </w:r>
      <w:r>
        <w:t xml:space="preserve"> </w:t>
      </w:r>
    </w:p>
  </w:footnote>
  <w:footnote w:id="41">
    <w:p w:rsidR="00F906EC" w:rsidRDefault="00F906EC" w:rsidP="00F906EC">
      <w:pPr>
        <w:pStyle w:val="FootnoteText"/>
        <w:rPr>
          <w:rFonts w:ascii="Times New Roman" w:hAnsi="Times New Roman"/>
          <w:rtl/>
          <w:lang w:bidi="fa-IR"/>
        </w:rPr>
      </w:pPr>
      <w:r>
        <w:rPr>
          <w:rStyle w:val="FootnoteReference"/>
          <w:rFonts w:ascii="Times New Roman" w:hAnsi="Times New Roman"/>
        </w:rPr>
        <w:footnoteRef/>
      </w:r>
      <w:r>
        <w:rPr>
          <w:rFonts w:ascii="Times New Roman" w:hAnsi="Times New Roman"/>
          <w:rtl/>
        </w:rPr>
        <w:t xml:space="preserve"> </w:t>
      </w:r>
      <w:r>
        <w:rPr>
          <w:rFonts w:ascii="Times New Roman" w:hAnsi="Times New Roman"/>
          <w:lang w:val="en-US"/>
        </w:rPr>
        <w:t>Neimeyer</w:t>
      </w:r>
    </w:p>
  </w:footnote>
  <w:footnote w:id="42">
    <w:p w:rsidR="00447B2D" w:rsidRDefault="00447B2D" w:rsidP="00447B2D">
      <w:pPr>
        <w:pStyle w:val="FootnoteText"/>
        <w:rPr>
          <w:rFonts w:ascii="Times New Roman" w:hAnsi="Times New Roman"/>
          <w:lang w:val="en-US"/>
        </w:rPr>
      </w:pPr>
      <w:r>
        <w:rPr>
          <w:rStyle w:val="FootnoteReference"/>
          <w:rFonts w:ascii="Times New Roman" w:hAnsi="Times New Roman"/>
        </w:rPr>
        <w:footnoteRef/>
      </w:r>
      <w:r w:rsidR="000C7BA7">
        <w:rPr>
          <w:rFonts w:ascii="Times New Roman" w:hAnsi="Times New Roman" w:hint="cs"/>
          <w:rtl/>
          <w:lang w:val="en-US"/>
        </w:rPr>
        <w:t xml:space="preserve"> </w:t>
      </w:r>
      <w:r>
        <w:rPr>
          <w:rFonts w:ascii="Times New Roman" w:hAnsi="Times New Roman"/>
          <w:lang w:val="en-US"/>
        </w:rPr>
        <w:t>van Bruggen</w:t>
      </w:r>
      <w:r>
        <w:rPr>
          <w:rFonts w:ascii="Times New Roman" w:hAnsi="Times New Roman"/>
        </w:rPr>
        <w:t xml:space="preserve"> </w:t>
      </w:r>
    </w:p>
  </w:footnote>
  <w:footnote w:id="43">
    <w:p w:rsidR="00447B2D" w:rsidRDefault="00447B2D" w:rsidP="001C1EDD">
      <w:pPr>
        <w:pStyle w:val="FootnoteText"/>
        <w:rPr>
          <w:rFonts w:ascii="Times New Roman" w:hAnsi="Times New Roman"/>
          <w:lang w:val="en-US"/>
        </w:rPr>
      </w:pPr>
      <w:r>
        <w:rPr>
          <w:rStyle w:val="FootnoteReference"/>
          <w:rFonts w:ascii="Times New Roman" w:hAnsi="Times New Roman"/>
        </w:rPr>
        <w:footnoteRef/>
      </w:r>
      <w:r w:rsidR="000C7BA7">
        <w:rPr>
          <w:rFonts w:ascii="Times New Roman" w:hAnsi="Times New Roman" w:hint="cs"/>
          <w:rtl/>
        </w:rPr>
        <w:t xml:space="preserve"> </w:t>
      </w:r>
      <w:r w:rsidR="001C1EDD">
        <w:rPr>
          <w:rFonts w:ascii="Times New Roman" w:hAnsi="Times New Roman"/>
          <w:lang w:val="en-US"/>
        </w:rPr>
        <w:t>Huang</w:t>
      </w:r>
    </w:p>
  </w:footnote>
  <w:footnote w:id="44">
    <w:p w:rsidR="001C1EDD" w:rsidRDefault="001C1EDD" w:rsidP="001C1EDD">
      <w:pPr>
        <w:pStyle w:val="FootnoteText"/>
        <w:rPr>
          <w:rFonts w:ascii="Times New Roman" w:hAnsi="Times New Roman"/>
          <w:lang w:val="en-US"/>
        </w:rPr>
      </w:pPr>
      <w:r>
        <w:rPr>
          <w:rStyle w:val="FootnoteReference"/>
          <w:rFonts w:ascii="Times New Roman" w:hAnsi="Times New Roman"/>
        </w:rPr>
        <w:footnoteRef/>
      </w:r>
      <w:r w:rsidR="000C7BA7">
        <w:rPr>
          <w:rFonts w:ascii="Times New Roman" w:hAnsi="Times New Roman" w:hint="cs"/>
          <w:rtl/>
        </w:rPr>
        <w:t xml:space="preserve"> </w:t>
      </w:r>
      <w:r>
        <w:rPr>
          <w:rFonts w:ascii="Times New Roman" w:hAnsi="Times New Roman"/>
          <w:lang w:val="en-US"/>
        </w:rPr>
        <w:t>Sternberg</w:t>
      </w:r>
    </w:p>
  </w:footnote>
  <w:footnote w:id="45">
    <w:p w:rsidR="001C1EDD" w:rsidRDefault="001C1EDD" w:rsidP="001C1EDD">
      <w:pPr>
        <w:pStyle w:val="FootnoteText"/>
        <w:rPr>
          <w:rFonts w:ascii="Times New Roman" w:hAnsi="Times New Roman"/>
          <w:lang w:val="en-US"/>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en-US"/>
        </w:rPr>
        <w:t>Mayer &amp; Salovey</w:t>
      </w:r>
    </w:p>
  </w:footnote>
  <w:footnote w:id="46">
    <w:p w:rsidR="004702F0" w:rsidRPr="00DB0882" w:rsidRDefault="004702F0" w:rsidP="004702F0">
      <w:pPr>
        <w:pStyle w:val="FootnoteText"/>
        <w:rPr>
          <w:rFonts w:ascii="Times New Roman" w:hAnsi="Times New Roman"/>
          <w:lang w:val="en-US"/>
        </w:rPr>
      </w:pPr>
      <w:r w:rsidRPr="00DB0882">
        <w:rPr>
          <w:rStyle w:val="FootnoteReference"/>
          <w:rFonts w:ascii="Times New Roman" w:hAnsi="Times New Roman"/>
        </w:rPr>
        <w:footnoteRef/>
      </w:r>
      <w:r w:rsidRPr="00DB0882">
        <w:rPr>
          <w:rFonts w:ascii="Times New Roman" w:hAnsi="Times New Roman"/>
        </w:rPr>
        <w:t xml:space="preserve"> </w:t>
      </w:r>
      <w:r w:rsidRPr="00DB0882">
        <w:rPr>
          <w:rFonts w:ascii="Times New Roman" w:hAnsi="Times New Roman"/>
          <w:lang w:val="en-US"/>
        </w:rPr>
        <w:t>Pinto</w:t>
      </w:r>
    </w:p>
  </w:footnote>
  <w:footnote w:id="47">
    <w:p w:rsidR="009C7BAC" w:rsidRPr="00DB0882" w:rsidRDefault="009C7BAC" w:rsidP="009C7BAC">
      <w:pPr>
        <w:pStyle w:val="FootnoteText"/>
        <w:rPr>
          <w:rFonts w:ascii="Times New Roman" w:hAnsi="Times New Roman"/>
          <w:rtl/>
          <w:lang w:bidi="fa-IR"/>
        </w:rPr>
      </w:pPr>
      <w:r w:rsidRPr="00DB0882">
        <w:rPr>
          <w:rStyle w:val="FootnoteReference"/>
          <w:rFonts w:ascii="Times New Roman" w:hAnsi="Times New Roman"/>
        </w:rPr>
        <w:footnoteRef/>
      </w:r>
      <w:r w:rsidRPr="00DB0882">
        <w:rPr>
          <w:rFonts w:ascii="Times New Roman" w:hAnsi="Times New Roman"/>
        </w:rPr>
        <w:t xml:space="preserve"> </w:t>
      </w:r>
      <w:r w:rsidRPr="00DB0882">
        <w:rPr>
          <w:rFonts w:ascii="Times New Roman" w:hAnsi="Times New Roman"/>
          <w:lang w:val="en-US"/>
        </w:rPr>
        <w:t>Pinto</w:t>
      </w:r>
    </w:p>
  </w:footnote>
  <w:footnote w:id="48">
    <w:p w:rsidR="00AB5B99" w:rsidRPr="0098171D" w:rsidRDefault="00AB5B99" w:rsidP="00AB5B99">
      <w:pPr>
        <w:pStyle w:val="FootnoteText"/>
        <w:rPr>
          <w:rFonts w:ascii="Times New Roman" w:hAnsi="Times New Roman"/>
          <w:rtl/>
          <w:lang w:bidi="fa-IR"/>
        </w:rPr>
      </w:pPr>
      <w:r w:rsidRPr="0098171D">
        <w:rPr>
          <w:rStyle w:val="FootnoteReference"/>
          <w:rFonts w:ascii="Times New Roman" w:hAnsi="Times New Roman"/>
        </w:rPr>
        <w:footnoteRef/>
      </w:r>
      <w:r w:rsidRPr="0098171D">
        <w:rPr>
          <w:rFonts w:ascii="Times New Roman" w:hAnsi="Times New Roman"/>
        </w:rPr>
        <w:t xml:space="preserve"> </w:t>
      </w:r>
      <w:r w:rsidRPr="0098171D">
        <w:rPr>
          <w:rFonts w:ascii="Times New Roman" w:hAnsi="Times New Roman"/>
          <w:lang w:val="en-US"/>
        </w:rPr>
        <w:t>Ryan</w:t>
      </w:r>
      <w:r w:rsidRPr="0098171D">
        <w:rPr>
          <w:rFonts w:ascii="Times New Roman" w:hAnsi="Times New Roman"/>
          <w:rtl/>
          <w:lang w:val="en-US"/>
        </w:rPr>
        <w:t xml:space="preserve"> </w:t>
      </w:r>
      <w:r w:rsidRPr="0098171D">
        <w:rPr>
          <w:rFonts w:ascii="Times New Roman" w:hAnsi="Times New Roman"/>
          <w:lang w:val="en-US"/>
        </w:rPr>
        <w:t>&amp;</w:t>
      </w:r>
      <w:r w:rsidRPr="0098171D">
        <w:rPr>
          <w:rFonts w:ascii="Times New Roman" w:hAnsi="Times New Roman"/>
          <w:rtl/>
          <w:lang w:val="en-US"/>
        </w:rPr>
        <w:t xml:space="preserve"> </w:t>
      </w:r>
      <w:r w:rsidRPr="0098171D">
        <w:rPr>
          <w:rFonts w:ascii="Times New Roman" w:hAnsi="Times New Roman"/>
          <w:lang w:val="en-US"/>
        </w:rPr>
        <w:t>Deci</w:t>
      </w:r>
    </w:p>
  </w:footnote>
  <w:footnote w:id="49">
    <w:p w:rsidR="008C63B8" w:rsidRPr="0098171D" w:rsidRDefault="008C63B8" w:rsidP="008C63B8">
      <w:pPr>
        <w:pStyle w:val="FootnoteText"/>
        <w:rPr>
          <w:rFonts w:ascii="Times New Roman" w:hAnsi="Times New Roman"/>
          <w:rtl/>
          <w:lang w:bidi="fa-IR"/>
        </w:rPr>
      </w:pPr>
      <w:r w:rsidRPr="0098171D">
        <w:rPr>
          <w:rStyle w:val="FootnoteReference"/>
          <w:rFonts w:ascii="Times New Roman" w:hAnsi="Times New Roman"/>
        </w:rPr>
        <w:footnoteRef/>
      </w:r>
      <w:r w:rsidRPr="0098171D">
        <w:rPr>
          <w:rFonts w:ascii="Times New Roman" w:hAnsi="Times New Roman" w:hint="cs"/>
          <w:rtl/>
          <w:lang w:val="en-US"/>
        </w:rPr>
        <w:t xml:space="preserve"> </w:t>
      </w:r>
      <w:r w:rsidRPr="0098171D">
        <w:rPr>
          <w:rFonts w:ascii="Times New Roman" w:hAnsi="Times New Roman"/>
          <w:lang w:val="en-US"/>
        </w:rPr>
        <w:t>Ryff</w:t>
      </w:r>
      <w:r w:rsidRPr="0098171D">
        <w:rPr>
          <w:rFonts w:ascii="Times New Roman" w:hAnsi="Times New Roman"/>
        </w:rPr>
        <w:t xml:space="preserve"> </w:t>
      </w:r>
    </w:p>
  </w:footnote>
  <w:footnote w:id="50">
    <w:p w:rsidR="00F32DC2" w:rsidRPr="0098171D" w:rsidRDefault="00F32DC2" w:rsidP="00F32DC2">
      <w:pPr>
        <w:pStyle w:val="FootnoteText"/>
        <w:rPr>
          <w:rFonts w:ascii="Times New Roman" w:hAnsi="Times New Roman"/>
          <w:rtl/>
          <w:lang w:bidi="fa-IR"/>
        </w:rPr>
      </w:pPr>
      <w:r w:rsidRPr="0098171D">
        <w:rPr>
          <w:rStyle w:val="FootnoteReference"/>
          <w:rFonts w:ascii="Times New Roman" w:hAnsi="Times New Roman"/>
        </w:rPr>
        <w:footnoteRef/>
      </w:r>
      <w:r w:rsidRPr="0098171D">
        <w:rPr>
          <w:rFonts w:ascii="Times New Roman" w:hAnsi="Times New Roman"/>
        </w:rPr>
        <w:t xml:space="preserve"> </w:t>
      </w:r>
      <w:r w:rsidRPr="0098171D">
        <w:rPr>
          <w:rFonts w:ascii="Times New Roman" w:hAnsi="Times New Roman"/>
          <w:lang w:val="en-US"/>
        </w:rPr>
        <w:t>Valsala</w:t>
      </w:r>
      <w:r w:rsidRPr="0098171D">
        <w:rPr>
          <w:rFonts w:ascii="Times New Roman" w:hAnsi="Times New Roman"/>
          <w:rtl/>
          <w:lang w:val="en-US"/>
        </w:rPr>
        <w:t xml:space="preserve"> </w:t>
      </w:r>
      <w:r w:rsidRPr="0098171D">
        <w:rPr>
          <w:rFonts w:ascii="Times New Roman" w:hAnsi="Times New Roman"/>
          <w:lang w:val="en-US"/>
        </w:rPr>
        <w:t>&amp;</w:t>
      </w:r>
      <w:r w:rsidRPr="0098171D">
        <w:rPr>
          <w:rFonts w:ascii="Times New Roman" w:hAnsi="Times New Roman"/>
          <w:rtl/>
          <w:lang w:val="en-US"/>
        </w:rPr>
        <w:t xml:space="preserve">  </w:t>
      </w:r>
      <w:r w:rsidRPr="0098171D">
        <w:rPr>
          <w:rFonts w:ascii="Times New Roman" w:hAnsi="Times New Roman"/>
          <w:lang w:val="en-US"/>
        </w:rPr>
        <w:t>Menon</w:t>
      </w:r>
    </w:p>
  </w:footnote>
  <w:footnote w:id="51">
    <w:p w:rsidR="00F32DC2" w:rsidRPr="0098171D" w:rsidRDefault="00F32DC2" w:rsidP="00F32DC2">
      <w:pPr>
        <w:pStyle w:val="FootnoteText"/>
        <w:rPr>
          <w:rFonts w:ascii="Times New Roman" w:hAnsi="Times New Roman"/>
          <w:rtl/>
          <w:lang w:bidi="fa-IR"/>
        </w:rPr>
      </w:pPr>
      <w:r w:rsidRPr="0098171D">
        <w:rPr>
          <w:rStyle w:val="FootnoteReference"/>
          <w:rFonts w:ascii="Times New Roman" w:hAnsi="Times New Roman"/>
        </w:rPr>
        <w:footnoteRef/>
      </w:r>
      <w:r w:rsidRPr="0098171D">
        <w:rPr>
          <w:rFonts w:ascii="Times New Roman" w:hAnsi="Times New Roman"/>
        </w:rPr>
        <w:t xml:space="preserve"> </w:t>
      </w:r>
      <w:r w:rsidRPr="0098171D">
        <w:rPr>
          <w:rFonts w:ascii="Times New Roman" w:hAnsi="Times New Roman"/>
          <w:lang w:val="en-US"/>
        </w:rPr>
        <w:t>Wagenseller</w:t>
      </w:r>
    </w:p>
  </w:footnote>
  <w:footnote w:id="52">
    <w:p w:rsidR="00621175" w:rsidRPr="0098171D" w:rsidRDefault="00621175" w:rsidP="00621175">
      <w:pPr>
        <w:pStyle w:val="FootnoteText"/>
        <w:rPr>
          <w:rFonts w:ascii="Times New Roman" w:hAnsi="Times New Roman"/>
          <w:rtl/>
          <w:lang w:bidi="fa-IR"/>
        </w:rPr>
      </w:pPr>
      <w:r w:rsidRPr="0098171D">
        <w:rPr>
          <w:rStyle w:val="FootnoteReference"/>
          <w:rFonts w:ascii="Times New Roman" w:hAnsi="Times New Roman"/>
        </w:rPr>
        <w:footnoteRef/>
      </w:r>
      <w:r w:rsidRPr="0098171D">
        <w:rPr>
          <w:rFonts w:ascii="Times New Roman" w:hAnsi="Times New Roman"/>
        </w:rPr>
        <w:t xml:space="preserve"> </w:t>
      </w:r>
      <w:r w:rsidRPr="0098171D">
        <w:rPr>
          <w:rFonts w:ascii="Times New Roman" w:hAnsi="Times New Roman"/>
          <w:lang w:val="en-US"/>
        </w:rPr>
        <w:t>Diener</w:t>
      </w:r>
      <w:r w:rsidRPr="0098171D">
        <w:rPr>
          <w:rFonts w:ascii="Times New Roman" w:hAnsi="Times New Roman"/>
          <w:lang w:val="en-US" w:bidi="fa-IR"/>
        </w:rPr>
        <w:t>,</w:t>
      </w:r>
      <w:r w:rsidRPr="0098171D">
        <w:rPr>
          <w:rFonts w:ascii="Times New Roman" w:hAnsi="Times New Roman" w:hint="cs"/>
          <w:rtl/>
          <w:lang w:val="en-US"/>
        </w:rPr>
        <w:t xml:space="preserve"> </w:t>
      </w:r>
      <w:r w:rsidRPr="0098171D">
        <w:rPr>
          <w:rFonts w:ascii="Times New Roman" w:hAnsi="Times New Roman"/>
          <w:lang w:val="en-US"/>
        </w:rPr>
        <w:t>Oishi</w:t>
      </w:r>
      <w:r w:rsidRPr="0098171D">
        <w:rPr>
          <w:rFonts w:ascii="Times New Roman" w:hAnsi="Times New Roman"/>
          <w:rtl/>
          <w:lang w:val="en-US"/>
        </w:rPr>
        <w:t xml:space="preserve"> </w:t>
      </w:r>
      <w:r w:rsidRPr="0098171D">
        <w:rPr>
          <w:rFonts w:ascii="Times New Roman" w:hAnsi="Times New Roman"/>
          <w:lang w:val="en-US"/>
        </w:rPr>
        <w:t>&amp; Tay</w:t>
      </w:r>
    </w:p>
  </w:footnote>
  <w:footnote w:id="53">
    <w:p w:rsidR="008F7378" w:rsidRPr="0098171D" w:rsidRDefault="008F7378" w:rsidP="008F7378">
      <w:pPr>
        <w:pStyle w:val="FootnoteText"/>
        <w:rPr>
          <w:rFonts w:ascii="Times New Roman" w:hAnsi="Times New Roman"/>
          <w:rtl/>
          <w:lang w:bidi="fa-IR"/>
        </w:rPr>
      </w:pPr>
      <w:r w:rsidRPr="0098171D">
        <w:rPr>
          <w:rStyle w:val="FootnoteReference"/>
          <w:rFonts w:ascii="Times New Roman" w:hAnsi="Times New Roman"/>
        </w:rPr>
        <w:footnoteRef/>
      </w:r>
      <w:r w:rsidRPr="0098171D">
        <w:rPr>
          <w:rFonts w:ascii="Times New Roman" w:hAnsi="Times New Roman"/>
        </w:rPr>
        <w:t xml:space="preserve"> </w:t>
      </w:r>
      <w:r w:rsidRPr="0098171D">
        <w:rPr>
          <w:rFonts w:ascii="Times New Roman" w:hAnsi="Times New Roman"/>
          <w:lang w:val="en-US"/>
        </w:rPr>
        <w:t>Kikas</w:t>
      </w:r>
    </w:p>
  </w:footnote>
  <w:footnote w:id="54">
    <w:p w:rsidR="008F7378" w:rsidRPr="0098171D" w:rsidRDefault="008F7378" w:rsidP="008F7378">
      <w:pPr>
        <w:pStyle w:val="FootnoteText"/>
        <w:rPr>
          <w:rFonts w:ascii="Times New Roman" w:hAnsi="Times New Roman"/>
          <w:rtl/>
          <w:lang w:bidi="fa-IR"/>
        </w:rPr>
      </w:pPr>
      <w:r w:rsidRPr="0098171D">
        <w:rPr>
          <w:rStyle w:val="FootnoteReference"/>
          <w:rFonts w:ascii="Times New Roman" w:hAnsi="Times New Roman"/>
        </w:rPr>
        <w:footnoteRef/>
      </w:r>
      <w:r w:rsidRPr="0098171D">
        <w:rPr>
          <w:rFonts w:ascii="Times New Roman" w:hAnsi="Times New Roman"/>
        </w:rPr>
        <w:t xml:space="preserve"> </w:t>
      </w:r>
      <w:r w:rsidRPr="0098171D">
        <w:rPr>
          <w:rFonts w:ascii="Times New Roman" w:hAnsi="Times New Roman"/>
          <w:lang w:val="en-US"/>
        </w:rPr>
        <w:t>Kikas</w:t>
      </w:r>
    </w:p>
  </w:footnote>
  <w:footnote w:id="55">
    <w:p w:rsidR="008F7378" w:rsidRPr="0098171D" w:rsidRDefault="008F7378" w:rsidP="008F7378">
      <w:pPr>
        <w:pStyle w:val="FootnoteText"/>
        <w:rPr>
          <w:rFonts w:ascii="Times New Roman" w:hAnsi="Times New Roman"/>
          <w:rtl/>
          <w:lang w:bidi="fa-IR"/>
        </w:rPr>
      </w:pPr>
      <w:r w:rsidRPr="0098171D">
        <w:rPr>
          <w:rStyle w:val="FootnoteReference"/>
          <w:rFonts w:ascii="Times New Roman" w:hAnsi="Times New Roman"/>
        </w:rPr>
        <w:footnoteRef/>
      </w:r>
      <w:r w:rsidRPr="0098171D">
        <w:rPr>
          <w:rFonts w:ascii="Times New Roman" w:hAnsi="Times New Roman"/>
        </w:rPr>
        <w:t xml:space="preserve"> </w:t>
      </w:r>
      <w:r w:rsidRPr="0098171D">
        <w:rPr>
          <w:rFonts w:ascii="Times New Roman" w:hAnsi="Times New Roman"/>
          <w:lang w:val="en-US"/>
        </w:rPr>
        <w:t>Halldorsson</w:t>
      </w:r>
      <w:r w:rsidRPr="0098171D">
        <w:rPr>
          <w:rFonts w:ascii="Times New Roman" w:hAnsi="Times New Roman"/>
          <w:rtl/>
          <w:lang w:val="en-US"/>
        </w:rPr>
        <w:t xml:space="preserve"> </w:t>
      </w:r>
      <w:r w:rsidRPr="0098171D">
        <w:rPr>
          <w:rFonts w:ascii="Times New Roman" w:hAnsi="Times New Roman"/>
          <w:lang w:val="en-US"/>
        </w:rPr>
        <w:t>&amp; Salkovskis</w:t>
      </w:r>
    </w:p>
  </w:footnote>
  <w:footnote w:id="56">
    <w:p w:rsidR="00E441CE" w:rsidRPr="0098171D" w:rsidRDefault="00E441CE" w:rsidP="00E441CE">
      <w:pPr>
        <w:pStyle w:val="FootnoteText"/>
        <w:rPr>
          <w:rFonts w:ascii="Times New Roman" w:hAnsi="Times New Roman"/>
          <w:rtl/>
          <w:lang w:bidi="fa-IR"/>
        </w:rPr>
      </w:pPr>
      <w:r w:rsidRPr="0098171D">
        <w:rPr>
          <w:rStyle w:val="FootnoteReference"/>
          <w:rFonts w:ascii="Times New Roman" w:hAnsi="Times New Roman"/>
        </w:rPr>
        <w:footnoteRef/>
      </w:r>
      <w:r w:rsidRPr="0098171D">
        <w:rPr>
          <w:rFonts w:ascii="Times New Roman" w:hAnsi="Times New Roman"/>
        </w:rPr>
        <w:t xml:space="preserve"> </w:t>
      </w:r>
      <w:r w:rsidRPr="0098171D">
        <w:rPr>
          <w:rFonts w:ascii="Times New Roman" w:hAnsi="Times New Roman"/>
          <w:lang w:val="en-US"/>
        </w:rPr>
        <w:t>Bolton</w:t>
      </w:r>
      <w:r w:rsidRPr="0098171D">
        <w:rPr>
          <w:rFonts w:ascii="Times New Roman" w:hAnsi="Times New Roman"/>
          <w:rtl/>
          <w:lang w:val="en-US"/>
        </w:rPr>
        <w:t xml:space="preserve"> </w:t>
      </w:r>
      <w:r w:rsidRPr="0098171D">
        <w:rPr>
          <w:rFonts w:ascii="Times New Roman" w:hAnsi="Times New Roman"/>
          <w:lang w:val="en-US"/>
        </w:rPr>
        <w:t>&amp; Gillett</w:t>
      </w:r>
    </w:p>
  </w:footnote>
  <w:footnote w:id="57">
    <w:p w:rsidR="006012D9" w:rsidRPr="0098171D" w:rsidRDefault="006012D9" w:rsidP="006012D9">
      <w:pPr>
        <w:pStyle w:val="FootnoteText"/>
        <w:rPr>
          <w:rFonts w:ascii="Times New Roman" w:hAnsi="Times New Roman"/>
          <w:rtl/>
          <w:lang w:bidi="fa-IR"/>
        </w:rPr>
      </w:pPr>
      <w:r w:rsidRPr="0098171D">
        <w:rPr>
          <w:rStyle w:val="FootnoteReference"/>
          <w:rFonts w:ascii="Times New Roman" w:hAnsi="Times New Roman"/>
        </w:rPr>
        <w:footnoteRef/>
      </w:r>
      <w:r w:rsidRPr="0098171D">
        <w:rPr>
          <w:rFonts w:ascii="Times New Roman" w:hAnsi="Times New Roman"/>
        </w:rPr>
        <w:t xml:space="preserve"> </w:t>
      </w:r>
      <w:r w:rsidRPr="0098171D">
        <w:rPr>
          <w:rFonts w:ascii="Times New Roman" w:hAnsi="Times New Roman"/>
          <w:lang w:val="en-US"/>
        </w:rPr>
        <w:t>Çarıkçı-Özgül</w:t>
      </w:r>
      <w:r w:rsidRPr="0098171D">
        <w:rPr>
          <w:rFonts w:ascii="Times New Roman" w:hAnsi="Times New Roman"/>
          <w:rtl/>
          <w:lang w:val="en-US"/>
        </w:rPr>
        <w:t xml:space="preserve"> </w:t>
      </w:r>
      <w:r w:rsidRPr="0098171D">
        <w:rPr>
          <w:rFonts w:ascii="Times New Roman" w:hAnsi="Times New Roman"/>
          <w:lang w:val="en-US"/>
        </w:rPr>
        <w:t>&amp;</w:t>
      </w:r>
      <w:r w:rsidRPr="0098171D">
        <w:rPr>
          <w:rFonts w:ascii="Times New Roman" w:hAnsi="Times New Roman"/>
          <w:rtl/>
          <w:lang w:val="en-US"/>
        </w:rPr>
        <w:t xml:space="preserve"> </w:t>
      </w:r>
      <w:r w:rsidRPr="0098171D">
        <w:rPr>
          <w:rFonts w:ascii="Times New Roman" w:hAnsi="Times New Roman"/>
          <w:lang w:val="en-US"/>
        </w:rPr>
        <w:t>Işık</w:t>
      </w:r>
    </w:p>
  </w:footnote>
  <w:footnote w:id="58">
    <w:p w:rsidR="00542E2B" w:rsidRDefault="00542E2B" w:rsidP="00542E2B">
      <w:pPr>
        <w:pStyle w:val="FootnoteText"/>
        <w:rPr>
          <w:rFonts w:ascii="Times New Roman" w:hAnsi="Times New Roman"/>
          <w:rtl/>
          <w:lang w:bidi="fa-IR"/>
        </w:rPr>
      </w:pPr>
      <w:r>
        <w:rPr>
          <w:rStyle w:val="FootnoteReference"/>
          <w:rFonts w:ascii="Times New Roman" w:hAnsi="Times New Roman"/>
        </w:rPr>
        <w:footnoteRef/>
      </w:r>
      <w:r w:rsidR="00FF0C16">
        <w:rPr>
          <w:rFonts w:ascii="Times New Roman" w:hAnsi="Times New Roman" w:hint="cs"/>
          <w:rtl/>
        </w:rPr>
        <w:t xml:space="preserve"> </w:t>
      </w:r>
      <w:r>
        <w:rPr>
          <w:rFonts w:ascii="Times New Roman" w:hAnsi="Times New Roman"/>
          <w:lang w:val="en-US"/>
        </w:rPr>
        <w:t>Association</w:t>
      </w:r>
      <w:r>
        <w:rPr>
          <w:rFonts w:ascii="Times New Roman" w:hAnsi="Times New Roman"/>
          <w:color w:val="auto"/>
          <w:sz w:val="28"/>
          <w:szCs w:val="28"/>
          <w:rtl/>
          <w:lang w:val="en-US" w:eastAsia="en-US" w:bidi="fa-IR"/>
        </w:rPr>
        <w:t xml:space="preserve"> </w:t>
      </w:r>
      <w:r>
        <w:rPr>
          <w:rFonts w:ascii="Times New Roman" w:hAnsi="Times New Roman"/>
          <w:lang w:val="en-US"/>
        </w:rPr>
        <w:t>American Psychiatric</w:t>
      </w:r>
    </w:p>
  </w:footnote>
  <w:footnote w:id="59">
    <w:p w:rsidR="00542E2B" w:rsidRDefault="00542E2B" w:rsidP="00542E2B">
      <w:pPr>
        <w:pStyle w:val="FootnoteText"/>
        <w:rPr>
          <w:rFonts w:ascii="Times New Roman" w:hAnsi="Times New Roman"/>
          <w:lang w:val="en-US"/>
        </w:rPr>
      </w:pPr>
      <w:r>
        <w:rPr>
          <w:rStyle w:val="FootnoteReference"/>
          <w:rFonts w:ascii="Times New Roman" w:hAnsi="Times New Roman"/>
        </w:rPr>
        <w:footnoteRef/>
      </w:r>
      <w:r w:rsidR="00FF0C16">
        <w:rPr>
          <w:rFonts w:ascii="Times New Roman" w:hAnsi="Times New Roman" w:hint="cs"/>
          <w:rtl/>
        </w:rPr>
        <w:t xml:space="preserve"> </w:t>
      </w:r>
      <w:r>
        <w:rPr>
          <w:rFonts w:ascii="Times New Roman" w:hAnsi="Times New Roman"/>
          <w:lang w:val="en-US"/>
        </w:rPr>
        <w:t>Fergus &amp; Valentiner</w:t>
      </w:r>
      <w:r>
        <w:rPr>
          <w:rFonts w:ascii="Times New Roman" w:hAnsi="Times New Roman"/>
        </w:rPr>
        <w:t xml:space="preserve"> </w:t>
      </w:r>
    </w:p>
  </w:footnote>
  <w:footnote w:id="60">
    <w:p w:rsidR="006012D9" w:rsidRPr="0098171D" w:rsidRDefault="006012D9" w:rsidP="00446A2C">
      <w:pPr>
        <w:pStyle w:val="FootnoteText"/>
        <w:rPr>
          <w:rFonts w:ascii="Times New Roman" w:hAnsi="Times New Roman"/>
          <w:rtl/>
          <w:lang w:bidi="fa-IR"/>
        </w:rPr>
      </w:pPr>
      <w:r w:rsidRPr="0098171D">
        <w:rPr>
          <w:rStyle w:val="FootnoteReference"/>
          <w:rFonts w:ascii="Times New Roman" w:hAnsi="Times New Roman"/>
        </w:rPr>
        <w:footnoteRef/>
      </w:r>
      <w:r w:rsidRPr="0098171D">
        <w:rPr>
          <w:rFonts w:ascii="Times New Roman" w:hAnsi="Times New Roman"/>
        </w:rPr>
        <w:t xml:space="preserve"> </w:t>
      </w:r>
      <w:r w:rsidR="00446A2C" w:rsidRPr="0098171D">
        <w:rPr>
          <w:rFonts w:ascii="Times New Roman" w:hAnsi="Times New Roman"/>
          <w:lang w:val="en-US"/>
        </w:rPr>
        <w:t>Hill</w:t>
      </w:r>
      <w:r w:rsidR="00446A2C" w:rsidRPr="0098171D">
        <w:rPr>
          <w:rFonts w:ascii="Times New Roman" w:hAnsi="Times New Roman"/>
          <w:rtl/>
          <w:lang w:val="en-US"/>
        </w:rPr>
        <w:t xml:space="preserve"> </w:t>
      </w:r>
      <w:r w:rsidR="00446A2C" w:rsidRPr="0098171D">
        <w:rPr>
          <w:rFonts w:ascii="Times New Roman" w:hAnsi="Times New Roman"/>
          <w:lang w:val="en-US"/>
        </w:rPr>
        <w:t>&amp; Watts</w:t>
      </w:r>
    </w:p>
  </w:footnote>
  <w:footnote w:id="61">
    <w:p w:rsidR="00446A2C" w:rsidRPr="0098171D" w:rsidRDefault="00446A2C" w:rsidP="00446A2C">
      <w:pPr>
        <w:pStyle w:val="FootnoteText"/>
        <w:rPr>
          <w:rFonts w:ascii="Times New Roman" w:hAnsi="Times New Roman"/>
          <w:rtl/>
          <w:lang w:bidi="fa-IR"/>
        </w:rPr>
      </w:pPr>
      <w:r w:rsidRPr="0098171D">
        <w:rPr>
          <w:rStyle w:val="FootnoteReference"/>
          <w:rFonts w:ascii="Times New Roman" w:hAnsi="Times New Roman"/>
        </w:rPr>
        <w:footnoteRef/>
      </w:r>
      <w:r w:rsidRPr="0098171D">
        <w:rPr>
          <w:rFonts w:ascii="Times New Roman" w:hAnsi="Times New Roman"/>
        </w:rPr>
        <w:t xml:space="preserve"> </w:t>
      </w:r>
      <w:r w:rsidRPr="0098171D">
        <w:rPr>
          <w:rFonts w:ascii="Times New Roman" w:hAnsi="Times New Roman"/>
          <w:lang w:val="en-US"/>
        </w:rPr>
        <w:t>Matovic</w:t>
      </w:r>
    </w:p>
  </w:footnote>
  <w:footnote w:id="62">
    <w:p w:rsidR="001F46FB" w:rsidRDefault="001F46FB" w:rsidP="001F46FB">
      <w:pPr>
        <w:pStyle w:val="FootnoteText"/>
        <w:rPr>
          <w:rFonts w:ascii="Times New Roman" w:hAnsi="Times New Roman"/>
          <w:lang w:val="en-US"/>
        </w:rPr>
      </w:pPr>
      <w:r>
        <w:rPr>
          <w:rStyle w:val="FootnoteReference"/>
          <w:rFonts w:ascii="Times New Roman" w:hAnsi="Times New Roman"/>
        </w:rPr>
        <w:footnoteRef/>
      </w:r>
      <w:r w:rsidR="00FF0C16">
        <w:rPr>
          <w:rFonts w:ascii="Times New Roman" w:hAnsi="Times New Roman" w:hint="cs"/>
          <w:rtl/>
        </w:rPr>
        <w:t xml:space="preserve"> </w:t>
      </w:r>
      <w:r>
        <w:rPr>
          <w:rFonts w:ascii="Times New Roman" w:hAnsi="Times New Roman"/>
          <w:lang w:val="en-US"/>
        </w:rPr>
        <w:t>Abramowitz &amp; Braddock</w:t>
      </w:r>
    </w:p>
  </w:footnote>
  <w:footnote w:id="63">
    <w:p w:rsidR="001F46FB" w:rsidRDefault="001F46FB" w:rsidP="001F46FB">
      <w:pPr>
        <w:pStyle w:val="FootnoteText"/>
        <w:rPr>
          <w:rFonts w:ascii="Times New Roman" w:hAnsi="Times New Roman"/>
          <w:lang w:val="en-US"/>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en-US"/>
        </w:rPr>
        <w:t>Taylor &amp; Asmundson</w:t>
      </w:r>
    </w:p>
  </w:footnote>
  <w:footnote w:id="64">
    <w:p w:rsidR="001F46FB" w:rsidRDefault="001F46FB" w:rsidP="001F46FB">
      <w:pPr>
        <w:pStyle w:val="FootnoteText"/>
        <w:rPr>
          <w:rFonts w:ascii="Times New Roman" w:hAnsi="Times New Roman"/>
          <w:lang w:val="en-US"/>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en-US"/>
        </w:rPr>
        <w:t>World Health Organization</w:t>
      </w:r>
    </w:p>
  </w:footnote>
  <w:footnote w:id="65">
    <w:p w:rsidR="001F46FB" w:rsidRDefault="001F46FB" w:rsidP="001F46FB">
      <w:pPr>
        <w:pStyle w:val="FootnoteText"/>
        <w:rPr>
          <w:rFonts w:ascii="Times New Roman" w:hAnsi="Times New Roman"/>
          <w:lang w:val="en-US"/>
        </w:rPr>
      </w:pPr>
      <w:r>
        <w:rPr>
          <w:rStyle w:val="FootnoteReference"/>
          <w:rFonts w:ascii="Times New Roman" w:hAnsi="Times New Roman"/>
        </w:rPr>
        <w:footnoteRef/>
      </w:r>
      <w:r w:rsidR="007C774C">
        <w:rPr>
          <w:rFonts w:ascii="Times New Roman" w:hAnsi="Times New Roman" w:hint="cs"/>
          <w:rtl/>
          <w:lang w:val="en-US"/>
        </w:rPr>
        <w:t xml:space="preserve"> </w:t>
      </w:r>
      <w:r>
        <w:rPr>
          <w:rFonts w:ascii="Times New Roman" w:hAnsi="Times New Roman"/>
          <w:lang w:val="en-US"/>
        </w:rPr>
        <w:t>American Psychiatric Association</w:t>
      </w:r>
      <w:r>
        <w:rPr>
          <w:rFonts w:ascii="Times New Roman" w:hAnsi="Times New Roman"/>
        </w:rPr>
        <w:t xml:space="preserve"> </w:t>
      </w:r>
    </w:p>
  </w:footnote>
  <w:footnote w:id="66">
    <w:p w:rsidR="001F46FB" w:rsidRDefault="001F46FB" w:rsidP="001F46FB">
      <w:pPr>
        <w:pStyle w:val="FootnoteText"/>
        <w:rPr>
          <w:rFonts w:ascii="Times New Roman" w:hAnsi="Times New Roman"/>
          <w:lang w:val="en-US"/>
        </w:rPr>
      </w:pPr>
      <w:r>
        <w:rPr>
          <w:rStyle w:val="FootnoteReference"/>
          <w:rFonts w:ascii="Times New Roman" w:hAnsi="Times New Roman"/>
        </w:rPr>
        <w:footnoteRef/>
      </w:r>
      <w:r w:rsidR="007C774C">
        <w:rPr>
          <w:rFonts w:ascii="Times New Roman" w:hAnsi="Times New Roman" w:hint="cs"/>
          <w:rtl/>
          <w:lang w:val="en-US"/>
        </w:rPr>
        <w:t xml:space="preserve"> </w:t>
      </w:r>
      <w:r>
        <w:rPr>
          <w:rFonts w:ascii="Times New Roman" w:hAnsi="Times New Roman"/>
          <w:lang w:val="en-US"/>
        </w:rPr>
        <w:t>National Institute on Aging</w:t>
      </w:r>
    </w:p>
  </w:footnote>
  <w:footnote w:id="67">
    <w:p w:rsidR="001F46FB" w:rsidRDefault="001F46FB" w:rsidP="001F46FB">
      <w:pPr>
        <w:pStyle w:val="FootnoteText"/>
        <w:rPr>
          <w:rFonts w:ascii="Times New Roman" w:hAnsi="Times New Roman"/>
          <w:lang w:val="en-US"/>
        </w:rPr>
      </w:pPr>
      <w:r>
        <w:rPr>
          <w:rStyle w:val="FootnoteReference"/>
          <w:rFonts w:ascii="Times New Roman" w:hAnsi="Times New Roman"/>
        </w:rPr>
        <w:footnoteRef/>
      </w:r>
      <w:r w:rsidR="007C774C">
        <w:rPr>
          <w:rFonts w:ascii="Times New Roman" w:hAnsi="Times New Roman" w:hint="cs"/>
          <w:rtl/>
          <w:lang w:val="en-US"/>
        </w:rPr>
        <w:t xml:space="preserve"> </w:t>
      </w:r>
      <w:r>
        <w:rPr>
          <w:rFonts w:ascii="Times New Roman" w:hAnsi="Times New Roman"/>
          <w:lang w:val="en-US"/>
        </w:rPr>
        <w:t>Koenig</w:t>
      </w:r>
    </w:p>
  </w:footnote>
  <w:footnote w:id="68">
    <w:p w:rsidR="001F46FB" w:rsidRDefault="001F46FB" w:rsidP="001F46FB">
      <w:pPr>
        <w:pStyle w:val="FootnoteText"/>
        <w:rPr>
          <w:rFonts w:ascii="Times New Roman" w:hAnsi="Times New Roman"/>
          <w:lang w:val="en-US"/>
        </w:rPr>
      </w:pPr>
      <w:r>
        <w:rPr>
          <w:rStyle w:val="FootnoteReference"/>
          <w:rFonts w:ascii="Times New Roman" w:hAnsi="Times New Roman"/>
        </w:rPr>
        <w:footnoteRef/>
      </w:r>
      <w:r w:rsidR="007C774C">
        <w:rPr>
          <w:rFonts w:ascii="Times New Roman" w:hAnsi="Times New Roman" w:hint="cs"/>
          <w:rtl/>
          <w:lang w:val="en-US"/>
        </w:rPr>
        <w:t xml:space="preserve"> </w:t>
      </w:r>
      <w:r>
        <w:rPr>
          <w:rFonts w:ascii="Times New Roman" w:hAnsi="Times New Roman"/>
          <w:lang w:val="en-US"/>
        </w:rPr>
        <w:t>Wang</w:t>
      </w:r>
    </w:p>
  </w:footnote>
  <w:footnote w:id="69">
    <w:p w:rsidR="001F46FB" w:rsidRDefault="001F46FB" w:rsidP="001F46FB">
      <w:pPr>
        <w:pStyle w:val="FootnoteText"/>
        <w:rPr>
          <w:rFonts w:ascii="Times New Roman" w:hAnsi="Times New Roman"/>
          <w:lang w:val="en-US"/>
        </w:rPr>
      </w:pPr>
      <w:r>
        <w:rPr>
          <w:rStyle w:val="FootnoteReference"/>
          <w:rFonts w:ascii="Times New Roman" w:hAnsi="Times New Roman"/>
        </w:rPr>
        <w:footnoteRef/>
      </w:r>
      <w:r w:rsidR="007C774C">
        <w:rPr>
          <w:rFonts w:ascii="Times New Roman" w:hAnsi="Times New Roman" w:hint="cs"/>
          <w:rtl/>
        </w:rPr>
        <w:t xml:space="preserve"> </w:t>
      </w:r>
      <w:r>
        <w:rPr>
          <w:rFonts w:ascii="Times New Roman" w:hAnsi="Times New Roman"/>
        </w:rPr>
        <w:t xml:space="preserve"> </w:t>
      </w:r>
      <w:r>
        <w:rPr>
          <w:rFonts w:ascii="Times New Roman" w:hAnsi="Times New Roman"/>
          <w:lang w:val="en-US"/>
        </w:rPr>
        <w:t>Soto</w:t>
      </w:r>
    </w:p>
  </w:footnote>
  <w:footnote w:id="70">
    <w:p w:rsidR="001F46FB" w:rsidRDefault="001F46FB" w:rsidP="001F46FB">
      <w:pPr>
        <w:pStyle w:val="FootnoteText"/>
        <w:rPr>
          <w:rFonts w:ascii="Times New Roman" w:hAnsi="Times New Roman"/>
          <w:lang w:val="en-US"/>
        </w:rPr>
      </w:pPr>
      <w:r>
        <w:rPr>
          <w:rStyle w:val="FootnoteReference"/>
          <w:rFonts w:ascii="Times New Roman" w:hAnsi="Times New Roman"/>
        </w:rPr>
        <w:footnoteRef/>
      </w:r>
      <w:r w:rsidR="007C774C">
        <w:rPr>
          <w:rFonts w:ascii="Times New Roman" w:hAnsi="Times New Roman" w:hint="cs"/>
          <w:rtl/>
          <w:lang w:val="en-US"/>
        </w:rPr>
        <w:t xml:space="preserve"> </w:t>
      </w:r>
      <w:r>
        <w:rPr>
          <w:rFonts w:ascii="Times New Roman" w:hAnsi="Times New Roman"/>
          <w:lang w:val="en-US"/>
        </w:rPr>
        <w:t>Chen</w:t>
      </w:r>
    </w:p>
  </w:footnote>
  <w:footnote w:id="71">
    <w:p w:rsidR="001F46FB" w:rsidRDefault="001F46FB" w:rsidP="001F46FB">
      <w:pPr>
        <w:pStyle w:val="FootnoteText"/>
        <w:rPr>
          <w:rFonts w:ascii="Times New Roman" w:hAnsi="Times New Roman"/>
          <w:lang w:val="en-US"/>
        </w:rPr>
      </w:pPr>
      <w:r>
        <w:rPr>
          <w:rStyle w:val="FootnoteReference"/>
          <w:rFonts w:ascii="Times New Roman" w:hAnsi="Times New Roman"/>
        </w:rPr>
        <w:footnoteRef/>
      </w:r>
      <w:r w:rsidR="007C774C">
        <w:rPr>
          <w:rFonts w:ascii="Times New Roman" w:hAnsi="Times New Roman" w:hint="cs"/>
          <w:rtl/>
        </w:rPr>
        <w:t xml:space="preserve"> </w:t>
      </w:r>
      <w:r>
        <w:rPr>
          <w:rFonts w:ascii="Times New Roman" w:hAnsi="Times New Roman"/>
          <w:lang w:val="en-US"/>
        </w:rPr>
        <w:t>Kaplan</w:t>
      </w:r>
      <w:r>
        <w:rPr>
          <w:rFonts w:ascii="Times New Roman" w:hAnsi="Times New Roman"/>
        </w:rPr>
        <w:t xml:space="preserve"> </w:t>
      </w:r>
    </w:p>
  </w:footnote>
  <w:footnote w:id="72">
    <w:p w:rsidR="00BD40F4" w:rsidRPr="0098171D" w:rsidRDefault="00BD40F4" w:rsidP="00BD40F4">
      <w:pPr>
        <w:pStyle w:val="FootnoteText"/>
        <w:rPr>
          <w:rFonts w:ascii="Times New Roman" w:hAnsi="Times New Roman"/>
          <w:rtl/>
          <w:lang w:bidi="fa-IR"/>
        </w:rPr>
      </w:pPr>
      <w:r w:rsidRPr="0098171D">
        <w:rPr>
          <w:rStyle w:val="FootnoteReference"/>
          <w:rFonts w:ascii="Times New Roman" w:hAnsi="Times New Roman"/>
        </w:rPr>
        <w:footnoteRef/>
      </w:r>
      <w:r w:rsidRPr="0098171D">
        <w:rPr>
          <w:rFonts w:ascii="Times New Roman" w:hAnsi="Times New Roman"/>
        </w:rPr>
        <w:t xml:space="preserve"> </w:t>
      </w:r>
      <w:r w:rsidRPr="0098171D">
        <w:rPr>
          <w:rFonts w:ascii="Times New Roman" w:hAnsi="Times New Roman"/>
          <w:lang w:val="en-US" w:bidi="fa-IR"/>
        </w:rPr>
        <w:t>Gouldberg</w:t>
      </w:r>
    </w:p>
  </w:footnote>
  <w:footnote w:id="73">
    <w:p w:rsidR="00B95E2A" w:rsidRDefault="00B95E2A" w:rsidP="00B95E2A">
      <w:pPr>
        <w:pStyle w:val="FootnoteText"/>
        <w:rPr>
          <w:rFonts w:ascii="Times New Roman" w:hAnsi="Times New Roman"/>
          <w:lang w:val="en-US"/>
        </w:rPr>
      </w:pPr>
      <w:r>
        <w:rPr>
          <w:rStyle w:val="FootnoteReference"/>
          <w:rFonts w:ascii="Times New Roman" w:hAnsi="Times New Roman"/>
        </w:rPr>
        <w:footnoteRef/>
      </w:r>
      <w:r w:rsidR="007C774C">
        <w:rPr>
          <w:rFonts w:ascii="Times New Roman" w:hAnsi="Times New Roman" w:hint="cs"/>
          <w:rtl/>
        </w:rPr>
        <w:t xml:space="preserve"> </w:t>
      </w:r>
      <w:r>
        <w:rPr>
          <w:rFonts w:ascii="Times New Roman" w:hAnsi="Times New Roman"/>
          <w:lang w:val="en-US"/>
        </w:rPr>
        <w:t>Beck &amp; Haigh</w:t>
      </w:r>
    </w:p>
  </w:footnote>
  <w:footnote w:id="74">
    <w:p w:rsidR="00B95E2A" w:rsidRDefault="00B95E2A" w:rsidP="001F46FB">
      <w:pPr>
        <w:pStyle w:val="FootnoteText"/>
        <w:rPr>
          <w:rFonts w:ascii="Times New Roman" w:hAnsi="Times New Roman"/>
          <w:lang w:val="en-US"/>
        </w:rPr>
      </w:pPr>
      <w:r>
        <w:rPr>
          <w:rStyle w:val="FootnoteReference"/>
          <w:rFonts w:ascii="Times New Roman" w:hAnsi="Times New Roman"/>
        </w:rPr>
        <w:footnoteRef/>
      </w:r>
      <w:r>
        <w:rPr>
          <w:rFonts w:ascii="Times New Roman" w:hAnsi="Times New Roman"/>
        </w:rPr>
        <w:t xml:space="preserve"> </w:t>
      </w:r>
      <w:r w:rsidR="001F46FB">
        <w:rPr>
          <w:rFonts w:ascii="Times New Roman" w:hAnsi="Times New Roman"/>
          <w:lang w:val="en-US"/>
        </w:rPr>
        <w:t>Gould</w:t>
      </w:r>
    </w:p>
  </w:footnote>
  <w:footnote w:id="75">
    <w:p w:rsidR="002A31BE" w:rsidRPr="0098171D" w:rsidRDefault="002A31BE" w:rsidP="002A31BE">
      <w:pPr>
        <w:pStyle w:val="FootnoteText"/>
        <w:rPr>
          <w:rFonts w:ascii="Times New Roman" w:hAnsi="Times New Roman"/>
          <w:lang w:val="en-US"/>
        </w:rPr>
      </w:pPr>
      <w:r w:rsidRPr="0098171D">
        <w:rPr>
          <w:rStyle w:val="FootnoteReference"/>
          <w:rFonts w:ascii="Times New Roman" w:hAnsi="Times New Roman"/>
        </w:rPr>
        <w:footnoteRef/>
      </w:r>
      <w:r w:rsidRPr="0098171D">
        <w:rPr>
          <w:rFonts w:ascii="Times New Roman" w:hAnsi="Times New Roman"/>
        </w:rPr>
        <w:t xml:space="preserve"> </w:t>
      </w:r>
      <w:r w:rsidRPr="0098171D">
        <w:rPr>
          <w:rFonts w:ascii="Times New Roman" w:hAnsi="Times New Roman"/>
          <w:lang w:val="en-US"/>
        </w:rPr>
        <w:t>Lou, Yang &amp; Ma</w:t>
      </w:r>
    </w:p>
  </w:footnote>
  <w:footnote w:id="76">
    <w:p w:rsidR="002A31BE" w:rsidRPr="0098171D" w:rsidRDefault="002A31BE" w:rsidP="002A31BE">
      <w:pPr>
        <w:pStyle w:val="FootnoteText"/>
        <w:rPr>
          <w:rFonts w:ascii="Times New Roman" w:hAnsi="Times New Roman"/>
          <w:lang w:val="en-US"/>
        </w:rPr>
      </w:pPr>
      <w:r w:rsidRPr="0098171D">
        <w:rPr>
          <w:rStyle w:val="FootnoteReference"/>
          <w:rFonts w:ascii="Times New Roman" w:hAnsi="Times New Roman"/>
        </w:rPr>
        <w:footnoteRef/>
      </w:r>
      <w:r w:rsidRPr="0098171D">
        <w:rPr>
          <w:rFonts w:ascii="Times New Roman" w:hAnsi="Times New Roman"/>
        </w:rPr>
        <w:t xml:space="preserve"> </w:t>
      </w:r>
      <w:r w:rsidRPr="0098171D">
        <w:rPr>
          <w:rFonts w:ascii="Times New Roman" w:hAnsi="Times New Roman"/>
          <w:lang w:val="en-US"/>
        </w:rPr>
        <w:t>Younes, Rahme, Rajha &amp; Mzawak</w:t>
      </w:r>
    </w:p>
  </w:footnote>
  <w:footnote w:id="77">
    <w:p w:rsidR="002A31BE" w:rsidRPr="0098171D" w:rsidRDefault="002A31BE" w:rsidP="002A31BE">
      <w:pPr>
        <w:pStyle w:val="FootnoteText"/>
        <w:rPr>
          <w:rFonts w:ascii="Times New Roman" w:hAnsi="Times New Roman"/>
          <w:lang w:val="en-US"/>
        </w:rPr>
      </w:pPr>
      <w:r w:rsidRPr="0098171D">
        <w:rPr>
          <w:rStyle w:val="FootnoteReference"/>
          <w:rFonts w:ascii="Times New Roman" w:hAnsi="Times New Roman"/>
        </w:rPr>
        <w:footnoteRef/>
      </w:r>
      <w:r w:rsidRPr="0098171D">
        <w:rPr>
          <w:rFonts w:ascii="Times New Roman" w:hAnsi="Times New Roman"/>
          <w:lang w:val="en-US"/>
        </w:rPr>
        <w:t xml:space="preserve"> Killingsworth</w:t>
      </w:r>
      <w:r w:rsidRPr="0098171D">
        <w:rPr>
          <w:rFonts w:ascii="Times New Roman" w:hAnsi="Times New Roman"/>
        </w:rPr>
        <w:t xml:space="preserve"> </w:t>
      </w:r>
    </w:p>
  </w:footnote>
  <w:footnote w:id="78">
    <w:p w:rsidR="005733A7" w:rsidRPr="00CB468E" w:rsidRDefault="005733A7" w:rsidP="005733A7">
      <w:pPr>
        <w:pStyle w:val="FootnoteText"/>
        <w:rPr>
          <w:rFonts w:ascii="Times New Roman" w:hAnsi="Times New Roman"/>
        </w:rPr>
      </w:pPr>
      <w:r w:rsidRPr="00CB468E">
        <w:rPr>
          <w:rStyle w:val="FootnoteReference"/>
          <w:rFonts w:ascii="Times New Roman" w:hAnsi="Times New Roman"/>
        </w:rPr>
        <w:footnoteRef/>
      </w:r>
      <w:r w:rsidR="007C774C">
        <w:rPr>
          <w:rFonts w:ascii="Times New Roman" w:hAnsi="Times New Roman" w:hint="cs"/>
          <w:rtl/>
        </w:rPr>
        <w:t xml:space="preserve"> </w:t>
      </w:r>
      <w:r w:rsidRPr="00CB468E">
        <w:rPr>
          <w:rFonts w:ascii="Times New Roman" w:hAnsi="Times New Roman"/>
        </w:rPr>
        <w:t>Wang &amp;Zhao</w:t>
      </w:r>
    </w:p>
  </w:footnote>
  <w:footnote w:id="79">
    <w:p w:rsidR="005733A7" w:rsidRPr="00BF0351" w:rsidRDefault="005733A7" w:rsidP="005733A7">
      <w:pPr>
        <w:pStyle w:val="FootnoteText"/>
        <w:rPr>
          <w:rFonts w:ascii="Times New Roman" w:hAnsi="Times New Roman"/>
          <w:lang w:bidi="fa-IR"/>
        </w:rPr>
      </w:pPr>
      <w:r w:rsidRPr="00C004D3">
        <w:rPr>
          <w:rStyle w:val="FootnoteReference"/>
          <w:rFonts w:ascii="Times New Roman" w:hAnsi="Times New Roman"/>
        </w:rPr>
        <w:footnoteRef/>
      </w:r>
      <w:r w:rsidRPr="00C004D3">
        <w:rPr>
          <w:rFonts w:ascii="Times New Roman" w:hAnsi="Times New Roman"/>
        </w:rPr>
        <w:t xml:space="preserve"> </w:t>
      </w:r>
      <w:r w:rsidRPr="00C004D3">
        <w:rPr>
          <w:rFonts w:ascii="Times New Roman" w:hAnsi="Times New Roman"/>
          <w:lang w:bidi="fa-IR"/>
        </w:rPr>
        <w:t>Stavrova</w:t>
      </w:r>
    </w:p>
  </w:footnote>
  <w:footnote w:id="80">
    <w:p w:rsidR="005733A7" w:rsidRDefault="005733A7" w:rsidP="005733A7">
      <w:pPr>
        <w:pStyle w:val="FootnoteText"/>
        <w:rPr>
          <w:rFonts w:ascii="Times New Roman" w:hAnsi="Times New Roman"/>
          <w:rtl/>
          <w:lang w:bidi="fa-IR"/>
        </w:rPr>
      </w:pPr>
      <w:r w:rsidRPr="00BF0351">
        <w:rPr>
          <w:rStyle w:val="FootnoteReference"/>
          <w:rFonts w:ascii="Times New Roman" w:hAnsi="Times New Roman"/>
        </w:rPr>
        <w:footnoteRef/>
      </w:r>
      <w:r w:rsidRPr="00BF0351">
        <w:rPr>
          <w:rFonts w:ascii="Times New Roman" w:hAnsi="Times New Roman"/>
        </w:rPr>
        <w:t xml:space="preserve"> </w:t>
      </w:r>
      <w:r>
        <w:rPr>
          <w:rFonts w:ascii="Times New Roman" w:hAnsi="Times New Roman"/>
        </w:rPr>
        <w:t>Yonker, Schanbelrauch &amp; Dehaan</w:t>
      </w:r>
    </w:p>
  </w:footnote>
  <w:footnote w:id="81">
    <w:p w:rsidR="005733A7" w:rsidRDefault="005733A7" w:rsidP="005733A7">
      <w:pPr>
        <w:pStyle w:val="FootnoteText"/>
        <w:rPr>
          <w:rFonts w:ascii="Times New Roman" w:hAnsi="Times New Roman"/>
          <w:rtl/>
          <w:lang w:bidi="fa-IR"/>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bidi="fa-IR"/>
        </w:rPr>
        <w:t>Zeng</w:t>
      </w:r>
    </w:p>
  </w:footnote>
  <w:footnote w:id="82">
    <w:p w:rsidR="005733A7" w:rsidRDefault="005733A7" w:rsidP="005733A7">
      <w:pPr>
        <w:pStyle w:val="FootnoteText"/>
        <w:rPr>
          <w:rFonts w:ascii="Times New Roman" w:hAnsi="Times New Roman"/>
          <w:rtl/>
        </w:rPr>
      </w:pPr>
      <w:r>
        <w:rPr>
          <w:rStyle w:val="FootnoteReference"/>
          <w:rFonts w:ascii="Times New Roman" w:hAnsi="Times New Roman"/>
        </w:rPr>
        <w:footnoteRef/>
      </w:r>
      <w:r>
        <w:rPr>
          <w:rFonts w:ascii="Times New Roman" w:hAnsi="Times New Roman"/>
        </w:rPr>
        <w:t xml:space="preserve"> Levin</w:t>
      </w:r>
    </w:p>
  </w:footnote>
  <w:footnote w:id="83">
    <w:p w:rsidR="005733A7" w:rsidRDefault="005733A7" w:rsidP="005733A7">
      <w:pPr>
        <w:pStyle w:val="FootnoteText"/>
        <w:rPr>
          <w:rFonts w:ascii="Times New Roman" w:hAnsi="Times New Roman"/>
          <w:lang w:val="en-US" w:bidi="fa-IR"/>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en-US" w:bidi="fa-IR"/>
        </w:rPr>
        <w:t>Suad,Zarina Mat, Zulkarnin A,Hatta Nuria</w:t>
      </w:r>
    </w:p>
  </w:footnote>
  <w:footnote w:id="84">
    <w:p w:rsidR="005733A7" w:rsidRDefault="005733A7" w:rsidP="005733A7">
      <w:pPr>
        <w:pStyle w:val="FootnoteText"/>
        <w:rPr>
          <w:rFonts w:ascii="Times New Roman" w:hAnsi="Times New Roman"/>
          <w:rtl/>
          <w:lang w:bidi="fa-IR"/>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bidi="fa-IR"/>
        </w:rPr>
        <w:t>Chlan, Zebracki &amp; Vogel</w:t>
      </w:r>
    </w:p>
  </w:footnote>
  <w:footnote w:id="85">
    <w:p w:rsidR="005733A7" w:rsidRDefault="005733A7" w:rsidP="005733A7">
      <w:pPr>
        <w:pStyle w:val="FootnoteText"/>
        <w:rPr>
          <w:rFonts w:ascii="Times New Roman" w:hAnsi="Times New Roman"/>
        </w:rPr>
      </w:pPr>
      <w:r>
        <w:rPr>
          <w:rStyle w:val="FootnoteReference"/>
          <w:rFonts w:ascii="Times New Roman" w:hAnsi="Times New Roman"/>
        </w:rPr>
        <w:footnoteRef/>
      </w:r>
      <w:r>
        <w:rPr>
          <w:rFonts w:ascii="Times New Roman" w:hAnsi="Times New Roman"/>
        </w:rPr>
        <w:t xml:space="preserve"> King &amp; DeCicco</w:t>
      </w:r>
    </w:p>
  </w:footnote>
  <w:footnote w:id="86">
    <w:p w:rsidR="005733A7" w:rsidRPr="00BF0351" w:rsidRDefault="005733A7" w:rsidP="005733A7">
      <w:pPr>
        <w:pStyle w:val="FootnoteText"/>
        <w:rPr>
          <w:rFonts w:ascii="Times New Roman" w:hAnsi="Times New Roman"/>
          <w:lang w:bidi="fa-IR"/>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bidi="fa-IR"/>
        </w:rPr>
        <w:t>gin &amp; Purohit</w:t>
      </w:r>
    </w:p>
  </w:footnote>
  <w:footnote w:id="87">
    <w:p w:rsidR="005733A7" w:rsidRDefault="005733A7" w:rsidP="005733A7">
      <w:pPr>
        <w:pStyle w:val="FootnoteText"/>
        <w:rPr>
          <w:rFonts w:ascii="Times New Roman" w:hAnsi="Times New Roman"/>
        </w:rPr>
      </w:pPr>
      <w:r>
        <w:rPr>
          <w:rStyle w:val="FootnoteReference"/>
          <w:rFonts w:ascii="Times New Roman" w:hAnsi="Times New Roman"/>
        </w:rPr>
        <w:footnoteRef/>
      </w:r>
      <w:r>
        <w:rPr>
          <w:rFonts w:ascii="Times New Roman" w:hAnsi="Times New Roman"/>
        </w:rPr>
        <w:t xml:space="preserve"> Harding</w:t>
      </w:r>
    </w:p>
  </w:footnote>
  <w:footnote w:id="88">
    <w:p w:rsidR="005733A7" w:rsidRPr="00BF0351" w:rsidRDefault="005733A7" w:rsidP="005733A7">
      <w:pPr>
        <w:pStyle w:val="FootnoteText"/>
        <w:rPr>
          <w:rFonts w:ascii="Times New Roman" w:hAnsi="Times New Roman"/>
          <w:rtl/>
          <w:lang w:bidi="fa-IR"/>
        </w:rPr>
      </w:pPr>
      <w:r w:rsidRPr="00BF0351">
        <w:rPr>
          <w:rStyle w:val="FootnoteReference"/>
          <w:rFonts w:ascii="Times New Roman" w:hAnsi="Times New Roman"/>
        </w:rPr>
        <w:footnoteRef/>
      </w:r>
      <w:r w:rsidRPr="00BF0351">
        <w:rPr>
          <w:rFonts w:ascii="Times New Roman" w:hAnsi="Times New Roman"/>
        </w:rPr>
        <w:t xml:space="preserve"> </w:t>
      </w:r>
      <w:r w:rsidRPr="00BF0351">
        <w:rPr>
          <w:rFonts w:ascii="Times New Roman" w:hAnsi="Times New Roman"/>
          <w:lang w:bidi="fa-IR"/>
        </w:rPr>
        <w:t>Dorson &amp; Poul</w:t>
      </w:r>
    </w:p>
  </w:footnote>
  <w:footnote w:id="89">
    <w:p w:rsidR="005733A7" w:rsidRPr="00BF0351" w:rsidRDefault="005733A7" w:rsidP="00CB468E">
      <w:pPr>
        <w:pStyle w:val="FootnoteText"/>
        <w:rPr>
          <w:rFonts w:ascii="Times New Roman" w:hAnsi="Times New Roman"/>
          <w:rtl/>
          <w:lang w:bidi="fa-IR"/>
        </w:rPr>
      </w:pPr>
      <w:r w:rsidRPr="00BF0351">
        <w:rPr>
          <w:rStyle w:val="FootnoteReference"/>
          <w:rFonts w:ascii="Times New Roman" w:hAnsi="Times New Roman"/>
        </w:rPr>
        <w:footnoteRef/>
      </w:r>
      <w:r w:rsidRPr="00BF0351">
        <w:rPr>
          <w:rFonts w:ascii="Times New Roman" w:hAnsi="Times New Roman"/>
        </w:rPr>
        <w:t xml:space="preserve"> </w:t>
      </w:r>
      <w:r w:rsidRPr="00BF0351">
        <w:rPr>
          <w:rFonts w:ascii="Times New Roman" w:hAnsi="Times New Roman"/>
          <w:lang w:bidi="fa-IR"/>
        </w:rPr>
        <w:t>Moreiva &amp; Almeida</w:t>
      </w:r>
    </w:p>
  </w:footnote>
  <w:footnote w:id="90">
    <w:p w:rsidR="005733A7" w:rsidRPr="00BF0351" w:rsidRDefault="005733A7" w:rsidP="00CB468E">
      <w:pPr>
        <w:pStyle w:val="FootnoteText"/>
        <w:rPr>
          <w:rFonts w:ascii="Times New Roman" w:hAnsi="Times New Roman"/>
          <w:rtl/>
          <w:lang w:bidi="fa-IR"/>
        </w:rPr>
      </w:pPr>
      <w:r w:rsidRPr="00BF0351">
        <w:rPr>
          <w:rStyle w:val="FootnoteReference"/>
          <w:rFonts w:ascii="Times New Roman" w:hAnsi="Times New Roman"/>
        </w:rPr>
        <w:footnoteRef/>
      </w:r>
      <w:r w:rsidRPr="00BF0351">
        <w:rPr>
          <w:rFonts w:ascii="Times New Roman" w:hAnsi="Times New Roman"/>
        </w:rPr>
        <w:t xml:space="preserve"> </w:t>
      </w:r>
      <w:r w:rsidRPr="00BF0351">
        <w:rPr>
          <w:rFonts w:ascii="Times New Roman" w:hAnsi="Times New Roman"/>
          <w:lang w:bidi="fa-IR"/>
        </w:rPr>
        <w:t>Jain &amp; Purohit</w:t>
      </w:r>
    </w:p>
  </w:footnote>
  <w:footnote w:id="91">
    <w:p w:rsidR="005733A7" w:rsidRPr="00BF0351" w:rsidRDefault="005733A7" w:rsidP="00CB468E">
      <w:pPr>
        <w:pStyle w:val="FootnoteText"/>
        <w:rPr>
          <w:rFonts w:ascii="Times New Roman" w:hAnsi="Times New Roman"/>
          <w:rtl/>
          <w:lang w:bidi="fa-IR"/>
        </w:rPr>
      </w:pPr>
      <w:r w:rsidRPr="00BF0351">
        <w:rPr>
          <w:rStyle w:val="FootnoteReference"/>
          <w:rFonts w:ascii="Times New Roman" w:hAnsi="Times New Roman"/>
        </w:rPr>
        <w:footnoteRef/>
      </w:r>
      <w:r w:rsidRPr="00BF0351">
        <w:rPr>
          <w:rFonts w:ascii="Times New Roman" w:hAnsi="Times New Roman"/>
        </w:rPr>
        <w:t xml:space="preserve"> Noyes </w:t>
      </w:r>
    </w:p>
  </w:footnote>
  <w:footnote w:id="92">
    <w:p w:rsidR="005733A7" w:rsidRPr="00BF0351" w:rsidRDefault="005733A7" w:rsidP="00CB468E">
      <w:pPr>
        <w:pStyle w:val="FootnoteText"/>
        <w:rPr>
          <w:rFonts w:ascii="Times New Roman" w:hAnsi="Times New Roman"/>
          <w:rtl/>
          <w:lang w:bidi="fa-IR"/>
        </w:rPr>
      </w:pPr>
      <w:r w:rsidRPr="00BF0351">
        <w:rPr>
          <w:rStyle w:val="FootnoteReference"/>
          <w:rFonts w:ascii="Times New Roman" w:hAnsi="Times New Roman"/>
        </w:rPr>
        <w:footnoteRef/>
      </w:r>
      <w:r w:rsidRPr="00BF0351">
        <w:rPr>
          <w:rFonts w:ascii="Times New Roman" w:hAnsi="Times New Roman"/>
        </w:rPr>
        <w:t xml:space="preserve"> </w:t>
      </w:r>
      <w:r w:rsidRPr="00BF0351">
        <w:rPr>
          <w:rFonts w:ascii="Times New Roman" w:hAnsi="Times New Roman"/>
          <w:lang w:bidi="fa-IR"/>
        </w:rPr>
        <w:t>Tomer &amp; Eliason</w:t>
      </w:r>
    </w:p>
  </w:footnote>
  <w:footnote w:id="93">
    <w:p w:rsidR="005733A7" w:rsidRDefault="005733A7" w:rsidP="00CB468E">
      <w:pPr>
        <w:pStyle w:val="FootnoteText"/>
        <w:rPr>
          <w:rFonts w:hint="cs"/>
          <w:rtl/>
          <w:lang w:bidi="fa-IR"/>
        </w:rPr>
      </w:pPr>
      <w:r w:rsidRPr="00BF0351">
        <w:rPr>
          <w:rStyle w:val="FootnoteReference"/>
          <w:rFonts w:ascii="Times New Roman" w:hAnsi="Times New Roman"/>
        </w:rPr>
        <w:footnoteRef/>
      </w:r>
      <w:r w:rsidRPr="00BF0351">
        <w:rPr>
          <w:rFonts w:ascii="Times New Roman" w:hAnsi="Times New Roman"/>
        </w:rPr>
        <w:t xml:space="preserve"> </w:t>
      </w:r>
      <w:r w:rsidRPr="00BF0351">
        <w:rPr>
          <w:rFonts w:ascii="Times New Roman" w:hAnsi="Times New Roman"/>
          <w:lang w:bidi="fa-IR"/>
        </w:rPr>
        <w:t>Yalom</w:t>
      </w:r>
    </w:p>
  </w:footnote>
  <w:footnote w:id="94">
    <w:p w:rsidR="00081205" w:rsidRDefault="00081205" w:rsidP="00081205">
      <w:pPr>
        <w:pStyle w:val="FootnoteText"/>
        <w:rPr>
          <w:lang w:bidi="fa-IR"/>
        </w:rPr>
      </w:pPr>
      <w:r>
        <w:rPr>
          <w:rStyle w:val="FootnoteReference"/>
        </w:rPr>
        <w:footnoteRef/>
      </w:r>
      <w:r>
        <w:t xml:space="preserve"> </w:t>
      </w:r>
      <w:r>
        <w:rPr>
          <w:rFonts w:ascii="Times New Roman" w:hAnsi="Times New Roman"/>
          <w:lang w:bidi="fa-IR"/>
        </w:rPr>
        <w:t>Krejcie &amp; Morgan</w:t>
      </w:r>
    </w:p>
  </w:footnote>
  <w:footnote w:id="95">
    <w:p w:rsidR="008A3255" w:rsidRDefault="008A3255" w:rsidP="008A3255">
      <w:pPr>
        <w:pStyle w:val="FootnoteText"/>
        <w:rPr>
          <w:rFonts w:ascii="Times New Roman" w:hAnsi="Times New Roman"/>
          <w:rtl/>
        </w:rPr>
      </w:pPr>
      <w:r>
        <w:rPr>
          <w:rStyle w:val="FootnoteReference"/>
          <w:rFonts w:ascii="Times New Roman" w:hAnsi="Times New Roman"/>
        </w:rPr>
        <w:footnoteRef/>
      </w:r>
      <w:r>
        <w:rPr>
          <w:rFonts w:ascii="Times New Roman" w:hAnsi="Times New Roman"/>
        </w:rPr>
        <w:t xml:space="preserve"> Levin</w:t>
      </w:r>
    </w:p>
  </w:footnote>
  <w:footnote w:id="96">
    <w:p w:rsidR="008A3255" w:rsidRDefault="008A3255" w:rsidP="008A3255">
      <w:pPr>
        <w:pStyle w:val="FootnoteText"/>
        <w:rPr>
          <w:rFonts w:ascii="Times New Roman" w:hAnsi="Times New Roman"/>
        </w:rPr>
      </w:pPr>
      <w:r>
        <w:rPr>
          <w:rStyle w:val="FootnoteReference"/>
          <w:rFonts w:ascii="Times New Roman" w:hAnsi="Times New Roman"/>
        </w:rPr>
        <w:footnoteRef/>
      </w:r>
      <w:r>
        <w:rPr>
          <w:rFonts w:ascii="Times New Roman" w:hAnsi="Times New Roman"/>
        </w:rPr>
        <w:t xml:space="preserve"> King &amp; DeCicco</w:t>
      </w:r>
    </w:p>
  </w:footnote>
  <w:footnote w:id="97">
    <w:p w:rsidR="008A4B93" w:rsidRDefault="008A4B93" w:rsidP="008A4B93">
      <w:pPr>
        <w:pStyle w:val="FootnoteText"/>
        <w:rPr>
          <w:rFonts w:ascii="Times New Roman" w:hAnsi="Times New Roman"/>
        </w:rPr>
      </w:pPr>
      <w:r>
        <w:rPr>
          <w:rStyle w:val="FootnoteReference"/>
          <w:rFonts w:ascii="Times New Roman" w:hAnsi="Times New Roman"/>
        </w:rPr>
        <w:footnoteRef/>
      </w:r>
      <w:r>
        <w:rPr>
          <w:rFonts w:ascii="Times New Roman" w:hAnsi="Times New Roman"/>
        </w:rPr>
        <w:t xml:space="preserve"> Harding</w:t>
      </w:r>
    </w:p>
  </w:footnote>
  <w:footnote w:id="98">
    <w:p w:rsidR="008A4B93" w:rsidRPr="00BF0351" w:rsidRDefault="008A4B93" w:rsidP="008A4B93">
      <w:pPr>
        <w:pStyle w:val="FootnoteText"/>
        <w:rPr>
          <w:rFonts w:ascii="Times New Roman" w:hAnsi="Times New Roman"/>
          <w:rtl/>
          <w:lang w:bidi="fa-IR"/>
        </w:rPr>
      </w:pPr>
      <w:r w:rsidRPr="00BF0351">
        <w:rPr>
          <w:rStyle w:val="FootnoteReference"/>
          <w:rFonts w:ascii="Times New Roman" w:hAnsi="Times New Roman"/>
        </w:rPr>
        <w:footnoteRef/>
      </w:r>
      <w:r w:rsidRPr="00BF0351">
        <w:rPr>
          <w:rFonts w:ascii="Times New Roman" w:hAnsi="Times New Roman"/>
        </w:rPr>
        <w:t xml:space="preserve"> Noyes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3"/>
    <w:multiLevelType w:val="singleLevel"/>
    <w:tmpl w:val="DB62D972"/>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88"/>
    <w:multiLevelType w:val="singleLevel"/>
    <w:tmpl w:val="078003A0"/>
    <w:lvl w:ilvl="0">
      <w:start w:val="1"/>
      <w:numFmt w:val="decimal"/>
      <w:pStyle w:val="ListNumber"/>
      <w:lvlText w:val="%1."/>
      <w:lvlJc w:val="left"/>
      <w:pPr>
        <w:tabs>
          <w:tab w:val="num" w:pos="360"/>
        </w:tabs>
        <w:ind w:left="360" w:hanging="360"/>
      </w:pPr>
    </w:lvl>
  </w:abstractNum>
  <w:abstractNum w:abstractNumId="2" w15:restartNumberingAfterBreak="0">
    <w:nsid w:val="014B4841"/>
    <w:multiLevelType w:val="multilevel"/>
    <w:tmpl w:val="4C28E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C220B"/>
    <w:multiLevelType w:val="multilevel"/>
    <w:tmpl w:val="7FFA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1E2850"/>
    <w:multiLevelType w:val="multilevel"/>
    <w:tmpl w:val="6832D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076734"/>
    <w:multiLevelType w:val="multilevel"/>
    <w:tmpl w:val="E1AAD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9C35D4"/>
    <w:multiLevelType w:val="multilevel"/>
    <w:tmpl w:val="8ADEF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9F26F6"/>
    <w:multiLevelType w:val="multilevel"/>
    <w:tmpl w:val="D040B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570596"/>
    <w:multiLevelType w:val="hybridMultilevel"/>
    <w:tmpl w:val="4E1840BE"/>
    <w:lvl w:ilvl="0" w:tplc="FFFFFFFF">
      <w:start w:val="1"/>
      <w:numFmt w:val="bullet"/>
      <w:pStyle w:val="2"/>
      <w:lvlText w:val=""/>
      <w:lvlJc w:val="left"/>
      <w:pPr>
        <w:tabs>
          <w:tab w:val="num" w:pos="1361"/>
        </w:tabs>
        <w:ind w:left="1361" w:hanging="340"/>
      </w:pPr>
      <w:rPr>
        <w:rFonts w:ascii="Wingdings" w:hAnsi="Wingdings" w:hint="default"/>
        <w:sz w:val="12"/>
      </w:rPr>
    </w:lvl>
    <w:lvl w:ilvl="1" w:tplc="FFFFFFFF">
      <w:start w:val="1"/>
      <w:numFmt w:val="bullet"/>
      <w:lvlText w:val="o"/>
      <w:lvlJc w:val="left"/>
      <w:pPr>
        <w:tabs>
          <w:tab w:val="num" w:pos="2467"/>
        </w:tabs>
        <w:ind w:left="2467" w:hanging="360"/>
      </w:pPr>
      <w:rPr>
        <w:rFonts w:ascii="Courier New" w:hAnsi="Courier New" w:cs="Courier New" w:hint="default"/>
      </w:rPr>
    </w:lvl>
    <w:lvl w:ilvl="2" w:tplc="FFFFFFFF" w:tentative="1">
      <w:start w:val="1"/>
      <w:numFmt w:val="bullet"/>
      <w:lvlText w:val=""/>
      <w:lvlJc w:val="left"/>
      <w:pPr>
        <w:tabs>
          <w:tab w:val="num" w:pos="3187"/>
        </w:tabs>
        <w:ind w:left="3187" w:hanging="360"/>
      </w:pPr>
      <w:rPr>
        <w:rFonts w:ascii="Wingdings" w:hAnsi="Wingdings" w:hint="default"/>
      </w:rPr>
    </w:lvl>
    <w:lvl w:ilvl="3" w:tplc="FFFFFFFF" w:tentative="1">
      <w:start w:val="1"/>
      <w:numFmt w:val="bullet"/>
      <w:lvlText w:val=""/>
      <w:lvlJc w:val="left"/>
      <w:pPr>
        <w:tabs>
          <w:tab w:val="num" w:pos="3907"/>
        </w:tabs>
        <w:ind w:left="3907" w:hanging="360"/>
      </w:pPr>
      <w:rPr>
        <w:rFonts w:ascii="Symbol" w:hAnsi="Symbol" w:hint="default"/>
      </w:rPr>
    </w:lvl>
    <w:lvl w:ilvl="4" w:tplc="FFFFFFFF" w:tentative="1">
      <w:start w:val="1"/>
      <w:numFmt w:val="bullet"/>
      <w:lvlText w:val="o"/>
      <w:lvlJc w:val="left"/>
      <w:pPr>
        <w:tabs>
          <w:tab w:val="num" w:pos="4627"/>
        </w:tabs>
        <w:ind w:left="4627" w:hanging="360"/>
      </w:pPr>
      <w:rPr>
        <w:rFonts w:ascii="Courier New" w:hAnsi="Courier New" w:cs="Courier New" w:hint="default"/>
      </w:rPr>
    </w:lvl>
    <w:lvl w:ilvl="5" w:tplc="FFFFFFFF" w:tentative="1">
      <w:start w:val="1"/>
      <w:numFmt w:val="bullet"/>
      <w:lvlText w:val=""/>
      <w:lvlJc w:val="left"/>
      <w:pPr>
        <w:tabs>
          <w:tab w:val="num" w:pos="5347"/>
        </w:tabs>
        <w:ind w:left="5347" w:hanging="360"/>
      </w:pPr>
      <w:rPr>
        <w:rFonts w:ascii="Wingdings" w:hAnsi="Wingdings" w:hint="default"/>
      </w:rPr>
    </w:lvl>
    <w:lvl w:ilvl="6" w:tplc="FFFFFFFF" w:tentative="1">
      <w:start w:val="1"/>
      <w:numFmt w:val="bullet"/>
      <w:lvlText w:val=""/>
      <w:lvlJc w:val="left"/>
      <w:pPr>
        <w:tabs>
          <w:tab w:val="num" w:pos="6067"/>
        </w:tabs>
        <w:ind w:left="6067" w:hanging="360"/>
      </w:pPr>
      <w:rPr>
        <w:rFonts w:ascii="Symbol" w:hAnsi="Symbol" w:hint="default"/>
      </w:rPr>
    </w:lvl>
    <w:lvl w:ilvl="7" w:tplc="FFFFFFFF" w:tentative="1">
      <w:start w:val="1"/>
      <w:numFmt w:val="bullet"/>
      <w:lvlText w:val="o"/>
      <w:lvlJc w:val="left"/>
      <w:pPr>
        <w:tabs>
          <w:tab w:val="num" w:pos="6787"/>
        </w:tabs>
        <w:ind w:left="6787" w:hanging="360"/>
      </w:pPr>
      <w:rPr>
        <w:rFonts w:ascii="Courier New" w:hAnsi="Courier New" w:cs="Courier New" w:hint="default"/>
      </w:rPr>
    </w:lvl>
    <w:lvl w:ilvl="8" w:tplc="FFFFFFFF" w:tentative="1">
      <w:start w:val="1"/>
      <w:numFmt w:val="bullet"/>
      <w:lvlText w:val=""/>
      <w:lvlJc w:val="left"/>
      <w:pPr>
        <w:tabs>
          <w:tab w:val="num" w:pos="7507"/>
        </w:tabs>
        <w:ind w:left="7507" w:hanging="360"/>
      </w:pPr>
      <w:rPr>
        <w:rFonts w:ascii="Wingdings" w:hAnsi="Wingdings" w:hint="default"/>
      </w:rPr>
    </w:lvl>
  </w:abstractNum>
  <w:abstractNum w:abstractNumId="9" w15:restartNumberingAfterBreak="0">
    <w:nsid w:val="369701EF"/>
    <w:multiLevelType w:val="multilevel"/>
    <w:tmpl w:val="DC56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FA6B52"/>
    <w:multiLevelType w:val="multilevel"/>
    <w:tmpl w:val="E09EA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89603E"/>
    <w:multiLevelType w:val="multilevel"/>
    <w:tmpl w:val="A8B258C8"/>
    <w:lvl w:ilvl="0">
      <w:start w:val="1"/>
      <w:numFmt w:val="decimal"/>
      <w:pStyle w:val="1"/>
      <w:lvlText w:val="%1."/>
      <w:lvlJc w:val="left"/>
      <w:pPr>
        <w:ind w:left="360" w:hanging="360"/>
      </w:pPr>
      <w:rPr>
        <w:rFonts w:ascii="Times New Roman" w:hAnsi="Times New Roman"/>
        <w:caps w:val="0"/>
        <w:smallCaps w:val="0"/>
        <w:strike w:val="0"/>
        <w:dstrike w:val="0"/>
        <w:vanish w:val="0"/>
        <w:color w:val="000000"/>
        <w:spacing w:val="0"/>
        <w:kern w:val="0"/>
        <w:position w:val="0"/>
        <w:u w:val="none"/>
        <w:vertAlign w:val="baseline"/>
        <w:em w:val="none"/>
      </w:rPr>
    </w:lvl>
    <w:lvl w:ilvl="1">
      <w:start w:val="1"/>
      <w:numFmt w:val="decimal"/>
      <w:pStyle w:val="20"/>
      <w:lvlText w:val="%1.%2."/>
      <w:lvlJc w:val="left"/>
      <w:pPr>
        <w:ind w:left="792" w:hanging="432"/>
      </w:pPr>
      <w:rPr>
        <w:rFonts w:ascii="Times New Roman" w:hAnsi="Times New Roman"/>
        <w:caps w:val="0"/>
        <w:smallCaps w:val="0"/>
        <w:strike w:val="0"/>
        <w:dstrike w:val="0"/>
        <w:vanish w:val="0"/>
        <w:color w:val="000000"/>
        <w:spacing w:val="0"/>
        <w:kern w:val="0"/>
        <w:position w:val="0"/>
        <w:u w:val="none"/>
        <w:vertAlign w:val="baseline"/>
        <w:em w:val="none"/>
      </w:rPr>
    </w:lvl>
    <w:lvl w:ilvl="2">
      <w:start w:val="1"/>
      <w:numFmt w:val="decimal"/>
      <w:lvlText w:val="%1.%2.%3."/>
      <w:lvlJc w:val="left"/>
      <w:pPr>
        <w:ind w:left="1224" w:hanging="504"/>
      </w:pPr>
      <w:rPr>
        <w:rFonts w:hint="default"/>
        <w:b w:val="0"/>
        <w:bCs w:val="0"/>
        <w:i/>
        <w:iCs/>
        <w:caps w:val="0"/>
        <w:strike w:val="0"/>
        <w:dstrike w:val="0"/>
        <w:vanish w:val="0"/>
        <w:color w:val="auto"/>
        <w:sz w:val="20"/>
        <w:szCs w:val="20"/>
        <w:vertAlign w:val="baseline"/>
      </w:rPr>
    </w:lvl>
    <w:lvl w:ilvl="3">
      <w:start w:val="1"/>
      <w:numFmt w:val="decimal"/>
      <w:lvlText w:val="%1.%2.%3.%4."/>
      <w:lvlJc w:val="left"/>
      <w:pPr>
        <w:ind w:left="1728" w:hanging="648"/>
      </w:pPr>
      <w:rPr>
        <w:rFonts w:hint="default"/>
        <w:b w:val="0"/>
        <w:bCs w:val="0"/>
        <w:i/>
        <w:iCs/>
        <w:sz w:val="20"/>
        <w:szCs w:val="2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477D56A0"/>
    <w:multiLevelType w:val="multilevel"/>
    <w:tmpl w:val="E618D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CA1D5B"/>
    <w:multiLevelType w:val="multilevel"/>
    <w:tmpl w:val="CC9E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9C5CDE"/>
    <w:multiLevelType w:val="multilevel"/>
    <w:tmpl w:val="0B00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C654C0"/>
    <w:multiLevelType w:val="multilevel"/>
    <w:tmpl w:val="A4DC0E06"/>
    <w:lvl w:ilvl="0">
      <w:start w:val="1"/>
      <w:numFmt w:val="decimal"/>
      <w:lvlText w:val="%1-"/>
      <w:lvlJc w:val="left"/>
      <w:pPr>
        <w:ind w:left="540" w:hanging="540"/>
      </w:pPr>
      <w:rPr>
        <w:rFonts w:hint="default"/>
      </w:rPr>
    </w:lvl>
    <w:lvl w:ilvl="1">
      <w:start w:val="1"/>
      <w:numFmt w:val="decimal"/>
      <w:pStyle w:val="Style6"/>
      <w:lvlText w:val="%1-%2)"/>
      <w:lvlJc w:val="left"/>
      <w:pPr>
        <w:ind w:left="1080" w:hanging="720"/>
      </w:pPr>
      <w:rPr>
        <w:rFonts w:hint="default"/>
        <w:b/>
        <w:bCs/>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711B799C"/>
    <w:multiLevelType w:val="hybridMultilevel"/>
    <w:tmpl w:val="C83AF65A"/>
    <w:lvl w:ilvl="0" w:tplc="0409000F">
      <w:start w:val="1"/>
      <w:numFmt w:val="bullet"/>
      <w:pStyle w:val="10"/>
      <w:lvlText w:val=""/>
      <w:lvlJc w:val="left"/>
      <w:pPr>
        <w:tabs>
          <w:tab w:val="num" w:pos="1077"/>
        </w:tabs>
        <w:ind w:left="1077" w:hanging="340"/>
      </w:pPr>
      <w:rPr>
        <w:rFonts w:ascii="Symbol" w:hAnsi="Symbol" w:hint="default"/>
        <w:sz w:val="28"/>
      </w:rPr>
    </w:lvl>
    <w:lvl w:ilvl="1" w:tplc="04090019">
      <w:start w:val="1"/>
      <w:numFmt w:val="bullet"/>
      <w:lvlText w:val="o"/>
      <w:lvlJc w:val="left"/>
      <w:pPr>
        <w:tabs>
          <w:tab w:val="num" w:pos="2710"/>
        </w:tabs>
        <w:ind w:left="2710" w:hanging="360"/>
      </w:pPr>
      <w:rPr>
        <w:rFonts w:ascii="Courier New" w:hAnsi="Courier New" w:cs="Courier New" w:hint="default"/>
      </w:rPr>
    </w:lvl>
    <w:lvl w:ilvl="2" w:tplc="0409001B">
      <w:start w:val="1"/>
      <w:numFmt w:val="bullet"/>
      <w:lvlText w:val=""/>
      <w:lvlJc w:val="left"/>
      <w:pPr>
        <w:tabs>
          <w:tab w:val="num" w:pos="3430"/>
        </w:tabs>
        <w:ind w:left="3430" w:hanging="360"/>
      </w:pPr>
      <w:rPr>
        <w:rFonts w:ascii="Wingdings" w:hAnsi="Wingdings" w:hint="default"/>
      </w:rPr>
    </w:lvl>
    <w:lvl w:ilvl="3" w:tplc="0409000F" w:tentative="1">
      <w:start w:val="1"/>
      <w:numFmt w:val="bullet"/>
      <w:lvlText w:val=""/>
      <w:lvlJc w:val="left"/>
      <w:pPr>
        <w:tabs>
          <w:tab w:val="num" w:pos="4150"/>
        </w:tabs>
        <w:ind w:left="4150" w:hanging="360"/>
      </w:pPr>
      <w:rPr>
        <w:rFonts w:ascii="Symbol" w:hAnsi="Symbol" w:hint="default"/>
      </w:rPr>
    </w:lvl>
    <w:lvl w:ilvl="4" w:tplc="04090019" w:tentative="1">
      <w:start w:val="1"/>
      <w:numFmt w:val="bullet"/>
      <w:lvlText w:val="o"/>
      <w:lvlJc w:val="left"/>
      <w:pPr>
        <w:tabs>
          <w:tab w:val="num" w:pos="4870"/>
        </w:tabs>
        <w:ind w:left="4870" w:hanging="360"/>
      </w:pPr>
      <w:rPr>
        <w:rFonts w:ascii="Courier New" w:hAnsi="Courier New" w:cs="Courier New" w:hint="default"/>
      </w:rPr>
    </w:lvl>
    <w:lvl w:ilvl="5" w:tplc="0409001B" w:tentative="1">
      <w:start w:val="1"/>
      <w:numFmt w:val="bullet"/>
      <w:lvlText w:val=""/>
      <w:lvlJc w:val="left"/>
      <w:pPr>
        <w:tabs>
          <w:tab w:val="num" w:pos="5590"/>
        </w:tabs>
        <w:ind w:left="5590" w:hanging="360"/>
      </w:pPr>
      <w:rPr>
        <w:rFonts w:ascii="Wingdings" w:hAnsi="Wingdings" w:hint="default"/>
      </w:rPr>
    </w:lvl>
    <w:lvl w:ilvl="6" w:tplc="0409000F" w:tentative="1">
      <w:start w:val="1"/>
      <w:numFmt w:val="bullet"/>
      <w:lvlText w:val=""/>
      <w:lvlJc w:val="left"/>
      <w:pPr>
        <w:tabs>
          <w:tab w:val="num" w:pos="6310"/>
        </w:tabs>
        <w:ind w:left="6310" w:hanging="360"/>
      </w:pPr>
      <w:rPr>
        <w:rFonts w:ascii="Symbol" w:hAnsi="Symbol" w:hint="default"/>
      </w:rPr>
    </w:lvl>
    <w:lvl w:ilvl="7" w:tplc="04090019" w:tentative="1">
      <w:start w:val="1"/>
      <w:numFmt w:val="bullet"/>
      <w:lvlText w:val="o"/>
      <w:lvlJc w:val="left"/>
      <w:pPr>
        <w:tabs>
          <w:tab w:val="num" w:pos="7030"/>
        </w:tabs>
        <w:ind w:left="7030" w:hanging="360"/>
      </w:pPr>
      <w:rPr>
        <w:rFonts w:ascii="Courier New" w:hAnsi="Courier New" w:cs="Courier New" w:hint="default"/>
      </w:rPr>
    </w:lvl>
    <w:lvl w:ilvl="8" w:tplc="0409001B" w:tentative="1">
      <w:start w:val="1"/>
      <w:numFmt w:val="bullet"/>
      <w:lvlText w:val=""/>
      <w:lvlJc w:val="left"/>
      <w:pPr>
        <w:tabs>
          <w:tab w:val="num" w:pos="7750"/>
        </w:tabs>
        <w:ind w:left="7750" w:hanging="360"/>
      </w:pPr>
      <w:rPr>
        <w:rFonts w:ascii="Wingdings" w:hAnsi="Wingdings" w:hint="default"/>
      </w:rPr>
    </w:lvl>
  </w:abstractNum>
  <w:abstractNum w:abstractNumId="17" w15:restartNumberingAfterBreak="0">
    <w:nsid w:val="7C1329DA"/>
    <w:multiLevelType w:val="multilevel"/>
    <w:tmpl w:val="88360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590FA4"/>
    <w:multiLevelType w:val="multilevel"/>
    <w:tmpl w:val="799CC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6"/>
  </w:num>
  <w:num w:numId="3">
    <w:abstractNumId w:val="0"/>
  </w:num>
  <w:num w:numId="4">
    <w:abstractNumId w:val="15"/>
  </w:num>
  <w:num w:numId="5">
    <w:abstractNumId w:val="1"/>
  </w:num>
  <w:num w:numId="6">
    <w:abstractNumId w:val="11"/>
  </w:num>
  <w:num w:numId="7">
    <w:abstractNumId w:val="18"/>
  </w:num>
  <w:num w:numId="8">
    <w:abstractNumId w:val="17"/>
  </w:num>
  <w:num w:numId="9">
    <w:abstractNumId w:val="2"/>
  </w:num>
  <w:num w:numId="10">
    <w:abstractNumId w:val="7"/>
  </w:num>
  <w:num w:numId="11">
    <w:abstractNumId w:val="13"/>
  </w:num>
  <w:num w:numId="12">
    <w:abstractNumId w:val="5"/>
  </w:num>
  <w:num w:numId="13">
    <w:abstractNumId w:val="12"/>
  </w:num>
  <w:num w:numId="14">
    <w:abstractNumId w:val="14"/>
  </w:num>
  <w:num w:numId="15">
    <w:abstractNumId w:val="3"/>
  </w:num>
  <w:num w:numId="16">
    <w:abstractNumId w:val="9"/>
  </w:num>
  <w:num w:numId="17">
    <w:abstractNumId w:val="10"/>
  </w:num>
  <w:num w:numId="18">
    <w:abstractNumId w:val="6"/>
  </w:num>
  <w:num w:numId="19">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activeWritingStyle w:appName="MSWord" w:lang="en-US" w:vendorID="64" w:dllVersion="131078" w:nlCheck="1" w:checkStyle="0"/>
  <w:activeWritingStyle w:appName="MSWord" w:lang="en-GB" w:vendorID="64" w:dllVersion="131078" w:nlCheck="1" w:checkStyle="1"/>
  <w:activeWritingStyle w:appName="MSWord" w:lang="en-US" w:vendorID="64" w:dllVersion="4096" w:nlCheck="1" w:checkStyle="0"/>
  <w:activeWritingStyle w:appName="MSWord" w:lang="en-GB" w:vendorID="64" w:dllVersion="4096" w:nlCheck="1" w:checkStyle="0"/>
  <w:defaultTabStop w:val="720"/>
  <w:drawingGridHorizontalSpacing w:val="110"/>
  <w:displayHorizontalDrawingGridEvery w:val="2"/>
  <w:displayVerticalDrawingGridEvery w:val="2"/>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5271"/>
    <w:rsid w:val="0000024D"/>
    <w:rsid w:val="0000074F"/>
    <w:rsid w:val="0000098D"/>
    <w:rsid w:val="00000AA8"/>
    <w:rsid w:val="00000D03"/>
    <w:rsid w:val="00001264"/>
    <w:rsid w:val="000017BD"/>
    <w:rsid w:val="00002854"/>
    <w:rsid w:val="00002CB8"/>
    <w:rsid w:val="00002DE3"/>
    <w:rsid w:val="00003B82"/>
    <w:rsid w:val="00003E4A"/>
    <w:rsid w:val="00003F96"/>
    <w:rsid w:val="00004BEF"/>
    <w:rsid w:val="00005477"/>
    <w:rsid w:val="000056BA"/>
    <w:rsid w:val="00005710"/>
    <w:rsid w:val="000061B0"/>
    <w:rsid w:val="0000666C"/>
    <w:rsid w:val="000072C8"/>
    <w:rsid w:val="00007F78"/>
    <w:rsid w:val="00010B31"/>
    <w:rsid w:val="00010BCD"/>
    <w:rsid w:val="000120BD"/>
    <w:rsid w:val="000129BA"/>
    <w:rsid w:val="00013D90"/>
    <w:rsid w:val="00013DF7"/>
    <w:rsid w:val="00014410"/>
    <w:rsid w:val="00015095"/>
    <w:rsid w:val="000160BF"/>
    <w:rsid w:val="000161F2"/>
    <w:rsid w:val="00016A87"/>
    <w:rsid w:val="00016E3E"/>
    <w:rsid w:val="00017C05"/>
    <w:rsid w:val="0002038D"/>
    <w:rsid w:val="0002065E"/>
    <w:rsid w:val="00020839"/>
    <w:rsid w:val="00020AAD"/>
    <w:rsid w:val="00020C2B"/>
    <w:rsid w:val="00020D42"/>
    <w:rsid w:val="00020D74"/>
    <w:rsid w:val="00022210"/>
    <w:rsid w:val="00022523"/>
    <w:rsid w:val="00022D12"/>
    <w:rsid w:val="00023152"/>
    <w:rsid w:val="00023532"/>
    <w:rsid w:val="0002358F"/>
    <w:rsid w:val="000238C3"/>
    <w:rsid w:val="00023AB6"/>
    <w:rsid w:val="000243E2"/>
    <w:rsid w:val="000244C8"/>
    <w:rsid w:val="00025FD2"/>
    <w:rsid w:val="000267AE"/>
    <w:rsid w:val="000268E1"/>
    <w:rsid w:val="00027ABB"/>
    <w:rsid w:val="00027EEF"/>
    <w:rsid w:val="00030DDB"/>
    <w:rsid w:val="0003151E"/>
    <w:rsid w:val="0003161C"/>
    <w:rsid w:val="00032B49"/>
    <w:rsid w:val="00033251"/>
    <w:rsid w:val="00033825"/>
    <w:rsid w:val="00033BFF"/>
    <w:rsid w:val="00033F0D"/>
    <w:rsid w:val="0003418C"/>
    <w:rsid w:val="0003438A"/>
    <w:rsid w:val="0003476A"/>
    <w:rsid w:val="0003490B"/>
    <w:rsid w:val="00034D53"/>
    <w:rsid w:val="000352B7"/>
    <w:rsid w:val="0003542D"/>
    <w:rsid w:val="00035DF3"/>
    <w:rsid w:val="0003646C"/>
    <w:rsid w:val="0003687F"/>
    <w:rsid w:val="00040071"/>
    <w:rsid w:val="000403EB"/>
    <w:rsid w:val="00040CCA"/>
    <w:rsid w:val="000414CE"/>
    <w:rsid w:val="000415CB"/>
    <w:rsid w:val="00041AE3"/>
    <w:rsid w:val="00041B19"/>
    <w:rsid w:val="00041CB4"/>
    <w:rsid w:val="00042743"/>
    <w:rsid w:val="00042B00"/>
    <w:rsid w:val="00042B09"/>
    <w:rsid w:val="00042D00"/>
    <w:rsid w:val="000434BB"/>
    <w:rsid w:val="00043665"/>
    <w:rsid w:val="00043D61"/>
    <w:rsid w:val="000443F3"/>
    <w:rsid w:val="00044408"/>
    <w:rsid w:val="00045180"/>
    <w:rsid w:val="000459D7"/>
    <w:rsid w:val="00045C00"/>
    <w:rsid w:val="00045F17"/>
    <w:rsid w:val="000460E6"/>
    <w:rsid w:val="000461DA"/>
    <w:rsid w:val="000468A3"/>
    <w:rsid w:val="000470F3"/>
    <w:rsid w:val="000477DE"/>
    <w:rsid w:val="000477E6"/>
    <w:rsid w:val="00047C14"/>
    <w:rsid w:val="00047E5A"/>
    <w:rsid w:val="00050044"/>
    <w:rsid w:val="00050562"/>
    <w:rsid w:val="0005078D"/>
    <w:rsid w:val="00050A3C"/>
    <w:rsid w:val="00050DA2"/>
    <w:rsid w:val="000514A8"/>
    <w:rsid w:val="00051621"/>
    <w:rsid w:val="0005180E"/>
    <w:rsid w:val="000528C1"/>
    <w:rsid w:val="00052FCA"/>
    <w:rsid w:val="0005351F"/>
    <w:rsid w:val="0005363C"/>
    <w:rsid w:val="00053CA6"/>
    <w:rsid w:val="000548F8"/>
    <w:rsid w:val="00054B1B"/>
    <w:rsid w:val="00054BF7"/>
    <w:rsid w:val="0005595A"/>
    <w:rsid w:val="00055978"/>
    <w:rsid w:val="000562F8"/>
    <w:rsid w:val="00056E06"/>
    <w:rsid w:val="00057499"/>
    <w:rsid w:val="00057553"/>
    <w:rsid w:val="00057813"/>
    <w:rsid w:val="00057904"/>
    <w:rsid w:val="000604F0"/>
    <w:rsid w:val="00061CF5"/>
    <w:rsid w:val="00061D9D"/>
    <w:rsid w:val="00061F72"/>
    <w:rsid w:val="00062D2F"/>
    <w:rsid w:val="00062DEE"/>
    <w:rsid w:val="000630F6"/>
    <w:rsid w:val="00063306"/>
    <w:rsid w:val="00063352"/>
    <w:rsid w:val="0006393A"/>
    <w:rsid w:val="000641D1"/>
    <w:rsid w:val="00064576"/>
    <w:rsid w:val="000647C2"/>
    <w:rsid w:val="00064A06"/>
    <w:rsid w:val="00064AD6"/>
    <w:rsid w:val="00064DB9"/>
    <w:rsid w:val="0006501E"/>
    <w:rsid w:val="000666C4"/>
    <w:rsid w:val="000671AD"/>
    <w:rsid w:val="00070399"/>
    <w:rsid w:val="0007046E"/>
    <w:rsid w:val="0007070F"/>
    <w:rsid w:val="00070A97"/>
    <w:rsid w:val="00070F12"/>
    <w:rsid w:val="00071110"/>
    <w:rsid w:val="00071158"/>
    <w:rsid w:val="000713E9"/>
    <w:rsid w:val="00072A3C"/>
    <w:rsid w:val="0007351C"/>
    <w:rsid w:val="0007408C"/>
    <w:rsid w:val="00074783"/>
    <w:rsid w:val="00074FEC"/>
    <w:rsid w:val="000751BC"/>
    <w:rsid w:val="000752E2"/>
    <w:rsid w:val="00075BB7"/>
    <w:rsid w:val="00076499"/>
    <w:rsid w:val="0008013F"/>
    <w:rsid w:val="00080406"/>
    <w:rsid w:val="00080838"/>
    <w:rsid w:val="00080ABB"/>
    <w:rsid w:val="00081205"/>
    <w:rsid w:val="00081FAA"/>
    <w:rsid w:val="000823A4"/>
    <w:rsid w:val="0008307F"/>
    <w:rsid w:val="00083A71"/>
    <w:rsid w:val="00084175"/>
    <w:rsid w:val="00084935"/>
    <w:rsid w:val="00085577"/>
    <w:rsid w:val="00085CF0"/>
    <w:rsid w:val="00086111"/>
    <w:rsid w:val="00086ADD"/>
    <w:rsid w:val="00086EB6"/>
    <w:rsid w:val="00086F7A"/>
    <w:rsid w:val="00087B13"/>
    <w:rsid w:val="000907DC"/>
    <w:rsid w:val="00090C32"/>
    <w:rsid w:val="00091098"/>
    <w:rsid w:val="00091C5E"/>
    <w:rsid w:val="000924D7"/>
    <w:rsid w:val="000929A5"/>
    <w:rsid w:val="00092A97"/>
    <w:rsid w:val="00093D2E"/>
    <w:rsid w:val="00094327"/>
    <w:rsid w:val="000951E6"/>
    <w:rsid w:val="00095348"/>
    <w:rsid w:val="00095AC6"/>
    <w:rsid w:val="00095D2D"/>
    <w:rsid w:val="00095F1F"/>
    <w:rsid w:val="00095FE0"/>
    <w:rsid w:val="00096FB3"/>
    <w:rsid w:val="000971F7"/>
    <w:rsid w:val="0009772A"/>
    <w:rsid w:val="00097C99"/>
    <w:rsid w:val="00097D6E"/>
    <w:rsid w:val="00097F67"/>
    <w:rsid w:val="000A108F"/>
    <w:rsid w:val="000A2654"/>
    <w:rsid w:val="000A2AC1"/>
    <w:rsid w:val="000A3357"/>
    <w:rsid w:val="000A3418"/>
    <w:rsid w:val="000A512E"/>
    <w:rsid w:val="000A541E"/>
    <w:rsid w:val="000A598E"/>
    <w:rsid w:val="000A5A03"/>
    <w:rsid w:val="000A5FAC"/>
    <w:rsid w:val="000A5FDA"/>
    <w:rsid w:val="000A686C"/>
    <w:rsid w:val="000A6B85"/>
    <w:rsid w:val="000A6C71"/>
    <w:rsid w:val="000A6E39"/>
    <w:rsid w:val="000A7278"/>
    <w:rsid w:val="000A7554"/>
    <w:rsid w:val="000A756C"/>
    <w:rsid w:val="000A7589"/>
    <w:rsid w:val="000A7808"/>
    <w:rsid w:val="000A7DA5"/>
    <w:rsid w:val="000B025B"/>
    <w:rsid w:val="000B099D"/>
    <w:rsid w:val="000B0D81"/>
    <w:rsid w:val="000B0EC9"/>
    <w:rsid w:val="000B183A"/>
    <w:rsid w:val="000B1D32"/>
    <w:rsid w:val="000B208B"/>
    <w:rsid w:val="000B2D65"/>
    <w:rsid w:val="000B2FA5"/>
    <w:rsid w:val="000B3402"/>
    <w:rsid w:val="000B3745"/>
    <w:rsid w:val="000B3EA6"/>
    <w:rsid w:val="000B4589"/>
    <w:rsid w:val="000B5DC9"/>
    <w:rsid w:val="000B6207"/>
    <w:rsid w:val="000B7FC9"/>
    <w:rsid w:val="000C0660"/>
    <w:rsid w:val="000C0D46"/>
    <w:rsid w:val="000C0FF2"/>
    <w:rsid w:val="000C1195"/>
    <w:rsid w:val="000C14A6"/>
    <w:rsid w:val="000C16D9"/>
    <w:rsid w:val="000C1CD4"/>
    <w:rsid w:val="000C37F5"/>
    <w:rsid w:val="000C3BA5"/>
    <w:rsid w:val="000C49AE"/>
    <w:rsid w:val="000C4BA2"/>
    <w:rsid w:val="000C53BD"/>
    <w:rsid w:val="000C6563"/>
    <w:rsid w:val="000C6818"/>
    <w:rsid w:val="000C6C5B"/>
    <w:rsid w:val="000C6CE0"/>
    <w:rsid w:val="000C7026"/>
    <w:rsid w:val="000C73AB"/>
    <w:rsid w:val="000C76DC"/>
    <w:rsid w:val="000C7BA7"/>
    <w:rsid w:val="000D03A3"/>
    <w:rsid w:val="000D0A69"/>
    <w:rsid w:val="000D0D9E"/>
    <w:rsid w:val="000D0F55"/>
    <w:rsid w:val="000D1C5C"/>
    <w:rsid w:val="000D1EE3"/>
    <w:rsid w:val="000D221A"/>
    <w:rsid w:val="000D2235"/>
    <w:rsid w:val="000D2E7C"/>
    <w:rsid w:val="000D41C4"/>
    <w:rsid w:val="000D4402"/>
    <w:rsid w:val="000D4837"/>
    <w:rsid w:val="000D5CD2"/>
    <w:rsid w:val="000D6B36"/>
    <w:rsid w:val="000D770C"/>
    <w:rsid w:val="000D77A2"/>
    <w:rsid w:val="000D77E7"/>
    <w:rsid w:val="000D7CE5"/>
    <w:rsid w:val="000E0E65"/>
    <w:rsid w:val="000E2555"/>
    <w:rsid w:val="000E2F5F"/>
    <w:rsid w:val="000E399B"/>
    <w:rsid w:val="000E55E1"/>
    <w:rsid w:val="000E5807"/>
    <w:rsid w:val="000E5864"/>
    <w:rsid w:val="000E5994"/>
    <w:rsid w:val="000E5B90"/>
    <w:rsid w:val="000E5CD4"/>
    <w:rsid w:val="000E5D51"/>
    <w:rsid w:val="000E5E43"/>
    <w:rsid w:val="000E68F8"/>
    <w:rsid w:val="000E78A0"/>
    <w:rsid w:val="000E7A11"/>
    <w:rsid w:val="000F0AA3"/>
    <w:rsid w:val="000F154D"/>
    <w:rsid w:val="000F1A9D"/>
    <w:rsid w:val="000F20E6"/>
    <w:rsid w:val="000F29F8"/>
    <w:rsid w:val="000F2DA7"/>
    <w:rsid w:val="000F3402"/>
    <w:rsid w:val="000F403B"/>
    <w:rsid w:val="000F496C"/>
    <w:rsid w:val="000F4992"/>
    <w:rsid w:val="000F757B"/>
    <w:rsid w:val="00100180"/>
    <w:rsid w:val="00100190"/>
    <w:rsid w:val="00100360"/>
    <w:rsid w:val="001015C5"/>
    <w:rsid w:val="0010198E"/>
    <w:rsid w:val="00102454"/>
    <w:rsid w:val="001025FD"/>
    <w:rsid w:val="00102996"/>
    <w:rsid w:val="001036C9"/>
    <w:rsid w:val="00103A9F"/>
    <w:rsid w:val="00103BC0"/>
    <w:rsid w:val="0010441D"/>
    <w:rsid w:val="00104689"/>
    <w:rsid w:val="00105644"/>
    <w:rsid w:val="00106225"/>
    <w:rsid w:val="001072B9"/>
    <w:rsid w:val="00107B8B"/>
    <w:rsid w:val="00110043"/>
    <w:rsid w:val="001121DF"/>
    <w:rsid w:val="00113341"/>
    <w:rsid w:val="001137D4"/>
    <w:rsid w:val="001142A9"/>
    <w:rsid w:val="00114959"/>
    <w:rsid w:val="00115155"/>
    <w:rsid w:val="0011648A"/>
    <w:rsid w:val="0011741A"/>
    <w:rsid w:val="001174CF"/>
    <w:rsid w:val="00120450"/>
    <w:rsid w:val="001207A4"/>
    <w:rsid w:val="00120DB7"/>
    <w:rsid w:val="00120E44"/>
    <w:rsid w:val="00120FBD"/>
    <w:rsid w:val="00120FDD"/>
    <w:rsid w:val="0012158F"/>
    <w:rsid w:val="00121DCE"/>
    <w:rsid w:val="001224EB"/>
    <w:rsid w:val="00122A90"/>
    <w:rsid w:val="00123605"/>
    <w:rsid w:val="00123B04"/>
    <w:rsid w:val="00124252"/>
    <w:rsid w:val="00124843"/>
    <w:rsid w:val="0012616A"/>
    <w:rsid w:val="00126884"/>
    <w:rsid w:val="00126E75"/>
    <w:rsid w:val="00126EAB"/>
    <w:rsid w:val="00126EB1"/>
    <w:rsid w:val="0012703D"/>
    <w:rsid w:val="00127391"/>
    <w:rsid w:val="00127887"/>
    <w:rsid w:val="00127A69"/>
    <w:rsid w:val="00127E26"/>
    <w:rsid w:val="00127EC2"/>
    <w:rsid w:val="00127EED"/>
    <w:rsid w:val="0013021D"/>
    <w:rsid w:val="00130E9C"/>
    <w:rsid w:val="00131B7C"/>
    <w:rsid w:val="00132067"/>
    <w:rsid w:val="00132588"/>
    <w:rsid w:val="00132D5F"/>
    <w:rsid w:val="001330D5"/>
    <w:rsid w:val="00134CDC"/>
    <w:rsid w:val="0013531F"/>
    <w:rsid w:val="001359E3"/>
    <w:rsid w:val="00135E50"/>
    <w:rsid w:val="00136954"/>
    <w:rsid w:val="00136ABB"/>
    <w:rsid w:val="00136B90"/>
    <w:rsid w:val="0014102D"/>
    <w:rsid w:val="00141504"/>
    <w:rsid w:val="0014158E"/>
    <w:rsid w:val="001416EB"/>
    <w:rsid w:val="001441CD"/>
    <w:rsid w:val="00144497"/>
    <w:rsid w:val="00144DD2"/>
    <w:rsid w:val="0014556E"/>
    <w:rsid w:val="00146A63"/>
    <w:rsid w:val="00146BDF"/>
    <w:rsid w:val="00147109"/>
    <w:rsid w:val="00147443"/>
    <w:rsid w:val="00147721"/>
    <w:rsid w:val="00150900"/>
    <w:rsid w:val="00151001"/>
    <w:rsid w:val="001512D1"/>
    <w:rsid w:val="0015143C"/>
    <w:rsid w:val="001523EB"/>
    <w:rsid w:val="0015247A"/>
    <w:rsid w:val="00152865"/>
    <w:rsid w:val="0015399C"/>
    <w:rsid w:val="00153DD5"/>
    <w:rsid w:val="00153FF7"/>
    <w:rsid w:val="00154A5E"/>
    <w:rsid w:val="00154AFD"/>
    <w:rsid w:val="00154BBE"/>
    <w:rsid w:val="00155688"/>
    <w:rsid w:val="00155CC3"/>
    <w:rsid w:val="00156743"/>
    <w:rsid w:val="00157530"/>
    <w:rsid w:val="001577D8"/>
    <w:rsid w:val="0016014C"/>
    <w:rsid w:val="00160180"/>
    <w:rsid w:val="00160A80"/>
    <w:rsid w:val="00161739"/>
    <w:rsid w:val="00161C89"/>
    <w:rsid w:val="00161CDB"/>
    <w:rsid w:val="0016278E"/>
    <w:rsid w:val="00162B54"/>
    <w:rsid w:val="00162E77"/>
    <w:rsid w:val="00163B47"/>
    <w:rsid w:val="001646AE"/>
    <w:rsid w:val="00164F17"/>
    <w:rsid w:val="00165955"/>
    <w:rsid w:val="00165C5D"/>
    <w:rsid w:val="00166114"/>
    <w:rsid w:val="00166915"/>
    <w:rsid w:val="00166999"/>
    <w:rsid w:val="0016704C"/>
    <w:rsid w:val="0016734D"/>
    <w:rsid w:val="001673EE"/>
    <w:rsid w:val="001675E6"/>
    <w:rsid w:val="001677F9"/>
    <w:rsid w:val="00167A00"/>
    <w:rsid w:val="00167D50"/>
    <w:rsid w:val="0017040B"/>
    <w:rsid w:val="00170E11"/>
    <w:rsid w:val="001713EE"/>
    <w:rsid w:val="001715E5"/>
    <w:rsid w:val="00171E83"/>
    <w:rsid w:val="00172135"/>
    <w:rsid w:val="0017296A"/>
    <w:rsid w:val="00173331"/>
    <w:rsid w:val="00173A8F"/>
    <w:rsid w:val="00173C9B"/>
    <w:rsid w:val="00173E12"/>
    <w:rsid w:val="0017446C"/>
    <w:rsid w:val="0017515E"/>
    <w:rsid w:val="001757B7"/>
    <w:rsid w:val="0017580A"/>
    <w:rsid w:val="001760EF"/>
    <w:rsid w:val="001761B6"/>
    <w:rsid w:val="001766A6"/>
    <w:rsid w:val="00176915"/>
    <w:rsid w:val="001769A8"/>
    <w:rsid w:val="00176C93"/>
    <w:rsid w:val="00177264"/>
    <w:rsid w:val="0017797D"/>
    <w:rsid w:val="001779F2"/>
    <w:rsid w:val="00180489"/>
    <w:rsid w:val="00180623"/>
    <w:rsid w:val="00180705"/>
    <w:rsid w:val="001807E9"/>
    <w:rsid w:val="00180BE8"/>
    <w:rsid w:val="0018113E"/>
    <w:rsid w:val="00181624"/>
    <w:rsid w:val="001836D3"/>
    <w:rsid w:val="001839B1"/>
    <w:rsid w:val="00184078"/>
    <w:rsid w:val="0018416F"/>
    <w:rsid w:val="001844C3"/>
    <w:rsid w:val="00184D95"/>
    <w:rsid w:val="00184FAF"/>
    <w:rsid w:val="0018512F"/>
    <w:rsid w:val="00185C0B"/>
    <w:rsid w:val="00186626"/>
    <w:rsid w:val="00186A95"/>
    <w:rsid w:val="001870C5"/>
    <w:rsid w:val="00187C53"/>
    <w:rsid w:val="00187E30"/>
    <w:rsid w:val="00187E42"/>
    <w:rsid w:val="00190752"/>
    <w:rsid w:val="0019095E"/>
    <w:rsid w:val="00190CA2"/>
    <w:rsid w:val="001922E7"/>
    <w:rsid w:val="001922FB"/>
    <w:rsid w:val="0019249E"/>
    <w:rsid w:val="001926A0"/>
    <w:rsid w:val="001929AB"/>
    <w:rsid w:val="00192B71"/>
    <w:rsid w:val="00192F5A"/>
    <w:rsid w:val="001930E2"/>
    <w:rsid w:val="0019318F"/>
    <w:rsid w:val="001939BD"/>
    <w:rsid w:val="001939F5"/>
    <w:rsid w:val="00193BC6"/>
    <w:rsid w:val="0019482A"/>
    <w:rsid w:val="0019499B"/>
    <w:rsid w:val="00194B34"/>
    <w:rsid w:val="0019539C"/>
    <w:rsid w:val="0019561B"/>
    <w:rsid w:val="0019578F"/>
    <w:rsid w:val="00195807"/>
    <w:rsid w:val="001964DA"/>
    <w:rsid w:val="001968A6"/>
    <w:rsid w:val="00196B19"/>
    <w:rsid w:val="00196D7D"/>
    <w:rsid w:val="00197082"/>
    <w:rsid w:val="001972A7"/>
    <w:rsid w:val="001972F5"/>
    <w:rsid w:val="00197549"/>
    <w:rsid w:val="0019795D"/>
    <w:rsid w:val="00197EF8"/>
    <w:rsid w:val="001A007C"/>
    <w:rsid w:val="001A018D"/>
    <w:rsid w:val="001A05C0"/>
    <w:rsid w:val="001A0896"/>
    <w:rsid w:val="001A08A9"/>
    <w:rsid w:val="001A08C9"/>
    <w:rsid w:val="001A0F95"/>
    <w:rsid w:val="001A1565"/>
    <w:rsid w:val="001A20C2"/>
    <w:rsid w:val="001A2936"/>
    <w:rsid w:val="001A445F"/>
    <w:rsid w:val="001A46C8"/>
    <w:rsid w:val="001A4ACD"/>
    <w:rsid w:val="001A5723"/>
    <w:rsid w:val="001A57B3"/>
    <w:rsid w:val="001A674D"/>
    <w:rsid w:val="001A6A8C"/>
    <w:rsid w:val="001A704E"/>
    <w:rsid w:val="001A72CF"/>
    <w:rsid w:val="001A7468"/>
    <w:rsid w:val="001B01B4"/>
    <w:rsid w:val="001B0380"/>
    <w:rsid w:val="001B0783"/>
    <w:rsid w:val="001B09A4"/>
    <w:rsid w:val="001B0F03"/>
    <w:rsid w:val="001B1928"/>
    <w:rsid w:val="001B1CE5"/>
    <w:rsid w:val="001B1E10"/>
    <w:rsid w:val="001B21B0"/>
    <w:rsid w:val="001B4F13"/>
    <w:rsid w:val="001B56AD"/>
    <w:rsid w:val="001B628C"/>
    <w:rsid w:val="001B6660"/>
    <w:rsid w:val="001B6731"/>
    <w:rsid w:val="001B6766"/>
    <w:rsid w:val="001B6785"/>
    <w:rsid w:val="001B7219"/>
    <w:rsid w:val="001B7518"/>
    <w:rsid w:val="001B7B17"/>
    <w:rsid w:val="001B7D3D"/>
    <w:rsid w:val="001B7E5B"/>
    <w:rsid w:val="001C00DA"/>
    <w:rsid w:val="001C1EDD"/>
    <w:rsid w:val="001C2FAB"/>
    <w:rsid w:val="001C3A1B"/>
    <w:rsid w:val="001C3D48"/>
    <w:rsid w:val="001C3E91"/>
    <w:rsid w:val="001C440F"/>
    <w:rsid w:val="001C47B4"/>
    <w:rsid w:val="001C4991"/>
    <w:rsid w:val="001C57AC"/>
    <w:rsid w:val="001C5C0E"/>
    <w:rsid w:val="001C5E01"/>
    <w:rsid w:val="001C6A24"/>
    <w:rsid w:val="001C73C2"/>
    <w:rsid w:val="001C78DF"/>
    <w:rsid w:val="001C7964"/>
    <w:rsid w:val="001D024C"/>
    <w:rsid w:val="001D0395"/>
    <w:rsid w:val="001D1ED9"/>
    <w:rsid w:val="001D1FCD"/>
    <w:rsid w:val="001D2A21"/>
    <w:rsid w:val="001D2A34"/>
    <w:rsid w:val="001D3624"/>
    <w:rsid w:val="001D38CD"/>
    <w:rsid w:val="001D3C5A"/>
    <w:rsid w:val="001D403B"/>
    <w:rsid w:val="001D445F"/>
    <w:rsid w:val="001D4C4E"/>
    <w:rsid w:val="001D5D09"/>
    <w:rsid w:val="001D5E5D"/>
    <w:rsid w:val="001D5F1F"/>
    <w:rsid w:val="001D6468"/>
    <w:rsid w:val="001D653A"/>
    <w:rsid w:val="001D66AD"/>
    <w:rsid w:val="001D701F"/>
    <w:rsid w:val="001E0C6D"/>
    <w:rsid w:val="001E0C8F"/>
    <w:rsid w:val="001E15BD"/>
    <w:rsid w:val="001E1652"/>
    <w:rsid w:val="001E1928"/>
    <w:rsid w:val="001E20B8"/>
    <w:rsid w:val="001E23E5"/>
    <w:rsid w:val="001E24D1"/>
    <w:rsid w:val="001E26D4"/>
    <w:rsid w:val="001E2794"/>
    <w:rsid w:val="001E2A0E"/>
    <w:rsid w:val="001E2F59"/>
    <w:rsid w:val="001E3751"/>
    <w:rsid w:val="001E4220"/>
    <w:rsid w:val="001E46D7"/>
    <w:rsid w:val="001E51FD"/>
    <w:rsid w:val="001E5E01"/>
    <w:rsid w:val="001E5F33"/>
    <w:rsid w:val="001E6D89"/>
    <w:rsid w:val="001E6EB0"/>
    <w:rsid w:val="001F16AE"/>
    <w:rsid w:val="001F1920"/>
    <w:rsid w:val="001F25F7"/>
    <w:rsid w:val="001F2AF6"/>
    <w:rsid w:val="001F2DB7"/>
    <w:rsid w:val="001F2F74"/>
    <w:rsid w:val="001F46FB"/>
    <w:rsid w:val="001F49E7"/>
    <w:rsid w:val="001F52F2"/>
    <w:rsid w:val="001F64B0"/>
    <w:rsid w:val="001F68A8"/>
    <w:rsid w:val="001F6AD1"/>
    <w:rsid w:val="002002CE"/>
    <w:rsid w:val="0020119E"/>
    <w:rsid w:val="002013ED"/>
    <w:rsid w:val="00201629"/>
    <w:rsid w:val="0020207E"/>
    <w:rsid w:val="0020218A"/>
    <w:rsid w:val="0020231F"/>
    <w:rsid w:val="00202FCF"/>
    <w:rsid w:val="0020326A"/>
    <w:rsid w:val="00203A93"/>
    <w:rsid w:val="002041E4"/>
    <w:rsid w:val="00204444"/>
    <w:rsid w:val="002048AC"/>
    <w:rsid w:val="00204D42"/>
    <w:rsid w:val="00205523"/>
    <w:rsid w:val="00206588"/>
    <w:rsid w:val="00207048"/>
    <w:rsid w:val="00207154"/>
    <w:rsid w:val="002077B7"/>
    <w:rsid w:val="0020797D"/>
    <w:rsid w:val="00207F59"/>
    <w:rsid w:val="002103AE"/>
    <w:rsid w:val="00210C07"/>
    <w:rsid w:val="00211075"/>
    <w:rsid w:val="00211130"/>
    <w:rsid w:val="00211733"/>
    <w:rsid w:val="00212181"/>
    <w:rsid w:val="00212205"/>
    <w:rsid w:val="00212F2E"/>
    <w:rsid w:val="0021399D"/>
    <w:rsid w:val="0021446E"/>
    <w:rsid w:val="00214BF2"/>
    <w:rsid w:val="00215085"/>
    <w:rsid w:val="002157DD"/>
    <w:rsid w:val="00215BFB"/>
    <w:rsid w:val="00215FAD"/>
    <w:rsid w:val="002162FD"/>
    <w:rsid w:val="00216988"/>
    <w:rsid w:val="002175EC"/>
    <w:rsid w:val="00217B3E"/>
    <w:rsid w:val="00217C6B"/>
    <w:rsid w:val="00217CA2"/>
    <w:rsid w:val="00217D19"/>
    <w:rsid w:val="00220900"/>
    <w:rsid w:val="00220C47"/>
    <w:rsid w:val="00220F8D"/>
    <w:rsid w:val="00221995"/>
    <w:rsid w:val="002225CA"/>
    <w:rsid w:val="0022288F"/>
    <w:rsid w:val="00222B2D"/>
    <w:rsid w:val="00222B45"/>
    <w:rsid w:val="00222D61"/>
    <w:rsid w:val="002230CE"/>
    <w:rsid w:val="0022363F"/>
    <w:rsid w:val="00225769"/>
    <w:rsid w:val="00226107"/>
    <w:rsid w:val="002261CD"/>
    <w:rsid w:val="002279F3"/>
    <w:rsid w:val="00227A7C"/>
    <w:rsid w:val="0023034D"/>
    <w:rsid w:val="00230BE5"/>
    <w:rsid w:val="0023167A"/>
    <w:rsid w:val="0023256C"/>
    <w:rsid w:val="002325FA"/>
    <w:rsid w:val="00233464"/>
    <w:rsid w:val="002334C0"/>
    <w:rsid w:val="0023389F"/>
    <w:rsid w:val="00233B61"/>
    <w:rsid w:val="00233CFC"/>
    <w:rsid w:val="00233EF7"/>
    <w:rsid w:val="002340A1"/>
    <w:rsid w:val="00234A31"/>
    <w:rsid w:val="00234D51"/>
    <w:rsid w:val="00234D93"/>
    <w:rsid w:val="00235429"/>
    <w:rsid w:val="002367B4"/>
    <w:rsid w:val="00236825"/>
    <w:rsid w:val="00236F11"/>
    <w:rsid w:val="00237614"/>
    <w:rsid w:val="00237F4E"/>
    <w:rsid w:val="002413AB"/>
    <w:rsid w:val="002417E0"/>
    <w:rsid w:val="00243358"/>
    <w:rsid w:val="002436AA"/>
    <w:rsid w:val="0024428B"/>
    <w:rsid w:val="002447E0"/>
    <w:rsid w:val="00244E1D"/>
    <w:rsid w:val="002451F0"/>
    <w:rsid w:val="00245377"/>
    <w:rsid w:val="002455EC"/>
    <w:rsid w:val="00245FB1"/>
    <w:rsid w:val="00246727"/>
    <w:rsid w:val="00246887"/>
    <w:rsid w:val="002469FF"/>
    <w:rsid w:val="00246A9E"/>
    <w:rsid w:val="00247804"/>
    <w:rsid w:val="00247CF5"/>
    <w:rsid w:val="00250109"/>
    <w:rsid w:val="002501FC"/>
    <w:rsid w:val="00250682"/>
    <w:rsid w:val="00252926"/>
    <w:rsid w:val="00252D92"/>
    <w:rsid w:val="00253172"/>
    <w:rsid w:val="002542C1"/>
    <w:rsid w:val="002545D1"/>
    <w:rsid w:val="0025461D"/>
    <w:rsid w:val="00254DB8"/>
    <w:rsid w:val="002550FF"/>
    <w:rsid w:val="00255171"/>
    <w:rsid w:val="00255314"/>
    <w:rsid w:val="00255862"/>
    <w:rsid w:val="00255E4F"/>
    <w:rsid w:val="0025661D"/>
    <w:rsid w:val="00256A68"/>
    <w:rsid w:val="00256B8D"/>
    <w:rsid w:val="00257939"/>
    <w:rsid w:val="00260A4C"/>
    <w:rsid w:val="00260DCB"/>
    <w:rsid w:val="002612E2"/>
    <w:rsid w:val="00261499"/>
    <w:rsid w:val="002618EB"/>
    <w:rsid w:val="00262027"/>
    <w:rsid w:val="002639F7"/>
    <w:rsid w:val="00263FA1"/>
    <w:rsid w:val="002644EB"/>
    <w:rsid w:val="00265074"/>
    <w:rsid w:val="0026553E"/>
    <w:rsid w:val="00265764"/>
    <w:rsid w:val="00265AD1"/>
    <w:rsid w:val="0026619B"/>
    <w:rsid w:val="0026636F"/>
    <w:rsid w:val="00266BA6"/>
    <w:rsid w:val="002670C2"/>
    <w:rsid w:val="00267421"/>
    <w:rsid w:val="00267DCF"/>
    <w:rsid w:val="00270296"/>
    <w:rsid w:val="002703A8"/>
    <w:rsid w:val="002711C2"/>
    <w:rsid w:val="002736A7"/>
    <w:rsid w:val="002736FB"/>
    <w:rsid w:val="00273998"/>
    <w:rsid w:val="00274133"/>
    <w:rsid w:val="002745E4"/>
    <w:rsid w:val="00274748"/>
    <w:rsid w:val="002749F5"/>
    <w:rsid w:val="00274FA8"/>
    <w:rsid w:val="00275378"/>
    <w:rsid w:val="00275E0A"/>
    <w:rsid w:val="002763DC"/>
    <w:rsid w:val="002775A3"/>
    <w:rsid w:val="00277BF0"/>
    <w:rsid w:val="002802D1"/>
    <w:rsid w:val="002802E8"/>
    <w:rsid w:val="00280D2C"/>
    <w:rsid w:val="002810CB"/>
    <w:rsid w:val="00281414"/>
    <w:rsid w:val="00281A23"/>
    <w:rsid w:val="00281CB4"/>
    <w:rsid w:val="00281DE5"/>
    <w:rsid w:val="0028234D"/>
    <w:rsid w:val="0028341B"/>
    <w:rsid w:val="00283439"/>
    <w:rsid w:val="00283728"/>
    <w:rsid w:val="00283B2D"/>
    <w:rsid w:val="00283F95"/>
    <w:rsid w:val="00285864"/>
    <w:rsid w:val="00285931"/>
    <w:rsid w:val="00285B87"/>
    <w:rsid w:val="00286DB8"/>
    <w:rsid w:val="00290AD2"/>
    <w:rsid w:val="00291314"/>
    <w:rsid w:val="00291357"/>
    <w:rsid w:val="00291653"/>
    <w:rsid w:val="00291869"/>
    <w:rsid w:val="00292EB3"/>
    <w:rsid w:val="0029407B"/>
    <w:rsid w:val="0029467A"/>
    <w:rsid w:val="00295CF9"/>
    <w:rsid w:val="0029606F"/>
    <w:rsid w:val="00296DE4"/>
    <w:rsid w:val="0029756A"/>
    <w:rsid w:val="00297853"/>
    <w:rsid w:val="002A0E69"/>
    <w:rsid w:val="002A0E9A"/>
    <w:rsid w:val="002A11B7"/>
    <w:rsid w:val="002A1717"/>
    <w:rsid w:val="002A31BE"/>
    <w:rsid w:val="002A349A"/>
    <w:rsid w:val="002A3E61"/>
    <w:rsid w:val="002A3F8E"/>
    <w:rsid w:val="002A46EF"/>
    <w:rsid w:val="002A56A7"/>
    <w:rsid w:val="002A5F15"/>
    <w:rsid w:val="002A61FD"/>
    <w:rsid w:val="002A6C1B"/>
    <w:rsid w:val="002A7447"/>
    <w:rsid w:val="002B0CEC"/>
    <w:rsid w:val="002B0E08"/>
    <w:rsid w:val="002B10EC"/>
    <w:rsid w:val="002B2572"/>
    <w:rsid w:val="002B2D2A"/>
    <w:rsid w:val="002B430D"/>
    <w:rsid w:val="002B4481"/>
    <w:rsid w:val="002B4540"/>
    <w:rsid w:val="002B4992"/>
    <w:rsid w:val="002B53A5"/>
    <w:rsid w:val="002B5CF1"/>
    <w:rsid w:val="002B5EE4"/>
    <w:rsid w:val="002B67DC"/>
    <w:rsid w:val="002B6D46"/>
    <w:rsid w:val="002B7048"/>
    <w:rsid w:val="002B7402"/>
    <w:rsid w:val="002C0C64"/>
    <w:rsid w:val="002C0CEF"/>
    <w:rsid w:val="002C110A"/>
    <w:rsid w:val="002C1F24"/>
    <w:rsid w:val="002C2EB3"/>
    <w:rsid w:val="002C2ED8"/>
    <w:rsid w:val="002C3A15"/>
    <w:rsid w:val="002C3E2D"/>
    <w:rsid w:val="002C3E9A"/>
    <w:rsid w:val="002C3EAA"/>
    <w:rsid w:val="002C40C0"/>
    <w:rsid w:val="002C4580"/>
    <w:rsid w:val="002C46D1"/>
    <w:rsid w:val="002C4DFF"/>
    <w:rsid w:val="002C5211"/>
    <w:rsid w:val="002C539C"/>
    <w:rsid w:val="002C5A07"/>
    <w:rsid w:val="002C6445"/>
    <w:rsid w:val="002C657F"/>
    <w:rsid w:val="002C70EE"/>
    <w:rsid w:val="002C792B"/>
    <w:rsid w:val="002C7CD4"/>
    <w:rsid w:val="002D128D"/>
    <w:rsid w:val="002D1599"/>
    <w:rsid w:val="002D15FC"/>
    <w:rsid w:val="002D2DB6"/>
    <w:rsid w:val="002D2EBB"/>
    <w:rsid w:val="002D3507"/>
    <w:rsid w:val="002D3801"/>
    <w:rsid w:val="002D418E"/>
    <w:rsid w:val="002D43AA"/>
    <w:rsid w:val="002D5019"/>
    <w:rsid w:val="002D5314"/>
    <w:rsid w:val="002D633F"/>
    <w:rsid w:val="002D6537"/>
    <w:rsid w:val="002D6786"/>
    <w:rsid w:val="002D6BC0"/>
    <w:rsid w:val="002D6BE2"/>
    <w:rsid w:val="002D6C82"/>
    <w:rsid w:val="002D6EDD"/>
    <w:rsid w:val="002D717D"/>
    <w:rsid w:val="002D7913"/>
    <w:rsid w:val="002E0195"/>
    <w:rsid w:val="002E09FF"/>
    <w:rsid w:val="002E0A79"/>
    <w:rsid w:val="002E0EA5"/>
    <w:rsid w:val="002E0F2C"/>
    <w:rsid w:val="002E1782"/>
    <w:rsid w:val="002E1A04"/>
    <w:rsid w:val="002E1ADD"/>
    <w:rsid w:val="002E1B27"/>
    <w:rsid w:val="002E1D1E"/>
    <w:rsid w:val="002E1EE2"/>
    <w:rsid w:val="002E1F1A"/>
    <w:rsid w:val="002E2564"/>
    <w:rsid w:val="002E2A03"/>
    <w:rsid w:val="002E2EE9"/>
    <w:rsid w:val="002E345E"/>
    <w:rsid w:val="002E3A18"/>
    <w:rsid w:val="002E3DCB"/>
    <w:rsid w:val="002E42C4"/>
    <w:rsid w:val="002E4F74"/>
    <w:rsid w:val="002E5334"/>
    <w:rsid w:val="002E5861"/>
    <w:rsid w:val="002E596B"/>
    <w:rsid w:val="002E5ED4"/>
    <w:rsid w:val="002E6458"/>
    <w:rsid w:val="002E655A"/>
    <w:rsid w:val="002E689F"/>
    <w:rsid w:val="002E6EE9"/>
    <w:rsid w:val="002E6F6E"/>
    <w:rsid w:val="002E744D"/>
    <w:rsid w:val="002E7774"/>
    <w:rsid w:val="002E779F"/>
    <w:rsid w:val="002F03BF"/>
    <w:rsid w:val="002F0400"/>
    <w:rsid w:val="002F1849"/>
    <w:rsid w:val="002F1E70"/>
    <w:rsid w:val="002F2626"/>
    <w:rsid w:val="002F2741"/>
    <w:rsid w:val="002F2A63"/>
    <w:rsid w:val="002F3933"/>
    <w:rsid w:val="002F3D4D"/>
    <w:rsid w:val="002F43CD"/>
    <w:rsid w:val="002F4CB4"/>
    <w:rsid w:val="002F5D58"/>
    <w:rsid w:val="002F5E6A"/>
    <w:rsid w:val="002F693E"/>
    <w:rsid w:val="002F6C40"/>
    <w:rsid w:val="002F7AF6"/>
    <w:rsid w:val="002F7B09"/>
    <w:rsid w:val="003004D9"/>
    <w:rsid w:val="003018CD"/>
    <w:rsid w:val="003023E1"/>
    <w:rsid w:val="003024F4"/>
    <w:rsid w:val="00302662"/>
    <w:rsid w:val="00302DCE"/>
    <w:rsid w:val="00303C64"/>
    <w:rsid w:val="00303E9A"/>
    <w:rsid w:val="0030464D"/>
    <w:rsid w:val="00305066"/>
    <w:rsid w:val="00305B15"/>
    <w:rsid w:val="00305DED"/>
    <w:rsid w:val="0030602B"/>
    <w:rsid w:val="00306F9B"/>
    <w:rsid w:val="0030747F"/>
    <w:rsid w:val="0031019E"/>
    <w:rsid w:val="0031061B"/>
    <w:rsid w:val="0031075C"/>
    <w:rsid w:val="00310D1F"/>
    <w:rsid w:val="00310D70"/>
    <w:rsid w:val="00311285"/>
    <w:rsid w:val="00312275"/>
    <w:rsid w:val="00312505"/>
    <w:rsid w:val="003127C6"/>
    <w:rsid w:val="00312DCF"/>
    <w:rsid w:val="00313069"/>
    <w:rsid w:val="0031368F"/>
    <w:rsid w:val="003137BD"/>
    <w:rsid w:val="0031383A"/>
    <w:rsid w:val="00313A54"/>
    <w:rsid w:val="00313FFE"/>
    <w:rsid w:val="00314077"/>
    <w:rsid w:val="003141B0"/>
    <w:rsid w:val="0031436D"/>
    <w:rsid w:val="003146F0"/>
    <w:rsid w:val="00314A9B"/>
    <w:rsid w:val="00315468"/>
    <w:rsid w:val="00315BB7"/>
    <w:rsid w:val="00315C2C"/>
    <w:rsid w:val="00315D18"/>
    <w:rsid w:val="0031606F"/>
    <w:rsid w:val="00317909"/>
    <w:rsid w:val="00320231"/>
    <w:rsid w:val="00320441"/>
    <w:rsid w:val="003207DC"/>
    <w:rsid w:val="00321F90"/>
    <w:rsid w:val="00322034"/>
    <w:rsid w:val="00322100"/>
    <w:rsid w:val="00322393"/>
    <w:rsid w:val="003227BB"/>
    <w:rsid w:val="00323094"/>
    <w:rsid w:val="003233B0"/>
    <w:rsid w:val="00323558"/>
    <w:rsid w:val="003239AD"/>
    <w:rsid w:val="00323C26"/>
    <w:rsid w:val="00323F2C"/>
    <w:rsid w:val="003245F4"/>
    <w:rsid w:val="00324740"/>
    <w:rsid w:val="003262D4"/>
    <w:rsid w:val="003266FB"/>
    <w:rsid w:val="003268A0"/>
    <w:rsid w:val="003270DE"/>
    <w:rsid w:val="003274F2"/>
    <w:rsid w:val="00327535"/>
    <w:rsid w:val="00330177"/>
    <w:rsid w:val="0033181E"/>
    <w:rsid w:val="003318EB"/>
    <w:rsid w:val="00331A3E"/>
    <w:rsid w:val="00333011"/>
    <w:rsid w:val="003342C7"/>
    <w:rsid w:val="003346C3"/>
    <w:rsid w:val="00334FE6"/>
    <w:rsid w:val="0033581E"/>
    <w:rsid w:val="00335C1F"/>
    <w:rsid w:val="00335EB0"/>
    <w:rsid w:val="0033647B"/>
    <w:rsid w:val="0033664D"/>
    <w:rsid w:val="0033694A"/>
    <w:rsid w:val="0033706C"/>
    <w:rsid w:val="00337353"/>
    <w:rsid w:val="00337B03"/>
    <w:rsid w:val="00337EA8"/>
    <w:rsid w:val="00337F8D"/>
    <w:rsid w:val="0034015C"/>
    <w:rsid w:val="00340DE4"/>
    <w:rsid w:val="00341355"/>
    <w:rsid w:val="00341A9F"/>
    <w:rsid w:val="0034208B"/>
    <w:rsid w:val="00342614"/>
    <w:rsid w:val="0034396B"/>
    <w:rsid w:val="00343C8B"/>
    <w:rsid w:val="003445CC"/>
    <w:rsid w:val="003446CE"/>
    <w:rsid w:val="00344847"/>
    <w:rsid w:val="003449AB"/>
    <w:rsid w:val="00344E71"/>
    <w:rsid w:val="00345C08"/>
    <w:rsid w:val="00345FFB"/>
    <w:rsid w:val="00347877"/>
    <w:rsid w:val="00347B14"/>
    <w:rsid w:val="003510A9"/>
    <w:rsid w:val="003510C2"/>
    <w:rsid w:val="00351339"/>
    <w:rsid w:val="003520F9"/>
    <w:rsid w:val="00353D08"/>
    <w:rsid w:val="00355154"/>
    <w:rsid w:val="00355788"/>
    <w:rsid w:val="00355C06"/>
    <w:rsid w:val="00355E38"/>
    <w:rsid w:val="00357074"/>
    <w:rsid w:val="00357FB3"/>
    <w:rsid w:val="003602DD"/>
    <w:rsid w:val="003603A6"/>
    <w:rsid w:val="00360C3B"/>
    <w:rsid w:val="003613CC"/>
    <w:rsid w:val="003618B4"/>
    <w:rsid w:val="00361913"/>
    <w:rsid w:val="00362395"/>
    <w:rsid w:val="0036284A"/>
    <w:rsid w:val="003629FE"/>
    <w:rsid w:val="00362B97"/>
    <w:rsid w:val="003632A4"/>
    <w:rsid w:val="00363F3F"/>
    <w:rsid w:val="00364160"/>
    <w:rsid w:val="00364CDF"/>
    <w:rsid w:val="00364FE7"/>
    <w:rsid w:val="00366312"/>
    <w:rsid w:val="0036659A"/>
    <w:rsid w:val="00366BF1"/>
    <w:rsid w:val="00366D08"/>
    <w:rsid w:val="00366D4C"/>
    <w:rsid w:val="00366FCC"/>
    <w:rsid w:val="00366FF8"/>
    <w:rsid w:val="00370576"/>
    <w:rsid w:val="003708F1"/>
    <w:rsid w:val="00371BA9"/>
    <w:rsid w:val="00371CCE"/>
    <w:rsid w:val="00371CD5"/>
    <w:rsid w:val="00371F31"/>
    <w:rsid w:val="0037209A"/>
    <w:rsid w:val="00372AB7"/>
    <w:rsid w:val="003730AE"/>
    <w:rsid w:val="003735B4"/>
    <w:rsid w:val="003735FC"/>
    <w:rsid w:val="00373A31"/>
    <w:rsid w:val="00374629"/>
    <w:rsid w:val="003762F4"/>
    <w:rsid w:val="00376725"/>
    <w:rsid w:val="0037687B"/>
    <w:rsid w:val="00376ACB"/>
    <w:rsid w:val="00376C2E"/>
    <w:rsid w:val="003770F2"/>
    <w:rsid w:val="0037784F"/>
    <w:rsid w:val="00377FD1"/>
    <w:rsid w:val="0038002A"/>
    <w:rsid w:val="00380691"/>
    <w:rsid w:val="00380A31"/>
    <w:rsid w:val="00380A7B"/>
    <w:rsid w:val="003813BF"/>
    <w:rsid w:val="00382C82"/>
    <w:rsid w:val="0038440B"/>
    <w:rsid w:val="00384602"/>
    <w:rsid w:val="0038489D"/>
    <w:rsid w:val="00384E50"/>
    <w:rsid w:val="0038503F"/>
    <w:rsid w:val="0038527A"/>
    <w:rsid w:val="0038607B"/>
    <w:rsid w:val="0038626B"/>
    <w:rsid w:val="00386B58"/>
    <w:rsid w:val="00390172"/>
    <w:rsid w:val="0039180D"/>
    <w:rsid w:val="00391A89"/>
    <w:rsid w:val="003924F3"/>
    <w:rsid w:val="003928FB"/>
    <w:rsid w:val="00392DAE"/>
    <w:rsid w:val="00392F3B"/>
    <w:rsid w:val="00393CAE"/>
    <w:rsid w:val="00393DBC"/>
    <w:rsid w:val="00393E91"/>
    <w:rsid w:val="003944C3"/>
    <w:rsid w:val="00394808"/>
    <w:rsid w:val="003948CD"/>
    <w:rsid w:val="00394CA3"/>
    <w:rsid w:val="0039554E"/>
    <w:rsid w:val="00395767"/>
    <w:rsid w:val="00395804"/>
    <w:rsid w:val="00395C30"/>
    <w:rsid w:val="00395E3F"/>
    <w:rsid w:val="0039697F"/>
    <w:rsid w:val="00396D17"/>
    <w:rsid w:val="00396D46"/>
    <w:rsid w:val="00397736"/>
    <w:rsid w:val="00397A68"/>
    <w:rsid w:val="003A07B5"/>
    <w:rsid w:val="003A0AA0"/>
    <w:rsid w:val="003A0F7D"/>
    <w:rsid w:val="003A0FD2"/>
    <w:rsid w:val="003A1458"/>
    <w:rsid w:val="003A1C70"/>
    <w:rsid w:val="003A1D94"/>
    <w:rsid w:val="003A1DCC"/>
    <w:rsid w:val="003A2521"/>
    <w:rsid w:val="003A2B72"/>
    <w:rsid w:val="003A35ED"/>
    <w:rsid w:val="003A3664"/>
    <w:rsid w:val="003A36C8"/>
    <w:rsid w:val="003A40BC"/>
    <w:rsid w:val="003A43F4"/>
    <w:rsid w:val="003A5161"/>
    <w:rsid w:val="003A5214"/>
    <w:rsid w:val="003A529E"/>
    <w:rsid w:val="003A57FB"/>
    <w:rsid w:val="003A6163"/>
    <w:rsid w:val="003A6E45"/>
    <w:rsid w:val="003A70E6"/>
    <w:rsid w:val="003A72EB"/>
    <w:rsid w:val="003A756D"/>
    <w:rsid w:val="003A7634"/>
    <w:rsid w:val="003B04CE"/>
    <w:rsid w:val="003B056C"/>
    <w:rsid w:val="003B06DB"/>
    <w:rsid w:val="003B0AEA"/>
    <w:rsid w:val="003B0ECC"/>
    <w:rsid w:val="003B0F61"/>
    <w:rsid w:val="003B10A5"/>
    <w:rsid w:val="003B1161"/>
    <w:rsid w:val="003B1659"/>
    <w:rsid w:val="003B1A4B"/>
    <w:rsid w:val="003B1EDD"/>
    <w:rsid w:val="003B3363"/>
    <w:rsid w:val="003B3AFF"/>
    <w:rsid w:val="003B428B"/>
    <w:rsid w:val="003B4833"/>
    <w:rsid w:val="003B4D9D"/>
    <w:rsid w:val="003B4E1A"/>
    <w:rsid w:val="003B4F27"/>
    <w:rsid w:val="003B50C2"/>
    <w:rsid w:val="003B5641"/>
    <w:rsid w:val="003B5645"/>
    <w:rsid w:val="003B570E"/>
    <w:rsid w:val="003B5753"/>
    <w:rsid w:val="003B5915"/>
    <w:rsid w:val="003B5DF5"/>
    <w:rsid w:val="003B7BFF"/>
    <w:rsid w:val="003C04D4"/>
    <w:rsid w:val="003C058C"/>
    <w:rsid w:val="003C0ACB"/>
    <w:rsid w:val="003C0C5F"/>
    <w:rsid w:val="003C1D37"/>
    <w:rsid w:val="003C1FEE"/>
    <w:rsid w:val="003C23ED"/>
    <w:rsid w:val="003C26BC"/>
    <w:rsid w:val="003C2A78"/>
    <w:rsid w:val="003C2DCC"/>
    <w:rsid w:val="003C2F73"/>
    <w:rsid w:val="003C3239"/>
    <w:rsid w:val="003C3393"/>
    <w:rsid w:val="003C43A9"/>
    <w:rsid w:val="003C4970"/>
    <w:rsid w:val="003C4D2B"/>
    <w:rsid w:val="003C631C"/>
    <w:rsid w:val="003C63B2"/>
    <w:rsid w:val="003C661D"/>
    <w:rsid w:val="003C6C25"/>
    <w:rsid w:val="003C70D3"/>
    <w:rsid w:val="003C7613"/>
    <w:rsid w:val="003D023E"/>
    <w:rsid w:val="003D0758"/>
    <w:rsid w:val="003D0B62"/>
    <w:rsid w:val="003D16B4"/>
    <w:rsid w:val="003D247D"/>
    <w:rsid w:val="003D28E3"/>
    <w:rsid w:val="003D2A4E"/>
    <w:rsid w:val="003D5337"/>
    <w:rsid w:val="003D57D7"/>
    <w:rsid w:val="003D5815"/>
    <w:rsid w:val="003D5A21"/>
    <w:rsid w:val="003D606B"/>
    <w:rsid w:val="003D64FC"/>
    <w:rsid w:val="003D656B"/>
    <w:rsid w:val="003D6A06"/>
    <w:rsid w:val="003D74EE"/>
    <w:rsid w:val="003D7892"/>
    <w:rsid w:val="003D7D8F"/>
    <w:rsid w:val="003E0B94"/>
    <w:rsid w:val="003E0C56"/>
    <w:rsid w:val="003E1285"/>
    <w:rsid w:val="003E169B"/>
    <w:rsid w:val="003E1AE7"/>
    <w:rsid w:val="003E2549"/>
    <w:rsid w:val="003E2AA0"/>
    <w:rsid w:val="003E35B7"/>
    <w:rsid w:val="003E5213"/>
    <w:rsid w:val="003E5B83"/>
    <w:rsid w:val="003E5FA8"/>
    <w:rsid w:val="003E6284"/>
    <w:rsid w:val="003E6496"/>
    <w:rsid w:val="003E7054"/>
    <w:rsid w:val="003F075B"/>
    <w:rsid w:val="003F0899"/>
    <w:rsid w:val="003F0F9F"/>
    <w:rsid w:val="003F184D"/>
    <w:rsid w:val="003F1A19"/>
    <w:rsid w:val="003F1F69"/>
    <w:rsid w:val="003F265F"/>
    <w:rsid w:val="003F2D92"/>
    <w:rsid w:val="003F370B"/>
    <w:rsid w:val="003F44C5"/>
    <w:rsid w:val="003F44D3"/>
    <w:rsid w:val="003F45FC"/>
    <w:rsid w:val="003F4A1C"/>
    <w:rsid w:val="003F5975"/>
    <w:rsid w:val="003F638C"/>
    <w:rsid w:val="003F6A68"/>
    <w:rsid w:val="003F6AD8"/>
    <w:rsid w:val="003F7218"/>
    <w:rsid w:val="003F74F3"/>
    <w:rsid w:val="003F76EB"/>
    <w:rsid w:val="003F7788"/>
    <w:rsid w:val="003F7A74"/>
    <w:rsid w:val="00400FAC"/>
    <w:rsid w:val="004011BF"/>
    <w:rsid w:val="0040126D"/>
    <w:rsid w:val="00401404"/>
    <w:rsid w:val="00401413"/>
    <w:rsid w:val="00401537"/>
    <w:rsid w:val="004017D0"/>
    <w:rsid w:val="00401C56"/>
    <w:rsid w:val="00402605"/>
    <w:rsid w:val="00402F65"/>
    <w:rsid w:val="00403368"/>
    <w:rsid w:val="004039FB"/>
    <w:rsid w:val="00403C46"/>
    <w:rsid w:val="00404638"/>
    <w:rsid w:val="004046B0"/>
    <w:rsid w:val="004050C3"/>
    <w:rsid w:val="0040546D"/>
    <w:rsid w:val="004059D5"/>
    <w:rsid w:val="00405AB0"/>
    <w:rsid w:val="0040602B"/>
    <w:rsid w:val="00406AFB"/>
    <w:rsid w:val="00406D13"/>
    <w:rsid w:val="00406ECA"/>
    <w:rsid w:val="00407654"/>
    <w:rsid w:val="00407F7A"/>
    <w:rsid w:val="0041042A"/>
    <w:rsid w:val="0041057F"/>
    <w:rsid w:val="00410630"/>
    <w:rsid w:val="0041099C"/>
    <w:rsid w:val="004129E7"/>
    <w:rsid w:val="00412D77"/>
    <w:rsid w:val="0041309A"/>
    <w:rsid w:val="0041344F"/>
    <w:rsid w:val="00413F2F"/>
    <w:rsid w:val="004148B8"/>
    <w:rsid w:val="004154ED"/>
    <w:rsid w:val="00415662"/>
    <w:rsid w:val="00415BB1"/>
    <w:rsid w:val="00416123"/>
    <w:rsid w:val="00416783"/>
    <w:rsid w:val="00416A8C"/>
    <w:rsid w:val="00416EC4"/>
    <w:rsid w:val="0041730B"/>
    <w:rsid w:val="00417346"/>
    <w:rsid w:val="00417EB8"/>
    <w:rsid w:val="004207A0"/>
    <w:rsid w:val="00420B9D"/>
    <w:rsid w:val="00420F4C"/>
    <w:rsid w:val="0042123A"/>
    <w:rsid w:val="004219E5"/>
    <w:rsid w:val="00421DBD"/>
    <w:rsid w:val="0042215C"/>
    <w:rsid w:val="00422171"/>
    <w:rsid w:val="00422554"/>
    <w:rsid w:val="00422D7D"/>
    <w:rsid w:val="00423BEA"/>
    <w:rsid w:val="004246F6"/>
    <w:rsid w:val="00424799"/>
    <w:rsid w:val="0042487E"/>
    <w:rsid w:val="0042492F"/>
    <w:rsid w:val="004250CC"/>
    <w:rsid w:val="004256FE"/>
    <w:rsid w:val="00425FEC"/>
    <w:rsid w:val="00426A74"/>
    <w:rsid w:val="00427646"/>
    <w:rsid w:val="00427770"/>
    <w:rsid w:val="00427823"/>
    <w:rsid w:val="00427AA2"/>
    <w:rsid w:val="0043110F"/>
    <w:rsid w:val="0043122C"/>
    <w:rsid w:val="0043178B"/>
    <w:rsid w:val="00432205"/>
    <w:rsid w:val="0043286B"/>
    <w:rsid w:val="0043291A"/>
    <w:rsid w:val="00432E92"/>
    <w:rsid w:val="004337C2"/>
    <w:rsid w:val="00433D37"/>
    <w:rsid w:val="004340D8"/>
    <w:rsid w:val="004340FE"/>
    <w:rsid w:val="004348BE"/>
    <w:rsid w:val="00434D05"/>
    <w:rsid w:val="00434D7A"/>
    <w:rsid w:val="0043520C"/>
    <w:rsid w:val="004356F0"/>
    <w:rsid w:val="004358AC"/>
    <w:rsid w:val="00435AF6"/>
    <w:rsid w:val="00435BA9"/>
    <w:rsid w:val="0043692F"/>
    <w:rsid w:val="0043746A"/>
    <w:rsid w:val="00437786"/>
    <w:rsid w:val="00437866"/>
    <w:rsid w:val="00437C21"/>
    <w:rsid w:val="0044097B"/>
    <w:rsid w:val="00441033"/>
    <w:rsid w:val="00441842"/>
    <w:rsid w:val="00441AD1"/>
    <w:rsid w:val="00441ADC"/>
    <w:rsid w:val="0044358C"/>
    <w:rsid w:val="004442E9"/>
    <w:rsid w:val="00444752"/>
    <w:rsid w:val="00444F80"/>
    <w:rsid w:val="00445490"/>
    <w:rsid w:val="004455A5"/>
    <w:rsid w:val="0044628B"/>
    <w:rsid w:val="00446A2C"/>
    <w:rsid w:val="00447B2D"/>
    <w:rsid w:val="0045006F"/>
    <w:rsid w:val="004503AB"/>
    <w:rsid w:val="00450750"/>
    <w:rsid w:val="00450AFE"/>
    <w:rsid w:val="004512EF"/>
    <w:rsid w:val="00451A88"/>
    <w:rsid w:val="004524F3"/>
    <w:rsid w:val="00452E25"/>
    <w:rsid w:val="00453BE4"/>
    <w:rsid w:val="00454391"/>
    <w:rsid w:val="00454603"/>
    <w:rsid w:val="00454EE8"/>
    <w:rsid w:val="00454F87"/>
    <w:rsid w:val="00455577"/>
    <w:rsid w:val="00456D19"/>
    <w:rsid w:val="0045717E"/>
    <w:rsid w:val="004578ED"/>
    <w:rsid w:val="00460A76"/>
    <w:rsid w:val="00460BC3"/>
    <w:rsid w:val="00460ED0"/>
    <w:rsid w:val="0046103A"/>
    <w:rsid w:val="004610D5"/>
    <w:rsid w:val="00461AFC"/>
    <w:rsid w:val="00462E31"/>
    <w:rsid w:val="00462EE1"/>
    <w:rsid w:val="004641AB"/>
    <w:rsid w:val="0046435F"/>
    <w:rsid w:val="00466691"/>
    <w:rsid w:val="004669CC"/>
    <w:rsid w:val="00466BFA"/>
    <w:rsid w:val="00467337"/>
    <w:rsid w:val="00467657"/>
    <w:rsid w:val="0047019D"/>
    <w:rsid w:val="004702F0"/>
    <w:rsid w:val="00470FBD"/>
    <w:rsid w:val="00471A92"/>
    <w:rsid w:val="004728B8"/>
    <w:rsid w:val="00473BB0"/>
    <w:rsid w:val="00473C76"/>
    <w:rsid w:val="00473CD8"/>
    <w:rsid w:val="00474061"/>
    <w:rsid w:val="004745E5"/>
    <w:rsid w:val="0047496C"/>
    <w:rsid w:val="004751C1"/>
    <w:rsid w:val="004754CD"/>
    <w:rsid w:val="00475E84"/>
    <w:rsid w:val="0047681C"/>
    <w:rsid w:val="004775CF"/>
    <w:rsid w:val="00477895"/>
    <w:rsid w:val="00477A63"/>
    <w:rsid w:val="00477AB9"/>
    <w:rsid w:val="00477BA9"/>
    <w:rsid w:val="004800B0"/>
    <w:rsid w:val="00480F88"/>
    <w:rsid w:val="0048152E"/>
    <w:rsid w:val="00481EFE"/>
    <w:rsid w:val="004824D5"/>
    <w:rsid w:val="004825F0"/>
    <w:rsid w:val="00482B1B"/>
    <w:rsid w:val="00482BE2"/>
    <w:rsid w:val="004830CD"/>
    <w:rsid w:val="00483EA0"/>
    <w:rsid w:val="004844F4"/>
    <w:rsid w:val="00485A53"/>
    <w:rsid w:val="00485AF8"/>
    <w:rsid w:val="00485BCA"/>
    <w:rsid w:val="00485DA6"/>
    <w:rsid w:val="00486056"/>
    <w:rsid w:val="00486913"/>
    <w:rsid w:val="004869E2"/>
    <w:rsid w:val="004869F5"/>
    <w:rsid w:val="00486ABB"/>
    <w:rsid w:val="00486C45"/>
    <w:rsid w:val="004870E7"/>
    <w:rsid w:val="00487A65"/>
    <w:rsid w:val="00487E47"/>
    <w:rsid w:val="0049016E"/>
    <w:rsid w:val="00490B30"/>
    <w:rsid w:val="00490D5C"/>
    <w:rsid w:val="00492DCE"/>
    <w:rsid w:val="00494191"/>
    <w:rsid w:val="00494BF7"/>
    <w:rsid w:val="00495491"/>
    <w:rsid w:val="00495A73"/>
    <w:rsid w:val="00495A7A"/>
    <w:rsid w:val="00495FB0"/>
    <w:rsid w:val="0049607C"/>
    <w:rsid w:val="0049685F"/>
    <w:rsid w:val="00496970"/>
    <w:rsid w:val="00496A00"/>
    <w:rsid w:val="00496A54"/>
    <w:rsid w:val="00496B37"/>
    <w:rsid w:val="00496CD7"/>
    <w:rsid w:val="00496DB5"/>
    <w:rsid w:val="004A0396"/>
    <w:rsid w:val="004A1992"/>
    <w:rsid w:val="004A1C5D"/>
    <w:rsid w:val="004A270C"/>
    <w:rsid w:val="004A2EBC"/>
    <w:rsid w:val="004A2FE5"/>
    <w:rsid w:val="004A3A3C"/>
    <w:rsid w:val="004A3BDD"/>
    <w:rsid w:val="004A4BDB"/>
    <w:rsid w:val="004A4C03"/>
    <w:rsid w:val="004A4C50"/>
    <w:rsid w:val="004A4F4C"/>
    <w:rsid w:val="004A53BB"/>
    <w:rsid w:val="004A54C4"/>
    <w:rsid w:val="004A5BE0"/>
    <w:rsid w:val="004A62B5"/>
    <w:rsid w:val="004A6A7A"/>
    <w:rsid w:val="004A7105"/>
    <w:rsid w:val="004A7B58"/>
    <w:rsid w:val="004B0246"/>
    <w:rsid w:val="004B0492"/>
    <w:rsid w:val="004B0E55"/>
    <w:rsid w:val="004B115E"/>
    <w:rsid w:val="004B155F"/>
    <w:rsid w:val="004B1D7C"/>
    <w:rsid w:val="004B236D"/>
    <w:rsid w:val="004B23AB"/>
    <w:rsid w:val="004B2780"/>
    <w:rsid w:val="004B2C30"/>
    <w:rsid w:val="004B2DAA"/>
    <w:rsid w:val="004B301B"/>
    <w:rsid w:val="004B3398"/>
    <w:rsid w:val="004B366B"/>
    <w:rsid w:val="004B3ECF"/>
    <w:rsid w:val="004B3F3B"/>
    <w:rsid w:val="004B4977"/>
    <w:rsid w:val="004B528F"/>
    <w:rsid w:val="004B58F5"/>
    <w:rsid w:val="004B5F57"/>
    <w:rsid w:val="004B606A"/>
    <w:rsid w:val="004B60E9"/>
    <w:rsid w:val="004B66D2"/>
    <w:rsid w:val="004B67A4"/>
    <w:rsid w:val="004B6B39"/>
    <w:rsid w:val="004B77D7"/>
    <w:rsid w:val="004C1095"/>
    <w:rsid w:val="004C1C05"/>
    <w:rsid w:val="004C24EB"/>
    <w:rsid w:val="004C2B81"/>
    <w:rsid w:val="004C3088"/>
    <w:rsid w:val="004C4BB4"/>
    <w:rsid w:val="004C55CF"/>
    <w:rsid w:val="004C5AC1"/>
    <w:rsid w:val="004C5D44"/>
    <w:rsid w:val="004C60E9"/>
    <w:rsid w:val="004C6341"/>
    <w:rsid w:val="004C673B"/>
    <w:rsid w:val="004C67E6"/>
    <w:rsid w:val="004C7D75"/>
    <w:rsid w:val="004D03B4"/>
    <w:rsid w:val="004D04AE"/>
    <w:rsid w:val="004D0C3C"/>
    <w:rsid w:val="004D1AEA"/>
    <w:rsid w:val="004D20DE"/>
    <w:rsid w:val="004D27BF"/>
    <w:rsid w:val="004D2E3A"/>
    <w:rsid w:val="004D3671"/>
    <w:rsid w:val="004D3BF6"/>
    <w:rsid w:val="004D3E29"/>
    <w:rsid w:val="004D4FDB"/>
    <w:rsid w:val="004D5A57"/>
    <w:rsid w:val="004D5FE9"/>
    <w:rsid w:val="004D6257"/>
    <w:rsid w:val="004D6347"/>
    <w:rsid w:val="004D63FB"/>
    <w:rsid w:val="004D656F"/>
    <w:rsid w:val="004D6855"/>
    <w:rsid w:val="004D6FD4"/>
    <w:rsid w:val="004D7F3D"/>
    <w:rsid w:val="004E0DA5"/>
    <w:rsid w:val="004E157C"/>
    <w:rsid w:val="004E17A3"/>
    <w:rsid w:val="004E1BCD"/>
    <w:rsid w:val="004E2103"/>
    <w:rsid w:val="004E237E"/>
    <w:rsid w:val="004E3329"/>
    <w:rsid w:val="004E3535"/>
    <w:rsid w:val="004E4101"/>
    <w:rsid w:val="004E41AE"/>
    <w:rsid w:val="004E4BD7"/>
    <w:rsid w:val="004E517D"/>
    <w:rsid w:val="004E6747"/>
    <w:rsid w:val="004E68B7"/>
    <w:rsid w:val="004E6AF7"/>
    <w:rsid w:val="004E76D2"/>
    <w:rsid w:val="004E78D8"/>
    <w:rsid w:val="004F223E"/>
    <w:rsid w:val="004F2AB5"/>
    <w:rsid w:val="004F3EA9"/>
    <w:rsid w:val="004F4293"/>
    <w:rsid w:val="004F481A"/>
    <w:rsid w:val="004F48D7"/>
    <w:rsid w:val="004F4A03"/>
    <w:rsid w:val="004F53AD"/>
    <w:rsid w:val="004F5D1F"/>
    <w:rsid w:val="004F65A4"/>
    <w:rsid w:val="004F69B4"/>
    <w:rsid w:val="004F6AE6"/>
    <w:rsid w:val="004F7092"/>
    <w:rsid w:val="004F733D"/>
    <w:rsid w:val="004F7B21"/>
    <w:rsid w:val="00500436"/>
    <w:rsid w:val="005004CF"/>
    <w:rsid w:val="00501396"/>
    <w:rsid w:val="00501B8E"/>
    <w:rsid w:val="00501E9B"/>
    <w:rsid w:val="00501F26"/>
    <w:rsid w:val="00502116"/>
    <w:rsid w:val="00502D19"/>
    <w:rsid w:val="00502F27"/>
    <w:rsid w:val="00503A1E"/>
    <w:rsid w:val="00503BFC"/>
    <w:rsid w:val="00503D97"/>
    <w:rsid w:val="00503FC2"/>
    <w:rsid w:val="00504125"/>
    <w:rsid w:val="005044BF"/>
    <w:rsid w:val="0050511D"/>
    <w:rsid w:val="0050534D"/>
    <w:rsid w:val="00505B52"/>
    <w:rsid w:val="00506015"/>
    <w:rsid w:val="00506228"/>
    <w:rsid w:val="00507C92"/>
    <w:rsid w:val="00511163"/>
    <w:rsid w:val="00511619"/>
    <w:rsid w:val="0051184B"/>
    <w:rsid w:val="005119CA"/>
    <w:rsid w:val="00512887"/>
    <w:rsid w:val="00513712"/>
    <w:rsid w:val="005138A5"/>
    <w:rsid w:val="005143C7"/>
    <w:rsid w:val="00514E6E"/>
    <w:rsid w:val="00514F45"/>
    <w:rsid w:val="005156AE"/>
    <w:rsid w:val="0051582A"/>
    <w:rsid w:val="00515AFD"/>
    <w:rsid w:val="0051696E"/>
    <w:rsid w:val="00516ACC"/>
    <w:rsid w:val="00516D04"/>
    <w:rsid w:val="0051791B"/>
    <w:rsid w:val="00520A3B"/>
    <w:rsid w:val="00520D4F"/>
    <w:rsid w:val="00520FC4"/>
    <w:rsid w:val="0052100A"/>
    <w:rsid w:val="005216AD"/>
    <w:rsid w:val="00521A51"/>
    <w:rsid w:val="00521E6E"/>
    <w:rsid w:val="005220F5"/>
    <w:rsid w:val="00522346"/>
    <w:rsid w:val="005240A3"/>
    <w:rsid w:val="00524213"/>
    <w:rsid w:val="00524A18"/>
    <w:rsid w:val="00524B4D"/>
    <w:rsid w:val="00525344"/>
    <w:rsid w:val="00526635"/>
    <w:rsid w:val="00527B45"/>
    <w:rsid w:val="00530AA6"/>
    <w:rsid w:val="005315A2"/>
    <w:rsid w:val="00531F52"/>
    <w:rsid w:val="00531F78"/>
    <w:rsid w:val="00533469"/>
    <w:rsid w:val="00533CC2"/>
    <w:rsid w:val="00534473"/>
    <w:rsid w:val="005346E1"/>
    <w:rsid w:val="005347C2"/>
    <w:rsid w:val="00534BBD"/>
    <w:rsid w:val="0053521B"/>
    <w:rsid w:val="00536A16"/>
    <w:rsid w:val="00536BB7"/>
    <w:rsid w:val="00536CA2"/>
    <w:rsid w:val="0053793B"/>
    <w:rsid w:val="00540476"/>
    <w:rsid w:val="00540598"/>
    <w:rsid w:val="00540A59"/>
    <w:rsid w:val="00540A65"/>
    <w:rsid w:val="00540B7A"/>
    <w:rsid w:val="00540B95"/>
    <w:rsid w:val="00540DAE"/>
    <w:rsid w:val="00540E0F"/>
    <w:rsid w:val="00540EB8"/>
    <w:rsid w:val="00541826"/>
    <w:rsid w:val="00542CA0"/>
    <w:rsid w:val="00542E2B"/>
    <w:rsid w:val="00543187"/>
    <w:rsid w:val="005436BB"/>
    <w:rsid w:val="00543700"/>
    <w:rsid w:val="00543762"/>
    <w:rsid w:val="00543A04"/>
    <w:rsid w:val="00544423"/>
    <w:rsid w:val="005444F1"/>
    <w:rsid w:val="00544C1D"/>
    <w:rsid w:val="005459D0"/>
    <w:rsid w:val="005464F7"/>
    <w:rsid w:val="00546D16"/>
    <w:rsid w:val="005475A8"/>
    <w:rsid w:val="00547637"/>
    <w:rsid w:val="00547A7B"/>
    <w:rsid w:val="00547D1E"/>
    <w:rsid w:val="005502C5"/>
    <w:rsid w:val="00550447"/>
    <w:rsid w:val="00550CB6"/>
    <w:rsid w:val="00550DED"/>
    <w:rsid w:val="005513EF"/>
    <w:rsid w:val="0055155C"/>
    <w:rsid w:val="00551CAF"/>
    <w:rsid w:val="00551CB1"/>
    <w:rsid w:val="0055242E"/>
    <w:rsid w:val="00552BEC"/>
    <w:rsid w:val="0055302F"/>
    <w:rsid w:val="0055329A"/>
    <w:rsid w:val="0055338B"/>
    <w:rsid w:val="0055372D"/>
    <w:rsid w:val="0055472C"/>
    <w:rsid w:val="00554986"/>
    <w:rsid w:val="0055507F"/>
    <w:rsid w:val="0055628A"/>
    <w:rsid w:val="005565B3"/>
    <w:rsid w:val="00556C37"/>
    <w:rsid w:val="00556D74"/>
    <w:rsid w:val="00556E40"/>
    <w:rsid w:val="00557079"/>
    <w:rsid w:val="00557796"/>
    <w:rsid w:val="00560136"/>
    <w:rsid w:val="005607A6"/>
    <w:rsid w:val="0056094F"/>
    <w:rsid w:val="00560E8F"/>
    <w:rsid w:val="00561009"/>
    <w:rsid w:val="005614B7"/>
    <w:rsid w:val="00561CD5"/>
    <w:rsid w:val="0056281C"/>
    <w:rsid w:val="005629F4"/>
    <w:rsid w:val="00562B34"/>
    <w:rsid w:val="00562C90"/>
    <w:rsid w:val="00563246"/>
    <w:rsid w:val="005632E0"/>
    <w:rsid w:val="00563429"/>
    <w:rsid w:val="00563914"/>
    <w:rsid w:val="00564422"/>
    <w:rsid w:val="00564558"/>
    <w:rsid w:val="00564FF8"/>
    <w:rsid w:val="00565547"/>
    <w:rsid w:val="005656C1"/>
    <w:rsid w:val="00565730"/>
    <w:rsid w:val="00565A0F"/>
    <w:rsid w:val="00565B42"/>
    <w:rsid w:val="00566469"/>
    <w:rsid w:val="00566561"/>
    <w:rsid w:val="0056658A"/>
    <w:rsid w:val="00566920"/>
    <w:rsid w:val="005670D8"/>
    <w:rsid w:val="00567452"/>
    <w:rsid w:val="00567629"/>
    <w:rsid w:val="005676B6"/>
    <w:rsid w:val="00567BD8"/>
    <w:rsid w:val="00567D0D"/>
    <w:rsid w:val="0057017A"/>
    <w:rsid w:val="0057058D"/>
    <w:rsid w:val="00570689"/>
    <w:rsid w:val="005708AF"/>
    <w:rsid w:val="00571270"/>
    <w:rsid w:val="005713B8"/>
    <w:rsid w:val="005717DA"/>
    <w:rsid w:val="005719DA"/>
    <w:rsid w:val="00572462"/>
    <w:rsid w:val="00572B5B"/>
    <w:rsid w:val="005733A7"/>
    <w:rsid w:val="005735BC"/>
    <w:rsid w:val="0057361F"/>
    <w:rsid w:val="00574169"/>
    <w:rsid w:val="00574655"/>
    <w:rsid w:val="005747C1"/>
    <w:rsid w:val="00574B7D"/>
    <w:rsid w:val="00574D58"/>
    <w:rsid w:val="00576A5C"/>
    <w:rsid w:val="005774C3"/>
    <w:rsid w:val="00577CF5"/>
    <w:rsid w:val="00577E57"/>
    <w:rsid w:val="0058036D"/>
    <w:rsid w:val="00581C3A"/>
    <w:rsid w:val="00582044"/>
    <w:rsid w:val="005820CB"/>
    <w:rsid w:val="005828AD"/>
    <w:rsid w:val="00582F4A"/>
    <w:rsid w:val="00583167"/>
    <w:rsid w:val="005837B4"/>
    <w:rsid w:val="005838C4"/>
    <w:rsid w:val="00583926"/>
    <w:rsid w:val="00583CF9"/>
    <w:rsid w:val="0058465A"/>
    <w:rsid w:val="00584D19"/>
    <w:rsid w:val="00584FF8"/>
    <w:rsid w:val="0058582B"/>
    <w:rsid w:val="00585945"/>
    <w:rsid w:val="0058622E"/>
    <w:rsid w:val="00586685"/>
    <w:rsid w:val="00586A20"/>
    <w:rsid w:val="00586F72"/>
    <w:rsid w:val="0058710D"/>
    <w:rsid w:val="005902EF"/>
    <w:rsid w:val="00590356"/>
    <w:rsid w:val="005903D9"/>
    <w:rsid w:val="00591A0D"/>
    <w:rsid w:val="00591AE3"/>
    <w:rsid w:val="00591FF9"/>
    <w:rsid w:val="005922B2"/>
    <w:rsid w:val="00593373"/>
    <w:rsid w:val="00593A04"/>
    <w:rsid w:val="00593A35"/>
    <w:rsid w:val="005949C8"/>
    <w:rsid w:val="00595615"/>
    <w:rsid w:val="00595882"/>
    <w:rsid w:val="005958C8"/>
    <w:rsid w:val="00595FC0"/>
    <w:rsid w:val="00596D59"/>
    <w:rsid w:val="005970A1"/>
    <w:rsid w:val="0059724A"/>
    <w:rsid w:val="0059775A"/>
    <w:rsid w:val="005979AB"/>
    <w:rsid w:val="00597CC6"/>
    <w:rsid w:val="005A0E94"/>
    <w:rsid w:val="005A1637"/>
    <w:rsid w:val="005A16FC"/>
    <w:rsid w:val="005A19F0"/>
    <w:rsid w:val="005A1B9C"/>
    <w:rsid w:val="005A32A4"/>
    <w:rsid w:val="005A3308"/>
    <w:rsid w:val="005A4AF0"/>
    <w:rsid w:val="005A4B67"/>
    <w:rsid w:val="005A4D50"/>
    <w:rsid w:val="005A4E4E"/>
    <w:rsid w:val="005A582C"/>
    <w:rsid w:val="005A594E"/>
    <w:rsid w:val="005A5FF3"/>
    <w:rsid w:val="005A6010"/>
    <w:rsid w:val="005B0BFE"/>
    <w:rsid w:val="005B0E03"/>
    <w:rsid w:val="005B0F8E"/>
    <w:rsid w:val="005B1402"/>
    <w:rsid w:val="005B1C74"/>
    <w:rsid w:val="005B1D27"/>
    <w:rsid w:val="005B21C5"/>
    <w:rsid w:val="005B2201"/>
    <w:rsid w:val="005B2FC8"/>
    <w:rsid w:val="005B3BD3"/>
    <w:rsid w:val="005B3D64"/>
    <w:rsid w:val="005B4770"/>
    <w:rsid w:val="005B4ADB"/>
    <w:rsid w:val="005B5AAA"/>
    <w:rsid w:val="005B5F60"/>
    <w:rsid w:val="005B5FBC"/>
    <w:rsid w:val="005B6EE6"/>
    <w:rsid w:val="005B70C2"/>
    <w:rsid w:val="005B7357"/>
    <w:rsid w:val="005B773E"/>
    <w:rsid w:val="005B7E8D"/>
    <w:rsid w:val="005C0A36"/>
    <w:rsid w:val="005C1029"/>
    <w:rsid w:val="005C139E"/>
    <w:rsid w:val="005C1446"/>
    <w:rsid w:val="005C182D"/>
    <w:rsid w:val="005C1F1D"/>
    <w:rsid w:val="005C243C"/>
    <w:rsid w:val="005C27AF"/>
    <w:rsid w:val="005C2D3F"/>
    <w:rsid w:val="005C361C"/>
    <w:rsid w:val="005C3B3A"/>
    <w:rsid w:val="005C4090"/>
    <w:rsid w:val="005C43DC"/>
    <w:rsid w:val="005C4D55"/>
    <w:rsid w:val="005C4E6B"/>
    <w:rsid w:val="005C4E7E"/>
    <w:rsid w:val="005C6547"/>
    <w:rsid w:val="005C6ADE"/>
    <w:rsid w:val="005C7850"/>
    <w:rsid w:val="005C78EE"/>
    <w:rsid w:val="005D0172"/>
    <w:rsid w:val="005D01EC"/>
    <w:rsid w:val="005D06F0"/>
    <w:rsid w:val="005D087E"/>
    <w:rsid w:val="005D091B"/>
    <w:rsid w:val="005D094E"/>
    <w:rsid w:val="005D18FD"/>
    <w:rsid w:val="005D24C6"/>
    <w:rsid w:val="005D2AAB"/>
    <w:rsid w:val="005D31C6"/>
    <w:rsid w:val="005D3370"/>
    <w:rsid w:val="005D3857"/>
    <w:rsid w:val="005D3F42"/>
    <w:rsid w:val="005D443F"/>
    <w:rsid w:val="005D46AA"/>
    <w:rsid w:val="005D4760"/>
    <w:rsid w:val="005D492B"/>
    <w:rsid w:val="005D5149"/>
    <w:rsid w:val="005D625A"/>
    <w:rsid w:val="005D6F81"/>
    <w:rsid w:val="005D7D09"/>
    <w:rsid w:val="005E0001"/>
    <w:rsid w:val="005E020F"/>
    <w:rsid w:val="005E0C37"/>
    <w:rsid w:val="005E0C66"/>
    <w:rsid w:val="005E0DFD"/>
    <w:rsid w:val="005E0FC0"/>
    <w:rsid w:val="005E17B6"/>
    <w:rsid w:val="005E1D37"/>
    <w:rsid w:val="005E21A1"/>
    <w:rsid w:val="005E28A7"/>
    <w:rsid w:val="005E2B2C"/>
    <w:rsid w:val="005E3204"/>
    <w:rsid w:val="005E4615"/>
    <w:rsid w:val="005E4A74"/>
    <w:rsid w:val="005E5D39"/>
    <w:rsid w:val="005E5F9E"/>
    <w:rsid w:val="005E63E9"/>
    <w:rsid w:val="005E6918"/>
    <w:rsid w:val="005E6C25"/>
    <w:rsid w:val="005E7144"/>
    <w:rsid w:val="005E74A1"/>
    <w:rsid w:val="005E76E5"/>
    <w:rsid w:val="005E7CA6"/>
    <w:rsid w:val="005F008C"/>
    <w:rsid w:val="005F0B4E"/>
    <w:rsid w:val="005F10B6"/>
    <w:rsid w:val="005F13D9"/>
    <w:rsid w:val="005F14C4"/>
    <w:rsid w:val="005F158B"/>
    <w:rsid w:val="005F1C19"/>
    <w:rsid w:val="005F2FAF"/>
    <w:rsid w:val="005F30A0"/>
    <w:rsid w:val="005F311B"/>
    <w:rsid w:val="005F3230"/>
    <w:rsid w:val="005F33F0"/>
    <w:rsid w:val="005F341B"/>
    <w:rsid w:val="005F3491"/>
    <w:rsid w:val="005F3B7B"/>
    <w:rsid w:val="005F3D59"/>
    <w:rsid w:val="005F3E70"/>
    <w:rsid w:val="005F403A"/>
    <w:rsid w:val="005F4372"/>
    <w:rsid w:val="005F446C"/>
    <w:rsid w:val="005F45C1"/>
    <w:rsid w:val="005F47A0"/>
    <w:rsid w:val="005F4AD3"/>
    <w:rsid w:val="005F4C0C"/>
    <w:rsid w:val="005F4F77"/>
    <w:rsid w:val="005F553E"/>
    <w:rsid w:val="005F5759"/>
    <w:rsid w:val="005F57F2"/>
    <w:rsid w:val="005F604F"/>
    <w:rsid w:val="005F6182"/>
    <w:rsid w:val="005F754E"/>
    <w:rsid w:val="005F76DC"/>
    <w:rsid w:val="0060064E"/>
    <w:rsid w:val="006007A1"/>
    <w:rsid w:val="00600C4B"/>
    <w:rsid w:val="00600D12"/>
    <w:rsid w:val="00600D9B"/>
    <w:rsid w:val="00601046"/>
    <w:rsid w:val="006010B9"/>
    <w:rsid w:val="006012D9"/>
    <w:rsid w:val="00601CAE"/>
    <w:rsid w:val="006023CA"/>
    <w:rsid w:val="0060295B"/>
    <w:rsid w:val="006033C2"/>
    <w:rsid w:val="0060389D"/>
    <w:rsid w:val="006045CF"/>
    <w:rsid w:val="006045D4"/>
    <w:rsid w:val="00604BD4"/>
    <w:rsid w:val="006052EC"/>
    <w:rsid w:val="006055BD"/>
    <w:rsid w:val="0060576E"/>
    <w:rsid w:val="006057B9"/>
    <w:rsid w:val="00606C85"/>
    <w:rsid w:val="00606EF5"/>
    <w:rsid w:val="006070CE"/>
    <w:rsid w:val="006074D8"/>
    <w:rsid w:val="0060764A"/>
    <w:rsid w:val="00610094"/>
    <w:rsid w:val="006100BB"/>
    <w:rsid w:val="00610FEC"/>
    <w:rsid w:val="006119AD"/>
    <w:rsid w:val="00611A10"/>
    <w:rsid w:val="00611B9B"/>
    <w:rsid w:val="00612214"/>
    <w:rsid w:val="00612B2B"/>
    <w:rsid w:val="00612F11"/>
    <w:rsid w:val="0061385D"/>
    <w:rsid w:val="00613BFD"/>
    <w:rsid w:val="00613FAE"/>
    <w:rsid w:val="00614B4F"/>
    <w:rsid w:val="006157F0"/>
    <w:rsid w:val="00615855"/>
    <w:rsid w:val="00615985"/>
    <w:rsid w:val="00615CE1"/>
    <w:rsid w:val="00615CF0"/>
    <w:rsid w:val="00616EF1"/>
    <w:rsid w:val="0061716E"/>
    <w:rsid w:val="00617442"/>
    <w:rsid w:val="006179B2"/>
    <w:rsid w:val="0062040C"/>
    <w:rsid w:val="0062094D"/>
    <w:rsid w:val="00620C0D"/>
    <w:rsid w:val="00620DD5"/>
    <w:rsid w:val="00620FAD"/>
    <w:rsid w:val="00621175"/>
    <w:rsid w:val="0062191B"/>
    <w:rsid w:val="00621FDC"/>
    <w:rsid w:val="00622D59"/>
    <w:rsid w:val="0062310D"/>
    <w:rsid w:val="00623803"/>
    <w:rsid w:val="00623F20"/>
    <w:rsid w:val="006241FE"/>
    <w:rsid w:val="00624CA6"/>
    <w:rsid w:val="00624E05"/>
    <w:rsid w:val="00624EA2"/>
    <w:rsid w:val="00625309"/>
    <w:rsid w:val="00625656"/>
    <w:rsid w:val="00625ED9"/>
    <w:rsid w:val="00627280"/>
    <w:rsid w:val="00627753"/>
    <w:rsid w:val="00627917"/>
    <w:rsid w:val="0063007F"/>
    <w:rsid w:val="00630395"/>
    <w:rsid w:val="00630804"/>
    <w:rsid w:val="00630D7A"/>
    <w:rsid w:val="006310E2"/>
    <w:rsid w:val="0063183F"/>
    <w:rsid w:val="00631A27"/>
    <w:rsid w:val="006337A4"/>
    <w:rsid w:val="006338DC"/>
    <w:rsid w:val="006338E9"/>
    <w:rsid w:val="00633933"/>
    <w:rsid w:val="00633DC0"/>
    <w:rsid w:val="00634051"/>
    <w:rsid w:val="00634DE0"/>
    <w:rsid w:val="00635042"/>
    <w:rsid w:val="006350D4"/>
    <w:rsid w:val="006357F5"/>
    <w:rsid w:val="00635BDA"/>
    <w:rsid w:val="0063775C"/>
    <w:rsid w:val="00640C2A"/>
    <w:rsid w:val="006410BB"/>
    <w:rsid w:val="006414DD"/>
    <w:rsid w:val="00641AAA"/>
    <w:rsid w:val="00642644"/>
    <w:rsid w:val="0064292D"/>
    <w:rsid w:val="00643081"/>
    <w:rsid w:val="00643250"/>
    <w:rsid w:val="006436D7"/>
    <w:rsid w:val="00643746"/>
    <w:rsid w:val="00643806"/>
    <w:rsid w:val="0064388D"/>
    <w:rsid w:val="00643D08"/>
    <w:rsid w:val="00644585"/>
    <w:rsid w:val="0064492A"/>
    <w:rsid w:val="00645AD1"/>
    <w:rsid w:val="0064614B"/>
    <w:rsid w:val="006467BD"/>
    <w:rsid w:val="00646E58"/>
    <w:rsid w:val="00647198"/>
    <w:rsid w:val="00647AA8"/>
    <w:rsid w:val="00651ABE"/>
    <w:rsid w:val="00651D20"/>
    <w:rsid w:val="0065284C"/>
    <w:rsid w:val="006528AE"/>
    <w:rsid w:val="0065303D"/>
    <w:rsid w:val="00653421"/>
    <w:rsid w:val="006544C7"/>
    <w:rsid w:val="00654B67"/>
    <w:rsid w:val="00654D46"/>
    <w:rsid w:val="00654E41"/>
    <w:rsid w:val="00654F47"/>
    <w:rsid w:val="006553A8"/>
    <w:rsid w:val="0065570A"/>
    <w:rsid w:val="006557A5"/>
    <w:rsid w:val="00655982"/>
    <w:rsid w:val="00655F17"/>
    <w:rsid w:val="006561A7"/>
    <w:rsid w:val="006568F1"/>
    <w:rsid w:val="00656DD2"/>
    <w:rsid w:val="00656E8C"/>
    <w:rsid w:val="00656F5F"/>
    <w:rsid w:val="0065753C"/>
    <w:rsid w:val="00657DE5"/>
    <w:rsid w:val="00660E81"/>
    <w:rsid w:val="00661643"/>
    <w:rsid w:val="0066171A"/>
    <w:rsid w:val="00662325"/>
    <w:rsid w:val="0066293E"/>
    <w:rsid w:val="00662E7B"/>
    <w:rsid w:val="00662F5D"/>
    <w:rsid w:val="00663F36"/>
    <w:rsid w:val="00665190"/>
    <w:rsid w:val="006651C5"/>
    <w:rsid w:val="00665456"/>
    <w:rsid w:val="00665A5E"/>
    <w:rsid w:val="00665B22"/>
    <w:rsid w:val="00665BD9"/>
    <w:rsid w:val="006661BB"/>
    <w:rsid w:val="00666D18"/>
    <w:rsid w:val="00666E83"/>
    <w:rsid w:val="0066766D"/>
    <w:rsid w:val="00667D7C"/>
    <w:rsid w:val="006702CD"/>
    <w:rsid w:val="006714B9"/>
    <w:rsid w:val="006716DE"/>
    <w:rsid w:val="006719E1"/>
    <w:rsid w:val="0067264C"/>
    <w:rsid w:val="00672C45"/>
    <w:rsid w:val="00672E6D"/>
    <w:rsid w:val="006730A1"/>
    <w:rsid w:val="00673553"/>
    <w:rsid w:val="00673B99"/>
    <w:rsid w:val="00673BF7"/>
    <w:rsid w:val="00673CDF"/>
    <w:rsid w:val="006746F1"/>
    <w:rsid w:val="00674936"/>
    <w:rsid w:val="00674DFC"/>
    <w:rsid w:val="0067501B"/>
    <w:rsid w:val="006753C1"/>
    <w:rsid w:val="0067591E"/>
    <w:rsid w:val="00675922"/>
    <w:rsid w:val="00675BCA"/>
    <w:rsid w:val="006762DF"/>
    <w:rsid w:val="00676614"/>
    <w:rsid w:val="00676F10"/>
    <w:rsid w:val="006772A3"/>
    <w:rsid w:val="00677C39"/>
    <w:rsid w:val="0068130C"/>
    <w:rsid w:val="0068176B"/>
    <w:rsid w:val="006817D2"/>
    <w:rsid w:val="0068272E"/>
    <w:rsid w:val="00682F94"/>
    <w:rsid w:val="00683480"/>
    <w:rsid w:val="00683718"/>
    <w:rsid w:val="00683EA4"/>
    <w:rsid w:val="0068523A"/>
    <w:rsid w:val="00686519"/>
    <w:rsid w:val="00686D33"/>
    <w:rsid w:val="006878A4"/>
    <w:rsid w:val="00687B14"/>
    <w:rsid w:val="0069045E"/>
    <w:rsid w:val="006906EE"/>
    <w:rsid w:val="006923D4"/>
    <w:rsid w:val="00692463"/>
    <w:rsid w:val="00692986"/>
    <w:rsid w:val="00692E7F"/>
    <w:rsid w:val="00693F93"/>
    <w:rsid w:val="00693FBC"/>
    <w:rsid w:val="0069526E"/>
    <w:rsid w:val="00695881"/>
    <w:rsid w:val="00695B6A"/>
    <w:rsid w:val="00695DC3"/>
    <w:rsid w:val="00696348"/>
    <w:rsid w:val="0069692A"/>
    <w:rsid w:val="006973B2"/>
    <w:rsid w:val="00697404"/>
    <w:rsid w:val="00697521"/>
    <w:rsid w:val="00697948"/>
    <w:rsid w:val="00697975"/>
    <w:rsid w:val="00697B97"/>
    <w:rsid w:val="006A05C8"/>
    <w:rsid w:val="006A08D6"/>
    <w:rsid w:val="006A0C8C"/>
    <w:rsid w:val="006A1157"/>
    <w:rsid w:val="006A12CA"/>
    <w:rsid w:val="006A1EB0"/>
    <w:rsid w:val="006A2CF3"/>
    <w:rsid w:val="006A306C"/>
    <w:rsid w:val="006A3161"/>
    <w:rsid w:val="006A3315"/>
    <w:rsid w:val="006A3D57"/>
    <w:rsid w:val="006A427B"/>
    <w:rsid w:val="006A4D6D"/>
    <w:rsid w:val="006A5A41"/>
    <w:rsid w:val="006A6377"/>
    <w:rsid w:val="006A7291"/>
    <w:rsid w:val="006A7B4D"/>
    <w:rsid w:val="006B0006"/>
    <w:rsid w:val="006B02BD"/>
    <w:rsid w:val="006B0E13"/>
    <w:rsid w:val="006B0F9A"/>
    <w:rsid w:val="006B17E3"/>
    <w:rsid w:val="006B22F5"/>
    <w:rsid w:val="006B2303"/>
    <w:rsid w:val="006B2592"/>
    <w:rsid w:val="006B27F7"/>
    <w:rsid w:val="006B28D3"/>
    <w:rsid w:val="006B2E4E"/>
    <w:rsid w:val="006B2EAF"/>
    <w:rsid w:val="006B30A2"/>
    <w:rsid w:val="006B31D3"/>
    <w:rsid w:val="006B3505"/>
    <w:rsid w:val="006B36F6"/>
    <w:rsid w:val="006B3725"/>
    <w:rsid w:val="006B39C9"/>
    <w:rsid w:val="006B3C4D"/>
    <w:rsid w:val="006B4150"/>
    <w:rsid w:val="006B4A12"/>
    <w:rsid w:val="006B4D09"/>
    <w:rsid w:val="006B62FE"/>
    <w:rsid w:val="006B66C4"/>
    <w:rsid w:val="006B7837"/>
    <w:rsid w:val="006B7993"/>
    <w:rsid w:val="006B7BEE"/>
    <w:rsid w:val="006C02CF"/>
    <w:rsid w:val="006C045F"/>
    <w:rsid w:val="006C1B37"/>
    <w:rsid w:val="006C1F37"/>
    <w:rsid w:val="006C24CD"/>
    <w:rsid w:val="006C2706"/>
    <w:rsid w:val="006C2BD7"/>
    <w:rsid w:val="006C34B2"/>
    <w:rsid w:val="006C36AA"/>
    <w:rsid w:val="006C3815"/>
    <w:rsid w:val="006C3E95"/>
    <w:rsid w:val="006C42F9"/>
    <w:rsid w:val="006C4380"/>
    <w:rsid w:val="006C5515"/>
    <w:rsid w:val="006C5C44"/>
    <w:rsid w:val="006C5D2E"/>
    <w:rsid w:val="006C5FFE"/>
    <w:rsid w:val="006C6016"/>
    <w:rsid w:val="006C618B"/>
    <w:rsid w:val="006C6325"/>
    <w:rsid w:val="006C6649"/>
    <w:rsid w:val="006C71EE"/>
    <w:rsid w:val="006C7371"/>
    <w:rsid w:val="006C79C1"/>
    <w:rsid w:val="006D0294"/>
    <w:rsid w:val="006D11AA"/>
    <w:rsid w:val="006D1BA7"/>
    <w:rsid w:val="006D1EAB"/>
    <w:rsid w:val="006D1FB7"/>
    <w:rsid w:val="006D20C8"/>
    <w:rsid w:val="006D36E1"/>
    <w:rsid w:val="006D3730"/>
    <w:rsid w:val="006D3B73"/>
    <w:rsid w:val="006D4B33"/>
    <w:rsid w:val="006D508D"/>
    <w:rsid w:val="006D50BD"/>
    <w:rsid w:val="006D52B7"/>
    <w:rsid w:val="006D5468"/>
    <w:rsid w:val="006D54FB"/>
    <w:rsid w:val="006D5906"/>
    <w:rsid w:val="006D5AE4"/>
    <w:rsid w:val="006D5E93"/>
    <w:rsid w:val="006D6223"/>
    <w:rsid w:val="006D624D"/>
    <w:rsid w:val="006D675F"/>
    <w:rsid w:val="006D7654"/>
    <w:rsid w:val="006D7863"/>
    <w:rsid w:val="006D7BF1"/>
    <w:rsid w:val="006E0250"/>
    <w:rsid w:val="006E0366"/>
    <w:rsid w:val="006E16BB"/>
    <w:rsid w:val="006E1B9E"/>
    <w:rsid w:val="006E1D79"/>
    <w:rsid w:val="006E23E3"/>
    <w:rsid w:val="006E272C"/>
    <w:rsid w:val="006E2748"/>
    <w:rsid w:val="006E2FB7"/>
    <w:rsid w:val="006E4963"/>
    <w:rsid w:val="006E522F"/>
    <w:rsid w:val="006E5626"/>
    <w:rsid w:val="006E6BF6"/>
    <w:rsid w:val="006E73ED"/>
    <w:rsid w:val="006E7553"/>
    <w:rsid w:val="006E779E"/>
    <w:rsid w:val="006E798D"/>
    <w:rsid w:val="006E7F6E"/>
    <w:rsid w:val="006F0265"/>
    <w:rsid w:val="006F1B00"/>
    <w:rsid w:val="006F2055"/>
    <w:rsid w:val="006F298D"/>
    <w:rsid w:val="006F2E21"/>
    <w:rsid w:val="006F2E7E"/>
    <w:rsid w:val="006F3BB5"/>
    <w:rsid w:val="006F446A"/>
    <w:rsid w:val="006F4E8B"/>
    <w:rsid w:val="006F52AC"/>
    <w:rsid w:val="006F542F"/>
    <w:rsid w:val="006F557D"/>
    <w:rsid w:val="006F61D9"/>
    <w:rsid w:val="006F67AB"/>
    <w:rsid w:val="006F70E5"/>
    <w:rsid w:val="006F737E"/>
    <w:rsid w:val="006F7928"/>
    <w:rsid w:val="007004D9"/>
    <w:rsid w:val="00700E09"/>
    <w:rsid w:val="00700EE0"/>
    <w:rsid w:val="00700F29"/>
    <w:rsid w:val="00700FD1"/>
    <w:rsid w:val="007015E8"/>
    <w:rsid w:val="00701932"/>
    <w:rsid w:val="00701DAA"/>
    <w:rsid w:val="0070231B"/>
    <w:rsid w:val="007027F6"/>
    <w:rsid w:val="00702C7E"/>
    <w:rsid w:val="00702D0B"/>
    <w:rsid w:val="007034C7"/>
    <w:rsid w:val="0070350E"/>
    <w:rsid w:val="007047DF"/>
    <w:rsid w:val="007048DF"/>
    <w:rsid w:val="00705183"/>
    <w:rsid w:val="00705798"/>
    <w:rsid w:val="007058B1"/>
    <w:rsid w:val="00705DCF"/>
    <w:rsid w:val="00706750"/>
    <w:rsid w:val="00706EA8"/>
    <w:rsid w:val="0070731B"/>
    <w:rsid w:val="007076C5"/>
    <w:rsid w:val="00707851"/>
    <w:rsid w:val="007106A8"/>
    <w:rsid w:val="00710B32"/>
    <w:rsid w:val="007118AB"/>
    <w:rsid w:val="00712796"/>
    <w:rsid w:val="00713092"/>
    <w:rsid w:val="00713F73"/>
    <w:rsid w:val="007140BA"/>
    <w:rsid w:val="0071443B"/>
    <w:rsid w:val="00714C1D"/>
    <w:rsid w:val="007156E3"/>
    <w:rsid w:val="00715905"/>
    <w:rsid w:val="00715C65"/>
    <w:rsid w:val="00715CC1"/>
    <w:rsid w:val="0071628F"/>
    <w:rsid w:val="00716B82"/>
    <w:rsid w:val="0071704E"/>
    <w:rsid w:val="00717340"/>
    <w:rsid w:val="00720743"/>
    <w:rsid w:val="00720EB8"/>
    <w:rsid w:val="00721EDA"/>
    <w:rsid w:val="00721FF9"/>
    <w:rsid w:val="00722600"/>
    <w:rsid w:val="00724B3C"/>
    <w:rsid w:val="00724D37"/>
    <w:rsid w:val="00724DDE"/>
    <w:rsid w:val="00725294"/>
    <w:rsid w:val="00725D0A"/>
    <w:rsid w:val="00725DDF"/>
    <w:rsid w:val="00725F2F"/>
    <w:rsid w:val="00727287"/>
    <w:rsid w:val="007275E6"/>
    <w:rsid w:val="0073061D"/>
    <w:rsid w:val="00730AEF"/>
    <w:rsid w:val="0073177E"/>
    <w:rsid w:val="007317BC"/>
    <w:rsid w:val="00731EE7"/>
    <w:rsid w:val="007326D4"/>
    <w:rsid w:val="007328F7"/>
    <w:rsid w:val="00732DC9"/>
    <w:rsid w:val="00732DDF"/>
    <w:rsid w:val="007340D2"/>
    <w:rsid w:val="00734730"/>
    <w:rsid w:val="00734B3D"/>
    <w:rsid w:val="007355F8"/>
    <w:rsid w:val="00735BF3"/>
    <w:rsid w:val="00735ED0"/>
    <w:rsid w:val="00735F0E"/>
    <w:rsid w:val="00736132"/>
    <w:rsid w:val="007367CE"/>
    <w:rsid w:val="00736A45"/>
    <w:rsid w:val="00736B8E"/>
    <w:rsid w:val="00737DA7"/>
    <w:rsid w:val="00740848"/>
    <w:rsid w:val="00740C5B"/>
    <w:rsid w:val="0074176C"/>
    <w:rsid w:val="00741C37"/>
    <w:rsid w:val="007424D4"/>
    <w:rsid w:val="00742EC6"/>
    <w:rsid w:val="007434E2"/>
    <w:rsid w:val="00743B49"/>
    <w:rsid w:val="00743B58"/>
    <w:rsid w:val="007440CE"/>
    <w:rsid w:val="007441E5"/>
    <w:rsid w:val="0074458C"/>
    <w:rsid w:val="00744CAE"/>
    <w:rsid w:val="00744DEE"/>
    <w:rsid w:val="00744E5C"/>
    <w:rsid w:val="00744FE5"/>
    <w:rsid w:val="00745771"/>
    <w:rsid w:val="0074585B"/>
    <w:rsid w:val="00745FA9"/>
    <w:rsid w:val="00746190"/>
    <w:rsid w:val="007465AF"/>
    <w:rsid w:val="007466E4"/>
    <w:rsid w:val="0074757F"/>
    <w:rsid w:val="007502A8"/>
    <w:rsid w:val="00750754"/>
    <w:rsid w:val="0075105B"/>
    <w:rsid w:val="0075163E"/>
    <w:rsid w:val="007527D6"/>
    <w:rsid w:val="00752855"/>
    <w:rsid w:val="007536D3"/>
    <w:rsid w:val="00753A2C"/>
    <w:rsid w:val="00753D2A"/>
    <w:rsid w:val="00753E23"/>
    <w:rsid w:val="0075467B"/>
    <w:rsid w:val="00754683"/>
    <w:rsid w:val="0075475D"/>
    <w:rsid w:val="00755023"/>
    <w:rsid w:val="00755CBC"/>
    <w:rsid w:val="007562E4"/>
    <w:rsid w:val="00757502"/>
    <w:rsid w:val="0075763F"/>
    <w:rsid w:val="00757970"/>
    <w:rsid w:val="007603B4"/>
    <w:rsid w:val="007605D2"/>
    <w:rsid w:val="00760642"/>
    <w:rsid w:val="00760F32"/>
    <w:rsid w:val="00761097"/>
    <w:rsid w:val="0076137D"/>
    <w:rsid w:val="007619A7"/>
    <w:rsid w:val="0076263E"/>
    <w:rsid w:val="0076281A"/>
    <w:rsid w:val="00762C00"/>
    <w:rsid w:val="00762C5B"/>
    <w:rsid w:val="0076323C"/>
    <w:rsid w:val="00763314"/>
    <w:rsid w:val="00763D3B"/>
    <w:rsid w:val="00764095"/>
    <w:rsid w:val="00764222"/>
    <w:rsid w:val="00764433"/>
    <w:rsid w:val="00765550"/>
    <w:rsid w:val="00765D70"/>
    <w:rsid w:val="007669A4"/>
    <w:rsid w:val="00766C78"/>
    <w:rsid w:val="00767043"/>
    <w:rsid w:val="00767951"/>
    <w:rsid w:val="00770105"/>
    <w:rsid w:val="00771283"/>
    <w:rsid w:val="0077149D"/>
    <w:rsid w:val="00771697"/>
    <w:rsid w:val="0077169E"/>
    <w:rsid w:val="00771DF5"/>
    <w:rsid w:val="00772550"/>
    <w:rsid w:val="00772587"/>
    <w:rsid w:val="00772793"/>
    <w:rsid w:val="007727F7"/>
    <w:rsid w:val="00773A5E"/>
    <w:rsid w:val="00774043"/>
    <w:rsid w:val="0077422A"/>
    <w:rsid w:val="0077439B"/>
    <w:rsid w:val="007748AE"/>
    <w:rsid w:val="00774AF5"/>
    <w:rsid w:val="00775800"/>
    <w:rsid w:val="00775D62"/>
    <w:rsid w:val="00776187"/>
    <w:rsid w:val="0077641D"/>
    <w:rsid w:val="007764ED"/>
    <w:rsid w:val="007768FA"/>
    <w:rsid w:val="00776B87"/>
    <w:rsid w:val="00777A14"/>
    <w:rsid w:val="0078019D"/>
    <w:rsid w:val="00780449"/>
    <w:rsid w:val="00781391"/>
    <w:rsid w:val="00781D29"/>
    <w:rsid w:val="007820ED"/>
    <w:rsid w:val="00783ACA"/>
    <w:rsid w:val="0078445D"/>
    <w:rsid w:val="0078668B"/>
    <w:rsid w:val="00786A95"/>
    <w:rsid w:val="00786D88"/>
    <w:rsid w:val="00787873"/>
    <w:rsid w:val="00787E8D"/>
    <w:rsid w:val="007903FE"/>
    <w:rsid w:val="0079120B"/>
    <w:rsid w:val="00791CC8"/>
    <w:rsid w:val="007926D3"/>
    <w:rsid w:val="007927DB"/>
    <w:rsid w:val="00793A8F"/>
    <w:rsid w:val="00794901"/>
    <w:rsid w:val="00794E18"/>
    <w:rsid w:val="00795154"/>
    <w:rsid w:val="007953CD"/>
    <w:rsid w:val="00795D9F"/>
    <w:rsid w:val="00795E0C"/>
    <w:rsid w:val="00796FB0"/>
    <w:rsid w:val="00797BB5"/>
    <w:rsid w:val="007A04FC"/>
    <w:rsid w:val="007A091D"/>
    <w:rsid w:val="007A1AE9"/>
    <w:rsid w:val="007A1F54"/>
    <w:rsid w:val="007A2216"/>
    <w:rsid w:val="007A262D"/>
    <w:rsid w:val="007A3396"/>
    <w:rsid w:val="007A3480"/>
    <w:rsid w:val="007A4642"/>
    <w:rsid w:val="007A484A"/>
    <w:rsid w:val="007A4F07"/>
    <w:rsid w:val="007A55C9"/>
    <w:rsid w:val="007A5BF8"/>
    <w:rsid w:val="007A60AE"/>
    <w:rsid w:val="007A6249"/>
    <w:rsid w:val="007A62EF"/>
    <w:rsid w:val="007A658C"/>
    <w:rsid w:val="007A660C"/>
    <w:rsid w:val="007A68C6"/>
    <w:rsid w:val="007A68DB"/>
    <w:rsid w:val="007A7EA0"/>
    <w:rsid w:val="007B0231"/>
    <w:rsid w:val="007B0F7D"/>
    <w:rsid w:val="007B2325"/>
    <w:rsid w:val="007B2354"/>
    <w:rsid w:val="007B2B90"/>
    <w:rsid w:val="007B2FCE"/>
    <w:rsid w:val="007B3B36"/>
    <w:rsid w:val="007B4C7E"/>
    <w:rsid w:val="007B5A7B"/>
    <w:rsid w:val="007B6455"/>
    <w:rsid w:val="007B6FF2"/>
    <w:rsid w:val="007B7E1C"/>
    <w:rsid w:val="007C0BB1"/>
    <w:rsid w:val="007C0C10"/>
    <w:rsid w:val="007C0CFF"/>
    <w:rsid w:val="007C0D01"/>
    <w:rsid w:val="007C0F72"/>
    <w:rsid w:val="007C128C"/>
    <w:rsid w:val="007C2D5B"/>
    <w:rsid w:val="007C42C2"/>
    <w:rsid w:val="007C42D4"/>
    <w:rsid w:val="007C4A52"/>
    <w:rsid w:val="007C5560"/>
    <w:rsid w:val="007C5930"/>
    <w:rsid w:val="007C6251"/>
    <w:rsid w:val="007C6433"/>
    <w:rsid w:val="007C675A"/>
    <w:rsid w:val="007C774C"/>
    <w:rsid w:val="007C77D5"/>
    <w:rsid w:val="007C7805"/>
    <w:rsid w:val="007D038C"/>
    <w:rsid w:val="007D09A8"/>
    <w:rsid w:val="007D1B00"/>
    <w:rsid w:val="007D1BFE"/>
    <w:rsid w:val="007D2021"/>
    <w:rsid w:val="007D2284"/>
    <w:rsid w:val="007D2358"/>
    <w:rsid w:val="007D24C9"/>
    <w:rsid w:val="007D2730"/>
    <w:rsid w:val="007D2AF9"/>
    <w:rsid w:val="007D2DCE"/>
    <w:rsid w:val="007D2ECD"/>
    <w:rsid w:val="007D3269"/>
    <w:rsid w:val="007D395B"/>
    <w:rsid w:val="007D3AF2"/>
    <w:rsid w:val="007D3F2B"/>
    <w:rsid w:val="007D4F24"/>
    <w:rsid w:val="007D5708"/>
    <w:rsid w:val="007D5717"/>
    <w:rsid w:val="007D5D36"/>
    <w:rsid w:val="007D6239"/>
    <w:rsid w:val="007D640D"/>
    <w:rsid w:val="007D64C6"/>
    <w:rsid w:val="007D6A86"/>
    <w:rsid w:val="007D784C"/>
    <w:rsid w:val="007D7F6C"/>
    <w:rsid w:val="007E05E9"/>
    <w:rsid w:val="007E0C2B"/>
    <w:rsid w:val="007E1966"/>
    <w:rsid w:val="007E1CC3"/>
    <w:rsid w:val="007E1EED"/>
    <w:rsid w:val="007E293F"/>
    <w:rsid w:val="007E34CC"/>
    <w:rsid w:val="007E3E8C"/>
    <w:rsid w:val="007E49A8"/>
    <w:rsid w:val="007E4D74"/>
    <w:rsid w:val="007E5884"/>
    <w:rsid w:val="007E6289"/>
    <w:rsid w:val="007E6354"/>
    <w:rsid w:val="007E6706"/>
    <w:rsid w:val="007E74FC"/>
    <w:rsid w:val="007E77F5"/>
    <w:rsid w:val="007F05F5"/>
    <w:rsid w:val="007F0743"/>
    <w:rsid w:val="007F0C2B"/>
    <w:rsid w:val="007F1455"/>
    <w:rsid w:val="007F1EA0"/>
    <w:rsid w:val="007F1F93"/>
    <w:rsid w:val="007F2055"/>
    <w:rsid w:val="007F211C"/>
    <w:rsid w:val="007F2501"/>
    <w:rsid w:val="007F27EF"/>
    <w:rsid w:val="007F3265"/>
    <w:rsid w:val="007F3819"/>
    <w:rsid w:val="007F451E"/>
    <w:rsid w:val="007F4996"/>
    <w:rsid w:val="007F49DE"/>
    <w:rsid w:val="007F4C04"/>
    <w:rsid w:val="007F538B"/>
    <w:rsid w:val="007F5602"/>
    <w:rsid w:val="007F5934"/>
    <w:rsid w:val="007F59AF"/>
    <w:rsid w:val="007F5F77"/>
    <w:rsid w:val="007F60C1"/>
    <w:rsid w:val="007F62C9"/>
    <w:rsid w:val="007F6D80"/>
    <w:rsid w:val="007F723B"/>
    <w:rsid w:val="007F77ED"/>
    <w:rsid w:val="00800473"/>
    <w:rsid w:val="008015AF"/>
    <w:rsid w:val="00801A4A"/>
    <w:rsid w:val="00802515"/>
    <w:rsid w:val="008026A4"/>
    <w:rsid w:val="00802D0C"/>
    <w:rsid w:val="008032DE"/>
    <w:rsid w:val="008039A8"/>
    <w:rsid w:val="00803BEC"/>
    <w:rsid w:val="00804782"/>
    <w:rsid w:val="00804C4C"/>
    <w:rsid w:val="00805143"/>
    <w:rsid w:val="00806310"/>
    <w:rsid w:val="008065C6"/>
    <w:rsid w:val="00806C57"/>
    <w:rsid w:val="008071E6"/>
    <w:rsid w:val="00807238"/>
    <w:rsid w:val="008072F7"/>
    <w:rsid w:val="00807E48"/>
    <w:rsid w:val="008101D9"/>
    <w:rsid w:val="00810D1C"/>
    <w:rsid w:val="00810F36"/>
    <w:rsid w:val="00810FB7"/>
    <w:rsid w:val="00811456"/>
    <w:rsid w:val="0081190D"/>
    <w:rsid w:val="00811F84"/>
    <w:rsid w:val="008120EA"/>
    <w:rsid w:val="008120FE"/>
    <w:rsid w:val="00812394"/>
    <w:rsid w:val="00812802"/>
    <w:rsid w:val="00812BF0"/>
    <w:rsid w:val="00812FBD"/>
    <w:rsid w:val="008130CF"/>
    <w:rsid w:val="008135EE"/>
    <w:rsid w:val="00813C59"/>
    <w:rsid w:val="00814032"/>
    <w:rsid w:val="00814361"/>
    <w:rsid w:val="00814AD5"/>
    <w:rsid w:val="00814E2E"/>
    <w:rsid w:val="00814E35"/>
    <w:rsid w:val="00814F80"/>
    <w:rsid w:val="0081604C"/>
    <w:rsid w:val="00816CFD"/>
    <w:rsid w:val="0081774D"/>
    <w:rsid w:val="00817C2C"/>
    <w:rsid w:val="008201D9"/>
    <w:rsid w:val="008209CC"/>
    <w:rsid w:val="00820EDD"/>
    <w:rsid w:val="008214E0"/>
    <w:rsid w:val="008238A8"/>
    <w:rsid w:val="008245E8"/>
    <w:rsid w:val="00824723"/>
    <w:rsid w:val="008250BA"/>
    <w:rsid w:val="008251C0"/>
    <w:rsid w:val="008251C4"/>
    <w:rsid w:val="00826195"/>
    <w:rsid w:val="00826F0A"/>
    <w:rsid w:val="008300D1"/>
    <w:rsid w:val="008303D1"/>
    <w:rsid w:val="00832F8C"/>
    <w:rsid w:val="0083366F"/>
    <w:rsid w:val="008336DE"/>
    <w:rsid w:val="00833F4D"/>
    <w:rsid w:val="008347F6"/>
    <w:rsid w:val="008348BE"/>
    <w:rsid w:val="0083538C"/>
    <w:rsid w:val="00835B5D"/>
    <w:rsid w:val="00836291"/>
    <w:rsid w:val="008367DA"/>
    <w:rsid w:val="00836BA1"/>
    <w:rsid w:val="00836D4F"/>
    <w:rsid w:val="00841E5C"/>
    <w:rsid w:val="0084203E"/>
    <w:rsid w:val="00842462"/>
    <w:rsid w:val="008426D2"/>
    <w:rsid w:val="008426DE"/>
    <w:rsid w:val="00842DBC"/>
    <w:rsid w:val="008433B7"/>
    <w:rsid w:val="008435C7"/>
    <w:rsid w:val="00843D6A"/>
    <w:rsid w:val="0084465F"/>
    <w:rsid w:val="008454F0"/>
    <w:rsid w:val="00845B7B"/>
    <w:rsid w:val="00846150"/>
    <w:rsid w:val="0084627B"/>
    <w:rsid w:val="0084637A"/>
    <w:rsid w:val="00846893"/>
    <w:rsid w:val="00846E0E"/>
    <w:rsid w:val="00847184"/>
    <w:rsid w:val="00847542"/>
    <w:rsid w:val="008477A7"/>
    <w:rsid w:val="00847AF7"/>
    <w:rsid w:val="008511F3"/>
    <w:rsid w:val="0085154B"/>
    <w:rsid w:val="008519FA"/>
    <w:rsid w:val="00851D76"/>
    <w:rsid w:val="008522B0"/>
    <w:rsid w:val="00853B81"/>
    <w:rsid w:val="00853ECE"/>
    <w:rsid w:val="0085414D"/>
    <w:rsid w:val="00854432"/>
    <w:rsid w:val="00854523"/>
    <w:rsid w:val="00854993"/>
    <w:rsid w:val="008560A4"/>
    <w:rsid w:val="0085640D"/>
    <w:rsid w:val="008572B4"/>
    <w:rsid w:val="008572E7"/>
    <w:rsid w:val="0085740A"/>
    <w:rsid w:val="008608C7"/>
    <w:rsid w:val="00861DB5"/>
    <w:rsid w:val="00861FAA"/>
    <w:rsid w:val="008621A8"/>
    <w:rsid w:val="008621DB"/>
    <w:rsid w:val="00862E8B"/>
    <w:rsid w:val="00863A5D"/>
    <w:rsid w:val="00863D4B"/>
    <w:rsid w:val="00863E7F"/>
    <w:rsid w:val="00864682"/>
    <w:rsid w:val="008650C2"/>
    <w:rsid w:val="00865A79"/>
    <w:rsid w:val="00865D2A"/>
    <w:rsid w:val="00865E7A"/>
    <w:rsid w:val="00865F34"/>
    <w:rsid w:val="00865F4D"/>
    <w:rsid w:val="00866624"/>
    <w:rsid w:val="00866FEC"/>
    <w:rsid w:val="0086743E"/>
    <w:rsid w:val="00867A73"/>
    <w:rsid w:val="00867AEF"/>
    <w:rsid w:val="00867D0E"/>
    <w:rsid w:val="00870266"/>
    <w:rsid w:val="008705DB"/>
    <w:rsid w:val="00871132"/>
    <w:rsid w:val="00871406"/>
    <w:rsid w:val="0087173F"/>
    <w:rsid w:val="008718D6"/>
    <w:rsid w:val="00872122"/>
    <w:rsid w:val="00872A8C"/>
    <w:rsid w:val="008733DC"/>
    <w:rsid w:val="008737AD"/>
    <w:rsid w:val="00873D26"/>
    <w:rsid w:val="00874E9E"/>
    <w:rsid w:val="0087523E"/>
    <w:rsid w:val="00875986"/>
    <w:rsid w:val="00875B52"/>
    <w:rsid w:val="00875BC3"/>
    <w:rsid w:val="00876138"/>
    <w:rsid w:val="008768AE"/>
    <w:rsid w:val="00877040"/>
    <w:rsid w:val="00877D49"/>
    <w:rsid w:val="0088047F"/>
    <w:rsid w:val="0088052B"/>
    <w:rsid w:val="00880878"/>
    <w:rsid w:val="00880BAA"/>
    <w:rsid w:val="00880BDB"/>
    <w:rsid w:val="00880CE5"/>
    <w:rsid w:val="00881BFE"/>
    <w:rsid w:val="008821D3"/>
    <w:rsid w:val="008822B9"/>
    <w:rsid w:val="008823A5"/>
    <w:rsid w:val="00882BF4"/>
    <w:rsid w:val="00882FE4"/>
    <w:rsid w:val="008832EB"/>
    <w:rsid w:val="00883838"/>
    <w:rsid w:val="00883C58"/>
    <w:rsid w:val="00883DC0"/>
    <w:rsid w:val="00884468"/>
    <w:rsid w:val="00884A08"/>
    <w:rsid w:val="00884D41"/>
    <w:rsid w:val="00884DD1"/>
    <w:rsid w:val="00885165"/>
    <w:rsid w:val="00885A30"/>
    <w:rsid w:val="00886238"/>
    <w:rsid w:val="00886F8F"/>
    <w:rsid w:val="00887AAD"/>
    <w:rsid w:val="00887B18"/>
    <w:rsid w:val="00890495"/>
    <w:rsid w:val="00890D2F"/>
    <w:rsid w:val="00891105"/>
    <w:rsid w:val="008913CD"/>
    <w:rsid w:val="00891539"/>
    <w:rsid w:val="00891AE2"/>
    <w:rsid w:val="00892835"/>
    <w:rsid w:val="008929CF"/>
    <w:rsid w:val="00892B0B"/>
    <w:rsid w:val="00893481"/>
    <w:rsid w:val="0089360B"/>
    <w:rsid w:val="00895878"/>
    <w:rsid w:val="00895B6C"/>
    <w:rsid w:val="00895CE8"/>
    <w:rsid w:val="00895D49"/>
    <w:rsid w:val="00895DFE"/>
    <w:rsid w:val="00896FEC"/>
    <w:rsid w:val="008977BE"/>
    <w:rsid w:val="00897E90"/>
    <w:rsid w:val="008A04C0"/>
    <w:rsid w:val="008A056F"/>
    <w:rsid w:val="008A0CC2"/>
    <w:rsid w:val="008A1983"/>
    <w:rsid w:val="008A1CD1"/>
    <w:rsid w:val="008A2272"/>
    <w:rsid w:val="008A262E"/>
    <w:rsid w:val="008A27C2"/>
    <w:rsid w:val="008A27ED"/>
    <w:rsid w:val="008A3255"/>
    <w:rsid w:val="008A3777"/>
    <w:rsid w:val="008A39E2"/>
    <w:rsid w:val="008A39FC"/>
    <w:rsid w:val="008A4357"/>
    <w:rsid w:val="008A4B93"/>
    <w:rsid w:val="008A5D48"/>
    <w:rsid w:val="008A6B1F"/>
    <w:rsid w:val="008A7767"/>
    <w:rsid w:val="008A7A40"/>
    <w:rsid w:val="008B0C25"/>
    <w:rsid w:val="008B1158"/>
    <w:rsid w:val="008B11AD"/>
    <w:rsid w:val="008B23F6"/>
    <w:rsid w:val="008B2A8A"/>
    <w:rsid w:val="008B33BF"/>
    <w:rsid w:val="008B3A47"/>
    <w:rsid w:val="008B3AD1"/>
    <w:rsid w:val="008B55A0"/>
    <w:rsid w:val="008B5909"/>
    <w:rsid w:val="008B5CF2"/>
    <w:rsid w:val="008B6594"/>
    <w:rsid w:val="008B6834"/>
    <w:rsid w:val="008B6B7F"/>
    <w:rsid w:val="008B7041"/>
    <w:rsid w:val="008B70F7"/>
    <w:rsid w:val="008B7A09"/>
    <w:rsid w:val="008B7F0B"/>
    <w:rsid w:val="008C0C34"/>
    <w:rsid w:val="008C0D38"/>
    <w:rsid w:val="008C1447"/>
    <w:rsid w:val="008C154C"/>
    <w:rsid w:val="008C1763"/>
    <w:rsid w:val="008C1A63"/>
    <w:rsid w:val="008C2EA9"/>
    <w:rsid w:val="008C30BA"/>
    <w:rsid w:val="008C32D1"/>
    <w:rsid w:val="008C3676"/>
    <w:rsid w:val="008C48D2"/>
    <w:rsid w:val="008C4D21"/>
    <w:rsid w:val="008C6226"/>
    <w:rsid w:val="008C63B8"/>
    <w:rsid w:val="008C63D4"/>
    <w:rsid w:val="008C677E"/>
    <w:rsid w:val="008C6A29"/>
    <w:rsid w:val="008C75B7"/>
    <w:rsid w:val="008D089F"/>
    <w:rsid w:val="008D0AC0"/>
    <w:rsid w:val="008D10F3"/>
    <w:rsid w:val="008D208E"/>
    <w:rsid w:val="008D2B89"/>
    <w:rsid w:val="008D30B8"/>
    <w:rsid w:val="008D313B"/>
    <w:rsid w:val="008D34CB"/>
    <w:rsid w:val="008D4805"/>
    <w:rsid w:val="008D4B78"/>
    <w:rsid w:val="008D5003"/>
    <w:rsid w:val="008D54E9"/>
    <w:rsid w:val="008D58D4"/>
    <w:rsid w:val="008D58E3"/>
    <w:rsid w:val="008D59A6"/>
    <w:rsid w:val="008D5CBF"/>
    <w:rsid w:val="008D5D40"/>
    <w:rsid w:val="008D6B1F"/>
    <w:rsid w:val="008D6BCB"/>
    <w:rsid w:val="008D70F1"/>
    <w:rsid w:val="008D7351"/>
    <w:rsid w:val="008D742D"/>
    <w:rsid w:val="008D753C"/>
    <w:rsid w:val="008E02A4"/>
    <w:rsid w:val="008E0CFA"/>
    <w:rsid w:val="008E0DC1"/>
    <w:rsid w:val="008E11A0"/>
    <w:rsid w:val="008E18FB"/>
    <w:rsid w:val="008E2680"/>
    <w:rsid w:val="008E36F8"/>
    <w:rsid w:val="008E3774"/>
    <w:rsid w:val="008E4297"/>
    <w:rsid w:val="008E4577"/>
    <w:rsid w:val="008E49AC"/>
    <w:rsid w:val="008E4DAE"/>
    <w:rsid w:val="008E54AA"/>
    <w:rsid w:val="008E55FF"/>
    <w:rsid w:val="008E5B0D"/>
    <w:rsid w:val="008E5E58"/>
    <w:rsid w:val="008E5FA3"/>
    <w:rsid w:val="008E64AF"/>
    <w:rsid w:val="008E69BA"/>
    <w:rsid w:val="008E6C50"/>
    <w:rsid w:val="008E6C65"/>
    <w:rsid w:val="008E6CE3"/>
    <w:rsid w:val="008E6FBE"/>
    <w:rsid w:val="008F00E1"/>
    <w:rsid w:val="008F05E6"/>
    <w:rsid w:val="008F06BE"/>
    <w:rsid w:val="008F0D19"/>
    <w:rsid w:val="008F1B72"/>
    <w:rsid w:val="008F1E2C"/>
    <w:rsid w:val="008F2101"/>
    <w:rsid w:val="008F23A9"/>
    <w:rsid w:val="008F263A"/>
    <w:rsid w:val="008F290D"/>
    <w:rsid w:val="008F2F86"/>
    <w:rsid w:val="008F335B"/>
    <w:rsid w:val="008F3677"/>
    <w:rsid w:val="008F3A62"/>
    <w:rsid w:val="008F3D01"/>
    <w:rsid w:val="008F48BF"/>
    <w:rsid w:val="008F577B"/>
    <w:rsid w:val="008F59BA"/>
    <w:rsid w:val="008F62BD"/>
    <w:rsid w:val="008F648B"/>
    <w:rsid w:val="008F65C9"/>
    <w:rsid w:val="008F686A"/>
    <w:rsid w:val="008F71E1"/>
    <w:rsid w:val="008F7378"/>
    <w:rsid w:val="008F78DA"/>
    <w:rsid w:val="008F7DAD"/>
    <w:rsid w:val="008F7E18"/>
    <w:rsid w:val="009001D3"/>
    <w:rsid w:val="00900523"/>
    <w:rsid w:val="00901269"/>
    <w:rsid w:val="009013FF"/>
    <w:rsid w:val="00901B86"/>
    <w:rsid w:val="00901EB0"/>
    <w:rsid w:val="0090288F"/>
    <w:rsid w:val="00902AC9"/>
    <w:rsid w:val="0090322B"/>
    <w:rsid w:val="00903819"/>
    <w:rsid w:val="00905C39"/>
    <w:rsid w:val="00906BF8"/>
    <w:rsid w:val="00906F74"/>
    <w:rsid w:val="00907CB1"/>
    <w:rsid w:val="00907D16"/>
    <w:rsid w:val="00907EC5"/>
    <w:rsid w:val="009100E8"/>
    <w:rsid w:val="009102D5"/>
    <w:rsid w:val="00910744"/>
    <w:rsid w:val="00910EFB"/>
    <w:rsid w:val="00911381"/>
    <w:rsid w:val="00911470"/>
    <w:rsid w:val="009119F5"/>
    <w:rsid w:val="009123C7"/>
    <w:rsid w:val="0091240D"/>
    <w:rsid w:val="0091322D"/>
    <w:rsid w:val="00913420"/>
    <w:rsid w:val="00913C55"/>
    <w:rsid w:val="00913D44"/>
    <w:rsid w:val="00913D57"/>
    <w:rsid w:val="009145CB"/>
    <w:rsid w:val="00914A06"/>
    <w:rsid w:val="00914E02"/>
    <w:rsid w:val="0091508F"/>
    <w:rsid w:val="009152E6"/>
    <w:rsid w:val="009158B7"/>
    <w:rsid w:val="00917717"/>
    <w:rsid w:val="00917897"/>
    <w:rsid w:val="00920631"/>
    <w:rsid w:val="0092180D"/>
    <w:rsid w:val="00921B35"/>
    <w:rsid w:val="00922C18"/>
    <w:rsid w:val="00922C54"/>
    <w:rsid w:val="0092305D"/>
    <w:rsid w:val="0092320E"/>
    <w:rsid w:val="00923325"/>
    <w:rsid w:val="00923551"/>
    <w:rsid w:val="009242B4"/>
    <w:rsid w:val="00924E24"/>
    <w:rsid w:val="009263FE"/>
    <w:rsid w:val="0093019E"/>
    <w:rsid w:val="009309C2"/>
    <w:rsid w:val="0093182D"/>
    <w:rsid w:val="00932335"/>
    <w:rsid w:val="00932363"/>
    <w:rsid w:val="0093253F"/>
    <w:rsid w:val="00933D4A"/>
    <w:rsid w:val="009343D6"/>
    <w:rsid w:val="00934C9C"/>
    <w:rsid w:val="00935CC6"/>
    <w:rsid w:val="00936849"/>
    <w:rsid w:val="00936E29"/>
    <w:rsid w:val="009373A8"/>
    <w:rsid w:val="0094030F"/>
    <w:rsid w:val="00940EAB"/>
    <w:rsid w:val="0094107A"/>
    <w:rsid w:val="0094109C"/>
    <w:rsid w:val="0094115A"/>
    <w:rsid w:val="009415FE"/>
    <w:rsid w:val="00941A74"/>
    <w:rsid w:val="009425C8"/>
    <w:rsid w:val="00942E60"/>
    <w:rsid w:val="009432EF"/>
    <w:rsid w:val="009436E3"/>
    <w:rsid w:val="0094429E"/>
    <w:rsid w:val="00944A97"/>
    <w:rsid w:val="00944C35"/>
    <w:rsid w:val="00945967"/>
    <w:rsid w:val="00945B39"/>
    <w:rsid w:val="009463AC"/>
    <w:rsid w:val="0094673C"/>
    <w:rsid w:val="00946B28"/>
    <w:rsid w:val="0094716D"/>
    <w:rsid w:val="0094718F"/>
    <w:rsid w:val="009473CA"/>
    <w:rsid w:val="00947C25"/>
    <w:rsid w:val="00950030"/>
    <w:rsid w:val="009503B9"/>
    <w:rsid w:val="00950541"/>
    <w:rsid w:val="00950C90"/>
    <w:rsid w:val="00950EE3"/>
    <w:rsid w:val="00951698"/>
    <w:rsid w:val="0095187C"/>
    <w:rsid w:val="00952A62"/>
    <w:rsid w:val="00953800"/>
    <w:rsid w:val="0095391A"/>
    <w:rsid w:val="00954CC0"/>
    <w:rsid w:val="009557B9"/>
    <w:rsid w:val="009563FF"/>
    <w:rsid w:val="0095653C"/>
    <w:rsid w:val="009567D1"/>
    <w:rsid w:val="00956FA1"/>
    <w:rsid w:val="00956FBB"/>
    <w:rsid w:val="009570C1"/>
    <w:rsid w:val="009579F4"/>
    <w:rsid w:val="00960D0A"/>
    <w:rsid w:val="00961287"/>
    <w:rsid w:val="009613D4"/>
    <w:rsid w:val="0096260A"/>
    <w:rsid w:val="009635D5"/>
    <w:rsid w:val="009644A2"/>
    <w:rsid w:val="0096499F"/>
    <w:rsid w:val="0096550D"/>
    <w:rsid w:val="0096588B"/>
    <w:rsid w:val="009659B7"/>
    <w:rsid w:val="00966151"/>
    <w:rsid w:val="00966756"/>
    <w:rsid w:val="00966CF8"/>
    <w:rsid w:val="00966D6F"/>
    <w:rsid w:val="00967506"/>
    <w:rsid w:val="0097015A"/>
    <w:rsid w:val="0097075A"/>
    <w:rsid w:val="009709EA"/>
    <w:rsid w:val="00970B3C"/>
    <w:rsid w:val="00971A68"/>
    <w:rsid w:val="00971B18"/>
    <w:rsid w:val="00971CF7"/>
    <w:rsid w:val="00972304"/>
    <w:rsid w:val="0097243C"/>
    <w:rsid w:val="009727BB"/>
    <w:rsid w:val="009728BB"/>
    <w:rsid w:val="00972BD8"/>
    <w:rsid w:val="009730B0"/>
    <w:rsid w:val="00973856"/>
    <w:rsid w:val="0097395F"/>
    <w:rsid w:val="00974851"/>
    <w:rsid w:val="0097487D"/>
    <w:rsid w:val="00974FC5"/>
    <w:rsid w:val="009750CD"/>
    <w:rsid w:val="00975849"/>
    <w:rsid w:val="009767A2"/>
    <w:rsid w:val="009767F0"/>
    <w:rsid w:val="009768A8"/>
    <w:rsid w:val="00976AEB"/>
    <w:rsid w:val="00977674"/>
    <w:rsid w:val="00977CCB"/>
    <w:rsid w:val="009809BE"/>
    <w:rsid w:val="009811D5"/>
    <w:rsid w:val="0098171D"/>
    <w:rsid w:val="009817D4"/>
    <w:rsid w:val="00981D76"/>
    <w:rsid w:val="0098206D"/>
    <w:rsid w:val="009822CA"/>
    <w:rsid w:val="009824B0"/>
    <w:rsid w:val="0098322C"/>
    <w:rsid w:val="0098379C"/>
    <w:rsid w:val="00983AA9"/>
    <w:rsid w:val="00983B11"/>
    <w:rsid w:val="00983F71"/>
    <w:rsid w:val="009849EC"/>
    <w:rsid w:val="00984B17"/>
    <w:rsid w:val="00985667"/>
    <w:rsid w:val="00985A46"/>
    <w:rsid w:val="00985E65"/>
    <w:rsid w:val="0098621E"/>
    <w:rsid w:val="00986410"/>
    <w:rsid w:val="009864F2"/>
    <w:rsid w:val="00986576"/>
    <w:rsid w:val="009865AA"/>
    <w:rsid w:val="009879A1"/>
    <w:rsid w:val="00987E7C"/>
    <w:rsid w:val="00987FDF"/>
    <w:rsid w:val="00990791"/>
    <w:rsid w:val="009910CF"/>
    <w:rsid w:val="009919C3"/>
    <w:rsid w:val="0099205C"/>
    <w:rsid w:val="0099270A"/>
    <w:rsid w:val="00992A25"/>
    <w:rsid w:val="0099300B"/>
    <w:rsid w:val="00993661"/>
    <w:rsid w:val="009936FF"/>
    <w:rsid w:val="00993724"/>
    <w:rsid w:val="009937AA"/>
    <w:rsid w:val="00993F58"/>
    <w:rsid w:val="00994C26"/>
    <w:rsid w:val="00994C44"/>
    <w:rsid w:val="00995997"/>
    <w:rsid w:val="00995C07"/>
    <w:rsid w:val="00995D84"/>
    <w:rsid w:val="0099603F"/>
    <w:rsid w:val="0099621C"/>
    <w:rsid w:val="00996A08"/>
    <w:rsid w:val="00996F22"/>
    <w:rsid w:val="00997AC9"/>
    <w:rsid w:val="00997D84"/>
    <w:rsid w:val="009A0371"/>
    <w:rsid w:val="009A054A"/>
    <w:rsid w:val="009A0CF9"/>
    <w:rsid w:val="009A1158"/>
    <w:rsid w:val="009A1236"/>
    <w:rsid w:val="009A16F6"/>
    <w:rsid w:val="009A1BE4"/>
    <w:rsid w:val="009A1C00"/>
    <w:rsid w:val="009A3023"/>
    <w:rsid w:val="009A37E2"/>
    <w:rsid w:val="009A385C"/>
    <w:rsid w:val="009A3992"/>
    <w:rsid w:val="009A42A9"/>
    <w:rsid w:val="009A4393"/>
    <w:rsid w:val="009A618F"/>
    <w:rsid w:val="009A623A"/>
    <w:rsid w:val="009A6DDA"/>
    <w:rsid w:val="009A7AA3"/>
    <w:rsid w:val="009B03A1"/>
    <w:rsid w:val="009B0457"/>
    <w:rsid w:val="009B07DB"/>
    <w:rsid w:val="009B1044"/>
    <w:rsid w:val="009B12CB"/>
    <w:rsid w:val="009B2441"/>
    <w:rsid w:val="009B299E"/>
    <w:rsid w:val="009B2AB0"/>
    <w:rsid w:val="009B2C41"/>
    <w:rsid w:val="009B3EEA"/>
    <w:rsid w:val="009B3F82"/>
    <w:rsid w:val="009B40AD"/>
    <w:rsid w:val="009B4137"/>
    <w:rsid w:val="009B4700"/>
    <w:rsid w:val="009B53E4"/>
    <w:rsid w:val="009B57FF"/>
    <w:rsid w:val="009B5D3D"/>
    <w:rsid w:val="009B5EDC"/>
    <w:rsid w:val="009B60B8"/>
    <w:rsid w:val="009B6560"/>
    <w:rsid w:val="009B6823"/>
    <w:rsid w:val="009B7250"/>
    <w:rsid w:val="009B74A7"/>
    <w:rsid w:val="009B7B8E"/>
    <w:rsid w:val="009B7EE8"/>
    <w:rsid w:val="009C0801"/>
    <w:rsid w:val="009C0817"/>
    <w:rsid w:val="009C0AE7"/>
    <w:rsid w:val="009C0E50"/>
    <w:rsid w:val="009C1312"/>
    <w:rsid w:val="009C1908"/>
    <w:rsid w:val="009C3192"/>
    <w:rsid w:val="009C3409"/>
    <w:rsid w:val="009C37C9"/>
    <w:rsid w:val="009C38BA"/>
    <w:rsid w:val="009C42AD"/>
    <w:rsid w:val="009C4C82"/>
    <w:rsid w:val="009C6EBD"/>
    <w:rsid w:val="009C768A"/>
    <w:rsid w:val="009C7849"/>
    <w:rsid w:val="009C7B40"/>
    <w:rsid w:val="009C7BAC"/>
    <w:rsid w:val="009C7CBD"/>
    <w:rsid w:val="009C7D18"/>
    <w:rsid w:val="009D04EF"/>
    <w:rsid w:val="009D0780"/>
    <w:rsid w:val="009D10E8"/>
    <w:rsid w:val="009D172A"/>
    <w:rsid w:val="009D18FB"/>
    <w:rsid w:val="009D1E0F"/>
    <w:rsid w:val="009D3F24"/>
    <w:rsid w:val="009D477D"/>
    <w:rsid w:val="009D552E"/>
    <w:rsid w:val="009D5AA4"/>
    <w:rsid w:val="009D64EE"/>
    <w:rsid w:val="009D664C"/>
    <w:rsid w:val="009D6A33"/>
    <w:rsid w:val="009D78F6"/>
    <w:rsid w:val="009D7BD0"/>
    <w:rsid w:val="009E0F45"/>
    <w:rsid w:val="009E17D4"/>
    <w:rsid w:val="009E1CFA"/>
    <w:rsid w:val="009E1E17"/>
    <w:rsid w:val="009E2539"/>
    <w:rsid w:val="009E2E80"/>
    <w:rsid w:val="009E2FB2"/>
    <w:rsid w:val="009E3C7C"/>
    <w:rsid w:val="009E40D7"/>
    <w:rsid w:val="009E420C"/>
    <w:rsid w:val="009E42E8"/>
    <w:rsid w:val="009E4E95"/>
    <w:rsid w:val="009E5BFB"/>
    <w:rsid w:val="009E6D5C"/>
    <w:rsid w:val="009E705A"/>
    <w:rsid w:val="009E7276"/>
    <w:rsid w:val="009E7E67"/>
    <w:rsid w:val="009F00B4"/>
    <w:rsid w:val="009F07D8"/>
    <w:rsid w:val="009F0AA3"/>
    <w:rsid w:val="009F0E9A"/>
    <w:rsid w:val="009F0F8B"/>
    <w:rsid w:val="009F194B"/>
    <w:rsid w:val="009F1A2E"/>
    <w:rsid w:val="009F2D63"/>
    <w:rsid w:val="009F2EFC"/>
    <w:rsid w:val="009F33F8"/>
    <w:rsid w:val="009F44A8"/>
    <w:rsid w:val="009F4511"/>
    <w:rsid w:val="009F52C3"/>
    <w:rsid w:val="009F5F20"/>
    <w:rsid w:val="009F61F7"/>
    <w:rsid w:val="009F640B"/>
    <w:rsid w:val="009F65A9"/>
    <w:rsid w:val="009F7A84"/>
    <w:rsid w:val="009F7B75"/>
    <w:rsid w:val="009F7B9D"/>
    <w:rsid w:val="009F7FF5"/>
    <w:rsid w:val="00A0004D"/>
    <w:rsid w:val="00A005D1"/>
    <w:rsid w:val="00A006C2"/>
    <w:rsid w:val="00A00789"/>
    <w:rsid w:val="00A009A1"/>
    <w:rsid w:val="00A00DC6"/>
    <w:rsid w:val="00A012DF"/>
    <w:rsid w:val="00A0227C"/>
    <w:rsid w:val="00A030A0"/>
    <w:rsid w:val="00A0388D"/>
    <w:rsid w:val="00A0396B"/>
    <w:rsid w:val="00A03D84"/>
    <w:rsid w:val="00A04B1F"/>
    <w:rsid w:val="00A05621"/>
    <w:rsid w:val="00A05DB8"/>
    <w:rsid w:val="00A0616F"/>
    <w:rsid w:val="00A06D4D"/>
    <w:rsid w:val="00A06E79"/>
    <w:rsid w:val="00A100E3"/>
    <w:rsid w:val="00A1078C"/>
    <w:rsid w:val="00A10820"/>
    <w:rsid w:val="00A1124B"/>
    <w:rsid w:val="00A115CE"/>
    <w:rsid w:val="00A11D88"/>
    <w:rsid w:val="00A12918"/>
    <w:rsid w:val="00A12E81"/>
    <w:rsid w:val="00A13C76"/>
    <w:rsid w:val="00A152F5"/>
    <w:rsid w:val="00A15A47"/>
    <w:rsid w:val="00A15DFC"/>
    <w:rsid w:val="00A15F5A"/>
    <w:rsid w:val="00A163FF"/>
    <w:rsid w:val="00A1664A"/>
    <w:rsid w:val="00A167AF"/>
    <w:rsid w:val="00A16D49"/>
    <w:rsid w:val="00A170EF"/>
    <w:rsid w:val="00A17736"/>
    <w:rsid w:val="00A203AA"/>
    <w:rsid w:val="00A20595"/>
    <w:rsid w:val="00A205CC"/>
    <w:rsid w:val="00A212F0"/>
    <w:rsid w:val="00A21375"/>
    <w:rsid w:val="00A21A4A"/>
    <w:rsid w:val="00A223E2"/>
    <w:rsid w:val="00A22494"/>
    <w:rsid w:val="00A224DC"/>
    <w:rsid w:val="00A22BA4"/>
    <w:rsid w:val="00A237DB"/>
    <w:rsid w:val="00A2424F"/>
    <w:rsid w:val="00A242BA"/>
    <w:rsid w:val="00A24A3A"/>
    <w:rsid w:val="00A24C38"/>
    <w:rsid w:val="00A2520C"/>
    <w:rsid w:val="00A25D7E"/>
    <w:rsid w:val="00A263A0"/>
    <w:rsid w:val="00A263FF"/>
    <w:rsid w:val="00A26574"/>
    <w:rsid w:val="00A276EB"/>
    <w:rsid w:val="00A27E58"/>
    <w:rsid w:val="00A30170"/>
    <w:rsid w:val="00A304D1"/>
    <w:rsid w:val="00A309DB"/>
    <w:rsid w:val="00A30BC9"/>
    <w:rsid w:val="00A30C58"/>
    <w:rsid w:val="00A30E97"/>
    <w:rsid w:val="00A3131F"/>
    <w:rsid w:val="00A31B47"/>
    <w:rsid w:val="00A340F4"/>
    <w:rsid w:val="00A341F6"/>
    <w:rsid w:val="00A347E2"/>
    <w:rsid w:val="00A348E7"/>
    <w:rsid w:val="00A3584D"/>
    <w:rsid w:val="00A35EDF"/>
    <w:rsid w:val="00A35FCB"/>
    <w:rsid w:val="00A35FD8"/>
    <w:rsid w:val="00A3611B"/>
    <w:rsid w:val="00A36A48"/>
    <w:rsid w:val="00A36BAA"/>
    <w:rsid w:val="00A36F54"/>
    <w:rsid w:val="00A370BB"/>
    <w:rsid w:val="00A378FC"/>
    <w:rsid w:val="00A40381"/>
    <w:rsid w:val="00A40853"/>
    <w:rsid w:val="00A40BD5"/>
    <w:rsid w:val="00A40C02"/>
    <w:rsid w:val="00A40D79"/>
    <w:rsid w:val="00A41168"/>
    <w:rsid w:val="00A4132C"/>
    <w:rsid w:val="00A41330"/>
    <w:rsid w:val="00A416FB"/>
    <w:rsid w:val="00A41B24"/>
    <w:rsid w:val="00A41F3A"/>
    <w:rsid w:val="00A4253E"/>
    <w:rsid w:val="00A4265D"/>
    <w:rsid w:val="00A42B90"/>
    <w:rsid w:val="00A42DF7"/>
    <w:rsid w:val="00A42F0A"/>
    <w:rsid w:val="00A433E2"/>
    <w:rsid w:val="00A43F38"/>
    <w:rsid w:val="00A43FA9"/>
    <w:rsid w:val="00A43FE8"/>
    <w:rsid w:val="00A445C7"/>
    <w:rsid w:val="00A44E36"/>
    <w:rsid w:val="00A44F21"/>
    <w:rsid w:val="00A45642"/>
    <w:rsid w:val="00A45A52"/>
    <w:rsid w:val="00A45D2D"/>
    <w:rsid w:val="00A46951"/>
    <w:rsid w:val="00A469B4"/>
    <w:rsid w:val="00A47138"/>
    <w:rsid w:val="00A4765B"/>
    <w:rsid w:val="00A4796F"/>
    <w:rsid w:val="00A50929"/>
    <w:rsid w:val="00A50DDC"/>
    <w:rsid w:val="00A513BD"/>
    <w:rsid w:val="00A5145C"/>
    <w:rsid w:val="00A516F9"/>
    <w:rsid w:val="00A51B8D"/>
    <w:rsid w:val="00A52BFB"/>
    <w:rsid w:val="00A53919"/>
    <w:rsid w:val="00A539C1"/>
    <w:rsid w:val="00A53BA5"/>
    <w:rsid w:val="00A53EE1"/>
    <w:rsid w:val="00A54058"/>
    <w:rsid w:val="00A548B4"/>
    <w:rsid w:val="00A54A3C"/>
    <w:rsid w:val="00A54A56"/>
    <w:rsid w:val="00A54E81"/>
    <w:rsid w:val="00A55E3E"/>
    <w:rsid w:val="00A564F8"/>
    <w:rsid w:val="00A56B55"/>
    <w:rsid w:val="00A57C4C"/>
    <w:rsid w:val="00A57FE7"/>
    <w:rsid w:val="00A60DCF"/>
    <w:rsid w:val="00A6113E"/>
    <w:rsid w:val="00A617D9"/>
    <w:rsid w:val="00A617DA"/>
    <w:rsid w:val="00A61992"/>
    <w:rsid w:val="00A61AD7"/>
    <w:rsid w:val="00A61B2D"/>
    <w:rsid w:val="00A61C08"/>
    <w:rsid w:val="00A6206C"/>
    <w:rsid w:val="00A62346"/>
    <w:rsid w:val="00A627E6"/>
    <w:rsid w:val="00A62EBC"/>
    <w:rsid w:val="00A63A99"/>
    <w:rsid w:val="00A6460C"/>
    <w:rsid w:val="00A650CF"/>
    <w:rsid w:val="00A66066"/>
    <w:rsid w:val="00A6679C"/>
    <w:rsid w:val="00A6692C"/>
    <w:rsid w:val="00A66CD9"/>
    <w:rsid w:val="00A6732B"/>
    <w:rsid w:val="00A6796B"/>
    <w:rsid w:val="00A67975"/>
    <w:rsid w:val="00A67B1F"/>
    <w:rsid w:val="00A702A0"/>
    <w:rsid w:val="00A7039A"/>
    <w:rsid w:val="00A70468"/>
    <w:rsid w:val="00A70B92"/>
    <w:rsid w:val="00A70C65"/>
    <w:rsid w:val="00A716E0"/>
    <w:rsid w:val="00A71A3B"/>
    <w:rsid w:val="00A71F05"/>
    <w:rsid w:val="00A72B15"/>
    <w:rsid w:val="00A72CB6"/>
    <w:rsid w:val="00A72F09"/>
    <w:rsid w:val="00A73D09"/>
    <w:rsid w:val="00A74958"/>
    <w:rsid w:val="00A74BAE"/>
    <w:rsid w:val="00A74D79"/>
    <w:rsid w:val="00A75500"/>
    <w:rsid w:val="00A75BDE"/>
    <w:rsid w:val="00A75ECC"/>
    <w:rsid w:val="00A762A6"/>
    <w:rsid w:val="00A7717D"/>
    <w:rsid w:val="00A776ED"/>
    <w:rsid w:val="00A77BBF"/>
    <w:rsid w:val="00A803CD"/>
    <w:rsid w:val="00A8100A"/>
    <w:rsid w:val="00A81481"/>
    <w:rsid w:val="00A821BA"/>
    <w:rsid w:val="00A8243B"/>
    <w:rsid w:val="00A824C8"/>
    <w:rsid w:val="00A829E0"/>
    <w:rsid w:val="00A82B81"/>
    <w:rsid w:val="00A82C43"/>
    <w:rsid w:val="00A832CD"/>
    <w:rsid w:val="00A84162"/>
    <w:rsid w:val="00A849A4"/>
    <w:rsid w:val="00A84C97"/>
    <w:rsid w:val="00A84CD5"/>
    <w:rsid w:val="00A851AD"/>
    <w:rsid w:val="00A85BDF"/>
    <w:rsid w:val="00A85D76"/>
    <w:rsid w:val="00A866C0"/>
    <w:rsid w:val="00A8672A"/>
    <w:rsid w:val="00A86BE8"/>
    <w:rsid w:val="00A87AD8"/>
    <w:rsid w:val="00A87FE9"/>
    <w:rsid w:val="00A900E6"/>
    <w:rsid w:val="00A90F77"/>
    <w:rsid w:val="00A91187"/>
    <w:rsid w:val="00A91373"/>
    <w:rsid w:val="00A91EE0"/>
    <w:rsid w:val="00A92044"/>
    <w:rsid w:val="00A92A02"/>
    <w:rsid w:val="00A93220"/>
    <w:rsid w:val="00A93BE0"/>
    <w:rsid w:val="00A93C11"/>
    <w:rsid w:val="00A9410C"/>
    <w:rsid w:val="00A943A2"/>
    <w:rsid w:val="00A94B54"/>
    <w:rsid w:val="00A95AD6"/>
    <w:rsid w:val="00A95CA3"/>
    <w:rsid w:val="00A97495"/>
    <w:rsid w:val="00A9764F"/>
    <w:rsid w:val="00A97883"/>
    <w:rsid w:val="00A97949"/>
    <w:rsid w:val="00AA02E8"/>
    <w:rsid w:val="00AA11F2"/>
    <w:rsid w:val="00AA1243"/>
    <w:rsid w:val="00AA132D"/>
    <w:rsid w:val="00AA180C"/>
    <w:rsid w:val="00AA1E68"/>
    <w:rsid w:val="00AA27A8"/>
    <w:rsid w:val="00AA2948"/>
    <w:rsid w:val="00AA2ACE"/>
    <w:rsid w:val="00AA2B4B"/>
    <w:rsid w:val="00AA2D4F"/>
    <w:rsid w:val="00AA2D91"/>
    <w:rsid w:val="00AA2FEB"/>
    <w:rsid w:val="00AA42D3"/>
    <w:rsid w:val="00AA4861"/>
    <w:rsid w:val="00AA4B86"/>
    <w:rsid w:val="00AA4FEB"/>
    <w:rsid w:val="00AA54BD"/>
    <w:rsid w:val="00AA55CA"/>
    <w:rsid w:val="00AA5720"/>
    <w:rsid w:val="00AA5F74"/>
    <w:rsid w:val="00AA5F93"/>
    <w:rsid w:val="00AA6C91"/>
    <w:rsid w:val="00AA7C95"/>
    <w:rsid w:val="00AB1716"/>
    <w:rsid w:val="00AB174C"/>
    <w:rsid w:val="00AB1AD4"/>
    <w:rsid w:val="00AB1F05"/>
    <w:rsid w:val="00AB1F28"/>
    <w:rsid w:val="00AB2E29"/>
    <w:rsid w:val="00AB31F9"/>
    <w:rsid w:val="00AB3650"/>
    <w:rsid w:val="00AB3905"/>
    <w:rsid w:val="00AB398D"/>
    <w:rsid w:val="00AB3CFF"/>
    <w:rsid w:val="00AB3E4C"/>
    <w:rsid w:val="00AB406D"/>
    <w:rsid w:val="00AB40CB"/>
    <w:rsid w:val="00AB5597"/>
    <w:rsid w:val="00AB56F5"/>
    <w:rsid w:val="00AB5A2B"/>
    <w:rsid w:val="00AB5B99"/>
    <w:rsid w:val="00AB6384"/>
    <w:rsid w:val="00AB7010"/>
    <w:rsid w:val="00AB7064"/>
    <w:rsid w:val="00AB72E7"/>
    <w:rsid w:val="00AB7968"/>
    <w:rsid w:val="00AC0F35"/>
    <w:rsid w:val="00AC1145"/>
    <w:rsid w:val="00AC3849"/>
    <w:rsid w:val="00AC3FDD"/>
    <w:rsid w:val="00AC4D90"/>
    <w:rsid w:val="00AC4E46"/>
    <w:rsid w:val="00AC4EA7"/>
    <w:rsid w:val="00AC610C"/>
    <w:rsid w:val="00AC6A9D"/>
    <w:rsid w:val="00AC6B4A"/>
    <w:rsid w:val="00AC728D"/>
    <w:rsid w:val="00AC72FC"/>
    <w:rsid w:val="00AC7539"/>
    <w:rsid w:val="00AC7866"/>
    <w:rsid w:val="00AC7C15"/>
    <w:rsid w:val="00AD0139"/>
    <w:rsid w:val="00AD0693"/>
    <w:rsid w:val="00AD1076"/>
    <w:rsid w:val="00AD229F"/>
    <w:rsid w:val="00AD2480"/>
    <w:rsid w:val="00AD2542"/>
    <w:rsid w:val="00AD2D7C"/>
    <w:rsid w:val="00AD3C99"/>
    <w:rsid w:val="00AD4302"/>
    <w:rsid w:val="00AD4BFA"/>
    <w:rsid w:val="00AD5E92"/>
    <w:rsid w:val="00AD60D2"/>
    <w:rsid w:val="00AD6D33"/>
    <w:rsid w:val="00AD7782"/>
    <w:rsid w:val="00AE007D"/>
    <w:rsid w:val="00AE0159"/>
    <w:rsid w:val="00AE0A41"/>
    <w:rsid w:val="00AE140A"/>
    <w:rsid w:val="00AE164F"/>
    <w:rsid w:val="00AE28E6"/>
    <w:rsid w:val="00AE395D"/>
    <w:rsid w:val="00AE4000"/>
    <w:rsid w:val="00AE4845"/>
    <w:rsid w:val="00AE4EDF"/>
    <w:rsid w:val="00AE5BB8"/>
    <w:rsid w:val="00AE5DCC"/>
    <w:rsid w:val="00AE5EDA"/>
    <w:rsid w:val="00AE6098"/>
    <w:rsid w:val="00AE6120"/>
    <w:rsid w:val="00AE6246"/>
    <w:rsid w:val="00AE66D4"/>
    <w:rsid w:val="00AE6B71"/>
    <w:rsid w:val="00AE718F"/>
    <w:rsid w:val="00AF05D1"/>
    <w:rsid w:val="00AF1DC9"/>
    <w:rsid w:val="00AF2423"/>
    <w:rsid w:val="00AF2546"/>
    <w:rsid w:val="00AF28E1"/>
    <w:rsid w:val="00AF2AD7"/>
    <w:rsid w:val="00AF31F0"/>
    <w:rsid w:val="00AF3D47"/>
    <w:rsid w:val="00AF3F18"/>
    <w:rsid w:val="00AF4318"/>
    <w:rsid w:val="00AF463A"/>
    <w:rsid w:val="00AF489C"/>
    <w:rsid w:val="00AF4936"/>
    <w:rsid w:val="00AF544E"/>
    <w:rsid w:val="00AF5890"/>
    <w:rsid w:val="00AF5C23"/>
    <w:rsid w:val="00AF5D7D"/>
    <w:rsid w:val="00AF646C"/>
    <w:rsid w:val="00AF684F"/>
    <w:rsid w:val="00AF694A"/>
    <w:rsid w:val="00AF708C"/>
    <w:rsid w:val="00AF7660"/>
    <w:rsid w:val="00AF7968"/>
    <w:rsid w:val="00B00A48"/>
    <w:rsid w:val="00B00AD4"/>
    <w:rsid w:val="00B00BEE"/>
    <w:rsid w:val="00B01037"/>
    <w:rsid w:val="00B011F3"/>
    <w:rsid w:val="00B015DB"/>
    <w:rsid w:val="00B018BE"/>
    <w:rsid w:val="00B01C6E"/>
    <w:rsid w:val="00B01E1A"/>
    <w:rsid w:val="00B0203C"/>
    <w:rsid w:val="00B0313A"/>
    <w:rsid w:val="00B052E4"/>
    <w:rsid w:val="00B05F1E"/>
    <w:rsid w:val="00B06D44"/>
    <w:rsid w:val="00B06D9D"/>
    <w:rsid w:val="00B074DF"/>
    <w:rsid w:val="00B0750D"/>
    <w:rsid w:val="00B10D92"/>
    <w:rsid w:val="00B11168"/>
    <w:rsid w:val="00B1144C"/>
    <w:rsid w:val="00B114CD"/>
    <w:rsid w:val="00B120D8"/>
    <w:rsid w:val="00B12523"/>
    <w:rsid w:val="00B12AD7"/>
    <w:rsid w:val="00B1387C"/>
    <w:rsid w:val="00B14D08"/>
    <w:rsid w:val="00B14DCA"/>
    <w:rsid w:val="00B15EEB"/>
    <w:rsid w:val="00B1733F"/>
    <w:rsid w:val="00B1787E"/>
    <w:rsid w:val="00B2036A"/>
    <w:rsid w:val="00B20E80"/>
    <w:rsid w:val="00B224D7"/>
    <w:rsid w:val="00B22AEA"/>
    <w:rsid w:val="00B236A6"/>
    <w:rsid w:val="00B236BD"/>
    <w:rsid w:val="00B2376C"/>
    <w:rsid w:val="00B23B5F"/>
    <w:rsid w:val="00B24AA6"/>
    <w:rsid w:val="00B25338"/>
    <w:rsid w:val="00B25C84"/>
    <w:rsid w:val="00B25FDB"/>
    <w:rsid w:val="00B26418"/>
    <w:rsid w:val="00B2645F"/>
    <w:rsid w:val="00B26DE7"/>
    <w:rsid w:val="00B26F72"/>
    <w:rsid w:val="00B27077"/>
    <w:rsid w:val="00B304EB"/>
    <w:rsid w:val="00B30D9A"/>
    <w:rsid w:val="00B31187"/>
    <w:rsid w:val="00B31E13"/>
    <w:rsid w:val="00B32CD2"/>
    <w:rsid w:val="00B334C6"/>
    <w:rsid w:val="00B33782"/>
    <w:rsid w:val="00B33A6D"/>
    <w:rsid w:val="00B33EB8"/>
    <w:rsid w:val="00B34E9E"/>
    <w:rsid w:val="00B35130"/>
    <w:rsid w:val="00B35DEC"/>
    <w:rsid w:val="00B3627D"/>
    <w:rsid w:val="00B3633C"/>
    <w:rsid w:val="00B36556"/>
    <w:rsid w:val="00B373B3"/>
    <w:rsid w:val="00B375E4"/>
    <w:rsid w:val="00B403F1"/>
    <w:rsid w:val="00B4051B"/>
    <w:rsid w:val="00B40D3E"/>
    <w:rsid w:val="00B40DDF"/>
    <w:rsid w:val="00B40DFF"/>
    <w:rsid w:val="00B40ED4"/>
    <w:rsid w:val="00B41EAA"/>
    <w:rsid w:val="00B42030"/>
    <w:rsid w:val="00B428D9"/>
    <w:rsid w:val="00B42C1A"/>
    <w:rsid w:val="00B43F81"/>
    <w:rsid w:val="00B442F2"/>
    <w:rsid w:val="00B44404"/>
    <w:rsid w:val="00B461B8"/>
    <w:rsid w:val="00B46C3D"/>
    <w:rsid w:val="00B472AE"/>
    <w:rsid w:val="00B475C7"/>
    <w:rsid w:val="00B503D9"/>
    <w:rsid w:val="00B50918"/>
    <w:rsid w:val="00B5105C"/>
    <w:rsid w:val="00B51619"/>
    <w:rsid w:val="00B5182A"/>
    <w:rsid w:val="00B5296D"/>
    <w:rsid w:val="00B52A47"/>
    <w:rsid w:val="00B52F39"/>
    <w:rsid w:val="00B532EF"/>
    <w:rsid w:val="00B5357B"/>
    <w:rsid w:val="00B537B3"/>
    <w:rsid w:val="00B537C7"/>
    <w:rsid w:val="00B53958"/>
    <w:rsid w:val="00B53AD7"/>
    <w:rsid w:val="00B53C35"/>
    <w:rsid w:val="00B544FA"/>
    <w:rsid w:val="00B5483E"/>
    <w:rsid w:val="00B5597F"/>
    <w:rsid w:val="00B56094"/>
    <w:rsid w:val="00B60102"/>
    <w:rsid w:val="00B6062F"/>
    <w:rsid w:val="00B610A4"/>
    <w:rsid w:val="00B617B0"/>
    <w:rsid w:val="00B61FA1"/>
    <w:rsid w:val="00B621B8"/>
    <w:rsid w:val="00B62A9E"/>
    <w:rsid w:val="00B63853"/>
    <w:rsid w:val="00B64072"/>
    <w:rsid w:val="00B640E0"/>
    <w:rsid w:val="00B645CB"/>
    <w:rsid w:val="00B649A1"/>
    <w:rsid w:val="00B65040"/>
    <w:rsid w:val="00B65366"/>
    <w:rsid w:val="00B654D6"/>
    <w:rsid w:val="00B664FD"/>
    <w:rsid w:val="00B66BAE"/>
    <w:rsid w:val="00B66EBE"/>
    <w:rsid w:val="00B674C1"/>
    <w:rsid w:val="00B676AE"/>
    <w:rsid w:val="00B70253"/>
    <w:rsid w:val="00B70B00"/>
    <w:rsid w:val="00B70C5D"/>
    <w:rsid w:val="00B70D7F"/>
    <w:rsid w:val="00B71470"/>
    <w:rsid w:val="00B71ED0"/>
    <w:rsid w:val="00B721BC"/>
    <w:rsid w:val="00B72329"/>
    <w:rsid w:val="00B723E0"/>
    <w:rsid w:val="00B72FF9"/>
    <w:rsid w:val="00B73F50"/>
    <w:rsid w:val="00B74065"/>
    <w:rsid w:val="00B7418F"/>
    <w:rsid w:val="00B75381"/>
    <w:rsid w:val="00B7568E"/>
    <w:rsid w:val="00B756DB"/>
    <w:rsid w:val="00B760A9"/>
    <w:rsid w:val="00B7628B"/>
    <w:rsid w:val="00B76756"/>
    <w:rsid w:val="00B76947"/>
    <w:rsid w:val="00B76DD8"/>
    <w:rsid w:val="00B7700B"/>
    <w:rsid w:val="00B776A2"/>
    <w:rsid w:val="00B80196"/>
    <w:rsid w:val="00B802C3"/>
    <w:rsid w:val="00B80B05"/>
    <w:rsid w:val="00B81164"/>
    <w:rsid w:val="00B81238"/>
    <w:rsid w:val="00B8182A"/>
    <w:rsid w:val="00B81C55"/>
    <w:rsid w:val="00B82384"/>
    <w:rsid w:val="00B8258C"/>
    <w:rsid w:val="00B82A20"/>
    <w:rsid w:val="00B82DA6"/>
    <w:rsid w:val="00B83A47"/>
    <w:rsid w:val="00B84795"/>
    <w:rsid w:val="00B84C52"/>
    <w:rsid w:val="00B855AE"/>
    <w:rsid w:val="00B85F47"/>
    <w:rsid w:val="00B86866"/>
    <w:rsid w:val="00B86C06"/>
    <w:rsid w:val="00B87B05"/>
    <w:rsid w:val="00B87B5A"/>
    <w:rsid w:val="00B87C2D"/>
    <w:rsid w:val="00B9015D"/>
    <w:rsid w:val="00B90A44"/>
    <w:rsid w:val="00B90F70"/>
    <w:rsid w:val="00B9140A"/>
    <w:rsid w:val="00B9299E"/>
    <w:rsid w:val="00B948B4"/>
    <w:rsid w:val="00B94EAB"/>
    <w:rsid w:val="00B94FD6"/>
    <w:rsid w:val="00B95891"/>
    <w:rsid w:val="00B95E2A"/>
    <w:rsid w:val="00B96746"/>
    <w:rsid w:val="00B97158"/>
    <w:rsid w:val="00B97289"/>
    <w:rsid w:val="00B97AB2"/>
    <w:rsid w:val="00B97BCC"/>
    <w:rsid w:val="00B97CB3"/>
    <w:rsid w:val="00B97CD9"/>
    <w:rsid w:val="00BA119D"/>
    <w:rsid w:val="00BA1646"/>
    <w:rsid w:val="00BA1BBE"/>
    <w:rsid w:val="00BA1D82"/>
    <w:rsid w:val="00BA24F9"/>
    <w:rsid w:val="00BA264B"/>
    <w:rsid w:val="00BA2A41"/>
    <w:rsid w:val="00BA4847"/>
    <w:rsid w:val="00BA4B32"/>
    <w:rsid w:val="00BA51C2"/>
    <w:rsid w:val="00BA5446"/>
    <w:rsid w:val="00BA54F9"/>
    <w:rsid w:val="00BA57E3"/>
    <w:rsid w:val="00BA583A"/>
    <w:rsid w:val="00BA58B1"/>
    <w:rsid w:val="00BA596A"/>
    <w:rsid w:val="00BA6538"/>
    <w:rsid w:val="00BA7653"/>
    <w:rsid w:val="00BA789F"/>
    <w:rsid w:val="00BB05C3"/>
    <w:rsid w:val="00BB0C39"/>
    <w:rsid w:val="00BB0C70"/>
    <w:rsid w:val="00BB1314"/>
    <w:rsid w:val="00BB1474"/>
    <w:rsid w:val="00BB1608"/>
    <w:rsid w:val="00BB16DF"/>
    <w:rsid w:val="00BB1EBC"/>
    <w:rsid w:val="00BB1ECA"/>
    <w:rsid w:val="00BB2E6E"/>
    <w:rsid w:val="00BB2F66"/>
    <w:rsid w:val="00BB32DE"/>
    <w:rsid w:val="00BB36C5"/>
    <w:rsid w:val="00BB3BB8"/>
    <w:rsid w:val="00BB4D77"/>
    <w:rsid w:val="00BB6584"/>
    <w:rsid w:val="00BB7288"/>
    <w:rsid w:val="00BB7DA3"/>
    <w:rsid w:val="00BC0124"/>
    <w:rsid w:val="00BC0323"/>
    <w:rsid w:val="00BC0442"/>
    <w:rsid w:val="00BC0520"/>
    <w:rsid w:val="00BC0881"/>
    <w:rsid w:val="00BC0F26"/>
    <w:rsid w:val="00BC1317"/>
    <w:rsid w:val="00BC32DB"/>
    <w:rsid w:val="00BC3469"/>
    <w:rsid w:val="00BC3F24"/>
    <w:rsid w:val="00BC3FDC"/>
    <w:rsid w:val="00BC4441"/>
    <w:rsid w:val="00BC4D67"/>
    <w:rsid w:val="00BC54C8"/>
    <w:rsid w:val="00BC56A7"/>
    <w:rsid w:val="00BC5A14"/>
    <w:rsid w:val="00BC5D07"/>
    <w:rsid w:val="00BC6625"/>
    <w:rsid w:val="00BC6B02"/>
    <w:rsid w:val="00BC70E7"/>
    <w:rsid w:val="00BC7639"/>
    <w:rsid w:val="00BC79B8"/>
    <w:rsid w:val="00BC7F51"/>
    <w:rsid w:val="00BD1520"/>
    <w:rsid w:val="00BD1C33"/>
    <w:rsid w:val="00BD1F63"/>
    <w:rsid w:val="00BD1FD2"/>
    <w:rsid w:val="00BD229A"/>
    <w:rsid w:val="00BD2790"/>
    <w:rsid w:val="00BD2A63"/>
    <w:rsid w:val="00BD2B0C"/>
    <w:rsid w:val="00BD3127"/>
    <w:rsid w:val="00BD31C4"/>
    <w:rsid w:val="00BD3BBE"/>
    <w:rsid w:val="00BD40F4"/>
    <w:rsid w:val="00BD46F4"/>
    <w:rsid w:val="00BD5B7C"/>
    <w:rsid w:val="00BD6B41"/>
    <w:rsid w:val="00BD6E96"/>
    <w:rsid w:val="00BD721E"/>
    <w:rsid w:val="00BD722F"/>
    <w:rsid w:val="00BD76AF"/>
    <w:rsid w:val="00BD7E08"/>
    <w:rsid w:val="00BE097A"/>
    <w:rsid w:val="00BE11F1"/>
    <w:rsid w:val="00BE13F1"/>
    <w:rsid w:val="00BE140A"/>
    <w:rsid w:val="00BE144A"/>
    <w:rsid w:val="00BE1931"/>
    <w:rsid w:val="00BE21C7"/>
    <w:rsid w:val="00BE22B3"/>
    <w:rsid w:val="00BE3A0E"/>
    <w:rsid w:val="00BE3B7A"/>
    <w:rsid w:val="00BE468C"/>
    <w:rsid w:val="00BE4D12"/>
    <w:rsid w:val="00BE5177"/>
    <w:rsid w:val="00BE57B1"/>
    <w:rsid w:val="00BE587C"/>
    <w:rsid w:val="00BE5AD7"/>
    <w:rsid w:val="00BF01C2"/>
    <w:rsid w:val="00BF1C03"/>
    <w:rsid w:val="00BF2BB9"/>
    <w:rsid w:val="00BF318D"/>
    <w:rsid w:val="00BF36A7"/>
    <w:rsid w:val="00BF389A"/>
    <w:rsid w:val="00BF421B"/>
    <w:rsid w:val="00BF4FD4"/>
    <w:rsid w:val="00BF50F0"/>
    <w:rsid w:val="00BF5286"/>
    <w:rsid w:val="00BF5355"/>
    <w:rsid w:val="00BF5652"/>
    <w:rsid w:val="00BF5ABA"/>
    <w:rsid w:val="00BF678A"/>
    <w:rsid w:val="00BF6EF7"/>
    <w:rsid w:val="00BF723F"/>
    <w:rsid w:val="00BF7638"/>
    <w:rsid w:val="00BF7774"/>
    <w:rsid w:val="00BF7905"/>
    <w:rsid w:val="00BF7ACA"/>
    <w:rsid w:val="00BF7C63"/>
    <w:rsid w:val="00C003E0"/>
    <w:rsid w:val="00C0045B"/>
    <w:rsid w:val="00C007D6"/>
    <w:rsid w:val="00C00C0A"/>
    <w:rsid w:val="00C00DB3"/>
    <w:rsid w:val="00C01472"/>
    <w:rsid w:val="00C01B97"/>
    <w:rsid w:val="00C01D00"/>
    <w:rsid w:val="00C02AB8"/>
    <w:rsid w:val="00C02FF3"/>
    <w:rsid w:val="00C03100"/>
    <w:rsid w:val="00C03193"/>
    <w:rsid w:val="00C037BC"/>
    <w:rsid w:val="00C03B1E"/>
    <w:rsid w:val="00C04094"/>
    <w:rsid w:val="00C04947"/>
    <w:rsid w:val="00C04C6C"/>
    <w:rsid w:val="00C04E1C"/>
    <w:rsid w:val="00C04F29"/>
    <w:rsid w:val="00C050A0"/>
    <w:rsid w:val="00C059DA"/>
    <w:rsid w:val="00C05DD0"/>
    <w:rsid w:val="00C0744C"/>
    <w:rsid w:val="00C075D7"/>
    <w:rsid w:val="00C07AA0"/>
    <w:rsid w:val="00C07C5F"/>
    <w:rsid w:val="00C07F4C"/>
    <w:rsid w:val="00C10A7F"/>
    <w:rsid w:val="00C1182A"/>
    <w:rsid w:val="00C1215F"/>
    <w:rsid w:val="00C1295C"/>
    <w:rsid w:val="00C12CC5"/>
    <w:rsid w:val="00C13073"/>
    <w:rsid w:val="00C13415"/>
    <w:rsid w:val="00C13E38"/>
    <w:rsid w:val="00C13E80"/>
    <w:rsid w:val="00C146BC"/>
    <w:rsid w:val="00C15849"/>
    <w:rsid w:val="00C1597F"/>
    <w:rsid w:val="00C15A9A"/>
    <w:rsid w:val="00C161D2"/>
    <w:rsid w:val="00C163D8"/>
    <w:rsid w:val="00C164CB"/>
    <w:rsid w:val="00C17360"/>
    <w:rsid w:val="00C1797B"/>
    <w:rsid w:val="00C17D0C"/>
    <w:rsid w:val="00C200DE"/>
    <w:rsid w:val="00C205C2"/>
    <w:rsid w:val="00C20CCE"/>
    <w:rsid w:val="00C21494"/>
    <w:rsid w:val="00C215EE"/>
    <w:rsid w:val="00C216BE"/>
    <w:rsid w:val="00C21921"/>
    <w:rsid w:val="00C223F3"/>
    <w:rsid w:val="00C229FE"/>
    <w:rsid w:val="00C230D4"/>
    <w:rsid w:val="00C231E9"/>
    <w:rsid w:val="00C23538"/>
    <w:rsid w:val="00C236ED"/>
    <w:rsid w:val="00C23810"/>
    <w:rsid w:val="00C23EF7"/>
    <w:rsid w:val="00C243CD"/>
    <w:rsid w:val="00C24AD8"/>
    <w:rsid w:val="00C253B9"/>
    <w:rsid w:val="00C25AFA"/>
    <w:rsid w:val="00C25B4E"/>
    <w:rsid w:val="00C25FD8"/>
    <w:rsid w:val="00C2631C"/>
    <w:rsid w:val="00C26A36"/>
    <w:rsid w:val="00C26B23"/>
    <w:rsid w:val="00C26B80"/>
    <w:rsid w:val="00C277D2"/>
    <w:rsid w:val="00C27803"/>
    <w:rsid w:val="00C27821"/>
    <w:rsid w:val="00C27A40"/>
    <w:rsid w:val="00C27D02"/>
    <w:rsid w:val="00C27D11"/>
    <w:rsid w:val="00C27F85"/>
    <w:rsid w:val="00C27FA8"/>
    <w:rsid w:val="00C300C8"/>
    <w:rsid w:val="00C306F4"/>
    <w:rsid w:val="00C30938"/>
    <w:rsid w:val="00C312A7"/>
    <w:rsid w:val="00C31C81"/>
    <w:rsid w:val="00C322BA"/>
    <w:rsid w:val="00C32310"/>
    <w:rsid w:val="00C32BF6"/>
    <w:rsid w:val="00C32CC4"/>
    <w:rsid w:val="00C32DD4"/>
    <w:rsid w:val="00C33088"/>
    <w:rsid w:val="00C333AE"/>
    <w:rsid w:val="00C3353F"/>
    <w:rsid w:val="00C339C0"/>
    <w:rsid w:val="00C33D96"/>
    <w:rsid w:val="00C3416F"/>
    <w:rsid w:val="00C34AB9"/>
    <w:rsid w:val="00C34B83"/>
    <w:rsid w:val="00C35036"/>
    <w:rsid w:val="00C35972"/>
    <w:rsid w:val="00C36F12"/>
    <w:rsid w:val="00C36F57"/>
    <w:rsid w:val="00C36FF5"/>
    <w:rsid w:val="00C400A3"/>
    <w:rsid w:val="00C40D14"/>
    <w:rsid w:val="00C41028"/>
    <w:rsid w:val="00C41E0E"/>
    <w:rsid w:val="00C41E1B"/>
    <w:rsid w:val="00C42D58"/>
    <w:rsid w:val="00C447EB"/>
    <w:rsid w:val="00C4489D"/>
    <w:rsid w:val="00C44FD9"/>
    <w:rsid w:val="00C455EE"/>
    <w:rsid w:val="00C46207"/>
    <w:rsid w:val="00C46B10"/>
    <w:rsid w:val="00C46B62"/>
    <w:rsid w:val="00C474A5"/>
    <w:rsid w:val="00C47906"/>
    <w:rsid w:val="00C5080E"/>
    <w:rsid w:val="00C50B0B"/>
    <w:rsid w:val="00C50B30"/>
    <w:rsid w:val="00C50C18"/>
    <w:rsid w:val="00C5192A"/>
    <w:rsid w:val="00C51CDF"/>
    <w:rsid w:val="00C51D03"/>
    <w:rsid w:val="00C52610"/>
    <w:rsid w:val="00C5271A"/>
    <w:rsid w:val="00C52AB6"/>
    <w:rsid w:val="00C52BAA"/>
    <w:rsid w:val="00C535F9"/>
    <w:rsid w:val="00C5382F"/>
    <w:rsid w:val="00C53F05"/>
    <w:rsid w:val="00C5410B"/>
    <w:rsid w:val="00C54C03"/>
    <w:rsid w:val="00C55D68"/>
    <w:rsid w:val="00C562D6"/>
    <w:rsid w:val="00C563CB"/>
    <w:rsid w:val="00C56467"/>
    <w:rsid w:val="00C56708"/>
    <w:rsid w:val="00C56E5A"/>
    <w:rsid w:val="00C56F3F"/>
    <w:rsid w:val="00C573C5"/>
    <w:rsid w:val="00C574DF"/>
    <w:rsid w:val="00C60893"/>
    <w:rsid w:val="00C60C9C"/>
    <w:rsid w:val="00C61909"/>
    <w:rsid w:val="00C61C32"/>
    <w:rsid w:val="00C62394"/>
    <w:rsid w:val="00C625DD"/>
    <w:rsid w:val="00C62DEB"/>
    <w:rsid w:val="00C65420"/>
    <w:rsid w:val="00C658C7"/>
    <w:rsid w:val="00C65F95"/>
    <w:rsid w:val="00C676DB"/>
    <w:rsid w:val="00C67B4F"/>
    <w:rsid w:val="00C67C26"/>
    <w:rsid w:val="00C707C7"/>
    <w:rsid w:val="00C70FC1"/>
    <w:rsid w:val="00C7205E"/>
    <w:rsid w:val="00C72444"/>
    <w:rsid w:val="00C7295E"/>
    <w:rsid w:val="00C733CB"/>
    <w:rsid w:val="00C73BDD"/>
    <w:rsid w:val="00C73DD6"/>
    <w:rsid w:val="00C73E4C"/>
    <w:rsid w:val="00C741CF"/>
    <w:rsid w:val="00C7431D"/>
    <w:rsid w:val="00C74BA9"/>
    <w:rsid w:val="00C77565"/>
    <w:rsid w:val="00C77F36"/>
    <w:rsid w:val="00C80647"/>
    <w:rsid w:val="00C80CC7"/>
    <w:rsid w:val="00C80F26"/>
    <w:rsid w:val="00C813D9"/>
    <w:rsid w:val="00C81A66"/>
    <w:rsid w:val="00C820E8"/>
    <w:rsid w:val="00C82A94"/>
    <w:rsid w:val="00C83795"/>
    <w:rsid w:val="00C83A18"/>
    <w:rsid w:val="00C83CB5"/>
    <w:rsid w:val="00C843AA"/>
    <w:rsid w:val="00C84452"/>
    <w:rsid w:val="00C8470F"/>
    <w:rsid w:val="00C84B0C"/>
    <w:rsid w:val="00C84B8A"/>
    <w:rsid w:val="00C84BA3"/>
    <w:rsid w:val="00C852E7"/>
    <w:rsid w:val="00C8530F"/>
    <w:rsid w:val="00C85715"/>
    <w:rsid w:val="00C85858"/>
    <w:rsid w:val="00C85C82"/>
    <w:rsid w:val="00C85D22"/>
    <w:rsid w:val="00C85D68"/>
    <w:rsid w:val="00C85D77"/>
    <w:rsid w:val="00C86E36"/>
    <w:rsid w:val="00C870B3"/>
    <w:rsid w:val="00C87853"/>
    <w:rsid w:val="00C87C8F"/>
    <w:rsid w:val="00C9006F"/>
    <w:rsid w:val="00C9034F"/>
    <w:rsid w:val="00C90539"/>
    <w:rsid w:val="00C91EE6"/>
    <w:rsid w:val="00C922DC"/>
    <w:rsid w:val="00C9249C"/>
    <w:rsid w:val="00C925F2"/>
    <w:rsid w:val="00C93E10"/>
    <w:rsid w:val="00C9519C"/>
    <w:rsid w:val="00C952A9"/>
    <w:rsid w:val="00C95943"/>
    <w:rsid w:val="00C966BC"/>
    <w:rsid w:val="00C96C3B"/>
    <w:rsid w:val="00C972EF"/>
    <w:rsid w:val="00C97581"/>
    <w:rsid w:val="00C97888"/>
    <w:rsid w:val="00C97AF5"/>
    <w:rsid w:val="00CA0155"/>
    <w:rsid w:val="00CA06E4"/>
    <w:rsid w:val="00CA1464"/>
    <w:rsid w:val="00CA1731"/>
    <w:rsid w:val="00CA1C81"/>
    <w:rsid w:val="00CA2139"/>
    <w:rsid w:val="00CA25F8"/>
    <w:rsid w:val="00CA2C86"/>
    <w:rsid w:val="00CA2D8C"/>
    <w:rsid w:val="00CA3142"/>
    <w:rsid w:val="00CA34E3"/>
    <w:rsid w:val="00CA3B50"/>
    <w:rsid w:val="00CA47D0"/>
    <w:rsid w:val="00CA4C32"/>
    <w:rsid w:val="00CA4ED7"/>
    <w:rsid w:val="00CA528D"/>
    <w:rsid w:val="00CA5456"/>
    <w:rsid w:val="00CA5559"/>
    <w:rsid w:val="00CA5EED"/>
    <w:rsid w:val="00CA677A"/>
    <w:rsid w:val="00CA7574"/>
    <w:rsid w:val="00CA7807"/>
    <w:rsid w:val="00CB0110"/>
    <w:rsid w:val="00CB0223"/>
    <w:rsid w:val="00CB0332"/>
    <w:rsid w:val="00CB08E2"/>
    <w:rsid w:val="00CB0A2F"/>
    <w:rsid w:val="00CB1EEA"/>
    <w:rsid w:val="00CB2C5F"/>
    <w:rsid w:val="00CB33A1"/>
    <w:rsid w:val="00CB3701"/>
    <w:rsid w:val="00CB3775"/>
    <w:rsid w:val="00CB3776"/>
    <w:rsid w:val="00CB3C53"/>
    <w:rsid w:val="00CB3C7A"/>
    <w:rsid w:val="00CB468E"/>
    <w:rsid w:val="00CB5332"/>
    <w:rsid w:val="00CB5725"/>
    <w:rsid w:val="00CB6500"/>
    <w:rsid w:val="00CB6657"/>
    <w:rsid w:val="00CB6F27"/>
    <w:rsid w:val="00CB7023"/>
    <w:rsid w:val="00CB7570"/>
    <w:rsid w:val="00CB769C"/>
    <w:rsid w:val="00CB7742"/>
    <w:rsid w:val="00CC00D5"/>
    <w:rsid w:val="00CC02E4"/>
    <w:rsid w:val="00CC0E2D"/>
    <w:rsid w:val="00CC11F4"/>
    <w:rsid w:val="00CC15AF"/>
    <w:rsid w:val="00CC1B34"/>
    <w:rsid w:val="00CC1CA4"/>
    <w:rsid w:val="00CC2F0B"/>
    <w:rsid w:val="00CC381E"/>
    <w:rsid w:val="00CC41A8"/>
    <w:rsid w:val="00CC44BD"/>
    <w:rsid w:val="00CC4612"/>
    <w:rsid w:val="00CC4933"/>
    <w:rsid w:val="00CC4EEE"/>
    <w:rsid w:val="00CC53A4"/>
    <w:rsid w:val="00CC59B1"/>
    <w:rsid w:val="00CC59FA"/>
    <w:rsid w:val="00CC71D4"/>
    <w:rsid w:val="00CC7795"/>
    <w:rsid w:val="00CD12C9"/>
    <w:rsid w:val="00CD13DE"/>
    <w:rsid w:val="00CD149D"/>
    <w:rsid w:val="00CD1AAC"/>
    <w:rsid w:val="00CD284B"/>
    <w:rsid w:val="00CD2853"/>
    <w:rsid w:val="00CD28C8"/>
    <w:rsid w:val="00CD296F"/>
    <w:rsid w:val="00CD2FC9"/>
    <w:rsid w:val="00CD4018"/>
    <w:rsid w:val="00CD46D9"/>
    <w:rsid w:val="00CD495B"/>
    <w:rsid w:val="00CD4FE4"/>
    <w:rsid w:val="00CD5CDE"/>
    <w:rsid w:val="00CD6BF7"/>
    <w:rsid w:val="00CD6E75"/>
    <w:rsid w:val="00CD700E"/>
    <w:rsid w:val="00CD7383"/>
    <w:rsid w:val="00CD73CD"/>
    <w:rsid w:val="00CD73EE"/>
    <w:rsid w:val="00CD7CB4"/>
    <w:rsid w:val="00CE070D"/>
    <w:rsid w:val="00CE0A23"/>
    <w:rsid w:val="00CE0A25"/>
    <w:rsid w:val="00CE0B95"/>
    <w:rsid w:val="00CE11D6"/>
    <w:rsid w:val="00CE1D89"/>
    <w:rsid w:val="00CE1F83"/>
    <w:rsid w:val="00CE2287"/>
    <w:rsid w:val="00CE2516"/>
    <w:rsid w:val="00CE26DB"/>
    <w:rsid w:val="00CE27A8"/>
    <w:rsid w:val="00CE418D"/>
    <w:rsid w:val="00CE41E7"/>
    <w:rsid w:val="00CE4947"/>
    <w:rsid w:val="00CE4C74"/>
    <w:rsid w:val="00CE5EA1"/>
    <w:rsid w:val="00CE5FAB"/>
    <w:rsid w:val="00CE61B4"/>
    <w:rsid w:val="00CE662E"/>
    <w:rsid w:val="00CE7137"/>
    <w:rsid w:val="00CE72D7"/>
    <w:rsid w:val="00CE76DE"/>
    <w:rsid w:val="00CE79A5"/>
    <w:rsid w:val="00CE79DD"/>
    <w:rsid w:val="00CE7E8A"/>
    <w:rsid w:val="00CF0031"/>
    <w:rsid w:val="00CF0B0C"/>
    <w:rsid w:val="00CF0C9A"/>
    <w:rsid w:val="00CF20B4"/>
    <w:rsid w:val="00CF2E49"/>
    <w:rsid w:val="00CF339A"/>
    <w:rsid w:val="00CF3C07"/>
    <w:rsid w:val="00CF4BAA"/>
    <w:rsid w:val="00CF4F0D"/>
    <w:rsid w:val="00CF5135"/>
    <w:rsid w:val="00CF5319"/>
    <w:rsid w:val="00CF56E7"/>
    <w:rsid w:val="00CF571B"/>
    <w:rsid w:val="00CF5FBF"/>
    <w:rsid w:val="00CF6543"/>
    <w:rsid w:val="00CF6E62"/>
    <w:rsid w:val="00CF7882"/>
    <w:rsid w:val="00CF7CAD"/>
    <w:rsid w:val="00D008AB"/>
    <w:rsid w:val="00D0100B"/>
    <w:rsid w:val="00D010E9"/>
    <w:rsid w:val="00D01232"/>
    <w:rsid w:val="00D01A37"/>
    <w:rsid w:val="00D02A1C"/>
    <w:rsid w:val="00D02F79"/>
    <w:rsid w:val="00D033E3"/>
    <w:rsid w:val="00D03B3C"/>
    <w:rsid w:val="00D03BE4"/>
    <w:rsid w:val="00D0412E"/>
    <w:rsid w:val="00D0477A"/>
    <w:rsid w:val="00D053B0"/>
    <w:rsid w:val="00D05B17"/>
    <w:rsid w:val="00D06761"/>
    <w:rsid w:val="00D06F43"/>
    <w:rsid w:val="00D0710C"/>
    <w:rsid w:val="00D0713D"/>
    <w:rsid w:val="00D072F9"/>
    <w:rsid w:val="00D0770C"/>
    <w:rsid w:val="00D077E8"/>
    <w:rsid w:val="00D10279"/>
    <w:rsid w:val="00D106AC"/>
    <w:rsid w:val="00D111AC"/>
    <w:rsid w:val="00D114C6"/>
    <w:rsid w:val="00D117D1"/>
    <w:rsid w:val="00D118D0"/>
    <w:rsid w:val="00D11DA4"/>
    <w:rsid w:val="00D125BC"/>
    <w:rsid w:val="00D131DB"/>
    <w:rsid w:val="00D1378A"/>
    <w:rsid w:val="00D13C5A"/>
    <w:rsid w:val="00D13E28"/>
    <w:rsid w:val="00D140C8"/>
    <w:rsid w:val="00D142F3"/>
    <w:rsid w:val="00D142F9"/>
    <w:rsid w:val="00D1553F"/>
    <w:rsid w:val="00D1555C"/>
    <w:rsid w:val="00D157BA"/>
    <w:rsid w:val="00D1693D"/>
    <w:rsid w:val="00D20126"/>
    <w:rsid w:val="00D20543"/>
    <w:rsid w:val="00D20C72"/>
    <w:rsid w:val="00D20CC0"/>
    <w:rsid w:val="00D229C2"/>
    <w:rsid w:val="00D22B24"/>
    <w:rsid w:val="00D22C56"/>
    <w:rsid w:val="00D22E42"/>
    <w:rsid w:val="00D2315D"/>
    <w:rsid w:val="00D238D7"/>
    <w:rsid w:val="00D23F37"/>
    <w:rsid w:val="00D2400A"/>
    <w:rsid w:val="00D2426F"/>
    <w:rsid w:val="00D24446"/>
    <w:rsid w:val="00D2449B"/>
    <w:rsid w:val="00D246E0"/>
    <w:rsid w:val="00D24918"/>
    <w:rsid w:val="00D25146"/>
    <w:rsid w:val="00D25391"/>
    <w:rsid w:val="00D257CA"/>
    <w:rsid w:val="00D25A62"/>
    <w:rsid w:val="00D26D8C"/>
    <w:rsid w:val="00D271FE"/>
    <w:rsid w:val="00D27E66"/>
    <w:rsid w:val="00D30517"/>
    <w:rsid w:val="00D30BA1"/>
    <w:rsid w:val="00D3113D"/>
    <w:rsid w:val="00D318E7"/>
    <w:rsid w:val="00D32667"/>
    <w:rsid w:val="00D32F2A"/>
    <w:rsid w:val="00D33761"/>
    <w:rsid w:val="00D33C18"/>
    <w:rsid w:val="00D33D1F"/>
    <w:rsid w:val="00D345AE"/>
    <w:rsid w:val="00D34722"/>
    <w:rsid w:val="00D34B98"/>
    <w:rsid w:val="00D34D0D"/>
    <w:rsid w:val="00D350DA"/>
    <w:rsid w:val="00D35DEC"/>
    <w:rsid w:val="00D36189"/>
    <w:rsid w:val="00D36539"/>
    <w:rsid w:val="00D36C5D"/>
    <w:rsid w:val="00D37058"/>
    <w:rsid w:val="00D37ADF"/>
    <w:rsid w:val="00D40141"/>
    <w:rsid w:val="00D4024E"/>
    <w:rsid w:val="00D403A5"/>
    <w:rsid w:val="00D40430"/>
    <w:rsid w:val="00D40505"/>
    <w:rsid w:val="00D4054E"/>
    <w:rsid w:val="00D4071E"/>
    <w:rsid w:val="00D40932"/>
    <w:rsid w:val="00D40A96"/>
    <w:rsid w:val="00D40FD6"/>
    <w:rsid w:val="00D417B8"/>
    <w:rsid w:val="00D418D8"/>
    <w:rsid w:val="00D421C2"/>
    <w:rsid w:val="00D4302B"/>
    <w:rsid w:val="00D43A6C"/>
    <w:rsid w:val="00D44A0B"/>
    <w:rsid w:val="00D459ED"/>
    <w:rsid w:val="00D45EFC"/>
    <w:rsid w:val="00D46509"/>
    <w:rsid w:val="00D46C40"/>
    <w:rsid w:val="00D478FA"/>
    <w:rsid w:val="00D47A45"/>
    <w:rsid w:val="00D509B4"/>
    <w:rsid w:val="00D50F89"/>
    <w:rsid w:val="00D514CD"/>
    <w:rsid w:val="00D515C8"/>
    <w:rsid w:val="00D5193B"/>
    <w:rsid w:val="00D5446F"/>
    <w:rsid w:val="00D54600"/>
    <w:rsid w:val="00D548C6"/>
    <w:rsid w:val="00D549F4"/>
    <w:rsid w:val="00D54B57"/>
    <w:rsid w:val="00D556B8"/>
    <w:rsid w:val="00D55BDE"/>
    <w:rsid w:val="00D55D8F"/>
    <w:rsid w:val="00D55DA5"/>
    <w:rsid w:val="00D563FB"/>
    <w:rsid w:val="00D56964"/>
    <w:rsid w:val="00D56AF0"/>
    <w:rsid w:val="00D56DD7"/>
    <w:rsid w:val="00D571C7"/>
    <w:rsid w:val="00D57B11"/>
    <w:rsid w:val="00D57D6D"/>
    <w:rsid w:val="00D57E41"/>
    <w:rsid w:val="00D600EA"/>
    <w:rsid w:val="00D60176"/>
    <w:rsid w:val="00D61070"/>
    <w:rsid w:val="00D614B6"/>
    <w:rsid w:val="00D61CE5"/>
    <w:rsid w:val="00D61D1B"/>
    <w:rsid w:val="00D6222C"/>
    <w:rsid w:val="00D622C1"/>
    <w:rsid w:val="00D62FDD"/>
    <w:rsid w:val="00D63140"/>
    <w:rsid w:val="00D63612"/>
    <w:rsid w:val="00D63769"/>
    <w:rsid w:val="00D644A3"/>
    <w:rsid w:val="00D64C47"/>
    <w:rsid w:val="00D6574F"/>
    <w:rsid w:val="00D65813"/>
    <w:rsid w:val="00D6621D"/>
    <w:rsid w:val="00D667B3"/>
    <w:rsid w:val="00D670B4"/>
    <w:rsid w:val="00D67AB2"/>
    <w:rsid w:val="00D70188"/>
    <w:rsid w:val="00D702E6"/>
    <w:rsid w:val="00D703B9"/>
    <w:rsid w:val="00D70DB7"/>
    <w:rsid w:val="00D71318"/>
    <w:rsid w:val="00D713F9"/>
    <w:rsid w:val="00D71927"/>
    <w:rsid w:val="00D71C1D"/>
    <w:rsid w:val="00D71E8B"/>
    <w:rsid w:val="00D72AA4"/>
    <w:rsid w:val="00D736B1"/>
    <w:rsid w:val="00D74607"/>
    <w:rsid w:val="00D7486D"/>
    <w:rsid w:val="00D74DA3"/>
    <w:rsid w:val="00D74EF9"/>
    <w:rsid w:val="00D74F8B"/>
    <w:rsid w:val="00D74FA4"/>
    <w:rsid w:val="00D750DC"/>
    <w:rsid w:val="00D75BF3"/>
    <w:rsid w:val="00D7618A"/>
    <w:rsid w:val="00D7661B"/>
    <w:rsid w:val="00D76EC8"/>
    <w:rsid w:val="00D77358"/>
    <w:rsid w:val="00D7758A"/>
    <w:rsid w:val="00D77680"/>
    <w:rsid w:val="00D808C9"/>
    <w:rsid w:val="00D8144B"/>
    <w:rsid w:val="00D815FC"/>
    <w:rsid w:val="00D819F4"/>
    <w:rsid w:val="00D81B32"/>
    <w:rsid w:val="00D828DC"/>
    <w:rsid w:val="00D833BC"/>
    <w:rsid w:val="00D8356F"/>
    <w:rsid w:val="00D83827"/>
    <w:rsid w:val="00D83903"/>
    <w:rsid w:val="00D83EF9"/>
    <w:rsid w:val="00D84215"/>
    <w:rsid w:val="00D84685"/>
    <w:rsid w:val="00D84FD0"/>
    <w:rsid w:val="00D851D8"/>
    <w:rsid w:val="00D8535B"/>
    <w:rsid w:val="00D868A6"/>
    <w:rsid w:val="00D86C3B"/>
    <w:rsid w:val="00D87C2F"/>
    <w:rsid w:val="00D9010F"/>
    <w:rsid w:val="00D907C6"/>
    <w:rsid w:val="00D90F89"/>
    <w:rsid w:val="00D911D2"/>
    <w:rsid w:val="00D91259"/>
    <w:rsid w:val="00D91523"/>
    <w:rsid w:val="00D9289C"/>
    <w:rsid w:val="00D932DA"/>
    <w:rsid w:val="00D932EB"/>
    <w:rsid w:val="00D93551"/>
    <w:rsid w:val="00D93644"/>
    <w:rsid w:val="00D949AA"/>
    <w:rsid w:val="00D95D0E"/>
    <w:rsid w:val="00D96310"/>
    <w:rsid w:val="00D96CE2"/>
    <w:rsid w:val="00D9747C"/>
    <w:rsid w:val="00D979A9"/>
    <w:rsid w:val="00D97AFC"/>
    <w:rsid w:val="00DA0FA6"/>
    <w:rsid w:val="00DA182F"/>
    <w:rsid w:val="00DA1B76"/>
    <w:rsid w:val="00DA1EAA"/>
    <w:rsid w:val="00DA2E00"/>
    <w:rsid w:val="00DA2E85"/>
    <w:rsid w:val="00DA348F"/>
    <w:rsid w:val="00DA37BB"/>
    <w:rsid w:val="00DA39DF"/>
    <w:rsid w:val="00DA42C6"/>
    <w:rsid w:val="00DA42CE"/>
    <w:rsid w:val="00DA446E"/>
    <w:rsid w:val="00DA46E8"/>
    <w:rsid w:val="00DA5214"/>
    <w:rsid w:val="00DA57AB"/>
    <w:rsid w:val="00DA5A1A"/>
    <w:rsid w:val="00DA5D19"/>
    <w:rsid w:val="00DA637E"/>
    <w:rsid w:val="00DA63E8"/>
    <w:rsid w:val="00DA64CE"/>
    <w:rsid w:val="00DA6A0B"/>
    <w:rsid w:val="00DA6BBA"/>
    <w:rsid w:val="00DA6E75"/>
    <w:rsid w:val="00DA7B2F"/>
    <w:rsid w:val="00DB03D6"/>
    <w:rsid w:val="00DB080A"/>
    <w:rsid w:val="00DB0882"/>
    <w:rsid w:val="00DB113F"/>
    <w:rsid w:val="00DB1308"/>
    <w:rsid w:val="00DB13BE"/>
    <w:rsid w:val="00DB19F4"/>
    <w:rsid w:val="00DB1D0B"/>
    <w:rsid w:val="00DB206E"/>
    <w:rsid w:val="00DB2854"/>
    <w:rsid w:val="00DB3645"/>
    <w:rsid w:val="00DB3AB4"/>
    <w:rsid w:val="00DB47AE"/>
    <w:rsid w:val="00DB48C0"/>
    <w:rsid w:val="00DB4DA9"/>
    <w:rsid w:val="00DB4EB5"/>
    <w:rsid w:val="00DB5605"/>
    <w:rsid w:val="00DB5653"/>
    <w:rsid w:val="00DB5E0C"/>
    <w:rsid w:val="00DB63FA"/>
    <w:rsid w:val="00DB67F7"/>
    <w:rsid w:val="00DB69DA"/>
    <w:rsid w:val="00DB76AD"/>
    <w:rsid w:val="00DB7B51"/>
    <w:rsid w:val="00DC0B84"/>
    <w:rsid w:val="00DC12CA"/>
    <w:rsid w:val="00DC3547"/>
    <w:rsid w:val="00DC36D7"/>
    <w:rsid w:val="00DC39EC"/>
    <w:rsid w:val="00DC3F64"/>
    <w:rsid w:val="00DC44BD"/>
    <w:rsid w:val="00DC465D"/>
    <w:rsid w:val="00DC48A4"/>
    <w:rsid w:val="00DC4AA4"/>
    <w:rsid w:val="00DC4B8D"/>
    <w:rsid w:val="00DC4C4D"/>
    <w:rsid w:val="00DC4E04"/>
    <w:rsid w:val="00DC5730"/>
    <w:rsid w:val="00DC6772"/>
    <w:rsid w:val="00DC67A4"/>
    <w:rsid w:val="00DC683D"/>
    <w:rsid w:val="00DD09F0"/>
    <w:rsid w:val="00DD0AA2"/>
    <w:rsid w:val="00DD0E0B"/>
    <w:rsid w:val="00DD114D"/>
    <w:rsid w:val="00DD1DC8"/>
    <w:rsid w:val="00DD2B5B"/>
    <w:rsid w:val="00DD2F9E"/>
    <w:rsid w:val="00DD36A7"/>
    <w:rsid w:val="00DD3889"/>
    <w:rsid w:val="00DD3F36"/>
    <w:rsid w:val="00DD4582"/>
    <w:rsid w:val="00DD482F"/>
    <w:rsid w:val="00DD4DC6"/>
    <w:rsid w:val="00DD4DFA"/>
    <w:rsid w:val="00DD506F"/>
    <w:rsid w:val="00DD50F2"/>
    <w:rsid w:val="00DD5783"/>
    <w:rsid w:val="00DD738C"/>
    <w:rsid w:val="00DE1CC6"/>
    <w:rsid w:val="00DE2FF9"/>
    <w:rsid w:val="00DE37D9"/>
    <w:rsid w:val="00DE3B6D"/>
    <w:rsid w:val="00DE3B9A"/>
    <w:rsid w:val="00DE3DD8"/>
    <w:rsid w:val="00DE3DF4"/>
    <w:rsid w:val="00DE401B"/>
    <w:rsid w:val="00DE4242"/>
    <w:rsid w:val="00DE4C54"/>
    <w:rsid w:val="00DE5002"/>
    <w:rsid w:val="00DE61A2"/>
    <w:rsid w:val="00DE6771"/>
    <w:rsid w:val="00DE69D8"/>
    <w:rsid w:val="00DE6D80"/>
    <w:rsid w:val="00DE6EA0"/>
    <w:rsid w:val="00DE75ED"/>
    <w:rsid w:val="00DE75FE"/>
    <w:rsid w:val="00DE7778"/>
    <w:rsid w:val="00DE7B35"/>
    <w:rsid w:val="00DF00D8"/>
    <w:rsid w:val="00DF0B3B"/>
    <w:rsid w:val="00DF0D60"/>
    <w:rsid w:val="00DF0F97"/>
    <w:rsid w:val="00DF123C"/>
    <w:rsid w:val="00DF12DD"/>
    <w:rsid w:val="00DF1369"/>
    <w:rsid w:val="00DF1FA3"/>
    <w:rsid w:val="00DF2334"/>
    <w:rsid w:val="00DF2739"/>
    <w:rsid w:val="00DF2CC4"/>
    <w:rsid w:val="00DF3BCD"/>
    <w:rsid w:val="00DF410D"/>
    <w:rsid w:val="00DF4C26"/>
    <w:rsid w:val="00DF5381"/>
    <w:rsid w:val="00DF548B"/>
    <w:rsid w:val="00DF5800"/>
    <w:rsid w:val="00DF58FF"/>
    <w:rsid w:val="00DF607B"/>
    <w:rsid w:val="00DF6196"/>
    <w:rsid w:val="00DF620A"/>
    <w:rsid w:val="00DF628D"/>
    <w:rsid w:val="00DF6301"/>
    <w:rsid w:val="00DF66AD"/>
    <w:rsid w:val="00DF67D7"/>
    <w:rsid w:val="00DF6C5E"/>
    <w:rsid w:val="00DF7DDC"/>
    <w:rsid w:val="00E00550"/>
    <w:rsid w:val="00E0056A"/>
    <w:rsid w:val="00E00F9A"/>
    <w:rsid w:val="00E01160"/>
    <w:rsid w:val="00E0186B"/>
    <w:rsid w:val="00E01BA0"/>
    <w:rsid w:val="00E029B9"/>
    <w:rsid w:val="00E03320"/>
    <w:rsid w:val="00E04F66"/>
    <w:rsid w:val="00E0510E"/>
    <w:rsid w:val="00E06200"/>
    <w:rsid w:val="00E06B38"/>
    <w:rsid w:val="00E072CD"/>
    <w:rsid w:val="00E076C0"/>
    <w:rsid w:val="00E076EF"/>
    <w:rsid w:val="00E07F5A"/>
    <w:rsid w:val="00E10282"/>
    <w:rsid w:val="00E10A96"/>
    <w:rsid w:val="00E10F2B"/>
    <w:rsid w:val="00E11184"/>
    <w:rsid w:val="00E111CB"/>
    <w:rsid w:val="00E11EE2"/>
    <w:rsid w:val="00E1266F"/>
    <w:rsid w:val="00E12691"/>
    <w:rsid w:val="00E140AE"/>
    <w:rsid w:val="00E158E7"/>
    <w:rsid w:val="00E15AD5"/>
    <w:rsid w:val="00E163A3"/>
    <w:rsid w:val="00E163ED"/>
    <w:rsid w:val="00E1643F"/>
    <w:rsid w:val="00E165DF"/>
    <w:rsid w:val="00E17143"/>
    <w:rsid w:val="00E173FB"/>
    <w:rsid w:val="00E17CF0"/>
    <w:rsid w:val="00E206A9"/>
    <w:rsid w:val="00E20869"/>
    <w:rsid w:val="00E20A91"/>
    <w:rsid w:val="00E20DCB"/>
    <w:rsid w:val="00E21446"/>
    <w:rsid w:val="00E21D5F"/>
    <w:rsid w:val="00E21F5E"/>
    <w:rsid w:val="00E223D1"/>
    <w:rsid w:val="00E22A01"/>
    <w:rsid w:val="00E23020"/>
    <w:rsid w:val="00E232D6"/>
    <w:rsid w:val="00E23525"/>
    <w:rsid w:val="00E237F0"/>
    <w:rsid w:val="00E26058"/>
    <w:rsid w:val="00E2654A"/>
    <w:rsid w:val="00E266E6"/>
    <w:rsid w:val="00E26844"/>
    <w:rsid w:val="00E268DD"/>
    <w:rsid w:val="00E2790A"/>
    <w:rsid w:val="00E27BC7"/>
    <w:rsid w:val="00E27DB2"/>
    <w:rsid w:val="00E308BA"/>
    <w:rsid w:val="00E3161D"/>
    <w:rsid w:val="00E3186E"/>
    <w:rsid w:val="00E31953"/>
    <w:rsid w:val="00E31DA1"/>
    <w:rsid w:val="00E31E13"/>
    <w:rsid w:val="00E323BD"/>
    <w:rsid w:val="00E32579"/>
    <w:rsid w:val="00E32D86"/>
    <w:rsid w:val="00E332A2"/>
    <w:rsid w:val="00E3448B"/>
    <w:rsid w:val="00E34CF9"/>
    <w:rsid w:val="00E34FDE"/>
    <w:rsid w:val="00E364FD"/>
    <w:rsid w:val="00E372F6"/>
    <w:rsid w:val="00E37D64"/>
    <w:rsid w:val="00E37DC9"/>
    <w:rsid w:val="00E37F74"/>
    <w:rsid w:val="00E400E5"/>
    <w:rsid w:val="00E41005"/>
    <w:rsid w:val="00E414A4"/>
    <w:rsid w:val="00E4168F"/>
    <w:rsid w:val="00E41931"/>
    <w:rsid w:val="00E429FA"/>
    <w:rsid w:val="00E42C47"/>
    <w:rsid w:val="00E441CE"/>
    <w:rsid w:val="00E4493F"/>
    <w:rsid w:val="00E460D5"/>
    <w:rsid w:val="00E462CE"/>
    <w:rsid w:val="00E46540"/>
    <w:rsid w:val="00E4734F"/>
    <w:rsid w:val="00E500A1"/>
    <w:rsid w:val="00E51400"/>
    <w:rsid w:val="00E51833"/>
    <w:rsid w:val="00E523F2"/>
    <w:rsid w:val="00E53766"/>
    <w:rsid w:val="00E54378"/>
    <w:rsid w:val="00E54892"/>
    <w:rsid w:val="00E55706"/>
    <w:rsid w:val="00E55D57"/>
    <w:rsid w:val="00E5666E"/>
    <w:rsid w:val="00E56DE2"/>
    <w:rsid w:val="00E5734E"/>
    <w:rsid w:val="00E57754"/>
    <w:rsid w:val="00E57F51"/>
    <w:rsid w:val="00E60C59"/>
    <w:rsid w:val="00E60E89"/>
    <w:rsid w:val="00E60F54"/>
    <w:rsid w:val="00E61052"/>
    <w:rsid w:val="00E6120C"/>
    <w:rsid w:val="00E61A7A"/>
    <w:rsid w:val="00E6217C"/>
    <w:rsid w:val="00E6221A"/>
    <w:rsid w:val="00E6261E"/>
    <w:rsid w:val="00E62C05"/>
    <w:rsid w:val="00E638C4"/>
    <w:rsid w:val="00E638C6"/>
    <w:rsid w:val="00E63EFB"/>
    <w:rsid w:val="00E6408B"/>
    <w:rsid w:val="00E6491C"/>
    <w:rsid w:val="00E656C5"/>
    <w:rsid w:val="00E66685"/>
    <w:rsid w:val="00E66F3C"/>
    <w:rsid w:val="00E679D4"/>
    <w:rsid w:val="00E712A1"/>
    <w:rsid w:val="00E7181A"/>
    <w:rsid w:val="00E71F50"/>
    <w:rsid w:val="00E724D2"/>
    <w:rsid w:val="00E72870"/>
    <w:rsid w:val="00E7290B"/>
    <w:rsid w:val="00E732C0"/>
    <w:rsid w:val="00E73373"/>
    <w:rsid w:val="00E73839"/>
    <w:rsid w:val="00E73960"/>
    <w:rsid w:val="00E73BE3"/>
    <w:rsid w:val="00E7401B"/>
    <w:rsid w:val="00E74328"/>
    <w:rsid w:val="00E74390"/>
    <w:rsid w:val="00E7469B"/>
    <w:rsid w:val="00E749EC"/>
    <w:rsid w:val="00E74FF4"/>
    <w:rsid w:val="00E7517F"/>
    <w:rsid w:val="00E75271"/>
    <w:rsid w:val="00E75F36"/>
    <w:rsid w:val="00E762B3"/>
    <w:rsid w:val="00E80682"/>
    <w:rsid w:val="00E80F1F"/>
    <w:rsid w:val="00E81515"/>
    <w:rsid w:val="00E81638"/>
    <w:rsid w:val="00E82484"/>
    <w:rsid w:val="00E82B07"/>
    <w:rsid w:val="00E8325F"/>
    <w:rsid w:val="00E833EA"/>
    <w:rsid w:val="00E839AA"/>
    <w:rsid w:val="00E83C36"/>
    <w:rsid w:val="00E83E05"/>
    <w:rsid w:val="00E84006"/>
    <w:rsid w:val="00E840F4"/>
    <w:rsid w:val="00E8411D"/>
    <w:rsid w:val="00E8436C"/>
    <w:rsid w:val="00E85B54"/>
    <w:rsid w:val="00E85BB5"/>
    <w:rsid w:val="00E85D81"/>
    <w:rsid w:val="00E86491"/>
    <w:rsid w:val="00E86A0D"/>
    <w:rsid w:val="00E86BC9"/>
    <w:rsid w:val="00E86CF4"/>
    <w:rsid w:val="00E86DC6"/>
    <w:rsid w:val="00E872B9"/>
    <w:rsid w:val="00E872D9"/>
    <w:rsid w:val="00E872F5"/>
    <w:rsid w:val="00E879DE"/>
    <w:rsid w:val="00E900E8"/>
    <w:rsid w:val="00E90597"/>
    <w:rsid w:val="00E90639"/>
    <w:rsid w:val="00E9157E"/>
    <w:rsid w:val="00E918E6"/>
    <w:rsid w:val="00E91CA3"/>
    <w:rsid w:val="00E91FE8"/>
    <w:rsid w:val="00E92368"/>
    <w:rsid w:val="00E925A4"/>
    <w:rsid w:val="00E93A3B"/>
    <w:rsid w:val="00E93A8C"/>
    <w:rsid w:val="00E93ADB"/>
    <w:rsid w:val="00E93F12"/>
    <w:rsid w:val="00E9422F"/>
    <w:rsid w:val="00E951B6"/>
    <w:rsid w:val="00E959FB"/>
    <w:rsid w:val="00E95D90"/>
    <w:rsid w:val="00E96286"/>
    <w:rsid w:val="00E96334"/>
    <w:rsid w:val="00E96D82"/>
    <w:rsid w:val="00E972A1"/>
    <w:rsid w:val="00E97A14"/>
    <w:rsid w:val="00E97A29"/>
    <w:rsid w:val="00E97A79"/>
    <w:rsid w:val="00EA0A7D"/>
    <w:rsid w:val="00EA222C"/>
    <w:rsid w:val="00EA3741"/>
    <w:rsid w:val="00EA3B6E"/>
    <w:rsid w:val="00EA464A"/>
    <w:rsid w:val="00EA4A8B"/>
    <w:rsid w:val="00EA5181"/>
    <w:rsid w:val="00EA52BC"/>
    <w:rsid w:val="00EA532C"/>
    <w:rsid w:val="00EA53EA"/>
    <w:rsid w:val="00EA54A2"/>
    <w:rsid w:val="00EA5EF9"/>
    <w:rsid w:val="00EA6353"/>
    <w:rsid w:val="00EA63AB"/>
    <w:rsid w:val="00EA63B6"/>
    <w:rsid w:val="00EA6490"/>
    <w:rsid w:val="00EA6A45"/>
    <w:rsid w:val="00EA6C42"/>
    <w:rsid w:val="00EA7069"/>
    <w:rsid w:val="00EA7407"/>
    <w:rsid w:val="00EB0948"/>
    <w:rsid w:val="00EB113E"/>
    <w:rsid w:val="00EB13A0"/>
    <w:rsid w:val="00EB1762"/>
    <w:rsid w:val="00EB2302"/>
    <w:rsid w:val="00EB2452"/>
    <w:rsid w:val="00EB2979"/>
    <w:rsid w:val="00EB2990"/>
    <w:rsid w:val="00EB2CB1"/>
    <w:rsid w:val="00EB56F6"/>
    <w:rsid w:val="00EB5BD1"/>
    <w:rsid w:val="00EB608E"/>
    <w:rsid w:val="00EB6354"/>
    <w:rsid w:val="00EB6673"/>
    <w:rsid w:val="00EB6B91"/>
    <w:rsid w:val="00EB6BE2"/>
    <w:rsid w:val="00EB6E2F"/>
    <w:rsid w:val="00EB6F68"/>
    <w:rsid w:val="00EB74AD"/>
    <w:rsid w:val="00EB769C"/>
    <w:rsid w:val="00EC02D5"/>
    <w:rsid w:val="00EC07C7"/>
    <w:rsid w:val="00EC1284"/>
    <w:rsid w:val="00EC1513"/>
    <w:rsid w:val="00EC1A4C"/>
    <w:rsid w:val="00EC1D8F"/>
    <w:rsid w:val="00EC2089"/>
    <w:rsid w:val="00EC23A0"/>
    <w:rsid w:val="00EC2CFC"/>
    <w:rsid w:val="00EC3CDE"/>
    <w:rsid w:val="00EC3DBD"/>
    <w:rsid w:val="00EC40C7"/>
    <w:rsid w:val="00EC4BF5"/>
    <w:rsid w:val="00EC5A40"/>
    <w:rsid w:val="00EC5B11"/>
    <w:rsid w:val="00EC5B78"/>
    <w:rsid w:val="00EC6417"/>
    <w:rsid w:val="00EC6764"/>
    <w:rsid w:val="00EC6808"/>
    <w:rsid w:val="00EC6ABE"/>
    <w:rsid w:val="00EC6F38"/>
    <w:rsid w:val="00EC71E3"/>
    <w:rsid w:val="00ED017B"/>
    <w:rsid w:val="00ED095F"/>
    <w:rsid w:val="00ED0A39"/>
    <w:rsid w:val="00ED0BBD"/>
    <w:rsid w:val="00ED1BE4"/>
    <w:rsid w:val="00ED20A7"/>
    <w:rsid w:val="00ED2FA9"/>
    <w:rsid w:val="00ED3121"/>
    <w:rsid w:val="00ED324E"/>
    <w:rsid w:val="00ED3390"/>
    <w:rsid w:val="00ED356F"/>
    <w:rsid w:val="00ED38D7"/>
    <w:rsid w:val="00ED3919"/>
    <w:rsid w:val="00ED3B78"/>
    <w:rsid w:val="00ED40DD"/>
    <w:rsid w:val="00ED42EF"/>
    <w:rsid w:val="00ED43EE"/>
    <w:rsid w:val="00ED4B56"/>
    <w:rsid w:val="00ED53A4"/>
    <w:rsid w:val="00ED6001"/>
    <w:rsid w:val="00ED68A5"/>
    <w:rsid w:val="00ED69C5"/>
    <w:rsid w:val="00ED6B2B"/>
    <w:rsid w:val="00ED72FD"/>
    <w:rsid w:val="00ED75ED"/>
    <w:rsid w:val="00ED7F9C"/>
    <w:rsid w:val="00EE0729"/>
    <w:rsid w:val="00EE0E36"/>
    <w:rsid w:val="00EE1083"/>
    <w:rsid w:val="00EE10D8"/>
    <w:rsid w:val="00EE14E0"/>
    <w:rsid w:val="00EE150B"/>
    <w:rsid w:val="00EE2C7D"/>
    <w:rsid w:val="00EE2FAE"/>
    <w:rsid w:val="00EE3233"/>
    <w:rsid w:val="00EE3533"/>
    <w:rsid w:val="00EE3771"/>
    <w:rsid w:val="00EE4093"/>
    <w:rsid w:val="00EE53CB"/>
    <w:rsid w:val="00EE5D4B"/>
    <w:rsid w:val="00EE6236"/>
    <w:rsid w:val="00EE67AF"/>
    <w:rsid w:val="00EE6C80"/>
    <w:rsid w:val="00EE75B8"/>
    <w:rsid w:val="00EE7812"/>
    <w:rsid w:val="00EE7912"/>
    <w:rsid w:val="00EE7E1A"/>
    <w:rsid w:val="00EF04D9"/>
    <w:rsid w:val="00EF07AD"/>
    <w:rsid w:val="00EF1216"/>
    <w:rsid w:val="00EF167E"/>
    <w:rsid w:val="00EF2ACA"/>
    <w:rsid w:val="00EF2D25"/>
    <w:rsid w:val="00EF326C"/>
    <w:rsid w:val="00EF37CD"/>
    <w:rsid w:val="00EF4774"/>
    <w:rsid w:val="00EF4992"/>
    <w:rsid w:val="00EF4B08"/>
    <w:rsid w:val="00EF4BC9"/>
    <w:rsid w:val="00EF4C5C"/>
    <w:rsid w:val="00EF536B"/>
    <w:rsid w:val="00EF5C73"/>
    <w:rsid w:val="00EF66E7"/>
    <w:rsid w:val="00EF7201"/>
    <w:rsid w:val="00EF73BF"/>
    <w:rsid w:val="00EF76C4"/>
    <w:rsid w:val="00F002EA"/>
    <w:rsid w:val="00F00496"/>
    <w:rsid w:val="00F00515"/>
    <w:rsid w:val="00F007C6"/>
    <w:rsid w:val="00F00823"/>
    <w:rsid w:val="00F00D16"/>
    <w:rsid w:val="00F00F63"/>
    <w:rsid w:val="00F0245A"/>
    <w:rsid w:val="00F02719"/>
    <w:rsid w:val="00F02863"/>
    <w:rsid w:val="00F02A57"/>
    <w:rsid w:val="00F02C96"/>
    <w:rsid w:val="00F032AB"/>
    <w:rsid w:val="00F033F3"/>
    <w:rsid w:val="00F03DD2"/>
    <w:rsid w:val="00F03F58"/>
    <w:rsid w:val="00F04717"/>
    <w:rsid w:val="00F04843"/>
    <w:rsid w:val="00F04F10"/>
    <w:rsid w:val="00F050FA"/>
    <w:rsid w:val="00F05C42"/>
    <w:rsid w:val="00F05D3A"/>
    <w:rsid w:val="00F06525"/>
    <w:rsid w:val="00F06A8A"/>
    <w:rsid w:val="00F07BFD"/>
    <w:rsid w:val="00F122A6"/>
    <w:rsid w:val="00F123AD"/>
    <w:rsid w:val="00F123E6"/>
    <w:rsid w:val="00F12599"/>
    <w:rsid w:val="00F12784"/>
    <w:rsid w:val="00F132FD"/>
    <w:rsid w:val="00F14EC8"/>
    <w:rsid w:val="00F15447"/>
    <w:rsid w:val="00F154C6"/>
    <w:rsid w:val="00F15CFE"/>
    <w:rsid w:val="00F15D43"/>
    <w:rsid w:val="00F15FE2"/>
    <w:rsid w:val="00F16A02"/>
    <w:rsid w:val="00F17E17"/>
    <w:rsid w:val="00F17FF6"/>
    <w:rsid w:val="00F2052F"/>
    <w:rsid w:val="00F20EBD"/>
    <w:rsid w:val="00F21019"/>
    <w:rsid w:val="00F217EC"/>
    <w:rsid w:val="00F219B7"/>
    <w:rsid w:val="00F21ED7"/>
    <w:rsid w:val="00F21F11"/>
    <w:rsid w:val="00F2325C"/>
    <w:rsid w:val="00F24AA8"/>
    <w:rsid w:val="00F251C1"/>
    <w:rsid w:val="00F2594D"/>
    <w:rsid w:val="00F25B50"/>
    <w:rsid w:val="00F25B98"/>
    <w:rsid w:val="00F2704F"/>
    <w:rsid w:val="00F27B5D"/>
    <w:rsid w:val="00F27B74"/>
    <w:rsid w:val="00F306D0"/>
    <w:rsid w:val="00F3079D"/>
    <w:rsid w:val="00F30935"/>
    <w:rsid w:val="00F316D0"/>
    <w:rsid w:val="00F31996"/>
    <w:rsid w:val="00F31F11"/>
    <w:rsid w:val="00F3291B"/>
    <w:rsid w:val="00F32C53"/>
    <w:rsid w:val="00F32DB0"/>
    <w:rsid w:val="00F32DC2"/>
    <w:rsid w:val="00F3344A"/>
    <w:rsid w:val="00F33F57"/>
    <w:rsid w:val="00F341C5"/>
    <w:rsid w:val="00F34604"/>
    <w:rsid w:val="00F34B39"/>
    <w:rsid w:val="00F34DFE"/>
    <w:rsid w:val="00F35422"/>
    <w:rsid w:val="00F35DF6"/>
    <w:rsid w:val="00F35ED9"/>
    <w:rsid w:val="00F35F5D"/>
    <w:rsid w:val="00F36031"/>
    <w:rsid w:val="00F36115"/>
    <w:rsid w:val="00F3718A"/>
    <w:rsid w:val="00F377F5"/>
    <w:rsid w:val="00F37B24"/>
    <w:rsid w:val="00F40382"/>
    <w:rsid w:val="00F41132"/>
    <w:rsid w:val="00F415B9"/>
    <w:rsid w:val="00F41EDB"/>
    <w:rsid w:val="00F41FC5"/>
    <w:rsid w:val="00F42CB5"/>
    <w:rsid w:val="00F42F3E"/>
    <w:rsid w:val="00F444C4"/>
    <w:rsid w:val="00F44A68"/>
    <w:rsid w:val="00F44DF2"/>
    <w:rsid w:val="00F452C2"/>
    <w:rsid w:val="00F45B56"/>
    <w:rsid w:val="00F45BAD"/>
    <w:rsid w:val="00F46739"/>
    <w:rsid w:val="00F46BB1"/>
    <w:rsid w:val="00F46D1E"/>
    <w:rsid w:val="00F47022"/>
    <w:rsid w:val="00F47A24"/>
    <w:rsid w:val="00F47B2C"/>
    <w:rsid w:val="00F47E37"/>
    <w:rsid w:val="00F503C5"/>
    <w:rsid w:val="00F5077A"/>
    <w:rsid w:val="00F509C0"/>
    <w:rsid w:val="00F50B50"/>
    <w:rsid w:val="00F50D5E"/>
    <w:rsid w:val="00F51002"/>
    <w:rsid w:val="00F5205E"/>
    <w:rsid w:val="00F53336"/>
    <w:rsid w:val="00F5371F"/>
    <w:rsid w:val="00F5462C"/>
    <w:rsid w:val="00F546AA"/>
    <w:rsid w:val="00F553D8"/>
    <w:rsid w:val="00F55BDA"/>
    <w:rsid w:val="00F57B85"/>
    <w:rsid w:val="00F57BC0"/>
    <w:rsid w:val="00F6003D"/>
    <w:rsid w:val="00F60460"/>
    <w:rsid w:val="00F60735"/>
    <w:rsid w:val="00F60ED3"/>
    <w:rsid w:val="00F613A1"/>
    <w:rsid w:val="00F62060"/>
    <w:rsid w:val="00F6282C"/>
    <w:rsid w:val="00F62ED7"/>
    <w:rsid w:val="00F6366C"/>
    <w:rsid w:val="00F6419E"/>
    <w:rsid w:val="00F64D30"/>
    <w:rsid w:val="00F65764"/>
    <w:rsid w:val="00F659F9"/>
    <w:rsid w:val="00F664E8"/>
    <w:rsid w:val="00F666B6"/>
    <w:rsid w:val="00F66891"/>
    <w:rsid w:val="00F66C58"/>
    <w:rsid w:val="00F67118"/>
    <w:rsid w:val="00F67213"/>
    <w:rsid w:val="00F674D2"/>
    <w:rsid w:val="00F701CC"/>
    <w:rsid w:val="00F70550"/>
    <w:rsid w:val="00F71C91"/>
    <w:rsid w:val="00F721DC"/>
    <w:rsid w:val="00F732C0"/>
    <w:rsid w:val="00F734CC"/>
    <w:rsid w:val="00F73A92"/>
    <w:rsid w:val="00F74376"/>
    <w:rsid w:val="00F745A7"/>
    <w:rsid w:val="00F74884"/>
    <w:rsid w:val="00F75400"/>
    <w:rsid w:val="00F75DBC"/>
    <w:rsid w:val="00F75DC0"/>
    <w:rsid w:val="00F762A7"/>
    <w:rsid w:val="00F7645D"/>
    <w:rsid w:val="00F76536"/>
    <w:rsid w:val="00F76BAE"/>
    <w:rsid w:val="00F807BF"/>
    <w:rsid w:val="00F80D5F"/>
    <w:rsid w:val="00F80EF9"/>
    <w:rsid w:val="00F80F04"/>
    <w:rsid w:val="00F80FEE"/>
    <w:rsid w:val="00F8108A"/>
    <w:rsid w:val="00F8139E"/>
    <w:rsid w:val="00F82BEA"/>
    <w:rsid w:val="00F83316"/>
    <w:rsid w:val="00F85138"/>
    <w:rsid w:val="00F85AAE"/>
    <w:rsid w:val="00F85DD2"/>
    <w:rsid w:val="00F868F1"/>
    <w:rsid w:val="00F87421"/>
    <w:rsid w:val="00F906EC"/>
    <w:rsid w:val="00F9073F"/>
    <w:rsid w:val="00F90CEC"/>
    <w:rsid w:val="00F91055"/>
    <w:rsid w:val="00F91084"/>
    <w:rsid w:val="00F91AEC"/>
    <w:rsid w:val="00F92CDD"/>
    <w:rsid w:val="00F93022"/>
    <w:rsid w:val="00F9302F"/>
    <w:rsid w:val="00F9378F"/>
    <w:rsid w:val="00F94455"/>
    <w:rsid w:val="00F94601"/>
    <w:rsid w:val="00F947D7"/>
    <w:rsid w:val="00F9558E"/>
    <w:rsid w:val="00F95A17"/>
    <w:rsid w:val="00F96105"/>
    <w:rsid w:val="00F966A3"/>
    <w:rsid w:val="00F96956"/>
    <w:rsid w:val="00F970B6"/>
    <w:rsid w:val="00F97474"/>
    <w:rsid w:val="00F97BB3"/>
    <w:rsid w:val="00FA028B"/>
    <w:rsid w:val="00FA0BEE"/>
    <w:rsid w:val="00FA127E"/>
    <w:rsid w:val="00FA1F64"/>
    <w:rsid w:val="00FA2545"/>
    <w:rsid w:val="00FA2A84"/>
    <w:rsid w:val="00FA2BB5"/>
    <w:rsid w:val="00FA36DA"/>
    <w:rsid w:val="00FA3BA5"/>
    <w:rsid w:val="00FA3FC5"/>
    <w:rsid w:val="00FA4350"/>
    <w:rsid w:val="00FA43C2"/>
    <w:rsid w:val="00FA4BA7"/>
    <w:rsid w:val="00FA5012"/>
    <w:rsid w:val="00FA5C12"/>
    <w:rsid w:val="00FA603A"/>
    <w:rsid w:val="00FA6518"/>
    <w:rsid w:val="00FA6DBD"/>
    <w:rsid w:val="00FA7100"/>
    <w:rsid w:val="00FA7610"/>
    <w:rsid w:val="00FA76CF"/>
    <w:rsid w:val="00FA76DC"/>
    <w:rsid w:val="00FA7AED"/>
    <w:rsid w:val="00FB054F"/>
    <w:rsid w:val="00FB1274"/>
    <w:rsid w:val="00FB12D8"/>
    <w:rsid w:val="00FB12E2"/>
    <w:rsid w:val="00FB1EAD"/>
    <w:rsid w:val="00FB1EF9"/>
    <w:rsid w:val="00FB2121"/>
    <w:rsid w:val="00FB2976"/>
    <w:rsid w:val="00FB2A08"/>
    <w:rsid w:val="00FB3227"/>
    <w:rsid w:val="00FB3501"/>
    <w:rsid w:val="00FB3E58"/>
    <w:rsid w:val="00FB48EF"/>
    <w:rsid w:val="00FB6279"/>
    <w:rsid w:val="00FB67FD"/>
    <w:rsid w:val="00FB7124"/>
    <w:rsid w:val="00FB735C"/>
    <w:rsid w:val="00FB78C8"/>
    <w:rsid w:val="00FB7FDC"/>
    <w:rsid w:val="00FC0503"/>
    <w:rsid w:val="00FC1540"/>
    <w:rsid w:val="00FC16FD"/>
    <w:rsid w:val="00FC1B54"/>
    <w:rsid w:val="00FC2E52"/>
    <w:rsid w:val="00FC4364"/>
    <w:rsid w:val="00FC4441"/>
    <w:rsid w:val="00FC5B34"/>
    <w:rsid w:val="00FC5D0D"/>
    <w:rsid w:val="00FC5D67"/>
    <w:rsid w:val="00FC6BAC"/>
    <w:rsid w:val="00FC72F4"/>
    <w:rsid w:val="00FC7BD4"/>
    <w:rsid w:val="00FC7F74"/>
    <w:rsid w:val="00FD06AC"/>
    <w:rsid w:val="00FD100D"/>
    <w:rsid w:val="00FD15E9"/>
    <w:rsid w:val="00FD1BB2"/>
    <w:rsid w:val="00FD2526"/>
    <w:rsid w:val="00FD2D23"/>
    <w:rsid w:val="00FD2D31"/>
    <w:rsid w:val="00FD4386"/>
    <w:rsid w:val="00FD491A"/>
    <w:rsid w:val="00FD4E16"/>
    <w:rsid w:val="00FD4FD3"/>
    <w:rsid w:val="00FD6354"/>
    <w:rsid w:val="00FD652C"/>
    <w:rsid w:val="00FD733E"/>
    <w:rsid w:val="00FD75EB"/>
    <w:rsid w:val="00FD7AB9"/>
    <w:rsid w:val="00FE00D8"/>
    <w:rsid w:val="00FE035A"/>
    <w:rsid w:val="00FE079E"/>
    <w:rsid w:val="00FE0FFE"/>
    <w:rsid w:val="00FE26E0"/>
    <w:rsid w:val="00FE2B56"/>
    <w:rsid w:val="00FE308A"/>
    <w:rsid w:val="00FE3DE4"/>
    <w:rsid w:val="00FE3F2C"/>
    <w:rsid w:val="00FE3FF8"/>
    <w:rsid w:val="00FE4737"/>
    <w:rsid w:val="00FE4A42"/>
    <w:rsid w:val="00FE4A4F"/>
    <w:rsid w:val="00FE5588"/>
    <w:rsid w:val="00FE5EA1"/>
    <w:rsid w:val="00FE613C"/>
    <w:rsid w:val="00FE6546"/>
    <w:rsid w:val="00FE678D"/>
    <w:rsid w:val="00FE6A88"/>
    <w:rsid w:val="00FE6AE6"/>
    <w:rsid w:val="00FE797A"/>
    <w:rsid w:val="00FE7AB5"/>
    <w:rsid w:val="00FE7BD3"/>
    <w:rsid w:val="00FF0054"/>
    <w:rsid w:val="00FF0C16"/>
    <w:rsid w:val="00FF144B"/>
    <w:rsid w:val="00FF1662"/>
    <w:rsid w:val="00FF18C2"/>
    <w:rsid w:val="00FF2273"/>
    <w:rsid w:val="00FF2368"/>
    <w:rsid w:val="00FF30E7"/>
    <w:rsid w:val="00FF3C4D"/>
    <w:rsid w:val="00FF42AE"/>
    <w:rsid w:val="00FF4D0B"/>
    <w:rsid w:val="00FF4F57"/>
    <w:rsid w:val="00FF4FDD"/>
    <w:rsid w:val="00FF5928"/>
    <w:rsid w:val="00FF66BA"/>
    <w:rsid w:val="00FF6AAA"/>
    <w:rsid w:val="00FF6CD0"/>
    <w:rsid w:val="00FF73DD"/>
    <w:rsid w:val="00FF7E56"/>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440E861-8DD3-4D38-BDB0-BF901DD0D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Arial"/>
        <w:lang w:val="en-US" w:eastAsia="en-US" w:bidi="ar-SA"/>
      </w:rPr>
    </w:rPrDefault>
    <w:pPrDefault/>
  </w:docDefaults>
  <w:latentStyles w:defLockedState="0" w:defUIPriority="99" w:defSemiHidden="0" w:defUnhideWhenUsed="0" w:defQFormat="0" w:count="371">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iPriority="0" w:unhideWhenUsed="1"/>
    <w:lsdException w:name="Table Colorful 2" w:semiHidden="1" w:unhideWhenUsed="1"/>
    <w:lsdException w:name="Table Colorful 3" w:semiHidden="1" w:uiPriority="0"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iPriority="0" w:unhideWhenUsed="1"/>
    <w:lsdException w:name="Table Grid 5" w:semiHidden="1" w:uiPriority="0" w:unhideWhenUsed="1"/>
    <w:lsdException w:name="Table Grid 6" w:semiHidden="1"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99"/>
    <w:qFormat/>
    <w:rsid w:val="00BD31C4"/>
    <w:pPr>
      <w:autoSpaceDE w:val="0"/>
      <w:autoSpaceDN w:val="0"/>
      <w:adjustRightInd w:val="0"/>
    </w:pPr>
    <w:rPr>
      <w:rFonts w:ascii="Courier New" w:hAnsi="Courier New" w:cs="Courier New"/>
      <w:color w:val="000000"/>
    </w:rPr>
  </w:style>
  <w:style w:type="paragraph" w:styleId="Heading1">
    <w:name w:val="heading 1"/>
    <w:aliases w:val="تیتر اول,عنوان دو,مطالب,Char5,Heading 1فصل,عنوان هر فصل,فهرست,2-,زیر بخش,Heading 1;تیتر اصلی,Heading 1.تیتر اصلی"/>
    <w:basedOn w:val="Normal"/>
    <w:next w:val="Normal"/>
    <w:link w:val="Heading1Char"/>
    <w:qFormat/>
    <w:rsid w:val="00D11DA4"/>
    <w:pPr>
      <w:keepNext/>
      <w:spacing w:before="240" w:after="60"/>
      <w:outlineLvl w:val="0"/>
    </w:pPr>
    <w:rPr>
      <w:rFonts w:ascii="Arial" w:eastAsia="Times New Roman" w:hAnsi="Arial"/>
      <w:b/>
      <w:bCs/>
      <w:kern w:val="32"/>
      <w:sz w:val="32"/>
      <w:szCs w:val="32"/>
      <w:lang w:val="x-none" w:eastAsia="x-none"/>
    </w:rPr>
  </w:style>
  <w:style w:type="paragraph" w:styleId="Heading2">
    <w:name w:val="heading 2"/>
    <w:aliases w:val="تیتر 2,2-1,زیر تیتر"/>
    <w:basedOn w:val="Normal"/>
    <w:next w:val="Normal"/>
    <w:link w:val="Heading2Char"/>
    <w:unhideWhenUsed/>
    <w:qFormat/>
    <w:rsid w:val="00BA51C2"/>
    <w:pPr>
      <w:keepNext/>
      <w:keepLines/>
      <w:spacing w:before="40"/>
      <w:outlineLvl w:val="1"/>
    </w:pPr>
    <w:rPr>
      <w:rFonts w:ascii="Cambria" w:eastAsia="Times New Roman" w:hAnsi="Cambria" w:cs="Times New Roman"/>
      <w:color w:val="365F91"/>
      <w:sz w:val="26"/>
      <w:szCs w:val="26"/>
    </w:rPr>
  </w:style>
  <w:style w:type="paragraph" w:styleId="Heading3">
    <w:name w:val="heading 3"/>
    <w:aliases w:val="تیتر3,تیتر 3,تيتر3,2-1-1,جدولل,فرعی 3,H3,شماره جدول"/>
    <w:basedOn w:val="Normal"/>
    <w:next w:val="Normal"/>
    <w:link w:val="Heading3Char"/>
    <w:unhideWhenUsed/>
    <w:qFormat/>
    <w:rsid w:val="00BA51C2"/>
    <w:pPr>
      <w:keepNext/>
      <w:keepLines/>
      <w:spacing w:before="40"/>
      <w:outlineLvl w:val="2"/>
    </w:pPr>
    <w:rPr>
      <w:rFonts w:ascii="Cambria" w:eastAsia="Times New Roman" w:hAnsi="Cambria" w:cs="Times New Roman"/>
      <w:color w:val="243F60"/>
      <w:sz w:val="24"/>
      <w:szCs w:val="24"/>
    </w:rPr>
  </w:style>
  <w:style w:type="paragraph" w:styleId="Heading4">
    <w:name w:val="heading 4"/>
    <w:aliases w:val="تیتر4,2-1-1-1,تیتر 4"/>
    <w:basedOn w:val="Normal"/>
    <w:next w:val="Normal"/>
    <w:link w:val="Heading4Char"/>
    <w:unhideWhenUsed/>
    <w:qFormat/>
    <w:rsid w:val="00C01472"/>
    <w:pPr>
      <w:keepNext/>
      <w:spacing w:before="240" w:after="60"/>
      <w:outlineLvl w:val="3"/>
    </w:pPr>
    <w:rPr>
      <w:rFonts w:ascii="Calibri" w:eastAsia="Times New Roman" w:hAnsi="Calibri" w:cs="Arial"/>
      <w:b/>
      <w:bCs/>
      <w:sz w:val="28"/>
      <w:szCs w:val="28"/>
    </w:rPr>
  </w:style>
  <w:style w:type="paragraph" w:styleId="Heading5">
    <w:name w:val="heading 5"/>
    <w:aliases w:val="تیتر5,13"/>
    <w:basedOn w:val="Normal"/>
    <w:next w:val="Normal"/>
    <w:link w:val="Heading5Char"/>
    <w:unhideWhenUsed/>
    <w:qFormat/>
    <w:rsid w:val="00BA51C2"/>
    <w:pPr>
      <w:spacing w:before="240" w:after="60" w:line="276" w:lineRule="auto"/>
      <w:outlineLvl w:val="4"/>
    </w:pPr>
    <w:rPr>
      <w:rFonts w:ascii="Calibri" w:eastAsia="Times New Roman" w:hAnsi="Calibri" w:cs="Arial"/>
      <w:b/>
      <w:bCs/>
      <w:i/>
      <w:iCs/>
      <w:sz w:val="26"/>
      <w:szCs w:val="26"/>
    </w:rPr>
  </w:style>
  <w:style w:type="paragraph" w:styleId="Heading6">
    <w:name w:val="heading 6"/>
    <w:aliases w:val="تیتر6,12,شکل"/>
    <w:basedOn w:val="Normal"/>
    <w:next w:val="Normal"/>
    <w:link w:val="Heading6Char"/>
    <w:unhideWhenUsed/>
    <w:qFormat/>
    <w:rsid w:val="00BA51C2"/>
    <w:pPr>
      <w:keepNext/>
      <w:keepLines/>
      <w:spacing w:before="200"/>
      <w:outlineLvl w:val="5"/>
    </w:pPr>
    <w:rPr>
      <w:rFonts w:ascii="Cambria" w:eastAsia="Times New Roman" w:hAnsi="Cambria" w:cs="Times New Roman"/>
      <w:i/>
      <w:iCs/>
      <w:color w:val="243F60"/>
      <w:sz w:val="24"/>
      <w:szCs w:val="28"/>
    </w:rPr>
  </w:style>
  <w:style w:type="paragraph" w:styleId="Heading7">
    <w:name w:val="heading 7"/>
    <w:aliases w:val="نقشهه"/>
    <w:basedOn w:val="Normal"/>
    <w:next w:val="Normal"/>
    <w:link w:val="Heading7Char"/>
    <w:qFormat/>
    <w:rsid w:val="00BA51C2"/>
    <w:pPr>
      <w:spacing w:before="240" w:after="60" w:line="360" w:lineRule="auto"/>
      <w:ind w:left="1296" w:hanging="1296"/>
      <w:jc w:val="lowKashida"/>
      <w:outlineLvl w:val="6"/>
    </w:pPr>
    <w:rPr>
      <w:rFonts w:ascii="Times New Roman" w:eastAsia="Batang" w:hAnsi="Times New Roman" w:cs="Times New Roman"/>
      <w:sz w:val="24"/>
      <w:szCs w:val="28"/>
      <w:lang w:eastAsia="ko-KR"/>
    </w:rPr>
  </w:style>
  <w:style w:type="paragraph" w:styleId="Heading8">
    <w:name w:val="heading 8"/>
    <w:aliases w:val="112"/>
    <w:basedOn w:val="Normal"/>
    <w:next w:val="Normal"/>
    <w:link w:val="Heading8Char"/>
    <w:qFormat/>
    <w:rsid w:val="00BA51C2"/>
    <w:pPr>
      <w:keepNext/>
      <w:spacing w:before="240" w:after="120" w:line="360" w:lineRule="auto"/>
      <w:ind w:left="1440" w:right="360" w:hanging="1440"/>
      <w:jc w:val="both"/>
      <w:outlineLvl w:val="7"/>
    </w:pPr>
    <w:rPr>
      <w:rFonts w:ascii="Times New Roman" w:eastAsia="Batang" w:hAnsi="Times New Roman" w:cs="Times New Roman"/>
      <w:sz w:val="42"/>
      <w:szCs w:val="40"/>
      <w:u w:val="single"/>
      <w:lang w:eastAsia="ko-KR"/>
    </w:rPr>
  </w:style>
  <w:style w:type="paragraph" w:styleId="Heading9">
    <w:name w:val="heading 9"/>
    <w:aliases w:val="113 جدول"/>
    <w:basedOn w:val="Normal"/>
    <w:next w:val="Normal"/>
    <w:link w:val="Heading9Char"/>
    <w:unhideWhenUsed/>
    <w:qFormat/>
    <w:rsid w:val="00BA51C2"/>
    <w:pPr>
      <w:spacing w:before="240" w:after="60" w:line="360" w:lineRule="auto"/>
      <w:ind w:left="1584" w:hanging="1584"/>
      <w:jc w:val="lowKashida"/>
      <w:outlineLvl w:val="8"/>
    </w:pPr>
    <w:rPr>
      <w:rFonts w:ascii="Cambria" w:eastAsia="Times New Roman" w:hAnsi="Cambria" w:cs="Times New Roman"/>
      <w:lang w:eastAsia="ko-K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21,Footnote Text Char Char Char21,Footnote Text Char Char Char Char Char Char Char Char Char Char11,Footnote Text111,Char Char,متن زيرنويس Char,متن زيرنويس,Char Char Char Char Char Char,Char Char Char Char,Char, Char,پاورقي,e"/>
    <w:basedOn w:val="Normal"/>
    <w:link w:val="FootnoteTextChar"/>
    <w:uiPriority w:val="99"/>
    <w:unhideWhenUsed/>
    <w:qFormat/>
    <w:rsid w:val="00AF3D47"/>
    <w:rPr>
      <w:rFonts w:cs="Times New Roman"/>
      <w:lang w:val="x-none" w:eastAsia="x-none"/>
    </w:rPr>
  </w:style>
  <w:style w:type="character" w:customStyle="1" w:styleId="FootnoteTextChar">
    <w:name w:val="Footnote Text Char"/>
    <w:aliases w:val="Char Char Char,Char Char Char Char Char Char Char,Char Char Char Char Char,Char Char1,زيرنويس Char,Footnote Text Char Char Char Char,Footnote Text Char Char Char1,متن زيرنويس Char Char,متن زيرنويس Char1, Char Char,Footnote Text1 Char"/>
    <w:link w:val="FootnoteText"/>
    <w:uiPriority w:val="99"/>
    <w:qFormat/>
    <w:rsid w:val="00AF3D47"/>
    <w:rPr>
      <w:sz w:val="20"/>
      <w:szCs w:val="20"/>
    </w:rPr>
  </w:style>
  <w:style w:type="character" w:styleId="FootnoteReference">
    <w:name w:val="footnote reference"/>
    <w:aliases w:val="مرجع پاورقي,شماره زيرنويس,Omid Footnote,پاورقی,Footnote text,Footnote,heading1, Char Char1 Char,Char Char1 Char,ÔãÇÑå ÒíÑäæíÓ,علامت پاورقی,مرجع  من,Footnote Reference1,زيرنويس,شماره زيرنويس1,شماره زيرنويس2,شماره زيرنويس3,ãÑÌÚ ÇæÑÞí,Ô"/>
    <w:uiPriority w:val="99"/>
    <w:unhideWhenUsed/>
    <w:qFormat/>
    <w:rsid w:val="00AF3D47"/>
    <w:rPr>
      <w:vertAlign w:val="superscript"/>
    </w:rPr>
  </w:style>
  <w:style w:type="paragraph" w:styleId="ListParagraph">
    <w:name w:val="List Paragraph"/>
    <w:aliases w:val="تیتر اصلی,List Paragraph متن ترتيبي بين متن,تیتر 8,ليست همراه با شماره-فاصله خطوط 1,heading2,Numbered Items,List Numbering,ک,bult lotus,متن زیر نویس,bullet"/>
    <w:basedOn w:val="Normal"/>
    <w:link w:val="ListParagraphChar"/>
    <w:uiPriority w:val="34"/>
    <w:qFormat/>
    <w:rsid w:val="00F2704F"/>
    <w:pPr>
      <w:ind w:left="720"/>
      <w:contextualSpacing/>
    </w:pPr>
  </w:style>
  <w:style w:type="character" w:styleId="Strong">
    <w:name w:val="Strong"/>
    <w:uiPriority w:val="22"/>
    <w:qFormat/>
    <w:rsid w:val="00205523"/>
    <w:rPr>
      <w:b/>
      <w:bCs/>
    </w:rPr>
  </w:style>
  <w:style w:type="paragraph" w:styleId="NormalWeb">
    <w:name w:val="Normal (Web)"/>
    <w:basedOn w:val="Normal"/>
    <w:link w:val="NormalWebChar"/>
    <w:uiPriority w:val="99"/>
    <w:unhideWhenUsed/>
    <w:rsid w:val="002E1EE2"/>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2E1EE2"/>
  </w:style>
  <w:style w:type="paragraph" w:styleId="NoSpacing">
    <w:name w:val="No Spacing"/>
    <w:aliases w:val="عناوین فرعی,Body,انگلیسی معمولی,titr,انگلیÓی ãÚãæáی,heading4,نقشه,متن جدول,B Titr 14"/>
    <w:link w:val="NoSpacingChar"/>
    <w:uiPriority w:val="1"/>
    <w:qFormat/>
    <w:rsid w:val="00D81B32"/>
    <w:pPr>
      <w:bidi/>
    </w:pPr>
    <w:rPr>
      <w:sz w:val="22"/>
      <w:szCs w:val="22"/>
      <w:lang w:bidi="fa-IR"/>
    </w:rPr>
  </w:style>
  <w:style w:type="character" w:styleId="Hyperlink">
    <w:name w:val="Hyperlink"/>
    <w:uiPriority w:val="99"/>
    <w:unhideWhenUsed/>
    <w:rsid w:val="00CA1C81"/>
    <w:rPr>
      <w:color w:val="0563C1"/>
      <w:u w:val="single"/>
    </w:rPr>
  </w:style>
  <w:style w:type="paragraph" w:styleId="Header">
    <w:name w:val="header"/>
    <w:basedOn w:val="Normal"/>
    <w:link w:val="HeaderChar"/>
    <w:uiPriority w:val="99"/>
    <w:unhideWhenUsed/>
    <w:rsid w:val="00CC1CA4"/>
    <w:pPr>
      <w:tabs>
        <w:tab w:val="center" w:pos="4513"/>
        <w:tab w:val="right" w:pos="9026"/>
      </w:tabs>
    </w:pPr>
  </w:style>
  <w:style w:type="character" w:customStyle="1" w:styleId="HeaderChar">
    <w:name w:val="Header Char"/>
    <w:basedOn w:val="DefaultParagraphFont"/>
    <w:link w:val="Header"/>
    <w:uiPriority w:val="99"/>
    <w:rsid w:val="00CC1CA4"/>
  </w:style>
  <w:style w:type="paragraph" w:styleId="Footer">
    <w:name w:val="footer"/>
    <w:basedOn w:val="Normal"/>
    <w:link w:val="FooterChar"/>
    <w:uiPriority w:val="99"/>
    <w:unhideWhenUsed/>
    <w:rsid w:val="00CC1CA4"/>
    <w:pPr>
      <w:tabs>
        <w:tab w:val="center" w:pos="4513"/>
        <w:tab w:val="right" w:pos="9026"/>
      </w:tabs>
    </w:pPr>
  </w:style>
  <w:style w:type="character" w:customStyle="1" w:styleId="FooterChar">
    <w:name w:val="Footer Char"/>
    <w:basedOn w:val="DefaultParagraphFont"/>
    <w:link w:val="Footer"/>
    <w:uiPriority w:val="99"/>
    <w:rsid w:val="00CC1CA4"/>
  </w:style>
  <w:style w:type="table" w:styleId="TableGrid">
    <w:name w:val="Table Grid"/>
    <w:basedOn w:val="TableNormal"/>
    <w:uiPriority w:val="39"/>
    <w:rsid w:val="009436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C73E4C"/>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تیتر اول Char,عنوان دو Char,مطالب Char,Char5 Char,Heading 1فصل Char,عنوان هر فصل Char,فهرست Char,2- Char,زیر بخش Char,Heading 1.تیتر اصلی Char"/>
    <w:link w:val="Heading1"/>
    <w:rsid w:val="00D11DA4"/>
    <w:rPr>
      <w:rFonts w:ascii="Arial" w:eastAsia="Times New Roman" w:hAnsi="Arial" w:cs="Arial"/>
      <w:b/>
      <w:bCs/>
      <w:kern w:val="32"/>
      <w:sz w:val="32"/>
      <w:szCs w:val="32"/>
      <w:lang w:bidi="ar-SA"/>
    </w:rPr>
  </w:style>
  <w:style w:type="character" w:styleId="PlaceholderText">
    <w:name w:val="Placeholder Text"/>
    <w:uiPriority w:val="99"/>
    <w:rsid w:val="004A2EBC"/>
    <w:rPr>
      <w:color w:val="808080"/>
    </w:rPr>
  </w:style>
  <w:style w:type="paragraph" w:styleId="BalloonText">
    <w:name w:val="Balloon Text"/>
    <w:basedOn w:val="Normal"/>
    <w:link w:val="BalloonTextChar"/>
    <w:unhideWhenUsed/>
    <w:rsid w:val="0040546D"/>
    <w:rPr>
      <w:rFonts w:ascii="Tahoma" w:hAnsi="Tahoma" w:cs="Times New Roman"/>
      <w:sz w:val="16"/>
      <w:szCs w:val="16"/>
      <w:lang w:val="x-none" w:eastAsia="x-none"/>
    </w:rPr>
  </w:style>
  <w:style w:type="character" w:customStyle="1" w:styleId="BalloonTextChar">
    <w:name w:val="Balloon Text Char"/>
    <w:link w:val="BalloonText"/>
    <w:rsid w:val="0040546D"/>
    <w:rPr>
      <w:rFonts w:ascii="Tahoma" w:hAnsi="Tahoma" w:cs="Tahoma"/>
      <w:sz w:val="16"/>
      <w:szCs w:val="16"/>
    </w:rPr>
  </w:style>
  <w:style w:type="character" w:styleId="CommentReference">
    <w:name w:val="annotation reference"/>
    <w:uiPriority w:val="99"/>
    <w:unhideWhenUsed/>
    <w:rsid w:val="00802D0C"/>
    <w:rPr>
      <w:sz w:val="16"/>
      <w:szCs w:val="16"/>
    </w:rPr>
  </w:style>
  <w:style w:type="paragraph" w:styleId="CommentText">
    <w:name w:val="annotation text"/>
    <w:basedOn w:val="Normal"/>
    <w:link w:val="CommentTextChar"/>
    <w:uiPriority w:val="99"/>
    <w:unhideWhenUsed/>
    <w:rsid w:val="00802D0C"/>
    <w:rPr>
      <w:rFonts w:cs="Times New Roman"/>
      <w:lang w:val="x-none" w:eastAsia="x-none"/>
    </w:rPr>
  </w:style>
  <w:style w:type="character" w:customStyle="1" w:styleId="CommentTextChar">
    <w:name w:val="Comment Text Char"/>
    <w:link w:val="CommentText"/>
    <w:uiPriority w:val="99"/>
    <w:rsid w:val="00802D0C"/>
    <w:rPr>
      <w:sz w:val="20"/>
      <w:szCs w:val="20"/>
    </w:rPr>
  </w:style>
  <w:style w:type="paragraph" w:styleId="CommentSubject">
    <w:name w:val="annotation subject"/>
    <w:basedOn w:val="CommentText"/>
    <w:next w:val="CommentText"/>
    <w:link w:val="CommentSubjectChar"/>
    <w:uiPriority w:val="99"/>
    <w:unhideWhenUsed/>
    <w:rsid w:val="00802D0C"/>
    <w:rPr>
      <w:b/>
      <w:bCs/>
    </w:rPr>
  </w:style>
  <w:style w:type="character" w:customStyle="1" w:styleId="CommentSubjectChar">
    <w:name w:val="Comment Subject Char"/>
    <w:link w:val="CommentSubject"/>
    <w:uiPriority w:val="99"/>
    <w:rsid w:val="00802D0C"/>
    <w:rPr>
      <w:b/>
      <w:bCs/>
      <w:sz w:val="20"/>
      <w:szCs w:val="20"/>
    </w:rPr>
  </w:style>
  <w:style w:type="numbering" w:customStyle="1" w:styleId="NoList1">
    <w:name w:val="No List1"/>
    <w:next w:val="NoList"/>
    <w:uiPriority w:val="99"/>
    <w:semiHidden/>
    <w:unhideWhenUsed/>
    <w:rsid w:val="00F5077A"/>
  </w:style>
  <w:style w:type="character" w:styleId="PageNumber">
    <w:name w:val="page number"/>
    <w:rsid w:val="00F5077A"/>
  </w:style>
  <w:style w:type="character" w:customStyle="1" w:styleId="UnresolvedMention">
    <w:name w:val="Unresolved Mention"/>
    <w:uiPriority w:val="99"/>
    <w:semiHidden/>
    <w:unhideWhenUsed/>
    <w:rsid w:val="00F5077A"/>
    <w:rPr>
      <w:color w:val="605E5C"/>
      <w:shd w:val="clear" w:color="auto" w:fill="E1DFDD"/>
    </w:rPr>
  </w:style>
  <w:style w:type="character" w:customStyle="1" w:styleId="Heading4Char">
    <w:name w:val="Heading 4 Char"/>
    <w:aliases w:val="تیتر4 Char,2-1-1-1 Char,تیتر 4 Char"/>
    <w:link w:val="Heading4"/>
    <w:rsid w:val="00C01472"/>
    <w:rPr>
      <w:rFonts w:ascii="Calibri" w:eastAsia="Times New Roman" w:hAnsi="Calibri" w:cs="Arial"/>
      <w:b/>
      <w:bCs/>
      <w:sz w:val="28"/>
      <w:szCs w:val="28"/>
      <w:lang w:bidi="fa-IR"/>
    </w:rPr>
  </w:style>
  <w:style w:type="character" w:customStyle="1" w:styleId="FootnoteTextChar1">
    <w:name w:val="Footnote Text Char1"/>
    <w:aliases w:val="Footnote Text21 Char1,Footnote Text Char Char Char21 Char1,Footnote Text Char Char Char Char Char Char Char Char Char Char11 Char1,Footnote Text111 Char1,Char Char Char1,متن زيرنويس Char Char1,متن زيرنويس Char2,زيرنويس Char1"/>
    <w:uiPriority w:val="99"/>
    <w:locked/>
    <w:rsid w:val="00C01472"/>
    <w:rPr>
      <w:rFonts w:ascii="Times New Roman" w:eastAsia="Times New Roman" w:hAnsi="Times New Roman" w:cs="B Yagut"/>
      <w:sz w:val="20"/>
      <w:szCs w:val="20"/>
    </w:rPr>
  </w:style>
  <w:style w:type="numbering" w:customStyle="1" w:styleId="NoList2">
    <w:name w:val="No List2"/>
    <w:next w:val="NoList"/>
    <w:uiPriority w:val="99"/>
    <w:semiHidden/>
    <w:unhideWhenUsed/>
    <w:rsid w:val="005B7357"/>
  </w:style>
  <w:style w:type="character" w:styleId="Emphasis">
    <w:name w:val="Emphasis"/>
    <w:aliases w:val="caption"/>
    <w:uiPriority w:val="20"/>
    <w:qFormat/>
    <w:rsid w:val="00D87C2F"/>
    <w:rPr>
      <w:i/>
      <w:iCs/>
    </w:rPr>
  </w:style>
  <w:style w:type="character" w:customStyle="1" w:styleId="Heading2Char">
    <w:name w:val="Heading 2 Char"/>
    <w:aliases w:val="تیتر 2 Char,2-1 Char,زیر تیتر Char,2 Char"/>
    <w:link w:val="Heading2"/>
    <w:rsid w:val="00BA51C2"/>
    <w:rPr>
      <w:rFonts w:ascii="Cambria" w:eastAsia="Times New Roman" w:hAnsi="Cambria" w:cs="Times New Roman"/>
      <w:color w:val="365F91"/>
      <w:sz w:val="26"/>
      <w:szCs w:val="26"/>
    </w:rPr>
  </w:style>
  <w:style w:type="character" w:customStyle="1" w:styleId="Heading3Char">
    <w:name w:val="Heading 3 Char"/>
    <w:aliases w:val="تیتر3 Char,تیتر 3 Char,تيتر3 Char,2-1-1 Char,جدولل Char,فرعی 3 Char,H3 Char,شماره جدول Char"/>
    <w:link w:val="Heading3"/>
    <w:rsid w:val="00BA51C2"/>
    <w:rPr>
      <w:rFonts w:ascii="Cambria" w:eastAsia="Times New Roman" w:hAnsi="Cambria" w:cs="Times New Roman"/>
      <w:color w:val="243F60"/>
      <w:sz w:val="24"/>
      <w:szCs w:val="24"/>
    </w:rPr>
  </w:style>
  <w:style w:type="character" w:customStyle="1" w:styleId="Heading5Char">
    <w:name w:val="Heading 5 Char"/>
    <w:aliases w:val="تیتر5 Char,13 Char"/>
    <w:link w:val="Heading5"/>
    <w:rsid w:val="00BA51C2"/>
    <w:rPr>
      <w:rFonts w:eastAsia="Times New Roman"/>
      <w:b/>
      <w:bCs/>
      <w:i/>
      <w:iCs/>
      <w:sz w:val="26"/>
      <w:szCs w:val="26"/>
    </w:rPr>
  </w:style>
  <w:style w:type="character" w:customStyle="1" w:styleId="Heading6Char">
    <w:name w:val="Heading 6 Char"/>
    <w:aliases w:val="تیتر6 Char,12 Char,شکل Char"/>
    <w:link w:val="Heading6"/>
    <w:rsid w:val="00BA51C2"/>
    <w:rPr>
      <w:rFonts w:ascii="Cambria" w:eastAsia="Times New Roman" w:hAnsi="Cambria" w:cs="Times New Roman"/>
      <w:i/>
      <w:iCs/>
      <w:color w:val="243F60"/>
      <w:sz w:val="24"/>
      <w:szCs w:val="28"/>
      <w:lang w:bidi="fa-IR"/>
    </w:rPr>
  </w:style>
  <w:style w:type="character" w:customStyle="1" w:styleId="Heading7Char">
    <w:name w:val="Heading 7 Char"/>
    <w:aliases w:val="نقشهه Char"/>
    <w:link w:val="Heading7"/>
    <w:rsid w:val="00BA51C2"/>
    <w:rPr>
      <w:rFonts w:ascii="Times New Roman" w:eastAsia="Batang" w:hAnsi="Times New Roman" w:cs="Times New Roman"/>
      <w:sz w:val="24"/>
      <w:szCs w:val="28"/>
      <w:lang w:eastAsia="ko-KR"/>
    </w:rPr>
  </w:style>
  <w:style w:type="character" w:customStyle="1" w:styleId="Heading8Char">
    <w:name w:val="Heading 8 Char"/>
    <w:aliases w:val="112 Char"/>
    <w:link w:val="Heading8"/>
    <w:rsid w:val="00BA51C2"/>
    <w:rPr>
      <w:rFonts w:ascii="Times New Roman" w:eastAsia="Batang" w:hAnsi="Times New Roman" w:cs="Times New Roman"/>
      <w:sz w:val="42"/>
      <w:szCs w:val="40"/>
      <w:u w:val="single"/>
      <w:lang w:eastAsia="ko-KR"/>
    </w:rPr>
  </w:style>
  <w:style w:type="character" w:customStyle="1" w:styleId="Heading9Char">
    <w:name w:val="Heading 9 Char"/>
    <w:aliases w:val="113 جدول Char"/>
    <w:link w:val="Heading9"/>
    <w:rsid w:val="00BA51C2"/>
    <w:rPr>
      <w:rFonts w:ascii="Cambria" w:eastAsia="Times New Roman" w:hAnsi="Cambria" w:cs="Times New Roman"/>
      <w:sz w:val="22"/>
      <w:szCs w:val="22"/>
      <w:lang w:eastAsia="ko-KR"/>
    </w:rPr>
  </w:style>
  <w:style w:type="numbering" w:customStyle="1" w:styleId="NoList3">
    <w:name w:val="No List3"/>
    <w:next w:val="NoList"/>
    <w:uiPriority w:val="99"/>
    <w:semiHidden/>
    <w:unhideWhenUsed/>
    <w:rsid w:val="00BA51C2"/>
  </w:style>
  <w:style w:type="numbering" w:customStyle="1" w:styleId="NoList11">
    <w:name w:val="No List11"/>
    <w:next w:val="NoList"/>
    <w:uiPriority w:val="99"/>
    <w:semiHidden/>
    <w:unhideWhenUsed/>
    <w:rsid w:val="00BA51C2"/>
  </w:style>
  <w:style w:type="character" w:customStyle="1" w:styleId="viiyi">
    <w:name w:val="viiyi"/>
    <w:rsid w:val="00BA51C2"/>
  </w:style>
  <w:style w:type="character" w:customStyle="1" w:styleId="q4iawc">
    <w:name w:val="q4iawc"/>
    <w:rsid w:val="00BA51C2"/>
  </w:style>
  <w:style w:type="character" w:customStyle="1" w:styleId="author">
    <w:name w:val="author"/>
    <w:rsid w:val="00BA51C2"/>
  </w:style>
  <w:style w:type="character" w:styleId="HTMLCite">
    <w:name w:val="HTML Cite"/>
    <w:uiPriority w:val="99"/>
    <w:unhideWhenUsed/>
    <w:rsid w:val="00BA51C2"/>
    <w:rPr>
      <w:i/>
      <w:iCs/>
    </w:rPr>
  </w:style>
  <w:style w:type="character" w:customStyle="1" w:styleId="justsans17">
    <w:name w:val="justsans17"/>
    <w:rsid w:val="00BA51C2"/>
  </w:style>
  <w:style w:type="paragraph" w:styleId="HTMLPreformatted">
    <w:name w:val="HTML Preformatted"/>
    <w:basedOn w:val="Normal"/>
    <w:link w:val="HTMLPreformattedChar"/>
    <w:uiPriority w:val="99"/>
    <w:unhideWhenUsed/>
    <w:rsid w:val="00BA51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eastAsia="Times New Roman"/>
    </w:rPr>
  </w:style>
  <w:style w:type="character" w:customStyle="1" w:styleId="HTMLPreformattedChar">
    <w:name w:val="HTML Preformatted Char"/>
    <w:link w:val="HTMLPreformatted"/>
    <w:uiPriority w:val="99"/>
    <w:rsid w:val="00BA51C2"/>
    <w:rPr>
      <w:rFonts w:ascii="Courier New" w:eastAsia="Times New Roman" w:hAnsi="Courier New" w:cs="Courier New"/>
      <w:lang w:bidi="fa-IR"/>
    </w:rPr>
  </w:style>
  <w:style w:type="character" w:customStyle="1" w:styleId="y2iqfc">
    <w:name w:val="y2iqfc"/>
    <w:rsid w:val="00BA51C2"/>
  </w:style>
  <w:style w:type="table" w:customStyle="1" w:styleId="TableGrid2">
    <w:name w:val="Table Grid2"/>
    <w:basedOn w:val="TableNormal"/>
    <w:next w:val="TableGrid"/>
    <w:rsid w:val="00BA51C2"/>
    <w:rPr>
      <w:sz w:val="22"/>
      <w:szCs w:val="22"/>
      <w:lang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xed-citation">
    <w:name w:val="mixed-citation"/>
    <w:rsid w:val="00BA51C2"/>
  </w:style>
  <w:style w:type="character" w:customStyle="1" w:styleId="ref-title">
    <w:name w:val="ref-title"/>
    <w:rsid w:val="00BA51C2"/>
  </w:style>
  <w:style w:type="character" w:customStyle="1" w:styleId="ref-journal">
    <w:name w:val="ref-journal"/>
    <w:rsid w:val="00BA51C2"/>
  </w:style>
  <w:style w:type="character" w:customStyle="1" w:styleId="ref-vol">
    <w:name w:val="ref-vol"/>
    <w:rsid w:val="00BA51C2"/>
  </w:style>
  <w:style w:type="paragraph" w:styleId="Revision">
    <w:name w:val="Revision"/>
    <w:hidden/>
    <w:uiPriority w:val="99"/>
    <w:rsid w:val="00BA51C2"/>
    <w:rPr>
      <w:sz w:val="22"/>
      <w:szCs w:val="22"/>
    </w:rPr>
  </w:style>
  <w:style w:type="paragraph" w:customStyle="1" w:styleId="Default">
    <w:name w:val="Default"/>
    <w:rsid w:val="00BA51C2"/>
    <w:pPr>
      <w:autoSpaceDE w:val="0"/>
      <w:autoSpaceDN w:val="0"/>
      <w:adjustRightInd w:val="0"/>
    </w:pPr>
    <w:rPr>
      <w:rFonts w:ascii="Century Gothic" w:hAnsi="Century Gothic" w:cs="Century Gothic"/>
      <w:color w:val="000000"/>
      <w:sz w:val="24"/>
      <w:szCs w:val="24"/>
      <w:lang w:bidi="fa-IR"/>
    </w:rPr>
  </w:style>
  <w:style w:type="character" w:customStyle="1" w:styleId="A4">
    <w:name w:val="A4"/>
    <w:uiPriority w:val="99"/>
    <w:rsid w:val="00BA51C2"/>
    <w:rPr>
      <w:rFonts w:cs="Century Gothic"/>
      <w:b/>
      <w:bCs/>
      <w:color w:val="000000"/>
      <w:sz w:val="22"/>
      <w:szCs w:val="22"/>
    </w:rPr>
  </w:style>
  <w:style w:type="character" w:customStyle="1" w:styleId="jlqj4b">
    <w:name w:val="jlqj4b"/>
    <w:rsid w:val="00BA51C2"/>
  </w:style>
  <w:style w:type="paragraph" w:customStyle="1" w:styleId="msonormal0">
    <w:name w:val="msonormal"/>
    <w:basedOn w:val="Normal"/>
    <w:rsid w:val="00BA51C2"/>
    <w:pPr>
      <w:spacing w:before="100" w:beforeAutospacing="1" w:after="100" w:afterAutospacing="1"/>
    </w:pPr>
    <w:rPr>
      <w:rFonts w:ascii="Times New Roman" w:eastAsia="Times New Roman" w:hAnsi="Times New Roman" w:cs="Times New Roman"/>
      <w:sz w:val="24"/>
      <w:szCs w:val="24"/>
    </w:rPr>
  </w:style>
  <w:style w:type="character" w:styleId="FollowedHyperlink">
    <w:name w:val="FollowedHyperlink"/>
    <w:uiPriority w:val="99"/>
    <w:unhideWhenUsed/>
    <w:rsid w:val="00BA51C2"/>
    <w:rPr>
      <w:color w:val="800080"/>
      <w:u w:val="single"/>
    </w:rPr>
  </w:style>
  <w:style w:type="character" w:customStyle="1" w:styleId="accordion-tabbedtab-mobile">
    <w:name w:val="accordion-tabbed__tab-mobile"/>
    <w:rsid w:val="00BA51C2"/>
  </w:style>
  <w:style w:type="character" w:customStyle="1" w:styleId="comma-separator">
    <w:name w:val="comma-separator"/>
    <w:rsid w:val="00BA51C2"/>
  </w:style>
  <w:style w:type="character" w:customStyle="1" w:styleId="mtfg0">
    <w:name w:val="mtfg0"/>
    <w:rsid w:val="00BA51C2"/>
  </w:style>
  <w:style w:type="paragraph" w:styleId="BodyText">
    <w:name w:val="Body Text"/>
    <w:basedOn w:val="Normal"/>
    <w:link w:val="BodyTextChar"/>
    <w:rsid w:val="00BA51C2"/>
    <w:pPr>
      <w:spacing w:before="100" w:beforeAutospacing="1" w:after="100" w:afterAutospacing="1"/>
    </w:pPr>
    <w:rPr>
      <w:rFonts w:ascii="Times New Roman" w:eastAsia="Times New Roman" w:hAnsi="Times New Roman" w:cs="Times New Roman"/>
      <w:sz w:val="24"/>
      <w:szCs w:val="24"/>
    </w:rPr>
  </w:style>
  <w:style w:type="character" w:customStyle="1" w:styleId="BodyTextChar">
    <w:name w:val="Body Text Char"/>
    <w:link w:val="BodyText"/>
    <w:rsid w:val="00BA51C2"/>
    <w:rPr>
      <w:rFonts w:ascii="Times New Roman" w:eastAsia="Times New Roman" w:hAnsi="Times New Roman" w:cs="Times New Roman"/>
      <w:sz w:val="24"/>
      <w:szCs w:val="24"/>
      <w:lang w:bidi="fa-IR"/>
    </w:rPr>
  </w:style>
  <w:style w:type="paragraph" w:styleId="Title">
    <w:name w:val="Title"/>
    <w:aliases w:val="تیتر فرعی,عنوان اصلي,عنوان فصل,پاک نویس,سوم,عنوان جدول"/>
    <w:basedOn w:val="Normal"/>
    <w:link w:val="TitleChar"/>
    <w:qFormat/>
    <w:rsid w:val="00BA51C2"/>
    <w:pPr>
      <w:jc w:val="center"/>
    </w:pPr>
    <w:rPr>
      <w:rFonts w:ascii="B Lotus" w:hAnsi="B Lotus" w:cs="Zar"/>
      <w:sz w:val="28"/>
      <w:szCs w:val="32"/>
      <w:lang w:eastAsia="zh-CN"/>
    </w:rPr>
  </w:style>
  <w:style w:type="character" w:customStyle="1" w:styleId="TitleChar">
    <w:name w:val="Title Char"/>
    <w:aliases w:val="تیتر فرعی Char,عنوان اصلي Char,عنوان فصل Char,پاک نویس Char,سوم Char,عنوان جدول Char"/>
    <w:link w:val="Title"/>
    <w:rsid w:val="00BA51C2"/>
    <w:rPr>
      <w:rFonts w:ascii="B Lotus" w:hAnsi="B Lotus" w:cs="Zar"/>
      <w:sz w:val="28"/>
      <w:szCs w:val="32"/>
      <w:lang w:eastAsia="zh-CN"/>
    </w:rPr>
  </w:style>
  <w:style w:type="paragraph" w:styleId="IntenseQuote">
    <w:name w:val="Intense Quote"/>
    <w:basedOn w:val="Normal"/>
    <w:next w:val="Normal"/>
    <w:link w:val="IntenseQuoteChar"/>
    <w:uiPriority w:val="30"/>
    <w:qFormat/>
    <w:rsid w:val="00BA51C2"/>
    <w:pPr>
      <w:pBdr>
        <w:bottom w:val="single" w:sz="4" w:space="4" w:color="4F81BD"/>
      </w:pBdr>
      <w:spacing w:before="200" w:after="280" w:line="276" w:lineRule="auto"/>
      <w:ind w:left="936" w:right="936"/>
    </w:pPr>
    <w:rPr>
      <w:rFonts w:cs="Times New Roman"/>
      <w:b/>
      <w:bCs/>
      <w:i/>
      <w:iCs/>
      <w:color w:val="4F81BD"/>
    </w:rPr>
  </w:style>
  <w:style w:type="character" w:customStyle="1" w:styleId="IntenseQuoteChar">
    <w:name w:val="Intense Quote Char"/>
    <w:link w:val="IntenseQuote"/>
    <w:uiPriority w:val="30"/>
    <w:rsid w:val="00BA51C2"/>
    <w:rPr>
      <w:rFonts w:cs="Times New Roman"/>
      <w:b/>
      <w:bCs/>
      <w:i/>
      <w:iCs/>
      <w:color w:val="4F81BD"/>
    </w:rPr>
  </w:style>
  <w:style w:type="character" w:customStyle="1" w:styleId="shorttext">
    <w:name w:val="short_text"/>
    <w:rsid w:val="00BA51C2"/>
  </w:style>
  <w:style w:type="character" w:customStyle="1" w:styleId="st1">
    <w:name w:val="st1"/>
    <w:rsid w:val="00BA51C2"/>
  </w:style>
  <w:style w:type="character" w:customStyle="1" w:styleId="alt-edited1">
    <w:name w:val="alt-edited1"/>
    <w:rsid w:val="00BA51C2"/>
    <w:rPr>
      <w:color w:val="4D90F0"/>
    </w:rPr>
  </w:style>
  <w:style w:type="character" w:customStyle="1" w:styleId="pubyear">
    <w:name w:val="pubyear"/>
    <w:rsid w:val="00BA51C2"/>
  </w:style>
  <w:style w:type="character" w:customStyle="1" w:styleId="articletitle">
    <w:name w:val="articletitle"/>
    <w:rsid w:val="00BA51C2"/>
  </w:style>
  <w:style w:type="character" w:customStyle="1" w:styleId="journaltitle">
    <w:name w:val="journaltitle"/>
    <w:rsid w:val="00BA51C2"/>
  </w:style>
  <w:style w:type="character" w:customStyle="1" w:styleId="vol">
    <w:name w:val="vol"/>
    <w:rsid w:val="00BA51C2"/>
  </w:style>
  <w:style w:type="character" w:customStyle="1" w:styleId="citedissue">
    <w:name w:val="citedissue"/>
    <w:rsid w:val="00BA51C2"/>
  </w:style>
  <w:style w:type="character" w:customStyle="1" w:styleId="pagefirst">
    <w:name w:val="pagefirst"/>
    <w:rsid w:val="00BA51C2"/>
  </w:style>
  <w:style w:type="character" w:customStyle="1" w:styleId="pagelast">
    <w:name w:val="pagelast"/>
    <w:rsid w:val="00BA51C2"/>
  </w:style>
  <w:style w:type="character" w:customStyle="1" w:styleId="UnresolvedMention1">
    <w:name w:val="Unresolved Mention1"/>
    <w:uiPriority w:val="99"/>
    <w:unhideWhenUsed/>
    <w:rsid w:val="00BA51C2"/>
    <w:rPr>
      <w:color w:val="605E5C"/>
      <w:shd w:val="clear" w:color="auto" w:fill="E1DFDD"/>
    </w:rPr>
  </w:style>
  <w:style w:type="paragraph" w:styleId="TOCHeading">
    <w:name w:val="TOC Heading"/>
    <w:aliases w:val="حدول"/>
    <w:basedOn w:val="Heading1"/>
    <w:next w:val="Normal"/>
    <w:uiPriority w:val="39"/>
    <w:unhideWhenUsed/>
    <w:qFormat/>
    <w:rsid w:val="00BA51C2"/>
    <w:pPr>
      <w:keepLines/>
      <w:spacing w:after="0" w:line="259" w:lineRule="auto"/>
      <w:outlineLvl w:val="9"/>
    </w:pPr>
    <w:rPr>
      <w:rFonts w:ascii="Cambria" w:hAnsi="Cambria" w:cs="Times New Roman"/>
      <w:b w:val="0"/>
      <w:bCs w:val="0"/>
      <w:color w:val="365F91"/>
      <w:kern w:val="0"/>
      <w:lang w:val="en-US" w:eastAsia="en-US"/>
    </w:rPr>
  </w:style>
  <w:style w:type="paragraph" w:styleId="TOC1">
    <w:name w:val="toc 1"/>
    <w:basedOn w:val="Normal"/>
    <w:next w:val="Normal"/>
    <w:link w:val="TOC1Char"/>
    <w:autoRedefine/>
    <w:uiPriority w:val="39"/>
    <w:unhideWhenUsed/>
    <w:qFormat/>
    <w:rsid w:val="00BA51C2"/>
    <w:pPr>
      <w:tabs>
        <w:tab w:val="right" w:leader="dot" w:pos="8494"/>
      </w:tabs>
      <w:spacing w:after="100"/>
    </w:pPr>
    <w:rPr>
      <w:rFonts w:ascii="Times New Roman" w:hAnsi="Times New Roman" w:cs="B Zar"/>
      <w:noProof/>
    </w:rPr>
  </w:style>
  <w:style w:type="paragraph" w:styleId="TOC2">
    <w:name w:val="toc 2"/>
    <w:basedOn w:val="Normal"/>
    <w:next w:val="Normal"/>
    <w:autoRedefine/>
    <w:uiPriority w:val="39"/>
    <w:unhideWhenUsed/>
    <w:qFormat/>
    <w:rsid w:val="00BA51C2"/>
    <w:pPr>
      <w:spacing w:after="100"/>
      <w:ind w:left="200"/>
    </w:pPr>
    <w:rPr>
      <w:rFonts w:ascii="Times New Roman" w:hAnsi="Times New Roman" w:cs="Arial"/>
    </w:rPr>
  </w:style>
  <w:style w:type="paragraph" w:styleId="TOC3">
    <w:name w:val="toc 3"/>
    <w:basedOn w:val="Normal"/>
    <w:next w:val="Normal"/>
    <w:autoRedefine/>
    <w:uiPriority w:val="39"/>
    <w:unhideWhenUsed/>
    <w:qFormat/>
    <w:rsid w:val="00BA51C2"/>
    <w:pPr>
      <w:tabs>
        <w:tab w:val="right" w:leader="dot" w:pos="8494"/>
      </w:tabs>
      <w:spacing w:after="100"/>
      <w:ind w:left="400"/>
    </w:pPr>
    <w:rPr>
      <w:rFonts w:ascii="Times New Roman" w:hAnsi="Times New Roman" w:cs="B Zar"/>
      <w:noProof/>
    </w:rPr>
  </w:style>
  <w:style w:type="paragraph" w:styleId="TOC4">
    <w:name w:val="toc 4"/>
    <w:basedOn w:val="Normal"/>
    <w:next w:val="Normal"/>
    <w:autoRedefine/>
    <w:uiPriority w:val="39"/>
    <w:unhideWhenUsed/>
    <w:rsid w:val="00BA51C2"/>
    <w:pPr>
      <w:spacing w:after="100"/>
      <w:ind w:left="660"/>
    </w:pPr>
    <w:rPr>
      <w:rFonts w:ascii="Calibri" w:eastAsia="Times New Roman" w:hAnsi="Calibri" w:cs="Arial"/>
    </w:rPr>
  </w:style>
  <w:style w:type="paragraph" w:styleId="TOC5">
    <w:name w:val="toc 5"/>
    <w:basedOn w:val="Normal"/>
    <w:next w:val="Normal"/>
    <w:autoRedefine/>
    <w:uiPriority w:val="39"/>
    <w:unhideWhenUsed/>
    <w:rsid w:val="00BA51C2"/>
    <w:pPr>
      <w:spacing w:after="100"/>
      <w:ind w:left="880"/>
    </w:pPr>
    <w:rPr>
      <w:rFonts w:ascii="Calibri" w:eastAsia="Times New Roman" w:hAnsi="Calibri" w:cs="Arial"/>
    </w:rPr>
  </w:style>
  <w:style w:type="paragraph" w:styleId="TOC6">
    <w:name w:val="toc 6"/>
    <w:basedOn w:val="Normal"/>
    <w:next w:val="Normal"/>
    <w:autoRedefine/>
    <w:uiPriority w:val="39"/>
    <w:unhideWhenUsed/>
    <w:rsid w:val="00BA51C2"/>
    <w:pPr>
      <w:spacing w:after="100"/>
      <w:ind w:left="1100"/>
    </w:pPr>
    <w:rPr>
      <w:rFonts w:ascii="Calibri" w:eastAsia="Times New Roman" w:hAnsi="Calibri" w:cs="Arial"/>
    </w:rPr>
  </w:style>
  <w:style w:type="paragraph" w:styleId="TOC7">
    <w:name w:val="toc 7"/>
    <w:basedOn w:val="Normal"/>
    <w:next w:val="Normal"/>
    <w:autoRedefine/>
    <w:uiPriority w:val="39"/>
    <w:unhideWhenUsed/>
    <w:rsid w:val="00BA51C2"/>
    <w:pPr>
      <w:spacing w:after="100"/>
      <w:ind w:left="1320"/>
    </w:pPr>
    <w:rPr>
      <w:rFonts w:ascii="Calibri" w:eastAsia="Times New Roman" w:hAnsi="Calibri" w:cs="Arial"/>
    </w:rPr>
  </w:style>
  <w:style w:type="paragraph" w:styleId="TOC8">
    <w:name w:val="toc 8"/>
    <w:basedOn w:val="Normal"/>
    <w:next w:val="Normal"/>
    <w:autoRedefine/>
    <w:uiPriority w:val="39"/>
    <w:unhideWhenUsed/>
    <w:rsid w:val="00BA51C2"/>
    <w:pPr>
      <w:spacing w:after="100"/>
      <w:ind w:left="1540"/>
    </w:pPr>
    <w:rPr>
      <w:rFonts w:ascii="Calibri" w:eastAsia="Times New Roman" w:hAnsi="Calibri" w:cs="Arial"/>
    </w:rPr>
  </w:style>
  <w:style w:type="paragraph" w:styleId="TOC9">
    <w:name w:val="toc 9"/>
    <w:basedOn w:val="Normal"/>
    <w:next w:val="Normal"/>
    <w:autoRedefine/>
    <w:uiPriority w:val="39"/>
    <w:unhideWhenUsed/>
    <w:rsid w:val="00BA51C2"/>
    <w:pPr>
      <w:spacing w:after="100"/>
      <w:ind w:left="1760"/>
    </w:pPr>
    <w:rPr>
      <w:rFonts w:ascii="Calibri" w:eastAsia="Times New Roman" w:hAnsi="Calibri" w:cs="Arial"/>
    </w:rPr>
  </w:style>
  <w:style w:type="character" w:styleId="SubtleEmphasis">
    <w:name w:val="Subtle Emphasis"/>
    <w:aliases w:val="Heading 3:,جدول 1"/>
    <w:uiPriority w:val="19"/>
    <w:qFormat/>
    <w:rsid w:val="00BA51C2"/>
    <w:rPr>
      <w:rFonts w:cs="Times New Roman"/>
      <w:i/>
      <w:iCs/>
      <w:color w:val="404040"/>
    </w:rPr>
  </w:style>
  <w:style w:type="character" w:customStyle="1" w:styleId="11">
    <w:name w:val="اشاره برطرف نشده1"/>
    <w:uiPriority w:val="99"/>
    <w:rsid w:val="00BA51C2"/>
    <w:rPr>
      <w:rFonts w:cs="Times New Roman"/>
      <w:color w:val="605E5C"/>
      <w:shd w:val="clear" w:color="auto" w:fill="E1DFDD"/>
    </w:rPr>
  </w:style>
  <w:style w:type="paragraph" w:styleId="EndnoteText">
    <w:name w:val="endnote text"/>
    <w:basedOn w:val="Normal"/>
    <w:link w:val="EndnoteTextChar"/>
    <w:uiPriority w:val="99"/>
    <w:rsid w:val="00BA51C2"/>
  </w:style>
  <w:style w:type="character" w:customStyle="1" w:styleId="EndnoteTextChar">
    <w:name w:val="Endnote Text Char"/>
    <w:link w:val="EndnoteText"/>
    <w:uiPriority w:val="99"/>
    <w:rsid w:val="00BA51C2"/>
    <w:rPr>
      <w:lang w:bidi="fa-IR"/>
    </w:rPr>
  </w:style>
  <w:style w:type="character" w:styleId="EndnoteReference">
    <w:name w:val="endnote reference"/>
    <w:uiPriority w:val="99"/>
    <w:rsid w:val="00BA51C2"/>
    <w:rPr>
      <w:rFonts w:cs="Times New Roman"/>
      <w:vertAlign w:val="superscript"/>
    </w:rPr>
  </w:style>
  <w:style w:type="paragraph" w:styleId="BlockText">
    <w:name w:val="Block Text"/>
    <w:basedOn w:val="Normal"/>
    <w:rsid w:val="00BA51C2"/>
    <w:pPr>
      <w:spacing w:line="360" w:lineRule="auto"/>
      <w:ind w:left="106"/>
      <w:jc w:val="lowKashida"/>
    </w:pPr>
    <w:rPr>
      <w:rFonts w:ascii="Times New Roman" w:eastAsia="MS Mincho" w:hAnsi="Times New Roman" w:cs="B Lotus"/>
      <w:noProof/>
      <w:szCs w:val="28"/>
    </w:rPr>
  </w:style>
  <w:style w:type="paragraph" w:styleId="BodyText2">
    <w:name w:val="Body Text 2"/>
    <w:basedOn w:val="Normal"/>
    <w:link w:val="BodyText2Char"/>
    <w:rsid w:val="00BA51C2"/>
    <w:pPr>
      <w:spacing w:after="120" w:line="480" w:lineRule="auto"/>
    </w:pPr>
    <w:rPr>
      <w:rFonts w:ascii="Times New Roman" w:eastAsia="MS Mincho" w:hAnsi="Times New Roman" w:cs="Traditional Arabic"/>
      <w:noProof/>
    </w:rPr>
  </w:style>
  <w:style w:type="character" w:customStyle="1" w:styleId="BodyText2Char">
    <w:name w:val="Body Text 2 Char"/>
    <w:link w:val="BodyText2"/>
    <w:rsid w:val="00BA51C2"/>
    <w:rPr>
      <w:rFonts w:ascii="Times New Roman" w:eastAsia="MS Mincho" w:hAnsi="Times New Roman" w:cs="Traditional Arabic"/>
      <w:noProof/>
    </w:rPr>
  </w:style>
  <w:style w:type="paragraph" w:styleId="BodyText3">
    <w:name w:val="Body Text 3"/>
    <w:basedOn w:val="Normal"/>
    <w:link w:val="BodyText3Char"/>
    <w:rsid w:val="00BA51C2"/>
    <w:pPr>
      <w:jc w:val="lowKashida"/>
    </w:pPr>
    <w:rPr>
      <w:rFonts w:ascii="Times New Roman" w:eastAsia="SimSun" w:hAnsi="Times New Roman" w:cs="Zar"/>
      <w:noProof/>
      <w:szCs w:val="28"/>
    </w:rPr>
  </w:style>
  <w:style w:type="character" w:customStyle="1" w:styleId="BodyText3Char">
    <w:name w:val="Body Text 3 Char"/>
    <w:link w:val="BodyText3"/>
    <w:rsid w:val="00BA51C2"/>
    <w:rPr>
      <w:rFonts w:ascii="Times New Roman" w:eastAsia="SimSun" w:hAnsi="Times New Roman" w:cs="Zar"/>
      <w:noProof/>
      <w:szCs w:val="28"/>
    </w:rPr>
  </w:style>
  <w:style w:type="character" w:customStyle="1" w:styleId="normal11">
    <w:name w:val="normal11"/>
    <w:rsid w:val="00BA51C2"/>
    <w:rPr>
      <w:rFonts w:cs="B Nazanin"/>
      <w:sz w:val="23"/>
      <w:szCs w:val="23"/>
      <w:lang w:bidi="ar-SA"/>
    </w:rPr>
  </w:style>
  <w:style w:type="character" w:customStyle="1" w:styleId="dis-callnumber">
    <w:name w:val="dis-callnumber"/>
    <w:rsid w:val="00BA51C2"/>
    <w:rPr>
      <w:rFonts w:cs="Times New Roman"/>
    </w:rPr>
  </w:style>
  <w:style w:type="character" w:customStyle="1" w:styleId="dis-name1">
    <w:name w:val="dis-name1"/>
    <w:rsid w:val="00BA51C2"/>
    <w:rPr>
      <w:rFonts w:cs="Times New Roman"/>
    </w:rPr>
  </w:style>
  <w:style w:type="character" w:customStyle="1" w:styleId="dis-level">
    <w:name w:val="dis-level"/>
    <w:rsid w:val="00BA51C2"/>
    <w:rPr>
      <w:rFonts w:cs="Times New Roman"/>
    </w:rPr>
  </w:style>
  <w:style w:type="character" w:customStyle="1" w:styleId="dis-year">
    <w:name w:val="dis-year"/>
    <w:rsid w:val="00BA51C2"/>
    <w:rPr>
      <w:rFonts w:cs="Times New Roman"/>
    </w:rPr>
  </w:style>
  <w:style w:type="character" w:customStyle="1" w:styleId="dis-page">
    <w:name w:val="dis-page"/>
    <w:rsid w:val="00BA51C2"/>
    <w:rPr>
      <w:rFonts w:cs="Times New Roman"/>
    </w:rPr>
  </w:style>
  <w:style w:type="character" w:customStyle="1" w:styleId="normal12">
    <w:name w:val="normal12"/>
    <w:rsid w:val="00BA51C2"/>
    <w:rPr>
      <w:rFonts w:cs="B Nazanin"/>
      <w:sz w:val="23"/>
      <w:szCs w:val="23"/>
      <w:lang w:bidi="ar-SA"/>
    </w:rPr>
  </w:style>
  <w:style w:type="character" w:customStyle="1" w:styleId="mw-headline">
    <w:name w:val="mw-headline"/>
    <w:rsid w:val="00BA51C2"/>
    <w:rPr>
      <w:rFonts w:cs="Times New Roman"/>
    </w:rPr>
  </w:style>
  <w:style w:type="character" w:customStyle="1" w:styleId="editsection2">
    <w:name w:val="editsection2"/>
    <w:rsid w:val="00BA51C2"/>
    <w:rPr>
      <w:rFonts w:cs="Times New Roman"/>
    </w:rPr>
  </w:style>
  <w:style w:type="character" w:customStyle="1" w:styleId="hps">
    <w:name w:val="hps"/>
    <w:rsid w:val="00BA51C2"/>
    <w:rPr>
      <w:rFonts w:cs="Times New Roman"/>
    </w:rPr>
  </w:style>
  <w:style w:type="paragraph" w:styleId="z-TopofForm">
    <w:name w:val="HTML Top of Form"/>
    <w:basedOn w:val="Normal"/>
    <w:next w:val="Normal"/>
    <w:link w:val="z-TopofFormChar"/>
    <w:hidden/>
    <w:unhideWhenUsed/>
    <w:rsid w:val="00BA51C2"/>
    <w:pPr>
      <w:pBdr>
        <w:bottom w:val="single" w:sz="6" w:space="1" w:color="auto"/>
      </w:pBdr>
      <w:jc w:val="center"/>
    </w:pPr>
    <w:rPr>
      <w:rFonts w:ascii="Arial" w:eastAsia="SimSun" w:hAnsi="Arial"/>
      <w:vanish/>
      <w:sz w:val="16"/>
      <w:szCs w:val="16"/>
    </w:rPr>
  </w:style>
  <w:style w:type="character" w:customStyle="1" w:styleId="z-TopofFormChar">
    <w:name w:val="z-Top of Form Char"/>
    <w:link w:val="z-TopofForm"/>
    <w:rsid w:val="00BA51C2"/>
    <w:rPr>
      <w:rFonts w:ascii="Arial" w:eastAsia="SimSun" w:hAnsi="Arial"/>
      <w:vanish/>
      <w:sz w:val="16"/>
      <w:szCs w:val="16"/>
    </w:rPr>
  </w:style>
  <w:style w:type="paragraph" w:styleId="z-BottomofForm">
    <w:name w:val="HTML Bottom of Form"/>
    <w:basedOn w:val="Normal"/>
    <w:next w:val="Normal"/>
    <w:link w:val="z-BottomofFormChar"/>
    <w:hidden/>
    <w:unhideWhenUsed/>
    <w:rsid w:val="00BA51C2"/>
    <w:pPr>
      <w:pBdr>
        <w:top w:val="single" w:sz="6" w:space="1" w:color="auto"/>
      </w:pBdr>
      <w:jc w:val="center"/>
    </w:pPr>
    <w:rPr>
      <w:rFonts w:ascii="Arial" w:eastAsia="SimSun" w:hAnsi="Arial"/>
      <w:vanish/>
      <w:sz w:val="16"/>
      <w:szCs w:val="16"/>
    </w:rPr>
  </w:style>
  <w:style w:type="character" w:customStyle="1" w:styleId="z-BottomofFormChar">
    <w:name w:val="z-Bottom of Form Char"/>
    <w:link w:val="z-BottomofForm"/>
    <w:rsid w:val="00BA51C2"/>
    <w:rPr>
      <w:rFonts w:ascii="Arial" w:eastAsia="SimSun" w:hAnsi="Arial"/>
      <w:vanish/>
      <w:sz w:val="16"/>
      <w:szCs w:val="16"/>
    </w:rPr>
  </w:style>
  <w:style w:type="paragraph" w:styleId="Subtitle">
    <w:name w:val="Subtitle"/>
    <w:aliases w:val="عنوان جدول و شکل"/>
    <w:basedOn w:val="Normal"/>
    <w:link w:val="SubtitleChar"/>
    <w:qFormat/>
    <w:rsid w:val="00BA51C2"/>
    <w:pPr>
      <w:jc w:val="center"/>
    </w:pPr>
    <w:rPr>
      <w:rFonts w:ascii="Times New Roman" w:eastAsia="SimSun" w:hAnsi="Times New Roman" w:cs="Times New Roman"/>
      <w:sz w:val="28"/>
      <w:szCs w:val="28"/>
    </w:rPr>
  </w:style>
  <w:style w:type="character" w:customStyle="1" w:styleId="SubtitleChar">
    <w:name w:val="Subtitle Char"/>
    <w:aliases w:val="عنوان جدول و شکل Char"/>
    <w:link w:val="Subtitle"/>
    <w:rsid w:val="00BA51C2"/>
    <w:rPr>
      <w:rFonts w:ascii="Times New Roman" w:eastAsia="SimSun" w:hAnsi="Times New Roman" w:cs="Times New Roman"/>
      <w:sz w:val="28"/>
      <w:szCs w:val="28"/>
    </w:rPr>
  </w:style>
  <w:style w:type="character" w:customStyle="1" w:styleId="searchword">
    <w:name w:val="searchword"/>
    <w:rsid w:val="00BA51C2"/>
    <w:rPr>
      <w:shd w:val="clear" w:color="auto" w:fill="FFFF55"/>
    </w:rPr>
  </w:style>
  <w:style w:type="character" w:customStyle="1" w:styleId="apple-style-span">
    <w:name w:val="apple-style-span"/>
    <w:rsid w:val="00BA51C2"/>
  </w:style>
  <w:style w:type="paragraph" w:styleId="NormalIndent">
    <w:name w:val="Normal Indent"/>
    <w:basedOn w:val="Normal"/>
    <w:rsid w:val="00BA51C2"/>
    <w:pPr>
      <w:spacing w:after="200" w:line="276" w:lineRule="auto"/>
      <w:ind w:left="720"/>
    </w:pPr>
    <w:rPr>
      <w:rFonts w:eastAsia="Times New Roman"/>
    </w:rPr>
  </w:style>
  <w:style w:type="character" w:customStyle="1" w:styleId="fieldvalue">
    <w:name w:val="fieldvalue"/>
    <w:rsid w:val="00BA51C2"/>
  </w:style>
  <w:style w:type="character" w:customStyle="1" w:styleId="linkedfieldvalue1">
    <w:name w:val="linkedfieldvalue1"/>
    <w:rsid w:val="00BA51C2"/>
    <w:rPr>
      <w:color w:val="C7060F"/>
    </w:rPr>
  </w:style>
  <w:style w:type="character" w:customStyle="1" w:styleId="mimtitle">
    <w:name w:val="mim_title"/>
    <w:rsid w:val="00BA51C2"/>
  </w:style>
  <w:style w:type="paragraph" w:customStyle="1" w:styleId="lead">
    <w:name w:val="lead"/>
    <w:basedOn w:val="Normal"/>
    <w:rsid w:val="00BA51C2"/>
    <w:pPr>
      <w:spacing w:before="100" w:beforeAutospacing="1" w:after="100" w:afterAutospacing="1"/>
    </w:pPr>
    <w:rPr>
      <w:rFonts w:ascii="Times New Roman" w:eastAsia="Times New Roman" w:hAnsi="Times New Roman" w:cs="Times New Roman"/>
      <w:sz w:val="24"/>
      <w:szCs w:val="24"/>
    </w:rPr>
  </w:style>
  <w:style w:type="character" w:customStyle="1" w:styleId="srtitle">
    <w:name w:val="srtitle"/>
    <w:rsid w:val="00BA51C2"/>
  </w:style>
  <w:style w:type="character" w:customStyle="1" w:styleId="journalof">
    <w:name w:val="journal_of"/>
    <w:rsid w:val="00BA51C2"/>
  </w:style>
  <w:style w:type="character" w:customStyle="1" w:styleId="muslimmentalhealth">
    <w:name w:val="muslim_mental_health"/>
    <w:rsid w:val="00BA51C2"/>
  </w:style>
  <w:style w:type="paragraph" w:customStyle="1" w:styleId="newsbody">
    <w:name w:val="news_body"/>
    <w:basedOn w:val="Normal"/>
    <w:rsid w:val="00BA51C2"/>
    <w:pPr>
      <w:spacing w:before="100" w:beforeAutospacing="1" w:after="100" w:afterAutospacing="1"/>
    </w:pPr>
    <w:rPr>
      <w:rFonts w:ascii="Times New Roman" w:eastAsia="Times New Roman" w:hAnsi="Times New Roman" w:cs="Times New Roman"/>
      <w:sz w:val="24"/>
      <w:szCs w:val="24"/>
    </w:rPr>
  </w:style>
  <w:style w:type="character" w:customStyle="1" w:styleId="articledescription">
    <w:name w:val="article_description"/>
    <w:rsid w:val="00BA51C2"/>
  </w:style>
  <w:style w:type="character" w:customStyle="1" w:styleId="st">
    <w:name w:val="st"/>
    <w:rsid w:val="00BA51C2"/>
  </w:style>
  <w:style w:type="paragraph" w:customStyle="1" w:styleId="post-meta">
    <w:name w:val="post-meta"/>
    <w:basedOn w:val="Normal"/>
    <w:rsid w:val="00BA51C2"/>
    <w:pPr>
      <w:spacing w:before="100" w:beforeAutospacing="1" w:after="100" w:afterAutospacing="1"/>
    </w:pPr>
    <w:rPr>
      <w:rFonts w:ascii="Times New Roman" w:eastAsia="Times New Roman" w:hAnsi="Times New Roman" w:cs="Times New Roman"/>
      <w:sz w:val="24"/>
      <w:szCs w:val="24"/>
    </w:rPr>
  </w:style>
  <w:style w:type="character" w:customStyle="1" w:styleId="post-meta-author">
    <w:name w:val="post-meta-author"/>
    <w:rsid w:val="00BA51C2"/>
  </w:style>
  <w:style w:type="character" w:customStyle="1" w:styleId="post-cats">
    <w:name w:val="post-cats"/>
    <w:rsid w:val="00BA51C2"/>
  </w:style>
  <w:style w:type="character" w:customStyle="1" w:styleId="tie-date">
    <w:name w:val="tie-date"/>
    <w:rsid w:val="00BA51C2"/>
  </w:style>
  <w:style w:type="character" w:customStyle="1" w:styleId="post-comments">
    <w:name w:val="post-comments"/>
    <w:rsid w:val="00BA51C2"/>
  </w:style>
  <w:style w:type="character" w:customStyle="1" w:styleId="screen-reader-text">
    <w:name w:val="screen-reader-text"/>
    <w:rsid w:val="00BA51C2"/>
  </w:style>
  <w:style w:type="character" w:customStyle="1" w:styleId="post-views">
    <w:name w:val="post-views"/>
    <w:rsid w:val="00BA51C2"/>
  </w:style>
  <w:style w:type="paragraph" w:customStyle="1" w:styleId="p2">
    <w:name w:val="p2"/>
    <w:basedOn w:val="Normal"/>
    <w:rsid w:val="00BA51C2"/>
    <w:pPr>
      <w:spacing w:before="150" w:after="150" w:line="300" w:lineRule="atLeast"/>
      <w:jc w:val="right"/>
      <w:textAlignment w:val="baseline"/>
    </w:pPr>
    <w:rPr>
      <w:rFonts w:ascii="Tahoma" w:eastAsia="Times New Roman" w:hAnsi="Tahoma" w:cs="Tahoma"/>
      <w:b/>
      <w:bCs/>
      <w:color w:val="990000"/>
      <w:sz w:val="17"/>
      <w:szCs w:val="17"/>
    </w:rPr>
  </w:style>
  <w:style w:type="paragraph" w:customStyle="1" w:styleId="peytitr">
    <w:name w:val="pey_titr"/>
    <w:basedOn w:val="Normal"/>
    <w:rsid w:val="00BA51C2"/>
    <w:pPr>
      <w:spacing w:before="150" w:after="75" w:line="120" w:lineRule="atLeast"/>
      <w:jc w:val="right"/>
      <w:textAlignment w:val="baseline"/>
    </w:pPr>
    <w:rPr>
      <w:rFonts w:ascii="Tahoma" w:eastAsia="Times New Roman" w:hAnsi="Tahoma" w:cs="Tahoma"/>
      <w:b/>
      <w:bCs/>
      <w:color w:val="333333"/>
      <w:sz w:val="18"/>
      <w:szCs w:val="18"/>
    </w:rPr>
  </w:style>
  <w:style w:type="paragraph" w:customStyle="1" w:styleId="peybody">
    <w:name w:val="pey_body"/>
    <w:basedOn w:val="Normal"/>
    <w:rsid w:val="00BA51C2"/>
    <w:pPr>
      <w:spacing w:before="150" w:after="150" w:line="225" w:lineRule="atLeast"/>
      <w:jc w:val="right"/>
      <w:textAlignment w:val="baseline"/>
    </w:pPr>
    <w:rPr>
      <w:rFonts w:ascii="Tahoma" w:eastAsia="Times New Roman" w:hAnsi="Tahoma" w:cs="Tahoma"/>
      <w:sz w:val="15"/>
      <w:szCs w:val="15"/>
    </w:rPr>
  </w:style>
  <w:style w:type="paragraph" w:customStyle="1" w:styleId="Pa4">
    <w:name w:val="Pa4"/>
    <w:basedOn w:val="Normal"/>
    <w:next w:val="Normal"/>
    <w:uiPriority w:val="99"/>
    <w:rsid w:val="00BA51C2"/>
    <w:pPr>
      <w:spacing w:line="241" w:lineRule="atLeast"/>
    </w:pPr>
    <w:rPr>
      <w:rFonts w:ascii="Times New Roman" w:eastAsia="Times New Roman" w:hAnsi="Times New Roman" w:cs="Times New Roman"/>
      <w:sz w:val="24"/>
      <w:szCs w:val="24"/>
    </w:rPr>
  </w:style>
  <w:style w:type="character" w:customStyle="1" w:styleId="A0">
    <w:name w:val="A0"/>
    <w:uiPriority w:val="99"/>
    <w:rsid w:val="00BA51C2"/>
    <w:rPr>
      <w:color w:val="000000"/>
      <w:sz w:val="18"/>
      <w:szCs w:val="18"/>
    </w:rPr>
  </w:style>
  <w:style w:type="paragraph" w:customStyle="1" w:styleId="Title1">
    <w:name w:val="Title1"/>
    <w:basedOn w:val="Normal"/>
    <w:qFormat/>
    <w:rsid w:val="00BA51C2"/>
    <w:pPr>
      <w:spacing w:before="20" w:after="100" w:afterAutospacing="1" w:line="340" w:lineRule="atLeast"/>
      <w:ind w:right="600" w:firstLine="300"/>
      <w:jc w:val="both"/>
    </w:pPr>
    <w:rPr>
      <w:rFonts w:ascii="Times New Roman" w:eastAsia="Times New Roman" w:hAnsi="Times New Roman" w:cs="Nazanin"/>
      <w:color w:val="003366"/>
      <w:sz w:val="24"/>
      <w:szCs w:val="24"/>
    </w:rPr>
  </w:style>
  <w:style w:type="paragraph" w:customStyle="1" w:styleId="Pa5">
    <w:name w:val="Pa5"/>
    <w:basedOn w:val="Normal"/>
    <w:next w:val="Normal"/>
    <w:uiPriority w:val="99"/>
    <w:rsid w:val="00BA51C2"/>
    <w:pPr>
      <w:spacing w:after="200" w:line="241" w:lineRule="atLeast"/>
      <w:jc w:val="lowKashida"/>
    </w:pPr>
    <w:rPr>
      <w:rFonts w:ascii="Times New Roman" w:hAnsi="Times New Roman" w:cs="Times New Roman"/>
      <w:sz w:val="24"/>
      <w:szCs w:val="24"/>
    </w:rPr>
  </w:style>
  <w:style w:type="paragraph" w:customStyle="1" w:styleId="rteindent1">
    <w:name w:val="rteindent1"/>
    <w:basedOn w:val="Normal"/>
    <w:rsid w:val="00BA51C2"/>
    <w:pPr>
      <w:spacing w:before="100" w:beforeAutospacing="1" w:after="100" w:afterAutospacing="1"/>
      <w:ind w:right="600"/>
      <w:jc w:val="lowKashida"/>
    </w:pPr>
    <w:rPr>
      <w:rFonts w:ascii="Times New Roman" w:eastAsia="Times New Roman" w:hAnsi="Times New Roman" w:cs="Times New Roman"/>
      <w:sz w:val="24"/>
      <w:szCs w:val="24"/>
    </w:rPr>
  </w:style>
  <w:style w:type="paragraph" w:customStyle="1" w:styleId="rteleft">
    <w:name w:val="rteleft"/>
    <w:basedOn w:val="Normal"/>
    <w:rsid w:val="00BA51C2"/>
    <w:pPr>
      <w:spacing w:before="100" w:beforeAutospacing="1" w:after="100" w:afterAutospacing="1"/>
      <w:jc w:val="lowKashida"/>
    </w:pPr>
    <w:rPr>
      <w:rFonts w:ascii="Times New Roman" w:eastAsia="Times New Roman" w:hAnsi="Times New Roman" w:cs="Times New Roman"/>
      <w:sz w:val="24"/>
      <w:szCs w:val="24"/>
    </w:rPr>
  </w:style>
  <w:style w:type="paragraph" w:customStyle="1" w:styleId="rtecenter">
    <w:name w:val="rtecenter"/>
    <w:basedOn w:val="Normal"/>
    <w:rsid w:val="00BA51C2"/>
    <w:pPr>
      <w:spacing w:before="100" w:beforeAutospacing="1" w:after="100" w:afterAutospacing="1"/>
      <w:jc w:val="center"/>
    </w:pPr>
    <w:rPr>
      <w:rFonts w:ascii="Times New Roman" w:eastAsia="Times New Roman" w:hAnsi="Times New Roman" w:cs="Times New Roman"/>
      <w:sz w:val="24"/>
      <w:szCs w:val="24"/>
    </w:rPr>
  </w:style>
  <w:style w:type="paragraph" w:customStyle="1" w:styleId="bawlupics">
    <w:name w:val="bawlu_pics"/>
    <w:basedOn w:val="Normal"/>
    <w:rsid w:val="00BA51C2"/>
    <w:pPr>
      <w:pBdr>
        <w:top w:val="dashed" w:sz="6" w:space="0" w:color="DDDDDD"/>
        <w:left w:val="dashed" w:sz="6" w:space="0" w:color="DDDDDD"/>
        <w:bottom w:val="dashed" w:sz="6" w:space="0" w:color="DDDDDD"/>
        <w:right w:val="dashed" w:sz="6" w:space="0" w:color="DDDDDD"/>
      </w:pBdr>
      <w:spacing w:before="100" w:beforeAutospacing="1" w:after="100" w:afterAutospacing="1"/>
      <w:jc w:val="lowKashida"/>
    </w:pPr>
    <w:rPr>
      <w:rFonts w:ascii="Times New Roman" w:eastAsia="Times New Roman" w:hAnsi="Times New Roman" w:cs="Times New Roman"/>
      <w:sz w:val="24"/>
      <w:szCs w:val="24"/>
    </w:rPr>
  </w:style>
  <w:style w:type="paragraph" w:customStyle="1" w:styleId="bawtab">
    <w:name w:val="bawtab"/>
    <w:basedOn w:val="Normal"/>
    <w:rsid w:val="00BA51C2"/>
    <w:pPr>
      <w:pBdr>
        <w:top w:val="single" w:sz="6" w:space="2" w:color="E0E0E0"/>
        <w:left w:val="single" w:sz="6" w:space="3" w:color="E0E0E0"/>
        <w:bottom w:val="single" w:sz="6" w:space="2" w:color="E0E0E0"/>
        <w:right w:val="single" w:sz="6" w:space="2" w:color="E0E0E0"/>
      </w:pBdr>
      <w:spacing w:before="100" w:beforeAutospacing="1" w:after="100" w:afterAutospacing="1"/>
      <w:jc w:val="lowKashida"/>
    </w:pPr>
    <w:rPr>
      <w:rFonts w:ascii="Times New Roman" w:eastAsia="Times New Roman" w:hAnsi="Times New Roman" w:cs="Times New Roman"/>
      <w:sz w:val="24"/>
      <w:szCs w:val="24"/>
    </w:rPr>
  </w:style>
  <w:style w:type="paragraph" w:customStyle="1" w:styleId="quotescollectionauthor">
    <w:name w:val="quotescollection_author"/>
    <w:basedOn w:val="Normal"/>
    <w:rsid w:val="00BA51C2"/>
    <w:pPr>
      <w:spacing w:before="100" w:beforeAutospacing="1" w:after="100" w:afterAutospacing="1"/>
      <w:jc w:val="lowKashida"/>
    </w:pPr>
    <w:rPr>
      <w:rFonts w:ascii="Times New Roman" w:eastAsia="Times New Roman" w:hAnsi="Times New Roman" w:cs="Times New Roman"/>
      <w:sz w:val="24"/>
      <w:szCs w:val="24"/>
    </w:rPr>
  </w:style>
  <w:style w:type="paragraph" w:customStyle="1" w:styleId="quotescollectionsource">
    <w:name w:val="quotescollection_source"/>
    <w:basedOn w:val="Normal"/>
    <w:rsid w:val="00BA51C2"/>
    <w:pPr>
      <w:spacing w:before="100" w:beforeAutospacing="1" w:after="100" w:afterAutospacing="1"/>
      <w:jc w:val="lowKashida"/>
    </w:pPr>
    <w:rPr>
      <w:rFonts w:ascii="Times New Roman" w:eastAsia="Times New Roman" w:hAnsi="Times New Roman" w:cs="Times New Roman"/>
      <w:i/>
      <w:iCs/>
      <w:sz w:val="24"/>
      <w:szCs w:val="24"/>
    </w:rPr>
  </w:style>
  <w:style w:type="paragraph" w:customStyle="1" w:styleId="wp-polls-ul">
    <w:name w:val="wp-polls-ul"/>
    <w:basedOn w:val="Normal"/>
    <w:rsid w:val="00BA51C2"/>
    <w:pPr>
      <w:spacing w:after="150"/>
      <w:ind w:right="150"/>
      <w:jc w:val="right"/>
    </w:pPr>
    <w:rPr>
      <w:rFonts w:ascii="Times New Roman" w:eastAsia="Times New Roman" w:hAnsi="Times New Roman" w:cs="Times New Roman"/>
      <w:sz w:val="24"/>
      <w:szCs w:val="24"/>
    </w:rPr>
  </w:style>
  <w:style w:type="paragraph" w:customStyle="1" w:styleId="wp-polls-ans">
    <w:name w:val="wp-polls-ans"/>
    <w:basedOn w:val="Normal"/>
    <w:rsid w:val="00BA51C2"/>
    <w:pPr>
      <w:spacing w:before="100" w:beforeAutospacing="1" w:after="100" w:afterAutospacing="1"/>
      <w:jc w:val="lowKashida"/>
    </w:pPr>
    <w:rPr>
      <w:rFonts w:ascii="Times New Roman" w:eastAsia="Times New Roman" w:hAnsi="Times New Roman" w:cs="Times New Roman"/>
      <w:sz w:val="24"/>
      <w:szCs w:val="24"/>
    </w:rPr>
  </w:style>
  <w:style w:type="paragraph" w:customStyle="1" w:styleId="wp-polls-loading">
    <w:name w:val="wp-polls-loading"/>
    <w:basedOn w:val="Normal"/>
    <w:rsid w:val="00BA51C2"/>
    <w:pPr>
      <w:spacing w:before="100" w:beforeAutospacing="1" w:after="100" w:afterAutospacing="1" w:line="240" w:lineRule="atLeast"/>
      <w:jc w:val="center"/>
    </w:pPr>
    <w:rPr>
      <w:rFonts w:ascii="Times New Roman" w:eastAsia="Times New Roman" w:hAnsi="Times New Roman" w:cs="Times New Roman"/>
      <w:vanish/>
      <w:sz w:val="24"/>
      <w:szCs w:val="24"/>
    </w:rPr>
  </w:style>
  <w:style w:type="paragraph" w:customStyle="1" w:styleId="wp-polls-image">
    <w:name w:val="wp-polls-image"/>
    <w:basedOn w:val="Normal"/>
    <w:rsid w:val="00BA51C2"/>
    <w:pPr>
      <w:spacing w:before="100" w:beforeAutospacing="1" w:after="100" w:afterAutospacing="1"/>
      <w:jc w:val="lowKashida"/>
    </w:pPr>
    <w:rPr>
      <w:rFonts w:ascii="Times New Roman" w:eastAsia="Times New Roman" w:hAnsi="Times New Roman" w:cs="Times New Roman"/>
      <w:sz w:val="24"/>
      <w:szCs w:val="24"/>
    </w:rPr>
  </w:style>
  <w:style w:type="paragraph" w:customStyle="1" w:styleId="wp-pagenavi">
    <w:name w:val="wp-pagenavi"/>
    <w:basedOn w:val="Normal"/>
    <w:rsid w:val="00BA51C2"/>
    <w:pPr>
      <w:spacing w:before="100" w:beforeAutospacing="1" w:after="100" w:afterAutospacing="1"/>
      <w:jc w:val="lowKashida"/>
    </w:pPr>
    <w:rPr>
      <w:rFonts w:ascii="Times New Roman" w:eastAsia="Times New Roman" w:hAnsi="Times New Roman" w:cs="Times New Roman"/>
      <w:sz w:val="24"/>
      <w:szCs w:val="24"/>
    </w:rPr>
  </w:style>
  <w:style w:type="paragraph" w:customStyle="1" w:styleId="buttons">
    <w:name w:val="buttons"/>
    <w:basedOn w:val="Normal"/>
    <w:rsid w:val="00BA51C2"/>
    <w:pPr>
      <w:spacing w:before="100" w:beforeAutospacing="1" w:after="100" w:afterAutospacing="1"/>
      <w:jc w:val="lowKashida"/>
    </w:pPr>
    <w:rPr>
      <w:rFonts w:ascii="Times New Roman" w:eastAsia="Times New Roman" w:hAnsi="Times New Roman" w:cs="Times New Roman"/>
      <w:sz w:val="24"/>
      <w:szCs w:val="24"/>
    </w:rPr>
  </w:style>
  <w:style w:type="paragraph" w:customStyle="1" w:styleId="pollbar">
    <w:name w:val="pollbar"/>
    <w:basedOn w:val="Normal"/>
    <w:rsid w:val="00BA51C2"/>
    <w:pPr>
      <w:spacing w:before="100" w:beforeAutospacing="1" w:after="100" w:afterAutospacing="1"/>
      <w:jc w:val="lowKashida"/>
    </w:pPr>
    <w:rPr>
      <w:rFonts w:ascii="Times New Roman" w:eastAsia="Times New Roman" w:hAnsi="Times New Roman" w:cs="Times New Roman"/>
      <w:sz w:val="24"/>
      <w:szCs w:val="24"/>
    </w:rPr>
  </w:style>
  <w:style w:type="paragraph" w:customStyle="1" w:styleId="ckratinghighlyrated">
    <w:name w:val="ckrating_highly_rated"/>
    <w:basedOn w:val="Normal"/>
    <w:rsid w:val="00BA51C2"/>
    <w:pPr>
      <w:shd w:val="clear" w:color="auto" w:fill="FFFFCC"/>
      <w:spacing w:before="100" w:beforeAutospacing="1" w:after="100" w:afterAutospacing="1"/>
      <w:jc w:val="lowKashida"/>
    </w:pPr>
    <w:rPr>
      <w:rFonts w:ascii="Times New Roman" w:eastAsia="Times New Roman" w:hAnsi="Times New Roman" w:cs="Times New Roman"/>
      <w:sz w:val="24"/>
      <w:szCs w:val="24"/>
    </w:rPr>
  </w:style>
  <w:style w:type="paragraph" w:customStyle="1" w:styleId="ckratinghotlydebated">
    <w:name w:val="ckrating_hotly_debated"/>
    <w:basedOn w:val="Normal"/>
    <w:rsid w:val="00BA51C2"/>
    <w:pPr>
      <w:shd w:val="clear" w:color="auto" w:fill="FFF0F5"/>
      <w:spacing w:before="100" w:beforeAutospacing="1" w:after="100" w:afterAutospacing="1"/>
      <w:jc w:val="lowKashida"/>
    </w:pPr>
    <w:rPr>
      <w:rFonts w:ascii="Times New Roman" w:eastAsia="Times New Roman" w:hAnsi="Times New Roman" w:cs="Times New Roman"/>
      <w:sz w:val="24"/>
      <w:szCs w:val="24"/>
    </w:rPr>
  </w:style>
  <w:style w:type="paragraph" w:customStyle="1" w:styleId="buttons1">
    <w:name w:val="buttons1"/>
    <w:basedOn w:val="Normal"/>
    <w:rsid w:val="00BA51C2"/>
    <w:pPr>
      <w:pBdr>
        <w:top w:val="single" w:sz="6" w:space="0" w:color="C8C8C8"/>
        <w:left w:val="single" w:sz="6" w:space="0" w:color="C8C8C8"/>
        <w:bottom w:val="single" w:sz="6" w:space="0" w:color="C8C8C8"/>
        <w:right w:val="single" w:sz="6" w:space="0" w:color="C8C8C8"/>
      </w:pBdr>
      <w:shd w:val="clear" w:color="auto" w:fill="F3F6F8"/>
      <w:spacing w:before="100" w:beforeAutospacing="1" w:after="100" w:afterAutospacing="1"/>
      <w:jc w:val="lowKashida"/>
    </w:pPr>
    <w:rPr>
      <w:rFonts w:ascii="Times New Roman" w:eastAsia="Times New Roman" w:hAnsi="Times New Roman" w:cs="Times New Roman"/>
      <w:sz w:val="24"/>
      <w:szCs w:val="24"/>
    </w:rPr>
  </w:style>
  <w:style w:type="paragraph" w:customStyle="1" w:styleId="pollbar1">
    <w:name w:val="pollbar1"/>
    <w:basedOn w:val="Normal"/>
    <w:rsid w:val="00BA51C2"/>
    <w:pPr>
      <w:pBdr>
        <w:top w:val="single" w:sz="6" w:space="0" w:color="C8C8C8"/>
        <w:left w:val="single" w:sz="6" w:space="0" w:color="C8C8C8"/>
        <w:bottom w:val="single" w:sz="6" w:space="0" w:color="C8C8C8"/>
        <w:right w:val="single" w:sz="6" w:space="0" w:color="C8C8C8"/>
      </w:pBdr>
      <w:spacing w:before="15" w:after="15" w:line="120" w:lineRule="atLeast"/>
      <w:ind w:left="15" w:right="15"/>
      <w:jc w:val="lowKashida"/>
    </w:pPr>
    <w:rPr>
      <w:rFonts w:ascii="Times New Roman" w:eastAsia="Times New Roman" w:hAnsi="Times New Roman" w:cs="Times New Roman"/>
      <w:sz w:val="9"/>
      <w:szCs w:val="9"/>
    </w:rPr>
  </w:style>
  <w:style w:type="paragraph" w:styleId="HTMLAddress">
    <w:name w:val="HTML Address"/>
    <w:basedOn w:val="Normal"/>
    <w:link w:val="HTMLAddressChar"/>
    <w:rsid w:val="00BA51C2"/>
    <w:pPr>
      <w:spacing w:line="360" w:lineRule="auto"/>
    </w:pPr>
    <w:rPr>
      <w:rFonts w:ascii="Times New Roman" w:eastAsia="Times New Roman" w:hAnsi="Times New Roman" w:cs="Times New Roman"/>
      <w:i/>
      <w:iCs/>
      <w:sz w:val="24"/>
      <w:szCs w:val="24"/>
    </w:rPr>
  </w:style>
  <w:style w:type="character" w:customStyle="1" w:styleId="HTMLAddressChar">
    <w:name w:val="HTML Address Char"/>
    <w:link w:val="HTMLAddress"/>
    <w:rsid w:val="00BA51C2"/>
    <w:rPr>
      <w:rFonts w:ascii="Times New Roman" w:eastAsia="Times New Roman" w:hAnsi="Times New Roman" w:cs="Times New Roman"/>
      <w:i/>
      <w:iCs/>
      <w:sz w:val="24"/>
      <w:szCs w:val="24"/>
    </w:rPr>
  </w:style>
  <w:style w:type="paragraph" w:customStyle="1" w:styleId="Bort">
    <w:name w:val="Bort"/>
    <w:basedOn w:val="Normal"/>
    <w:next w:val="Normal"/>
    <w:rsid w:val="00BA51C2"/>
    <w:pPr>
      <w:jc w:val="both"/>
    </w:pPr>
    <w:rPr>
      <w:rFonts w:ascii="Times New Roman" w:eastAsia="Times New Roman" w:hAnsi="Times New Roman" w:cs="B Nazanin"/>
      <w:szCs w:val="24"/>
    </w:rPr>
  </w:style>
  <w:style w:type="paragraph" w:customStyle="1" w:styleId="textsstyles3">
    <w:name w:val="textsstyles3"/>
    <w:basedOn w:val="Normal"/>
    <w:rsid w:val="00BA51C2"/>
    <w:pPr>
      <w:spacing w:before="100" w:beforeAutospacing="1" w:after="100" w:afterAutospacing="1"/>
    </w:pPr>
    <w:rPr>
      <w:rFonts w:ascii="Times New Roman" w:eastAsia="Times New Roman" w:hAnsi="Times New Roman" w:cs="Times New Roman"/>
      <w:sz w:val="24"/>
      <w:szCs w:val="24"/>
    </w:rPr>
  </w:style>
  <w:style w:type="paragraph" w:customStyle="1" w:styleId="textsstyles4">
    <w:name w:val="textsstyles4"/>
    <w:basedOn w:val="Normal"/>
    <w:rsid w:val="00BA51C2"/>
    <w:pPr>
      <w:spacing w:before="100" w:beforeAutospacing="1" w:after="100" w:afterAutospacing="1"/>
    </w:pPr>
    <w:rPr>
      <w:rFonts w:ascii="Times New Roman" w:eastAsia="Times New Roman" w:hAnsi="Times New Roman" w:cs="Times New Roman"/>
      <w:sz w:val="24"/>
      <w:szCs w:val="24"/>
    </w:rPr>
  </w:style>
  <w:style w:type="paragraph" w:customStyle="1" w:styleId="style3">
    <w:name w:val="style3"/>
    <w:basedOn w:val="Normal"/>
    <w:rsid w:val="00BA51C2"/>
    <w:pPr>
      <w:spacing w:before="100" w:beforeAutospacing="1" w:after="100" w:afterAutospacing="1"/>
    </w:pPr>
    <w:rPr>
      <w:rFonts w:ascii="Times New Roman" w:eastAsia="Times New Roman" w:hAnsi="Times New Roman" w:cs="Times New Roman"/>
      <w:sz w:val="24"/>
      <w:szCs w:val="24"/>
    </w:rPr>
  </w:style>
  <w:style w:type="table" w:customStyle="1" w:styleId="TableGrid11">
    <w:name w:val="Table Grid11"/>
    <w:basedOn w:val="TableNormal"/>
    <w:next w:val="TableGrid"/>
    <w:uiPriority w:val="59"/>
    <w:rsid w:val="00BA51C2"/>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3">
    <w:name w:val="A3"/>
    <w:uiPriority w:val="99"/>
    <w:rsid w:val="00BA51C2"/>
    <w:rPr>
      <w:color w:val="000000"/>
      <w:sz w:val="22"/>
      <w:szCs w:val="22"/>
    </w:rPr>
  </w:style>
  <w:style w:type="paragraph" w:styleId="Caption">
    <w:name w:val="caption"/>
    <w:aliases w:val="عنوان شکل و جدول,Caption nemodar 1"/>
    <w:basedOn w:val="Normal"/>
    <w:next w:val="Normal"/>
    <w:link w:val="CaptionChar"/>
    <w:uiPriority w:val="35"/>
    <w:unhideWhenUsed/>
    <w:qFormat/>
    <w:rsid w:val="00BA51C2"/>
    <w:rPr>
      <w:rFonts w:ascii="Times New Roman" w:eastAsia="Times New Roman" w:hAnsi="Times New Roman" w:cs="Times New Roman"/>
      <w:b/>
      <w:bCs/>
    </w:rPr>
  </w:style>
  <w:style w:type="paragraph" w:customStyle="1" w:styleId="c2">
    <w:name w:val="c2"/>
    <w:basedOn w:val="Normal"/>
    <w:rsid w:val="00BA51C2"/>
    <w:rPr>
      <w:rFonts w:ascii="Times New Roman" w:eastAsia="Times New Roman" w:hAnsi="Times New Roman" w:cs="Times New Roman"/>
      <w:sz w:val="24"/>
      <w:szCs w:val="24"/>
    </w:rPr>
  </w:style>
  <w:style w:type="paragraph" w:customStyle="1" w:styleId="p1">
    <w:name w:val="p1"/>
    <w:basedOn w:val="Normal"/>
    <w:rsid w:val="00BA51C2"/>
    <w:rPr>
      <w:rFonts w:ascii="Times New Roman" w:eastAsia="Times New Roman" w:hAnsi="Times New Roman" w:cs="Times New Roman"/>
      <w:sz w:val="24"/>
      <w:szCs w:val="24"/>
    </w:rPr>
  </w:style>
  <w:style w:type="character" w:customStyle="1" w:styleId="pzam1">
    <w:name w:val="p_zam1"/>
    <w:rsid w:val="00BA51C2"/>
  </w:style>
  <w:style w:type="character" w:customStyle="1" w:styleId="pzam">
    <w:name w:val="p_zam"/>
    <w:rsid w:val="00BA51C2"/>
  </w:style>
  <w:style w:type="character" w:customStyle="1" w:styleId="textsstyles1">
    <w:name w:val="textsstyles1"/>
    <w:rsid w:val="00BA51C2"/>
  </w:style>
  <w:style w:type="character" w:customStyle="1" w:styleId="footnotes">
    <w:name w:val="footnotes"/>
    <w:rsid w:val="00BA51C2"/>
  </w:style>
  <w:style w:type="character" w:customStyle="1" w:styleId="articletitle1">
    <w:name w:val="articletitle1"/>
    <w:rsid w:val="00BA51C2"/>
    <w:rPr>
      <w:rFonts w:cs="B Koodak" w:hint="cs"/>
      <w:b w:val="0"/>
      <w:bCs w:val="0"/>
      <w:i w:val="0"/>
      <w:iCs w:val="0"/>
      <w:smallCaps w:val="0"/>
      <w:sz w:val="36"/>
      <w:szCs w:val="36"/>
    </w:rPr>
  </w:style>
  <w:style w:type="character" w:customStyle="1" w:styleId="CharChar2">
    <w:name w:val="Char Char2"/>
    <w:locked/>
    <w:rsid w:val="00BA51C2"/>
    <w:rPr>
      <w:rFonts w:cs="B Lotus"/>
      <w:b/>
      <w:bCs/>
      <w:sz w:val="24"/>
      <w:szCs w:val="24"/>
      <w:lang w:val="en-US" w:eastAsia="en-US" w:bidi="ar-SA"/>
    </w:rPr>
  </w:style>
  <w:style w:type="character" w:styleId="LineNumber">
    <w:name w:val="line number"/>
    <w:uiPriority w:val="99"/>
    <w:rsid w:val="00BA51C2"/>
  </w:style>
  <w:style w:type="table" w:customStyle="1" w:styleId="LightShading1">
    <w:name w:val="Light Shading1"/>
    <w:basedOn w:val="TableNormal"/>
    <w:uiPriority w:val="60"/>
    <w:rsid w:val="00BA51C2"/>
    <w:rPr>
      <w:color w:val="000000"/>
      <w:sz w:val="22"/>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a">
    <w:name w:val="دیبا"/>
    <w:basedOn w:val="Normal"/>
    <w:link w:val="Char"/>
    <w:qFormat/>
    <w:rsid w:val="00BA51C2"/>
    <w:rPr>
      <w:rFonts w:cs="B Lotus"/>
      <w:b/>
      <w:bCs/>
      <w:color w:val="44546A"/>
      <w:sz w:val="24"/>
      <w:szCs w:val="28"/>
    </w:rPr>
  </w:style>
  <w:style w:type="character" w:customStyle="1" w:styleId="Char">
    <w:name w:val="دیبا Char"/>
    <w:link w:val="a"/>
    <w:rsid w:val="00BA51C2"/>
    <w:rPr>
      <w:rFonts w:cs="B Lotus"/>
      <w:b/>
      <w:bCs/>
      <w:color w:val="44546A"/>
      <w:sz w:val="24"/>
      <w:szCs w:val="28"/>
      <w:lang w:bidi="fa-IR"/>
    </w:rPr>
  </w:style>
  <w:style w:type="character" w:customStyle="1" w:styleId="abstracttitle">
    <w:name w:val="abstract_title"/>
    <w:rsid w:val="00BA51C2"/>
  </w:style>
  <w:style w:type="character" w:customStyle="1" w:styleId="persian">
    <w:name w:val="persian"/>
    <w:rsid w:val="00BA51C2"/>
  </w:style>
  <w:style w:type="paragraph" w:customStyle="1" w:styleId="Subtitle1">
    <w:name w:val="Subtitle1"/>
    <w:basedOn w:val="Normal"/>
    <w:qFormat/>
    <w:rsid w:val="00BA51C2"/>
    <w:pPr>
      <w:spacing w:before="100" w:beforeAutospacing="1" w:after="100" w:afterAutospacing="1"/>
    </w:pPr>
    <w:rPr>
      <w:rFonts w:ascii="Times New Roman" w:eastAsia="Times New Roman" w:hAnsi="Times New Roman" w:cs="Times New Roman"/>
      <w:sz w:val="24"/>
      <w:szCs w:val="24"/>
    </w:rPr>
  </w:style>
  <w:style w:type="paragraph" w:customStyle="1" w:styleId="menu">
    <w:name w:val="menu"/>
    <w:basedOn w:val="Normal"/>
    <w:rsid w:val="00BA51C2"/>
    <w:pPr>
      <w:spacing w:before="100" w:beforeAutospacing="1" w:after="100" w:afterAutospacing="1"/>
    </w:pPr>
    <w:rPr>
      <w:rFonts w:ascii="Times New Roman" w:eastAsia="Times New Roman" w:hAnsi="Times New Roman" w:cs="Times New Roman"/>
      <w:sz w:val="24"/>
      <w:szCs w:val="24"/>
    </w:rPr>
  </w:style>
  <w:style w:type="paragraph" w:customStyle="1" w:styleId="ab1">
    <w:name w:val="ab1"/>
    <w:basedOn w:val="Normal"/>
    <w:rsid w:val="00BA51C2"/>
    <w:pPr>
      <w:spacing w:before="100" w:beforeAutospacing="1" w:after="100" w:afterAutospacing="1"/>
    </w:pPr>
    <w:rPr>
      <w:rFonts w:ascii="Times New Roman" w:eastAsia="Times New Roman" w:hAnsi="Times New Roman" w:cs="Times New Roman"/>
      <w:sz w:val="24"/>
      <w:szCs w:val="24"/>
    </w:rPr>
  </w:style>
  <w:style w:type="character" w:customStyle="1" w:styleId="rial">
    <w:name w:val="rial"/>
    <w:rsid w:val="00BA51C2"/>
  </w:style>
  <w:style w:type="character" w:customStyle="1" w:styleId="hit">
    <w:name w:val="hit"/>
    <w:rsid w:val="00BA51C2"/>
  </w:style>
  <w:style w:type="character" w:customStyle="1" w:styleId="bf">
    <w:name w:val="bf"/>
    <w:rsid w:val="00BA51C2"/>
  </w:style>
  <w:style w:type="paragraph" w:customStyle="1" w:styleId="Pa8">
    <w:name w:val="Pa8"/>
    <w:basedOn w:val="Normal"/>
    <w:next w:val="Normal"/>
    <w:rsid w:val="00BA51C2"/>
    <w:pPr>
      <w:spacing w:line="201" w:lineRule="atLeast"/>
    </w:pPr>
    <w:rPr>
      <w:rFonts w:ascii="Times New Roman" w:eastAsia="Times New Roman" w:hAnsi="Times New Roman" w:cs="Times New Roman"/>
      <w:sz w:val="24"/>
      <w:szCs w:val="24"/>
    </w:rPr>
  </w:style>
  <w:style w:type="character" w:customStyle="1" w:styleId="A5">
    <w:name w:val="A5"/>
    <w:rsid w:val="00BA51C2"/>
    <w:rPr>
      <w:rFonts w:ascii="B Zar" w:cs="B Zar"/>
      <w:b/>
      <w:bCs/>
      <w:color w:val="000000"/>
      <w:sz w:val="18"/>
      <w:szCs w:val="18"/>
    </w:rPr>
  </w:style>
  <w:style w:type="character" w:customStyle="1" w:styleId="Bodytext20">
    <w:name w:val="Body text (2)_"/>
    <w:link w:val="Bodytext21"/>
    <w:rsid w:val="00BA51C2"/>
    <w:rPr>
      <w:sz w:val="21"/>
      <w:szCs w:val="21"/>
      <w:shd w:val="clear" w:color="auto" w:fill="FFFFFF"/>
    </w:rPr>
  </w:style>
  <w:style w:type="paragraph" w:customStyle="1" w:styleId="Bodytext21">
    <w:name w:val="Body text (2)"/>
    <w:basedOn w:val="Normal"/>
    <w:link w:val="Bodytext20"/>
    <w:rsid w:val="00BA51C2"/>
    <w:pPr>
      <w:widowControl w:val="0"/>
      <w:shd w:val="clear" w:color="auto" w:fill="FFFFFF"/>
      <w:spacing w:line="706" w:lineRule="exact"/>
      <w:jc w:val="both"/>
    </w:pPr>
    <w:rPr>
      <w:sz w:val="21"/>
      <w:szCs w:val="21"/>
    </w:rPr>
  </w:style>
  <w:style w:type="character" w:customStyle="1" w:styleId="Bodytext27ptBoldScaling120">
    <w:name w:val="Body text (2) + 7 pt;Bold;Scaling 120%"/>
    <w:rsid w:val="00BA51C2"/>
    <w:rPr>
      <w:rFonts w:ascii="Times New Roman" w:eastAsia="Times New Roman" w:hAnsi="Times New Roman" w:cs="Times New Roman"/>
      <w:b/>
      <w:bCs/>
      <w:color w:val="000000"/>
      <w:spacing w:val="0"/>
      <w:w w:val="120"/>
      <w:position w:val="0"/>
      <w:sz w:val="14"/>
      <w:szCs w:val="14"/>
      <w:shd w:val="clear" w:color="auto" w:fill="FFFFFF"/>
      <w:lang w:val="en-US" w:eastAsia="en-US" w:bidi="en-US"/>
    </w:rPr>
  </w:style>
  <w:style w:type="character" w:customStyle="1" w:styleId="Bodytext27ptBoldSmallCapsScaling120">
    <w:name w:val="Body text (2) + 7 pt;Bold;Small Caps;Scaling 120%"/>
    <w:rsid w:val="00BA51C2"/>
    <w:rPr>
      <w:rFonts w:ascii="Times New Roman" w:eastAsia="Times New Roman" w:hAnsi="Times New Roman" w:cs="Times New Roman"/>
      <w:b/>
      <w:bCs/>
      <w:smallCaps/>
      <w:color w:val="000000"/>
      <w:spacing w:val="0"/>
      <w:w w:val="120"/>
      <w:position w:val="0"/>
      <w:sz w:val="14"/>
      <w:szCs w:val="14"/>
      <w:shd w:val="clear" w:color="auto" w:fill="FFFFFF"/>
      <w:lang w:val="en-US" w:eastAsia="en-US" w:bidi="en-US"/>
    </w:rPr>
  </w:style>
  <w:style w:type="character" w:customStyle="1" w:styleId="Bodytext27ptItalicSpacing1pt">
    <w:name w:val="Body text (2) + 7 pt;Italic;Spacing 1 pt"/>
    <w:rsid w:val="00BA51C2"/>
    <w:rPr>
      <w:rFonts w:ascii="Times New Roman" w:eastAsia="Times New Roman" w:hAnsi="Times New Roman" w:cs="Times New Roman"/>
      <w:i/>
      <w:iCs/>
      <w:color w:val="000000"/>
      <w:spacing w:val="20"/>
      <w:w w:val="100"/>
      <w:position w:val="0"/>
      <w:sz w:val="14"/>
      <w:szCs w:val="14"/>
      <w:shd w:val="clear" w:color="auto" w:fill="FFFFFF"/>
      <w:lang w:val="en-US" w:eastAsia="en-US" w:bidi="en-US"/>
    </w:rPr>
  </w:style>
  <w:style w:type="character" w:customStyle="1" w:styleId="Headerorfooter">
    <w:name w:val="Header or footer_"/>
    <w:rsid w:val="00BA51C2"/>
    <w:rPr>
      <w:b/>
      <w:bCs/>
      <w:i w:val="0"/>
      <w:iCs w:val="0"/>
      <w:smallCaps w:val="0"/>
      <w:strike w:val="0"/>
      <w:u w:val="none"/>
    </w:rPr>
  </w:style>
  <w:style w:type="character" w:customStyle="1" w:styleId="Headerorfooter0">
    <w:name w:val="Header or footer"/>
    <w:rsid w:val="00BA51C2"/>
    <w:rPr>
      <w:rFonts w:ascii="Times New Roman" w:eastAsia="Times New Roman" w:hAnsi="Times New Roman" w:cs="Times New Roman"/>
      <w:b/>
      <w:bCs/>
      <w:i w:val="0"/>
      <w:iCs w:val="0"/>
      <w:smallCaps w:val="0"/>
      <w:strike w:val="0"/>
      <w:color w:val="000000"/>
      <w:spacing w:val="0"/>
      <w:w w:val="100"/>
      <w:position w:val="0"/>
      <w:sz w:val="24"/>
      <w:szCs w:val="24"/>
      <w:u w:val="none"/>
      <w:lang w:val="en-US" w:eastAsia="en-US" w:bidi="en-US"/>
    </w:rPr>
  </w:style>
  <w:style w:type="character" w:customStyle="1" w:styleId="Bodytext4">
    <w:name w:val="Body text (4)_"/>
    <w:link w:val="Bodytext40"/>
    <w:rsid w:val="00BA51C2"/>
    <w:rPr>
      <w:shd w:val="clear" w:color="auto" w:fill="FFFFFF"/>
    </w:rPr>
  </w:style>
  <w:style w:type="character" w:customStyle="1" w:styleId="Bodytext4Exact">
    <w:name w:val="Body text (4) Exact"/>
    <w:rsid w:val="00BA51C2"/>
    <w:rPr>
      <w:b w:val="0"/>
      <w:bCs w:val="0"/>
      <w:i w:val="0"/>
      <w:iCs w:val="0"/>
      <w:smallCaps w:val="0"/>
      <w:strike w:val="0"/>
      <w:u w:val="none"/>
    </w:rPr>
  </w:style>
  <w:style w:type="character" w:customStyle="1" w:styleId="Heading12Exact">
    <w:name w:val="Heading #1 (2) Exact"/>
    <w:link w:val="Heading12"/>
    <w:rsid w:val="00BA51C2"/>
    <w:rPr>
      <w:shd w:val="clear" w:color="auto" w:fill="FFFFFF"/>
    </w:rPr>
  </w:style>
  <w:style w:type="character" w:customStyle="1" w:styleId="Bodytext10Exact">
    <w:name w:val="Body text (10) Exact"/>
    <w:link w:val="Bodytext10"/>
    <w:rsid w:val="00BA51C2"/>
    <w:rPr>
      <w:b/>
      <w:bCs/>
      <w:spacing w:val="40"/>
      <w:sz w:val="18"/>
      <w:szCs w:val="18"/>
      <w:shd w:val="clear" w:color="auto" w:fill="FFFFFF"/>
    </w:rPr>
  </w:style>
  <w:style w:type="paragraph" w:customStyle="1" w:styleId="Bodytext40">
    <w:name w:val="Body text (4)"/>
    <w:basedOn w:val="Normal"/>
    <w:link w:val="Bodytext4"/>
    <w:rsid w:val="00BA51C2"/>
    <w:pPr>
      <w:widowControl w:val="0"/>
      <w:shd w:val="clear" w:color="auto" w:fill="FFFFFF"/>
      <w:spacing w:line="0" w:lineRule="atLeast"/>
      <w:ind w:hanging="571"/>
    </w:pPr>
  </w:style>
  <w:style w:type="paragraph" w:customStyle="1" w:styleId="Heading12">
    <w:name w:val="Heading #1 (2)"/>
    <w:basedOn w:val="Normal"/>
    <w:link w:val="Heading12Exact"/>
    <w:rsid w:val="00BA51C2"/>
    <w:pPr>
      <w:widowControl w:val="0"/>
      <w:shd w:val="clear" w:color="auto" w:fill="FFFFFF"/>
      <w:spacing w:line="0" w:lineRule="atLeast"/>
      <w:ind w:firstLine="34"/>
      <w:outlineLvl w:val="0"/>
    </w:pPr>
  </w:style>
  <w:style w:type="paragraph" w:customStyle="1" w:styleId="Bodytext10">
    <w:name w:val="Body text (10)"/>
    <w:basedOn w:val="Normal"/>
    <w:link w:val="Bodytext10Exact"/>
    <w:rsid w:val="00BA51C2"/>
    <w:pPr>
      <w:widowControl w:val="0"/>
      <w:shd w:val="clear" w:color="auto" w:fill="FFFFFF"/>
      <w:spacing w:line="0" w:lineRule="atLeast"/>
      <w:ind w:firstLine="29"/>
    </w:pPr>
    <w:rPr>
      <w:b/>
      <w:bCs/>
      <w:spacing w:val="40"/>
      <w:sz w:val="18"/>
      <w:szCs w:val="18"/>
    </w:rPr>
  </w:style>
  <w:style w:type="character" w:customStyle="1" w:styleId="Bodytext275ptBold">
    <w:name w:val="Body text (2) + 7.5 pt;Bold"/>
    <w:rsid w:val="00BA51C2"/>
    <w:rPr>
      <w:rFonts w:ascii="Times New Roman" w:eastAsia="Times New Roman" w:hAnsi="Times New Roman" w:cs="Times New Roman"/>
      <w:b/>
      <w:bCs/>
      <w:color w:val="000000"/>
      <w:spacing w:val="0"/>
      <w:w w:val="100"/>
      <w:position w:val="0"/>
      <w:sz w:val="15"/>
      <w:szCs w:val="15"/>
      <w:shd w:val="clear" w:color="auto" w:fill="FFFFFF"/>
      <w:lang w:val="en-US" w:eastAsia="en-US" w:bidi="en-US"/>
    </w:rPr>
  </w:style>
  <w:style w:type="paragraph" w:customStyle="1" w:styleId="msolistparagraph0">
    <w:name w:val="msolistparagraph"/>
    <w:basedOn w:val="Normal"/>
    <w:rsid w:val="00BA51C2"/>
    <w:pPr>
      <w:spacing w:after="200" w:line="276" w:lineRule="auto"/>
      <w:ind w:left="720"/>
    </w:pPr>
    <w:rPr>
      <w:rFonts w:eastAsia="Arial"/>
    </w:rPr>
  </w:style>
  <w:style w:type="paragraph" w:customStyle="1" w:styleId="a1">
    <w:name w:val="سر تيتر اصلي"/>
    <w:basedOn w:val="Normal"/>
    <w:qFormat/>
    <w:rsid w:val="00BA51C2"/>
    <w:rPr>
      <w:rFonts w:ascii="B Lotus" w:eastAsia="Times New Roman" w:hAnsi="B Lotus" w:cs="B Lotus"/>
      <w:b/>
      <w:bCs/>
      <w:sz w:val="32"/>
      <w:szCs w:val="32"/>
    </w:rPr>
  </w:style>
  <w:style w:type="paragraph" w:customStyle="1" w:styleId="a2">
    <w:name w:val="سر تيتر فرعي"/>
    <w:basedOn w:val="Normal"/>
    <w:qFormat/>
    <w:rsid w:val="00BA51C2"/>
    <w:rPr>
      <w:rFonts w:ascii="B Lotus" w:eastAsia="Times New Roman" w:hAnsi="B Lotus" w:cs="B Lotus"/>
      <w:b/>
      <w:bCs/>
      <w:sz w:val="28"/>
      <w:szCs w:val="28"/>
    </w:rPr>
  </w:style>
  <w:style w:type="character" w:customStyle="1" w:styleId="ListParagraphChar">
    <w:name w:val="List Paragraph Char"/>
    <w:aliases w:val="تیتر اصلی Char,List Paragraph متن ترتيبي بين متن Char,تیتر 8 Char,ليست همراه با شماره-فاصله خطوط 1 Char,heading2 Char,Numbered Items Char,List Numbering Char,ک Char,bult lotus Char,متن زیر نویس Char,bullet Char"/>
    <w:link w:val="ListParagraph"/>
    <w:uiPriority w:val="34"/>
    <w:rsid w:val="00BA51C2"/>
    <w:rPr>
      <w:sz w:val="22"/>
      <w:szCs w:val="22"/>
      <w:lang w:bidi="fa-IR"/>
    </w:rPr>
  </w:style>
  <w:style w:type="paragraph" w:customStyle="1" w:styleId="a6">
    <w:name w:val="متن"/>
    <w:basedOn w:val="Normal"/>
    <w:qFormat/>
    <w:rsid w:val="00BA51C2"/>
    <w:pPr>
      <w:widowControl w:val="0"/>
      <w:spacing w:line="360" w:lineRule="auto"/>
      <w:ind w:firstLine="284"/>
      <w:jc w:val="lowKashida"/>
    </w:pPr>
    <w:rPr>
      <w:rFonts w:ascii="Times New Roman" w:eastAsia="Times New Roman" w:hAnsi="Times New Roman" w:cs="B Nazanin"/>
      <w:sz w:val="24"/>
      <w:szCs w:val="28"/>
    </w:rPr>
  </w:style>
  <w:style w:type="character" w:customStyle="1" w:styleId="text">
    <w:name w:val="text"/>
    <w:rsid w:val="00BA51C2"/>
  </w:style>
  <w:style w:type="paragraph" w:customStyle="1" w:styleId="Style1">
    <w:name w:val="Style1"/>
    <w:basedOn w:val="Caption"/>
    <w:link w:val="Style1Char"/>
    <w:qFormat/>
    <w:rsid w:val="00BA51C2"/>
    <w:pPr>
      <w:keepNext/>
      <w:framePr w:hSpace="181" w:vSpace="181" w:wrap="around" w:vAnchor="text" w:hAnchor="text" w:y="1"/>
      <w:spacing w:before="120" w:after="120"/>
    </w:pPr>
    <w:rPr>
      <w:rFonts w:cs="Zar"/>
      <w:sz w:val="26"/>
      <w:szCs w:val="28"/>
    </w:rPr>
  </w:style>
  <w:style w:type="paragraph" w:customStyle="1" w:styleId="rtejustify">
    <w:name w:val="rtejustify"/>
    <w:basedOn w:val="Normal"/>
    <w:rsid w:val="00BA51C2"/>
    <w:pPr>
      <w:spacing w:before="100" w:beforeAutospacing="1" w:after="100" w:afterAutospacing="1"/>
    </w:pPr>
    <w:rPr>
      <w:rFonts w:ascii="Times New Roman" w:eastAsia="Times New Roman" w:hAnsi="Times New Roman" w:cs="Times New Roman"/>
      <w:sz w:val="24"/>
      <w:szCs w:val="24"/>
    </w:rPr>
  </w:style>
  <w:style w:type="paragraph" w:styleId="DocumentMap">
    <w:name w:val="Document Map"/>
    <w:basedOn w:val="Normal"/>
    <w:link w:val="DocumentMapChar"/>
    <w:unhideWhenUsed/>
    <w:rsid w:val="00BA51C2"/>
    <w:pPr>
      <w:spacing w:before="240"/>
    </w:pPr>
    <w:rPr>
      <w:rFonts w:ascii="Tahoma" w:hAnsi="Tahoma" w:cs="Tahoma"/>
      <w:sz w:val="16"/>
      <w:szCs w:val="16"/>
    </w:rPr>
  </w:style>
  <w:style w:type="character" w:customStyle="1" w:styleId="DocumentMapChar">
    <w:name w:val="Document Map Char"/>
    <w:link w:val="DocumentMap"/>
    <w:rsid w:val="00BA51C2"/>
    <w:rPr>
      <w:rFonts w:ascii="Tahoma" w:hAnsi="Tahoma" w:cs="Tahoma"/>
      <w:sz w:val="16"/>
      <w:szCs w:val="16"/>
      <w:lang w:bidi="fa-IR"/>
    </w:rPr>
  </w:style>
  <w:style w:type="character" w:customStyle="1" w:styleId="HTMLMarkup">
    <w:name w:val="HTML Markup"/>
    <w:rsid w:val="00BA51C2"/>
    <w:rPr>
      <w:vanish/>
      <w:color w:val="FF0000"/>
    </w:rPr>
  </w:style>
  <w:style w:type="character" w:customStyle="1" w:styleId="mans">
    <w:name w:val="mans"/>
    <w:rsid w:val="00BA51C2"/>
    <w:rPr>
      <w:rFonts w:ascii="Arial" w:hAnsi="Arial" w:cs="Lotus"/>
      <w:b/>
      <w:bCs/>
      <w:color w:val="000000"/>
      <w:sz w:val="37"/>
      <w:szCs w:val="37"/>
    </w:rPr>
  </w:style>
  <w:style w:type="paragraph" w:customStyle="1" w:styleId="mansor">
    <w:name w:val="mansor"/>
    <w:basedOn w:val="Normal"/>
    <w:next w:val="Caption"/>
    <w:autoRedefine/>
    <w:rsid w:val="00BA51C2"/>
    <w:pPr>
      <w:keepNext/>
      <w:keepLines/>
      <w:tabs>
        <w:tab w:val="center" w:pos="5610"/>
        <w:tab w:val="left" w:pos="9723"/>
      </w:tabs>
      <w:spacing w:before="240" w:after="120" w:line="360" w:lineRule="auto"/>
      <w:ind w:left="3" w:firstLine="142"/>
      <w:jc w:val="center"/>
    </w:pPr>
    <w:rPr>
      <w:rFonts w:ascii="Arial" w:eastAsia="Times New Roman" w:hAnsi="Arial" w:cs="B Nazanin"/>
      <w:sz w:val="24"/>
      <w:szCs w:val="28"/>
    </w:rPr>
  </w:style>
  <w:style w:type="paragraph" w:customStyle="1" w:styleId="gozaresh">
    <w:name w:val="gozaresh"/>
    <w:basedOn w:val="Normal"/>
    <w:next w:val="Caption"/>
    <w:autoRedefine/>
    <w:rsid w:val="00BA51C2"/>
    <w:pPr>
      <w:widowControl w:val="0"/>
      <w:tabs>
        <w:tab w:val="right" w:pos="6839"/>
        <w:tab w:val="center" w:pos="8022"/>
      </w:tabs>
      <w:spacing w:before="841" w:after="120" w:line="360" w:lineRule="auto"/>
      <w:ind w:firstLine="142"/>
      <w:jc w:val="lowKashida"/>
    </w:pPr>
    <w:rPr>
      <w:rFonts w:ascii="Arial" w:eastAsia="Times New Roman" w:hAnsi="Arial" w:cs="Lotus"/>
      <w:bCs/>
      <w:szCs w:val="28"/>
    </w:rPr>
  </w:style>
  <w:style w:type="paragraph" w:customStyle="1" w:styleId="msoaccenttext8">
    <w:name w:val="msoaccenttext8"/>
    <w:rsid w:val="00BA51C2"/>
    <w:pPr>
      <w:spacing w:before="240" w:after="120" w:line="360" w:lineRule="auto"/>
      <w:ind w:firstLine="142"/>
      <w:jc w:val="right"/>
    </w:pPr>
    <w:rPr>
      <w:rFonts w:ascii="Franklin Gothic Demi Cond" w:eastAsia="Times New Roman" w:hAnsi="Franklin Gothic Demi Cond" w:cs="Times New Roman"/>
      <w:caps/>
      <w:color w:val="000000"/>
      <w:kern w:val="28"/>
      <w:sz w:val="16"/>
      <w:szCs w:val="16"/>
      <w:lang w:bidi="fa-IR"/>
    </w:rPr>
  </w:style>
  <w:style w:type="paragraph" w:styleId="TableofFigures">
    <w:name w:val="table of figures"/>
    <w:basedOn w:val="Normal"/>
    <w:next w:val="Normal"/>
    <w:uiPriority w:val="99"/>
    <w:qFormat/>
    <w:rsid w:val="00BA51C2"/>
    <w:pPr>
      <w:spacing w:before="240" w:after="120" w:line="360" w:lineRule="auto"/>
      <w:ind w:firstLine="142"/>
      <w:jc w:val="lowKashida"/>
    </w:pPr>
    <w:rPr>
      <w:rFonts w:ascii="Times New Roman" w:eastAsia="Batang" w:hAnsi="Times New Roman" w:cs="Mitra"/>
      <w:sz w:val="24"/>
      <w:szCs w:val="28"/>
      <w:lang w:eastAsia="ko-KR"/>
    </w:rPr>
  </w:style>
  <w:style w:type="paragraph" w:customStyle="1" w:styleId="a7">
    <w:name w:val="نمودار"/>
    <w:basedOn w:val="Title"/>
    <w:next w:val="TableofFigures"/>
    <w:link w:val="Char0"/>
    <w:qFormat/>
    <w:rsid w:val="00BA51C2"/>
    <w:pPr>
      <w:spacing w:before="240" w:after="120" w:line="360" w:lineRule="auto"/>
      <w:ind w:left="526" w:right="540" w:firstLine="142"/>
    </w:pPr>
    <w:rPr>
      <w:rFonts w:ascii="Times New Roman" w:eastAsia="Batang" w:hAnsi="Times New Roman" w:cs="Mitra"/>
      <w:b/>
      <w:bCs/>
      <w:noProof/>
      <w:sz w:val="18"/>
      <w:szCs w:val="18"/>
      <w:lang w:eastAsia="ko-KR" w:bidi="fa-IR"/>
    </w:rPr>
  </w:style>
  <w:style w:type="character" w:customStyle="1" w:styleId="Char0">
    <w:name w:val="نمودار Char"/>
    <w:link w:val="a7"/>
    <w:rsid w:val="00BA51C2"/>
    <w:rPr>
      <w:rFonts w:ascii="Times New Roman" w:eastAsia="Batang" w:hAnsi="Times New Roman" w:cs="Mitra"/>
      <w:b/>
      <w:bCs/>
      <w:noProof/>
      <w:sz w:val="18"/>
      <w:szCs w:val="18"/>
      <w:lang w:eastAsia="ko-KR" w:bidi="fa-IR"/>
    </w:rPr>
  </w:style>
  <w:style w:type="paragraph" w:styleId="BodyTextIndent2">
    <w:name w:val="Body Text Indent 2"/>
    <w:basedOn w:val="Normal"/>
    <w:link w:val="BodyTextIndent2Char"/>
    <w:rsid w:val="00BA51C2"/>
    <w:pPr>
      <w:spacing w:before="240" w:after="120" w:line="480" w:lineRule="auto"/>
      <w:ind w:left="283" w:firstLine="142"/>
      <w:jc w:val="lowKashida"/>
    </w:pPr>
    <w:rPr>
      <w:rFonts w:ascii="Times New Roman" w:eastAsia="Times New Roman" w:hAnsi="Times New Roman" w:cs="Times New Roman"/>
      <w:sz w:val="24"/>
      <w:szCs w:val="28"/>
    </w:rPr>
  </w:style>
  <w:style w:type="character" w:customStyle="1" w:styleId="BodyTextIndent2Char">
    <w:name w:val="Body Text Indent 2 Char"/>
    <w:link w:val="BodyTextIndent2"/>
    <w:rsid w:val="00BA51C2"/>
    <w:rPr>
      <w:rFonts w:ascii="Times New Roman" w:eastAsia="Times New Roman" w:hAnsi="Times New Roman" w:cs="Times New Roman"/>
      <w:sz w:val="24"/>
      <w:szCs w:val="28"/>
      <w:lang w:bidi="fa-IR"/>
    </w:rPr>
  </w:style>
  <w:style w:type="paragraph" w:customStyle="1" w:styleId="a8">
    <w:name w:val="جدول"/>
    <w:basedOn w:val="Normal"/>
    <w:link w:val="Char1"/>
    <w:autoRedefine/>
    <w:qFormat/>
    <w:rsid w:val="00BA51C2"/>
    <w:pPr>
      <w:spacing w:before="240" w:after="120" w:line="680" w:lineRule="exact"/>
      <w:ind w:firstLine="423"/>
      <w:jc w:val="center"/>
    </w:pPr>
    <w:rPr>
      <w:rFonts w:ascii="Times New Roman" w:eastAsia="Times New Roman" w:hAnsi="Times New Roman" w:cs="B Nazanin"/>
      <w:b/>
      <w:bCs/>
    </w:rPr>
  </w:style>
  <w:style w:type="paragraph" w:customStyle="1" w:styleId="14">
    <w:name w:val="متن 14ياقوت"/>
    <w:basedOn w:val="Normal"/>
    <w:rsid w:val="00BA51C2"/>
    <w:pPr>
      <w:widowControl w:val="0"/>
      <w:spacing w:before="240" w:after="120" w:line="360" w:lineRule="auto"/>
      <w:ind w:firstLine="567"/>
      <w:jc w:val="both"/>
    </w:pPr>
    <w:rPr>
      <w:rFonts w:ascii="Arial" w:eastAsia="Times New Roman" w:hAnsi="Arial" w:cs="Yagut"/>
      <w:szCs w:val="28"/>
      <w:lang w:val="en-CA"/>
    </w:rPr>
  </w:style>
  <w:style w:type="paragraph" w:customStyle="1" w:styleId="14CharChar">
    <w:name w:val="14عادي ياقوت Char Char"/>
    <w:basedOn w:val="Normal"/>
    <w:link w:val="14CharCharChar"/>
    <w:rsid w:val="00BA51C2"/>
    <w:pPr>
      <w:spacing w:before="240" w:after="120" w:line="360" w:lineRule="auto"/>
      <w:ind w:firstLine="567"/>
      <w:jc w:val="both"/>
    </w:pPr>
    <w:rPr>
      <w:rFonts w:ascii="Arial" w:eastAsia="Times New Roman" w:hAnsi="Arial" w:cs="Yagut"/>
      <w:szCs w:val="28"/>
      <w:lang w:val="en-CA"/>
    </w:rPr>
  </w:style>
  <w:style w:type="character" w:customStyle="1" w:styleId="14CharCharChar">
    <w:name w:val="14عادي ياقوت Char Char Char"/>
    <w:link w:val="14CharChar"/>
    <w:rsid w:val="00BA51C2"/>
    <w:rPr>
      <w:rFonts w:ascii="Arial" w:eastAsia="Times New Roman" w:hAnsi="Arial" w:cs="Yagut"/>
      <w:szCs w:val="28"/>
      <w:lang w:val="en-CA" w:bidi="fa-IR"/>
    </w:rPr>
  </w:style>
  <w:style w:type="paragraph" w:customStyle="1" w:styleId="Style12ptNotBold">
    <w:name w:val="Style نمودار + 12 pt Not Bold"/>
    <w:basedOn w:val="a7"/>
    <w:rsid w:val="00BA51C2"/>
    <w:rPr>
      <w:b w:val="0"/>
      <w:bCs w:val="0"/>
      <w:sz w:val="24"/>
      <w:szCs w:val="24"/>
    </w:rPr>
  </w:style>
  <w:style w:type="paragraph" w:customStyle="1" w:styleId="StyleHeading1LatinArialComplexMitra14ptBoldNou">
    <w:name w:val="Style Heading 1 + (Latin) Arial (Complex) Mitra 14 pt Bold No u..."/>
    <w:basedOn w:val="Heading1"/>
    <w:rsid w:val="00BA51C2"/>
    <w:pPr>
      <w:spacing w:line="360" w:lineRule="auto"/>
      <w:ind w:hanging="432"/>
      <w:jc w:val="lowKashida"/>
    </w:pPr>
    <w:rPr>
      <w:rFonts w:cs="Mitra"/>
      <w:noProof/>
      <w:sz w:val="28"/>
      <w:szCs w:val="28"/>
      <w:lang w:val="en-US" w:eastAsia="ko-KR"/>
    </w:rPr>
  </w:style>
  <w:style w:type="paragraph" w:customStyle="1" w:styleId="StyleHeading2LatinArialComplexMitra12ptBoldRigh">
    <w:name w:val="Style Heading 2 + (Latin) Arial (Complex) Mitra 12 pt Bold Righ..."/>
    <w:basedOn w:val="Heading2"/>
    <w:rsid w:val="00BA51C2"/>
    <w:pPr>
      <w:keepLines w:val="0"/>
      <w:tabs>
        <w:tab w:val="right" w:pos="567"/>
      </w:tabs>
      <w:bidi/>
      <w:spacing w:before="240" w:after="60" w:line="360" w:lineRule="auto"/>
      <w:ind w:right="360" w:hanging="576"/>
      <w:jc w:val="both"/>
    </w:pPr>
    <w:rPr>
      <w:rFonts w:ascii="Arial" w:hAnsi="Arial" w:cs="B Nazanin"/>
      <w:b/>
      <w:bCs/>
      <w:color w:val="auto"/>
      <w:sz w:val="24"/>
      <w:szCs w:val="28"/>
      <w:lang w:eastAsia="ko-KR"/>
    </w:rPr>
  </w:style>
  <w:style w:type="table" w:styleId="TableGrid5">
    <w:name w:val="Table Grid 5"/>
    <w:basedOn w:val="TableNormal"/>
    <w:rsid w:val="00BA51C2"/>
    <w:pPr>
      <w:bidi/>
      <w:spacing w:before="240" w:after="120" w:line="360" w:lineRule="auto"/>
      <w:ind w:firstLine="142"/>
      <w:jc w:val="lowKashida"/>
    </w:pPr>
    <w:rPr>
      <w:rFonts w:ascii="Times New Roman" w:eastAsia="Times New Roman" w:hAnsi="Times New Roman" w:cs="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BA51C2"/>
    <w:pPr>
      <w:bidi/>
      <w:spacing w:before="240" w:after="120" w:line="360" w:lineRule="auto"/>
      <w:ind w:firstLine="142"/>
      <w:jc w:val="lowKashida"/>
    </w:pPr>
    <w:rPr>
      <w:rFonts w:ascii="Times New Roman" w:eastAsia="Times New Roman" w:hAnsi="Times New Roman"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character" w:customStyle="1" w:styleId="CharChar20">
    <w:name w:val="Char Char20"/>
    <w:rsid w:val="00BA51C2"/>
    <w:rPr>
      <w:rFonts w:ascii="Arial" w:hAnsi="Arial" w:cs="Arial"/>
      <w:b/>
      <w:bCs/>
      <w:kern w:val="32"/>
      <w:sz w:val="32"/>
      <w:szCs w:val="32"/>
      <w:lang w:val="en-US" w:eastAsia="en-US" w:bidi="fa-IR"/>
    </w:rPr>
  </w:style>
  <w:style w:type="character" w:customStyle="1" w:styleId="CharChar19">
    <w:name w:val="Char Char19"/>
    <w:rsid w:val="00BA51C2"/>
    <w:rPr>
      <w:rFonts w:ascii="Arial" w:hAnsi="Arial" w:cs="Arial"/>
      <w:b/>
      <w:bCs/>
      <w:i/>
      <w:iCs/>
      <w:sz w:val="28"/>
      <w:szCs w:val="28"/>
      <w:lang w:val="en-US" w:eastAsia="en-US" w:bidi="fa-IR"/>
    </w:rPr>
  </w:style>
  <w:style w:type="character" w:customStyle="1" w:styleId="p">
    <w:name w:val="p"/>
    <w:rsid w:val="00BA51C2"/>
    <w:rPr>
      <w:rFonts w:ascii="Titr" w:hAnsi="Titr"/>
      <w:sz w:val="28"/>
      <w:szCs w:val="28"/>
    </w:rPr>
  </w:style>
  <w:style w:type="paragraph" w:customStyle="1" w:styleId="Style2">
    <w:name w:val="Style2"/>
    <w:basedOn w:val="Title"/>
    <w:qFormat/>
    <w:rsid w:val="00BA51C2"/>
    <w:pPr>
      <w:tabs>
        <w:tab w:val="num" w:pos="360"/>
        <w:tab w:val="right" w:pos="540"/>
      </w:tabs>
      <w:spacing w:before="240" w:after="120"/>
      <w:ind w:left="360" w:hanging="360"/>
      <w:jc w:val="both"/>
    </w:pPr>
    <w:rPr>
      <w:rFonts w:ascii="Times New Roman" w:eastAsia="Times New Roman" w:hAnsi="Times New Roman" w:cs="Titr"/>
      <w:b/>
      <w:bCs/>
      <w:noProof/>
      <w:sz w:val="40"/>
      <w:szCs w:val="40"/>
      <w:lang w:eastAsia="en-US"/>
    </w:rPr>
  </w:style>
  <w:style w:type="paragraph" w:customStyle="1" w:styleId="Style30">
    <w:name w:val="Style3"/>
    <w:basedOn w:val="Title"/>
    <w:next w:val="Heading4"/>
    <w:link w:val="Style3Char"/>
    <w:qFormat/>
    <w:rsid w:val="00BA51C2"/>
    <w:pPr>
      <w:spacing w:before="240" w:after="120" w:line="360" w:lineRule="auto"/>
      <w:ind w:firstLine="142"/>
      <w:jc w:val="both"/>
    </w:pPr>
    <w:rPr>
      <w:rFonts w:ascii="Mitra" w:eastAsia="Batang" w:hAnsi="Mitra" w:cs="Times New Roman"/>
      <w:b/>
      <w:bCs/>
      <w:noProof/>
      <w:sz w:val="24"/>
      <w:szCs w:val="40"/>
      <w:lang w:eastAsia="ko-KR"/>
    </w:rPr>
  </w:style>
  <w:style w:type="character" w:customStyle="1" w:styleId="Style3Char">
    <w:name w:val="Style3 Char"/>
    <w:link w:val="Style30"/>
    <w:rsid w:val="00BA51C2"/>
    <w:rPr>
      <w:rFonts w:ascii="Mitra" w:eastAsia="Batang" w:hAnsi="Mitra" w:cs="Times New Roman"/>
      <w:b/>
      <w:bCs/>
      <w:noProof/>
      <w:sz w:val="24"/>
      <w:szCs w:val="40"/>
      <w:lang w:eastAsia="ko-KR"/>
    </w:rPr>
  </w:style>
  <w:style w:type="paragraph" w:styleId="PlainText">
    <w:name w:val="Plain Text"/>
    <w:basedOn w:val="Normal"/>
    <w:link w:val="PlainTextChar"/>
    <w:rsid w:val="00BA51C2"/>
    <w:pPr>
      <w:spacing w:before="100" w:beforeAutospacing="1" w:after="100" w:afterAutospacing="1" w:line="360" w:lineRule="auto"/>
      <w:ind w:firstLine="142"/>
      <w:jc w:val="lowKashida"/>
    </w:pPr>
    <w:rPr>
      <w:rFonts w:ascii="Times New Roman" w:eastAsia="Times New Roman" w:hAnsi="Times New Roman" w:cs="Times New Roman"/>
      <w:sz w:val="24"/>
      <w:szCs w:val="28"/>
    </w:rPr>
  </w:style>
  <w:style w:type="character" w:customStyle="1" w:styleId="PlainTextChar">
    <w:name w:val="Plain Text Char"/>
    <w:link w:val="PlainText"/>
    <w:rsid w:val="00BA51C2"/>
    <w:rPr>
      <w:rFonts w:ascii="Times New Roman" w:eastAsia="Times New Roman" w:hAnsi="Times New Roman" w:cs="Times New Roman"/>
      <w:sz w:val="24"/>
      <w:szCs w:val="28"/>
    </w:rPr>
  </w:style>
  <w:style w:type="paragraph" w:customStyle="1" w:styleId="140">
    <w:name w:val="14 بولد ياقوت"/>
    <w:basedOn w:val="Normal"/>
    <w:rsid w:val="00BA51C2"/>
    <w:pPr>
      <w:spacing w:before="360" w:after="120" w:line="360" w:lineRule="auto"/>
      <w:ind w:firstLine="567"/>
      <w:jc w:val="both"/>
    </w:pPr>
    <w:rPr>
      <w:rFonts w:ascii="Arial" w:eastAsia="Times New Roman" w:hAnsi="Arial" w:cs="Yagut"/>
      <w:bCs/>
      <w:szCs w:val="28"/>
      <w:lang w:val="en-CA"/>
    </w:rPr>
  </w:style>
  <w:style w:type="paragraph" w:styleId="BodyTextIndent">
    <w:name w:val="Body Text Indent"/>
    <w:basedOn w:val="Normal"/>
    <w:link w:val="BodyTextIndentChar"/>
    <w:rsid w:val="00BA51C2"/>
    <w:pPr>
      <w:spacing w:before="240" w:after="120" w:line="360" w:lineRule="auto"/>
      <w:ind w:left="283" w:firstLine="142"/>
      <w:jc w:val="lowKashida"/>
    </w:pPr>
    <w:rPr>
      <w:rFonts w:ascii="Times New Roman" w:eastAsia="Times New Roman" w:hAnsi="Times New Roman" w:cs="Times New Roman"/>
      <w:sz w:val="24"/>
      <w:szCs w:val="28"/>
    </w:rPr>
  </w:style>
  <w:style w:type="character" w:customStyle="1" w:styleId="BodyTextIndentChar">
    <w:name w:val="Body Text Indent Char"/>
    <w:link w:val="BodyTextIndent"/>
    <w:rsid w:val="00BA51C2"/>
    <w:rPr>
      <w:rFonts w:ascii="Times New Roman" w:eastAsia="Times New Roman" w:hAnsi="Times New Roman" w:cs="Times New Roman"/>
      <w:sz w:val="24"/>
      <w:szCs w:val="28"/>
      <w:lang w:bidi="fa-IR"/>
    </w:rPr>
  </w:style>
  <w:style w:type="paragraph" w:customStyle="1" w:styleId="12">
    <w:name w:val="12بولدياقوت"/>
    <w:basedOn w:val="Normal"/>
    <w:rsid w:val="00BA51C2"/>
    <w:pPr>
      <w:spacing w:before="240" w:after="120" w:line="360" w:lineRule="auto"/>
      <w:ind w:firstLine="567"/>
      <w:jc w:val="lowKashida"/>
    </w:pPr>
    <w:rPr>
      <w:rFonts w:ascii="Arial" w:eastAsia="Times New Roman" w:hAnsi="Arial" w:cs="Yagut"/>
      <w:bCs/>
      <w:szCs w:val="28"/>
    </w:rPr>
  </w:style>
  <w:style w:type="paragraph" w:customStyle="1" w:styleId="14Char">
    <w:name w:val="14عادي ياقوت Char"/>
    <w:basedOn w:val="Normal"/>
    <w:rsid w:val="00BA51C2"/>
    <w:pPr>
      <w:spacing w:before="240" w:after="120" w:line="360" w:lineRule="auto"/>
      <w:ind w:firstLine="567"/>
      <w:jc w:val="both"/>
    </w:pPr>
    <w:rPr>
      <w:rFonts w:ascii="Arial" w:eastAsia="Times New Roman" w:hAnsi="Arial" w:cs="Yagut"/>
      <w:sz w:val="24"/>
      <w:szCs w:val="28"/>
      <w:lang w:val="en-CA"/>
    </w:rPr>
  </w:style>
  <w:style w:type="character" w:customStyle="1" w:styleId="CharChar16">
    <w:name w:val="Char Char16"/>
    <w:locked/>
    <w:rsid w:val="00BA51C2"/>
    <w:rPr>
      <w:rFonts w:eastAsia="Batang" w:cs="Traffic"/>
      <w:sz w:val="32"/>
      <w:szCs w:val="32"/>
      <w:lang w:val="en-US" w:eastAsia="ko-KR" w:bidi="ar-SA"/>
    </w:rPr>
  </w:style>
  <w:style w:type="table" w:styleId="TableTheme">
    <w:name w:val="Table Theme"/>
    <w:basedOn w:val="TableNormal"/>
    <w:rsid w:val="00BA51C2"/>
    <w:pPr>
      <w:spacing w:before="240" w:after="120" w:line="360" w:lineRule="auto"/>
      <w:ind w:firstLine="142"/>
      <w:jc w:val="lowKashida"/>
    </w:pPr>
    <w:rPr>
      <w:rFonts w:ascii="Times New Roman" w:eastAsia="Times New Roman" w:hAnsi="Times New Roman" w:cs="Times New Roman"/>
    </w:rPr>
    <w:tblPr>
      <w:tblBorders>
        <w:top w:val="single" w:sz="4" w:space="0" w:color="FFCC00"/>
        <w:left w:val="single" w:sz="4" w:space="0" w:color="FFCC00"/>
        <w:bottom w:val="single" w:sz="4" w:space="0" w:color="FFCC00"/>
        <w:right w:val="single" w:sz="4" w:space="0" w:color="FFCC00"/>
        <w:insideH w:val="single" w:sz="4" w:space="0" w:color="FFCC00"/>
        <w:insideV w:val="single" w:sz="4" w:space="0" w:color="FFCC00"/>
      </w:tblBorders>
    </w:tblPr>
  </w:style>
  <w:style w:type="paragraph" w:customStyle="1" w:styleId="2">
    <w:name w:val="بولت 2"/>
    <w:basedOn w:val="Normal"/>
    <w:rsid w:val="00BA51C2"/>
    <w:pPr>
      <w:numPr>
        <w:numId w:val="1"/>
      </w:numPr>
      <w:spacing w:before="240" w:after="120" w:line="300" w:lineRule="auto"/>
      <w:jc w:val="both"/>
    </w:pPr>
    <w:rPr>
      <w:rFonts w:ascii="Times New Roman" w:eastAsia="Times New Roman" w:hAnsi="Times New Roman" w:cs="B Nazanin"/>
      <w:b/>
      <w:sz w:val="24"/>
      <w:szCs w:val="28"/>
    </w:rPr>
  </w:style>
  <w:style w:type="character" w:customStyle="1" w:styleId="CaptionChar">
    <w:name w:val="Caption Char"/>
    <w:aliases w:val="عنوان شکل و جدول Char,Caption nemodar 1 Char"/>
    <w:link w:val="Caption"/>
    <w:uiPriority w:val="35"/>
    <w:rsid w:val="00BA51C2"/>
    <w:rPr>
      <w:rFonts w:ascii="Times New Roman" w:eastAsia="Times New Roman" w:hAnsi="Times New Roman" w:cs="Times New Roman"/>
      <w:b/>
      <w:bCs/>
    </w:rPr>
  </w:style>
  <w:style w:type="paragraph" w:customStyle="1" w:styleId="10">
    <w:name w:val="بولت 1"/>
    <w:basedOn w:val="Normal"/>
    <w:link w:val="1CharChar"/>
    <w:rsid w:val="00BA51C2"/>
    <w:pPr>
      <w:numPr>
        <w:numId w:val="2"/>
      </w:numPr>
      <w:spacing w:before="240" w:after="120" w:line="300" w:lineRule="auto"/>
      <w:jc w:val="lowKashida"/>
    </w:pPr>
    <w:rPr>
      <w:rFonts w:ascii="Times New Roman" w:eastAsia="Times New Roman" w:hAnsi="Times New Roman" w:cs="B Nazanin"/>
      <w:b/>
      <w:sz w:val="24"/>
      <w:szCs w:val="28"/>
    </w:rPr>
  </w:style>
  <w:style w:type="character" w:customStyle="1" w:styleId="1CharChar">
    <w:name w:val="بولت 1 Char Char"/>
    <w:link w:val="10"/>
    <w:rsid w:val="00BA51C2"/>
    <w:rPr>
      <w:rFonts w:ascii="Times New Roman" w:eastAsia="Times New Roman" w:hAnsi="Times New Roman" w:cs="B Nazanin"/>
      <w:b/>
      <w:color w:val="000000"/>
      <w:sz w:val="24"/>
      <w:szCs w:val="28"/>
    </w:rPr>
  </w:style>
  <w:style w:type="character" w:customStyle="1" w:styleId="title11">
    <w:name w:val="title11"/>
    <w:rsid w:val="00BA51C2"/>
    <w:rPr>
      <w:rFonts w:ascii="Tahoma" w:hAnsi="Tahoma" w:cs="Tahoma" w:hint="default"/>
      <w:b/>
      <w:bCs/>
      <w:color w:val="333333"/>
      <w:sz w:val="17"/>
      <w:szCs w:val="17"/>
    </w:rPr>
  </w:style>
  <w:style w:type="character" w:customStyle="1" w:styleId="moduletitle1">
    <w:name w:val="moduletitle1"/>
    <w:rsid w:val="00BA51C2"/>
    <w:rPr>
      <w:b w:val="0"/>
      <w:bCs w:val="0"/>
      <w:color w:val="000000"/>
      <w:sz w:val="20"/>
      <w:szCs w:val="20"/>
    </w:rPr>
  </w:style>
  <w:style w:type="paragraph" w:styleId="Bibliography">
    <w:name w:val="Bibliography"/>
    <w:basedOn w:val="Normal"/>
    <w:next w:val="Normal"/>
    <w:uiPriority w:val="37"/>
    <w:unhideWhenUsed/>
    <w:rsid w:val="00BA51C2"/>
    <w:pPr>
      <w:spacing w:before="240" w:after="120" w:line="360" w:lineRule="auto"/>
      <w:ind w:firstLine="142"/>
      <w:jc w:val="lowKashida"/>
    </w:pPr>
    <w:rPr>
      <w:rFonts w:ascii="Times New Roman" w:eastAsia="Batang" w:hAnsi="Times New Roman" w:cs="Mitra"/>
      <w:sz w:val="24"/>
      <w:szCs w:val="28"/>
      <w:lang w:eastAsia="ko-KR"/>
    </w:rPr>
  </w:style>
  <w:style w:type="paragraph" w:customStyle="1" w:styleId="matn">
    <w:name w:val="matn"/>
    <w:basedOn w:val="Normal"/>
    <w:link w:val="matnChar1"/>
    <w:qFormat/>
    <w:rsid w:val="00BA51C2"/>
    <w:pPr>
      <w:spacing w:before="240"/>
      <w:ind w:firstLine="284"/>
      <w:jc w:val="both"/>
    </w:pPr>
    <w:rPr>
      <w:rFonts w:ascii="Times New Roman" w:eastAsia="Times New Roman" w:hAnsi="Times New Roman" w:cs="Lotus"/>
      <w:szCs w:val="28"/>
    </w:rPr>
  </w:style>
  <w:style w:type="paragraph" w:customStyle="1" w:styleId="titr1">
    <w:name w:val="titr1"/>
    <w:basedOn w:val="Normal"/>
    <w:rsid w:val="00BA51C2"/>
    <w:pPr>
      <w:spacing w:before="240"/>
      <w:ind w:right="70"/>
      <w:jc w:val="both"/>
    </w:pPr>
    <w:rPr>
      <w:rFonts w:ascii="Times New Roman" w:eastAsia="Times New Roman" w:hAnsi="Times New Roman" w:cs="Yagut"/>
      <w:b/>
      <w:bCs/>
      <w:szCs w:val="28"/>
    </w:rPr>
  </w:style>
  <w:style w:type="character" w:customStyle="1" w:styleId="CharChar10">
    <w:name w:val="Char Char10"/>
    <w:rsid w:val="00BA51C2"/>
    <w:rPr>
      <w:rFonts w:eastAsia="Batang" w:cs="Andalus"/>
      <w:noProof/>
      <w:sz w:val="30"/>
      <w:szCs w:val="30"/>
      <w:lang w:eastAsia="ko-KR"/>
    </w:rPr>
  </w:style>
  <w:style w:type="character" w:customStyle="1" w:styleId="CharChar7">
    <w:name w:val="Char Char7"/>
    <w:rsid w:val="00BA51C2"/>
    <w:rPr>
      <w:rFonts w:eastAsia="Batang" w:cs="Mitra"/>
      <w:sz w:val="24"/>
      <w:szCs w:val="28"/>
      <w:lang w:eastAsia="ko-KR"/>
    </w:rPr>
  </w:style>
  <w:style w:type="paragraph" w:customStyle="1" w:styleId="a9">
    <w:name w:val="جددول"/>
    <w:basedOn w:val="a8"/>
    <w:link w:val="Char2"/>
    <w:qFormat/>
    <w:rsid w:val="00BA51C2"/>
  </w:style>
  <w:style w:type="character" w:customStyle="1" w:styleId="Char1">
    <w:name w:val="جدول Char"/>
    <w:link w:val="a8"/>
    <w:rsid w:val="00BA51C2"/>
    <w:rPr>
      <w:rFonts w:ascii="Times New Roman" w:eastAsia="Times New Roman" w:hAnsi="Times New Roman" w:cs="B Nazanin"/>
      <w:b/>
      <w:bCs/>
      <w:lang w:bidi="fa-IR"/>
    </w:rPr>
  </w:style>
  <w:style w:type="character" w:customStyle="1" w:styleId="Char2">
    <w:name w:val="جددول Char"/>
    <w:link w:val="a9"/>
    <w:rsid w:val="00BA51C2"/>
    <w:rPr>
      <w:rFonts w:ascii="Times New Roman" w:eastAsia="Times New Roman" w:hAnsi="Times New Roman" w:cs="B Nazanin"/>
      <w:b/>
      <w:bCs/>
      <w:lang w:bidi="fa-IR"/>
    </w:rPr>
  </w:style>
  <w:style w:type="paragraph" w:customStyle="1" w:styleId="13">
    <w:name w:val="1"/>
    <w:autoRedefine/>
    <w:uiPriority w:val="99"/>
    <w:qFormat/>
    <w:rsid w:val="00BA51C2"/>
    <w:pPr>
      <w:bidi/>
      <w:spacing w:before="240" w:line="360" w:lineRule="auto"/>
      <w:jc w:val="both"/>
    </w:pPr>
    <w:rPr>
      <w:rFonts w:ascii="Britannic Bold" w:hAnsi="Britannic Bold" w:cs="B Nazanin"/>
      <w:sz w:val="28"/>
      <w:szCs w:val="28"/>
      <w:lang w:bidi="fa-IR"/>
    </w:rPr>
  </w:style>
  <w:style w:type="paragraph" w:customStyle="1" w:styleId="21">
    <w:name w:val="2"/>
    <w:autoRedefine/>
    <w:qFormat/>
    <w:rsid w:val="00BA51C2"/>
    <w:pPr>
      <w:bidi/>
      <w:spacing w:before="240" w:line="360" w:lineRule="auto"/>
      <w:jc w:val="both"/>
    </w:pPr>
    <w:rPr>
      <w:rFonts w:ascii="Britannic Bold" w:hAnsi="Britannic Bold" w:cs="B Nazanin"/>
      <w:b/>
      <w:bCs/>
      <w:sz w:val="28"/>
      <w:szCs w:val="26"/>
      <w:lang w:bidi="fa-IR"/>
    </w:rPr>
  </w:style>
  <w:style w:type="paragraph" w:customStyle="1" w:styleId="333">
    <w:name w:val="تصاویر 333"/>
    <w:basedOn w:val="Normal"/>
    <w:autoRedefine/>
    <w:qFormat/>
    <w:rsid w:val="00BA51C2"/>
    <w:pPr>
      <w:spacing w:before="240" w:line="360" w:lineRule="auto"/>
      <w:ind w:firstLine="720"/>
      <w:jc w:val="both"/>
    </w:pPr>
    <w:rPr>
      <w:rFonts w:ascii="B Nazanin" w:eastAsia="Times New Roman" w:hAnsi="B Nazanin" w:cs="B Nazanin"/>
      <w:b/>
      <w:sz w:val="24"/>
      <w:szCs w:val="24"/>
    </w:rPr>
  </w:style>
  <w:style w:type="paragraph" w:customStyle="1" w:styleId="3333">
    <w:name w:val="نقشه های 3333"/>
    <w:basedOn w:val="Normal"/>
    <w:autoRedefine/>
    <w:qFormat/>
    <w:rsid w:val="00BA51C2"/>
    <w:pPr>
      <w:spacing w:before="240" w:line="360" w:lineRule="auto"/>
      <w:ind w:firstLine="720"/>
      <w:jc w:val="both"/>
    </w:pPr>
    <w:rPr>
      <w:rFonts w:ascii="B Nazanin" w:eastAsia="Times New Roman" w:hAnsi="B Nazanin" w:cs="B Zar"/>
      <w:b/>
      <w:sz w:val="24"/>
      <w:szCs w:val="24"/>
    </w:rPr>
  </w:style>
  <w:style w:type="paragraph" w:customStyle="1" w:styleId="33330">
    <w:name w:val="جداول3333"/>
    <w:basedOn w:val="Normal"/>
    <w:autoRedefine/>
    <w:qFormat/>
    <w:rsid w:val="00BA51C2"/>
    <w:pPr>
      <w:spacing w:before="240" w:line="360" w:lineRule="auto"/>
      <w:jc w:val="center"/>
    </w:pPr>
    <w:rPr>
      <w:rFonts w:ascii="B Nazanin" w:eastAsia="Times New Roman" w:hAnsi="B Nazanin" w:cs="B Zar"/>
      <w:b/>
      <w:sz w:val="24"/>
    </w:rPr>
  </w:style>
  <w:style w:type="paragraph" w:customStyle="1" w:styleId="33331">
    <w:name w:val="نمودار3333"/>
    <w:basedOn w:val="3333"/>
    <w:autoRedefine/>
    <w:qFormat/>
    <w:rsid w:val="00BA51C2"/>
  </w:style>
  <w:style w:type="character" w:customStyle="1" w:styleId="HeaderChar1">
    <w:name w:val="Header Char1"/>
    <w:uiPriority w:val="99"/>
    <w:rsid w:val="00BA51C2"/>
  </w:style>
  <w:style w:type="character" w:customStyle="1" w:styleId="FooterChar1">
    <w:name w:val="Footer Char1"/>
    <w:uiPriority w:val="99"/>
    <w:rsid w:val="00BA51C2"/>
  </w:style>
  <w:style w:type="character" w:customStyle="1" w:styleId="BalloonTextChar1">
    <w:name w:val="Balloon Text Char1"/>
    <w:rsid w:val="00BA51C2"/>
    <w:rPr>
      <w:rFonts w:ascii="Tahoma" w:hAnsi="Tahoma" w:cs="Tahoma"/>
      <w:sz w:val="16"/>
      <w:szCs w:val="16"/>
    </w:rPr>
  </w:style>
  <w:style w:type="character" w:customStyle="1" w:styleId="EndnoteTextChar1">
    <w:name w:val="Endnote Text Char1"/>
    <w:uiPriority w:val="99"/>
    <w:rsid w:val="00BA51C2"/>
    <w:rPr>
      <w:sz w:val="20"/>
      <w:szCs w:val="20"/>
    </w:rPr>
  </w:style>
  <w:style w:type="numbering" w:customStyle="1" w:styleId="NoList111">
    <w:name w:val="No List111"/>
    <w:next w:val="NoList"/>
    <w:uiPriority w:val="99"/>
    <w:semiHidden/>
    <w:unhideWhenUsed/>
    <w:rsid w:val="00BA51C2"/>
  </w:style>
  <w:style w:type="character" w:customStyle="1" w:styleId="longtext1">
    <w:name w:val="long_text1"/>
    <w:rsid w:val="00BA51C2"/>
    <w:rPr>
      <w:sz w:val="20"/>
      <w:szCs w:val="20"/>
    </w:rPr>
  </w:style>
  <w:style w:type="paragraph" w:customStyle="1" w:styleId="abstract">
    <w:name w:val="abstract"/>
    <w:basedOn w:val="Normal"/>
    <w:rsid w:val="00BA51C2"/>
    <w:pPr>
      <w:spacing w:before="100" w:beforeAutospacing="1" w:after="100" w:afterAutospacing="1"/>
    </w:pPr>
    <w:rPr>
      <w:rFonts w:ascii="Times New Roman" w:eastAsia="Times New Roman" w:hAnsi="Times New Roman" w:cs="Times New Roman"/>
      <w:sz w:val="24"/>
      <w:szCs w:val="24"/>
    </w:rPr>
  </w:style>
  <w:style w:type="character" w:customStyle="1" w:styleId="page">
    <w:name w:val="page"/>
    <w:rsid w:val="00BA51C2"/>
    <w:rPr>
      <w:color w:val="000000"/>
      <w:sz w:val="17"/>
      <w:szCs w:val="17"/>
    </w:rPr>
  </w:style>
  <w:style w:type="character" w:customStyle="1" w:styleId="arrow1">
    <w:name w:val="arrow1"/>
    <w:rsid w:val="00BA51C2"/>
    <w:rPr>
      <w:sz w:val="26"/>
      <w:szCs w:val="26"/>
    </w:rPr>
  </w:style>
  <w:style w:type="numbering" w:customStyle="1" w:styleId="NoList1111">
    <w:name w:val="No List1111"/>
    <w:next w:val="NoList"/>
    <w:uiPriority w:val="99"/>
    <w:semiHidden/>
    <w:unhideWhenUsed/>
    <w:rsid w:val="00BA51C2"/>
  </w:style>
  <w:style w:type="table" w:customStyle="1" w:styleId="TableGrid111">
    <w:name w:val="Table Grid111"/>
    <w:basedOn w:val="TableNormal"/>
    <w:next w:val="TableGrid"/>
    <w:rsid w:val="00BA51C2"/>
    <w:pPr>
      <w:spacing w:before="240"/>
    </w:pPr>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cimalAligned">
    <w:name w:val="Decimal Aligned"/>
    <w:basedOn w:val="Normal"/>
    <w:uiPriority w:val="40"/>
    <w:qFormat/>
    <w:rsid w:val="00BA51C2"/>
    <w:pPr>
      <w:tabs>
        <w:tab w:val="decimal" w:pos="360"/>
      </w:tabs>
      <w:spacing w:before="240" w:after="200"/>
    </w:pPr>
    <w:rPr>
      <w:rFonts w:eastAsia="Times New Roman"/>
    </w:rPr>
  </w:style>
  <w:style w:type="table" w:customStyle="1" w:styleId="LightShading-Accent11">
    <w:name w:val="Light Shading - Accent 11"/>
    <w:basedOn w:val="TableNormal"/>
    <w:uiPriority w:val="60"/>
    <w:rsid w:val="00BA51C2"/>
    <w:pPr>
      <w:spacing w:before="240"/>
    </w:pPr>
    <w:rPr>
      <w:rFonts w:eastAsia="Times New Roman"/>
      <w:color w:val="365F91"/>
      <w:sz w:val="22"/>
      <w:szCs w:val="22"/>
      <w:lang w:bidi="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List-Accent4">
    <w:name w:val="Light List Accent 4"/>
    <w:basedOn w:val="TableNormal"/>
    <w:uiPriority w:val="61"/>
    <w:rsid w:val="00BA51C2"/>
    <w:pPr>
      <w:spacing w:before="240"/>
    </w:pPr>
    <w:rPr>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Grid-Accent5">
    <w:name w:val="Light Grid Accent 5"/>
    <w:basedOn w:val="TableNormal"/>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raditional Arabic" w:eastAsia="Times New Roman" w:hAnsi="Traditional Arabic"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raditional Arabic" w:eastAsia="Times New Roman" w:hAnsi="Traditional Arabic"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raditional Arabic" w:eastAsia="Times New Roman" w:hAnsi="Traditional Arabic" w:cs="Times New Roman"/>
        <w:b/>
        <w:bCs/>
      </w:rPr>
    </w:tblStylePr>
    <w:tblStylePr w:type="lastCol">
      <w:rPr>
        <w:rFonts w:ascii="Traditional Arabic" w:eastAsia="Times New Roman" w:hAnsi="Traditional Arabic"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Shading-Accent5">
    <w:name w:val="Light Shading Accent 5"/>
    <w:basedOn w:val="TableNormal"/>
    <w:uiPriority w:val="60"/>
    <w:rsid w:val="00BA51C2"/>
    <w:pPr>
      <w:spacing w:before="240"/>
    </w:pPr>
    <w:rPr>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NoSpacingChar">
    <w:name w:val="No Spacing Char"/>
    <w:aliases w:val="عناوین فرعی Char,Body Char,انگلیسی معمولی Char,titr Char,انگلیÓی ãÚãæáی Char,heading4 Char,نقشه Char,متن جدول Char"/>
    <w:link w:val="NoSpacing"/>
    <w:uiPriority w:val="1"/>
    <w:rsid w:val="00BA51C2"/>
    <w:rPr>
      <w:sz w:val="22"/>
      <w:szCs w:val="22"/>
      <w:lang w:bidi="fa-IR"/>
    </w:rPr>
  </w:style>
  <w:style w:type="paragraph" w:customStyle="1" w:styleId="AB630D60F59F403CB531B268FE76FA17">
    <w:name w:val="AB630D60F59F403CB531B268FE76FA17"/>
    <w:rsid w:val="00BA51C2"/>
    <w:pPr>
      <w:spacing w:before="240" w:after="200"/>
    </w:pPr>
    <w:rPr>
      <w:rFonts w:eastAsia="Times New Roman"/>
      <w:sz w:val="22"/>
      <w:szCs w:val="22"/>
      <w:lang w:eastAsia="ja-JP"/>
    </w:rPr>
  </w:style>
  <w:style w:type="table" w:customStyle="1" w:styleId="TableGrid21">
    <w:name w:val="Table Grid21"/>
    <w:basedOn w:val="TableNormal"/>
    <w:next w:val="TableGrid"/>
    <w:uiPriority w:val="59"/>
    <w:rsid w:val="00BA51C2"/>
    <w:pPr>
      <w:spacing w:before="240"/>
    </w:pPr>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LightGrid-Accent3">
    <w:name w:val="Light Grid Accent 3"/>
    <w:basedOn w:val="TableNormal"/>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raditional Arabic" w:eastAsia="Times New Roman" w:hAnsi="Traditional Arabic"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raditional Arabic" w:eastAsia="Times New Roman" w:hAnsi="Traditional Arabic"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raditional Arabic" w:eastAsia="Times New Roman" w:hAnsi="Traditional Arabic" w:cs="Times New Roman"/>
        <w:b/>
        <w:bCs/>
      </w:rPr>
    </w:tblStylePr>
    <w:tblStylePr w:type="lastCol">
      <w:rPr>
        <w:rFonts w:ascii="Traditional Arabic" w:eastAsia="Times New Roman" w:hAnsi="Traditional Arabic"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
    <w:name w:val="Light Grid - Accent 5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raditional Arabic" w:eastAsia="Times New Roman" w:hAnsi="Traditional Arabic"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raditional Arabic" w:eastAsia="Times New Roman" w:hAnsi="Traditional Arabic"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raditional Arabic" w:eastAsia="Times New Roman" w:hAnsi="Traditional Arabic" w:cs="Times New Roman"/>
        <w:b/>
        <w:bCs/>
      </w:rPr>
    </w:tblStylePr>
    <w:tblStylePr w:type="lastCol">
      <w:rPr>
        <w:rFonts w:ascii="Traditional Arabic" w:eastAsia="Times New Roman" w:hAnsi="Traditional Arabic"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raditional Arabic" w:eastAsia="Times New Roman" w:hAnsi="Traditional Arabic"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raditional Arabic" w:eastAsia="Times New Roman" w:hAnsi="Traditional Arabic"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raditional Arabic" w:eastAsia="Times New Roman" w:hAnsi="Traditional Arabic" w:cs="Times New Roman"/>
        <w:b/>
        <w:bCs/>
      </w:rPr>
    </w:tblStylePr>
    <w:tblStylePr w:type="lastCol">
      <w:rPr>
        <w:rFonts w:ascii="Traditional Arabic" w:eastAsia="Times New Roman" w:hAnsi="Traditional Arabic"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
    <w:name w:val="Light List - Accent 51"/>
    <w:basedOn w:val="TableNormal"/>
    <w:next w:val="LightList-Accent5"/>
    <w:uiPriority w:val="61"/>
    <w:rsid w:val="00BA51C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5">
    <w:name w:val="Light List Accent 5"/>
    <w:basedOn w:val="TableNormal"/>
    <w:uiPriority w:val="61"/>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MediumShading1-Accent6">
    <w:name w:val="Medium Shading 1 Accent 6"/>
    <w:basedOn w:val="TableNormal"/>
    <w:uiPriority w:val="63"/>
    <w:rsid w:val="00BA51C2"/>
    <w:pPr>
      <w:spacing w:before="240"/>
    </w:pPr>
    <w:rPr>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52">
    <w:name w:val="Light List - Accent 52"/>
    <w:basedOn w:val="TableNormal"/>
    <w:next w:val="LightList-Accent5"/>
    <w:uiPriority w:val="61"/>
    <w:rsid w:val="00BA51C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
    <w:name w:val="Light Grid - Accent 6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B Titr" w:eastAsia="Times New Roman" w:hAnsi="B Titr"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B Titr" w:eastAsia="Times New Roman" w:hAnsi="B Titr"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B Titr" w:eastAsia="Times New Roman" w:hAnsi="B Titr" w:cs="Times New Roman"/>
        <w:b/>
        <w:bCs/>
      </w:rPr>
    </w:tblStylePr>
    <w:tblStylePr w:type="lastCol">
      <w:rPr>
        <w:rFonts w:ascii="B Titr" w:eastAsia="Times New Roman" w:hAnsi="B Titr"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
    <w:name w:val="Light Grid - Accent 62"/>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B Titr" w:eastAsia="Times New Roman" w:hAnsi="B Titr"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B Titr" w:eastAsia="Times New Roman" w:hAnsi="B Titr"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B Titr" w:eastAsia="Times New Roman" w:hAnsi="B Titr" w:cs="Times New Roman"/>
        <w:b/>
        <w:bCs/>
      </w:rPr>
    </w:tblStylePr>
    <w:tblStylePr w:type="lastCol">
      <w:rPr>
        <w:rFonts w:ascii="B Titr" w:eastAsia="Times New Roman" w:hAnsi="B Titr"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
    <w:name w:val="Light Grid - Accent 52"/>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 Titr" w:eastAsia="Times New Roman" w:hAnsi="B Titr"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 Titr" w:eastAsia="Times New Roman" w:hAnsi="B Titr"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 Titr" w:eastAsia="Times New Roman" w:hAnsi="B Titr" w:cs="Times New Roman"/>
        <w:b/>
        <w:bCs/>
      </w:rPr>
    </w:tblStylePr>
    <w:tblStylePr w:type="lastCol">
      <w:rPr>
        <w:rFonts w:ascii="B Titr" w:eastAsia="Times New Roman" w:hAnsi="B Titr"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
    <w:name w:val="Light Grid - Accent 63"/>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B Titr" w:eastAsia="Times New Roman" w:hAnsi="B Titr"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B Titr" w:eastAsia="Times New Roman" w:hAnsi="B Titr"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B Titr" w:eastAsia="Times New Roman" w:hAnsi="B Titr" w:cs="Times New Roman"/>
        <w:b/>
        <w:bCs/>
      </w:rPr>
    </w:tblStylePr>
    <w:tblStylePr w:type="lastCol">
      <w:rPr>
        <w:rFonts w:ascii="B Titr" w:eastAsia="Times New Roman" w:hAnsi="B Titr"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
    <w:name w:val="Light Grid - Accent 53"/>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 Titr" w:eastAsia="Times New Roman" w:hAnsi="B Titr"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 Titr" w:eastAsia="Times New Roman" w:hAnsi="B Titr"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 Titr" w:eastAsia="Times New Roman" w:hAnsi="B Titr" w:cs="Times New Roman"/>
        <w:b/>
        <w:bCs/>
      </w:rPr>
    </w:tblStylePr>
    <w:tblStylePr w:type="lastCol">
      <w:rPr>
        <w:rFonts w:ascii="B Titr" w:eastAsia="Times New Roman" w:hAnsi="B Titr"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ColorfulList-Accent6">
    <w:name w:val="Colorful List Accent 6"/>
    <w:basedOn w:val="TableNormal"/>
    <w:uiPriority w:val="72"/>
    <w:rsid w:val="00BA51C2"/>
    <w:pPr>
      <w:spacing w:before="240"/>
    </w:pPr>
    <w:rPr>
      <w:rFonts w:ascii="Times New Roman" w:hAnsi="Times New Roman"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paragraph" w:customStyle="1" w:styleId="aa">
    <w:name w:val="فصل"/>
    <w:basedOn w:val="Normal"/>
    <w:autoRedefine/>
    <w:qFormat/>
    <w:rsid w:val="00BA51C2"/>
    <w:pPr>
      <w:spacing w:before="240"/>
      <w:ind w:left="720"/>
      <w:jc w:val="center"/>
    </w:pPr>
    <w:rPr>
      <w:rFonts w:ascii="IranNastaliq" w:hAnsi="IranNastaliq" w:cs="IranNastaliq"/>
      <w:b/>
      <w:bCs/>
      <w:sz w:val="170"/>
      <w:szCs w:val="170"/>
    </w:rPr>
  </w:style>
  <w:style w:type="paragraph" w:customStyle="1" w:styleId="ab">
    <w:name w:val="شكل"/>
    <w:autoRedefine/>
    <w:qFormat/>
    <w:rsid w:val="00BA51C2"/>
    <w:pPr>
      <w:bidi/>
      <w:spacing w:before="240" w:line="360" w:lineRule="auto"/>
      <w:ind w:left="720"/>
      <w:jc w:val="center"/>
    </w:pPr>
    <w:rPr>
      <w:rFonts w:ascii="Times New Roman" w:hAnsi="Times New Roman" w:cs="B Nazanin"/>
      <w:b/>
      <w:bCs/>
      <w:sz w:val="24"/>
      <w:szCs w:val="22"/>
      <w:lang w:bidi="fa-IR"/>
    </w:rPr>
  </w:style>
  <w:style w:type="table" w:customStyle="1" w:styleId="ListTable1Light-Accent61">
    <w:name w:val="List Table 1 Light - Accent 61"/>
    <w:basedOn w:val="TableNormal"/>
    <w:uiPriority w:val="46"/>
    <w:rsid w:val="00BA51C2"/>
    <w:pPr>
      <w:spacing w:before="240"/>
    </w:pPr>
    <w:rPr>
      <w:rFonts w:ascii="Times New Roman" w:hAnsi="Times New Roman" w:cs="Times New Roman"/>
    </w:rPr>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21">
    <w:name w:val="List Table 3 - Accent 21"/>
    <w:basedOn w:val="TableNormal"/>
    <w:uiPriority w:val="48"/>
    <w:rsid w:val="00BA51C2"/>
    <w:pPr>
      <w:spacing w:before="240"/>
    </w:pPr>
    <w:rPr>
      <w:sz w:val="22"/>
      <w:szCs w:val="22"/>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GridTable2-Accent61">
    <w:name w:val="Grid Table 2 - Accent 61"/>
    <w:basedOn w:val="TableNormal"/>
    <w:uiPriority w:val="47"/>
    <w:rsid w:val="00BA51C2"/>
    <w:pPr>
      <w:spacing w:before="240"/>
    </w:pPr>
    <w:rPr>
      <w:rFonts w:ascii="Times New Roman" w:hAnsi="Times New Roman" w:cs="Times New Roman"/>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leGrid3">
    <w:name w:val="Table Grid3"/>
    <w:basedOn w:val="TableNormal"/>
    <w:next w:val="TableGrid"/>
    <w:uiPriority w:val="59"/>
    <w:rsid w:val="00BA51C2"/>
    <w:pPr>
      <w:bidi/>
      <w:spacing w:before="240" w:after="120" w:line="360" w:lineRule="auto"/>
      <w:ind w:firstLine="142"/>
      <w:jc w:val="lowKashida"/>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BA51C2"/>
    <w:pPr>
      <w:bidi/>
      <w:spacing w:before="240" w:after="120" w:line="360" w:lineRule="auto"/>
      <w:ind w:firstLine="142"/>
      <w:jc w:val="lowKashida"/>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
    <w:name w:val="Table Grid5"/>
    <w:basedOn w:val="TableNormal"/>
    <w:next w:val="TableGrid"/>
    <w:uiPriority w:val="59"/>
    <w:rsid w:val="00BA51C2"/>
    <w:pPr>
      <w:bidi/>
      <w:spacing w:before="240" w:after="120" w:line="360" w:lineRule="auto"/>
      <w:ind w:firstLine="142"/>
      <w:jc w:val="lowKashida"/>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List4">
    <w:name w:val="Table List 4"/>
    <w:basedOn w:val="TableNormal"/>
    <w:uiPriority w:val="99"/>
    <w:rsid w:val="00BA51C2"/>
    <w:pPr>
      <w:bidi/>
      <w:spacing w:before="240"/>
    </w:pPr>
    <w:rPr>
      <w:rFonts w:ascii="Times New Roman" w:eastAsia="Times New Roman" w:hAnsi="Times New Roman" w:cs="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google-src-text">
    <w:name w:val="google-src-text"/>
    <w:rsid w:val="00BA51C2"/>
  </w:style>
  <w:style w:type="table" w:customStyle="1" w:styleId="PlainTable11">
    <w:name w:val="Plain Table 11"/>
    <w:basedOn w:val="TableNormal"/>
    <w:uiPriority w:val="41"/>
    <w:rsid w:val="00BA51C2"/>
    <w:pPr>
      <w:spacing w:before="240"/>
    </w:pPr>
    <w:rPr>
      <w:rFonts w:ascii="Times New Roman" w:hAnsi="Times New Roman" w:cs="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4">
    <w:name w:val="Light Grid - Accent 54"/>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scadia Mono SemiBold" w:eastAsia="Times New Roman" w:hAnsi="Cascadia Mono SemiBold"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scadia Mono SemiBold" w:eastAsia="Times New Roman" w:hAnsi="Cascadia Mono SemiBold"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scadia Mono SemiBold" w:eastAsia="Times New Roman" w:hAnsi="Cascadia Mono SemiBold" w:cs="Times New Roman"/>
        <w:b/>
        <w:bCs/>
      </w:rPr>
    </w:tblStylePr>
    <w:tblStylePr w:type="lastCol">
      <w:rPr>
        <w:rFonts w:ascii="Cascadia Mono SemiBold" w:eastAsia="Times New Roman" w:hAnsi="Cascadia Mono SemiBold"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5">
    <w:name w:val="Light Grid - Accent 55"/>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scadia Mono SemiBold" w:eastAsia="Times New Roman" w:hAnsi="Cascadia Mono SemiBold"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scadia Mono SemiBold" w:eastAsia="Times New Roman" w:hAnsi="Cascadia Mono SemiBold"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scadia Mono SemiBold" w:eastAsia="Times New Roman" w:hAnsi="Cascadia Mono SemiBold" w:cs="Times New Roman"/>
        <w:b/>
        <w:bCs/>
      </w:rPr>
    </w:tblStylePr>
    <w:tblStylePr w:type="lastCol">
      <w:rPr>
        <w:rFonts w:ascii="Cascadia Mono SemiBold" w:eastAsia="Times New Roman" w:hAnsi="Cascadia Mono SemiBold"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
    <w:name w:val="Light Grid - Accent 31"/>
    <w:basedOn w:val="TableNormal"/>
    <w:next w:val="LightGrid-Accent3"/>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scadia Mono SemiBold" w:eastAsia="Times New Roman" w:hAnsi="Cascadia Mono SemiBold"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scadia Mono SemiBold" w:eastAsia="Times New Roman" w:hAnsi="Cascadia Mono SemiBold"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scadia Mono SemiBold" w:eastAsia="Times New Roman" w:hAnsi="Cascadia Mono SemiBold" w:cs="Times New Roman"/>
        <w:b/>
        <w:bCs/>
      </w:rPr>
    </w:tblStylePr>
    <w:tblStylePr w:type="lastCol">
      <w:rPr>
        <w:rFonts w:ascii="Cascadia Mono SemiBold" w:eastAsia="Times New Roman" w:hAnsi="Cascadia Mono SemiBold"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1">
    <w:name w:val="Light Grid - Accent 51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scadia Mono SemiBold" w:eastAsia="Times New Roman" w:hAnsi="Cascadia Mono SemiBold"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scadia Mono SemiBold" w:eastAsia="Times New Roman" w:hAnsi="Cascadia Mono SemiBold"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scadia Mono SemiBold" w:eastAsia="Times New Roman" w:hAnsi="Cascadia Mono SemiBold" w:cs="Times New Roman"/>
        <w:b/>
        <w:bCs/>
      </w:rPr>
    </w:tblStylePr>
    <w:tblStylePr w:type="lastCol">
      <w:rPr>
        <w:rFonts w:ascii="Cascadia Mono SemiBold" w:eastAsia="Times New Roman" w:hAnsi="Cascadia Mono SemiBold"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
    <w:name w:val="Light Grid - Accent 64"/>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scadia Mono SemiBold" w:eastAsia="Times New Roman" w:hAnsi="Cascadia Mono SemiBold"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scadia Mono SemiBold" w:eastAsia="Times New Roman" w:hAnsi="Cascadia Mono SemiBold"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scadia Mono SemiBold" w:eastAsia="Times New Roman" w:hAnsi="Cascadia Mono SemiBold" w:cs="Times New Roman"/>
        <w:b/>
        <w:bCs/>
      </w:rPr>
    </w:tblStylePr>
    <w:tblStylePr w:type="lastCol">
      <w:rPr>
        <w:rFonts w:ascii="Cascadia Mono SemiBold" w:eastAsia="Times New Roman" w:hAnsi="Cascadia Mono SemiBold"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
    <w:name w:val="Light Grid - Accent 61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scadia Mono SemiBold" w:eastAsia="Times New Roman" w:hAnsi="Cascadia Mono SemiBold"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scadia Mono SemiBold" w:eastAsia="Times New Roman" w:hAnsi="Cascadia Mono SemiBold"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scadia Mono SemiBold" w:eastAsia="Times New Roman" w:hAnsi="Cascadia Mono SemiBold" w:cs="Times New Roman"/>
        <w:b/>
        <w:bCs/>
      </w:rPr>
    </w:tblStylePr>
    <w:tblStylePr w:type="lastCol">
      <w:rPr>
        <w:rFonts w:ascii="Cascadia Mono SemiBold" w:eastAsia="Times New Roman" w:hAnsi="Cascadia Mono SemiBold"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
    <w:name w:val="Light Grid - Accent 62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scadia Mono SemiBold" w:eastAsia="Times New Roman" w:hAnsi="Cascadia Mono SemiBold"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scadia Mono SemiBold" w:eastAsia="Times New Roman" w:hAnsi="Cascadia Mono SemiBold"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scadia Mono SemiBold" w:eastAsia="Times New Roman" w:hAnsi="Cascadia Mono SemiBold" w:cs="Times New Roman"/>
        <w:b/>
        <w:bCs/>
      </w:rPr>
    </w:tblStylePr>
    <w:tblStylePr w:type="lastCol">
      <w:rPr>
        <w:rFonts w:ascii="Cascadia Mono SemiBold" w:eastAsia="Times New Roman" w:hAnsi="Cascadia Mono SemiBold"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1">
    <w:name w:val="Light Grid - Accent 52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scadia Mono SemiBold" w:eastAsia="Times New Roman" w:hAnsi="Cascadia Mono SemiBold"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scadia Mono SemiBold" w:eastAsia="Times New Roman" w:hAnsi="Cascadia Mono SemiBold"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scadia Mono SemiBold" w:eastAsia="Times New Roman" w:hAnsi="Cascadia Mono SemiBold" w:cs="Times New Roman"/>
        <w:b/>
        <w:bCs/>
      </w:rPr>
    </w:tblStylePr>
    <w:tblStylePr w:type="lastCol">
      <w:rPr>
        <w:rFonts w:ascii="Cascadia Mono SemiBold" w:eastAsia="Times New Roman" w:hAnsi="Cascadia Mono SemiBold"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1">
    <w:name w:val="Light Grid - Accent 63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scadia Mono SemiBold" w:eastAsia="Times New Roman" w:hAnsi="Cascadia Mono SemiBold"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scadia Mono SemiBold" w:eastAsia="Times New Roman" w:hAnsi="Cascadia Mono SemiBold"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scadia Mono SemiBold" w:eastAsia="Times New Roman" w:hAnsi="Cascadia Mono SemiBold" w:cs="Times New Roman"/>
        <w:b/>
        <w:bCs/>
      </w:rPr>
    </w:tblStylePr>
    <w:tblStylePr w:type="lastCol">
      <w:rPr>
        <w:rFonts w:ascii="Cascadia Mono SemiBold" w:eastAsia="Times New Roman" w:hAnsi="Cascadia Mono SemiBold"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1">
    <w:name w:val="Light Grid - Accent 53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scadia Mono SemiBold" w:eastAsia="Times New Roman" w:hAnsi="Cascadia Mono SemiBold"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scadia Mono SemiBold" w:eastAsia="Times New Roman" w:hAnsi="Cascadia Mono SemiBold"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scadia Mono SemiBold" w:eastAsia="Times New Roman" w:hAnsi="Cascadia Mono SemiBold" w:cs="Times New Roman"/>
        <w:b/>
        <w:bCs/>
      </w:rPr>
    </w:tblStylePr>
    <w:tblStylePr w:type="lastCol">
      <w:rPr>
        <w:rFonts w:ascii="Cascadia Mono SemiBold" w:eastAsia="Times New Roman" w:hAnsi="Cascadia Mono SemiBold"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1">
    <w:name w:val="Colorful List - Accent 61"/>
    <w:basedOn w:val="TableNormal"/>
    <w:next w:val="ColorfulList-Accent6"/>
    <w:uiPriority w:val="72"/>
    <w:rsid w:val="00BA51C2"/>
    <w:pPr>
      <w:spacing w:before="240"/>
    </w:pPr>
    <w:rPr>
      <w:rFonts w:ascii="Times New Roman" w:hAnsi="Times New Roman"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stTable1Light-Accent62">
    <w:name w:val="List Table 1 Light - Accent 62"/>
    <w:basedOn w:val="TableNormal"/>
    <w:uiPriority w:val="46"/>
    <w:rsid w:val="00BA51C2"/>
    <w:pPr>
      <w:spacing w:before="240"/>
    </w:pPr>
    <w:rPr>
      <w:rFonts w:ascii="Times New Roman" w:hAnsi="Times New Roman" w:cs="Times New Roman"/>
    </w:rPr>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22">
    <w:name w:val="List Table 3 - Accent 22"/>
    <w:basedOn w:val="TableNormal"/>
    <w:uiPriority w:val="48"/>
    <w:rsid w:val="00BA51C2"/>
    <w:pPr>
      <w:spacing w:before="240"/>
    </w:pPr>
    <w:rPr>
      <w:sz w:val="22"/>
      <w:szCs w:val="22"/>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GridTable2-Accent62">
    <w:name w:val="Grid Table 2 - Accent 62"/>
    <w:basedOn w:val="TableNormal"/>
    <w:uiPriority w:val="47"/>
    <w:rsid w:val="00BA51C2"/>
    <w:pPr>
      <w:spacing w:before="240"/>
    </w:pPr>
    <w:rPr>
      <w:rFonts w:ascii="Times New Roman" w:hAnsi="Times New Roman" w:cs="Times New Roman"/>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ghtGrid-Accent541">
    <w:name w:val="Light Grid - Accent 54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scadia Mono SemiBold" w:eastAsia="Times New Roman" w:hAnsi="Cascadia Mono SemiBold"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scadia Mono SemiBold" w:eastAsia="Times New Roman" w:hAnsi="Cascadia Mono SemiBold"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scadia Mono SemiBold" w:eastAsia="Times New Roman" w:hAnsi="Cascadia Mono SemiBold" w:cs="Times New Roman"/>
        <w:b/>
        <w:bCs/>
      </w:rPr>
    </w:tblStylePr>
    <w:tblStylePr w:type="lastCol">
      <w:rPr>
        <w:rFonts w:ascii="Cascadia Mono SemiBold" w:eastAsia="Times New Roman" w:hAnsi="Cascadia Mono SemiBold"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
    <w:name w:val="Light Grid - Accent 311"/>
    <w:basedOn w:val="TableNormal"/>
    <w:next w:val="LightGrid-Accent3"/>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scadia Mono SemiBold" w:eastAsia="Times New Roman" w:hAnsi="Cascadia Mono SemiBold"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scadia Mono SemiBold" w:eastAsia="Times New Roman" w:hAnsi="Cascadia Mono SemiBold"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scadia Mono SemiBold" w:eastAsia="Times New Roman" w:hAnsi="Cascadia Mono SemiBold" w:cs="Times New Roman"/>
        <w:b/>
        <w:bCs/>
      </w:rPr>
    </w:tblStylePr>
    <w:tblStylePr w:type="lastCol">
      <w:rPr>
        <w:rFonts w:ascii="Cascadia Mono SemiBold" w:eastAsia="Times New Roman" w:hAnsi="Cascadia Mono SemiBold"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11">
    <w:name w:val="Light Grid - Accent 511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scadia Mono SemiBold" w:eastAsia="Times New Roman" w:hAnsi="Cascadia Mono SemiBold"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scadia Mono SemiBold" w:eastAsia="Times New Roman" w:hAnsi="Cascadia Mono SemiBold"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scadia Mono SemiBold" w:eastAsia="Times New Roman" w:hAnsi="Cascadia Mono SemiBold" w:cs="Times New Roman"/>
        <w:b/>
        <w:bCs/>
      </w:rPr>
    </w:tblStylePr>
    <w:tblStylePr w:type="lastCol">
      <w:rPr>
        <w:rFonts w:ascii="Cascadia Mono SemiBold" w:eastAsia="Times New Roman" w:hAnsi="Cascadia Mono SemiBold"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1">
    <w:name w:val="Light Grid - Accent 64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scadia Mono SemiBold" w:eastAsia="Times New Roman" w:hAnsi="Cascadia Mono SemiBold"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scadia Mono SemiBold" w:eastAsia="Times New Roman" w:hAnsi="Cascadia Mono SemiBold"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scadia Mono SemiBold" w:eastAsia="Times New Roman" w:hAnsi="Cascadia Mono SemiBold" w:cs="Times New Roman"/>
        <w:b/>
        <w:bCs/>
      </w:rPr>
    </w:tblStylePr>
    <w:tblStylePr w:type="lastCol">
      <w:rPr>
        <w:rFonts w:ascii="Cascadia Mono SemiBold" w:eastAsia="Times New Roman" w:hAnsi="Cascadia Mono SemiBold"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1">
    <w:name w:val="Light Grid - Accent 611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scadia Mono SemiBold" w:eastAsia="Times New Roman" w:hAnsi="Cascadia Mono SemiBold"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scadia Mono SemiBold" w:eastAsia="Times New Roman" w:hAnsi="Cascadia Mono SemiBold"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scadia Mono SemiBold" w:eastAsia="Times New Roman" w:hAnsi="Cascadia Mono SemiBold" w:cs="Times New Roman"/>
        <w:b/>
        <w:bCs/>
      </w:rPr>
    </w:tblStylePr>
    <w:tblStylePr w:type="lastCol">
      <w:rPr>
        <w:rFonts w:ascii="Cascadia Mono SemiBold" w:eastAsia="Times New Roman" w:hAnsi="Cascadia Mono SemiBold"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1">
    <w:name w:val="Light Grid - Accent 621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scadia Mono SemiBold" w:eastAsia="Times New Roman" w:hAnsi="Cascadia Mono SemiBold"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scadia Mono SemiBold" w:eastAsia="Times New Roman" w:hAnsi="Cascadia Mono SemiBold"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scadia Mono SemiBold" w:eastAsia="Times New Roman" w:hAnsi="Cascadia Mono SemiBold" w:cs="Times New Roman"/>
        <w:b/>
        <w:bCs/>
      </w:rPr>
    </w:tblStylePr>
    <w:tblStylePr w:type="lastCol">
      <w:rPr>
        <w:rFonts w:ascii="Cascadia Mono SemiBold" w:eastAsia="Times New Roman" w:hAnsi="Cascadia Mono SemiBold"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11">
    <w:name w:val="Light Grid - Accent 521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scadia Mono SemiBold" w:eastAsia="Times New Roman" w:hAnsi="Cascadia Mono SemiBold"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scadia Mono SemiBold" w:eastAsia="Times New Roman" w:hAnsi="Cascadia Mono SemiBold"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scadia Mono SemiBold" w:eastAsia="Times New Roman" w:hAnsi="Cascadia Mono SemiBold" w:cs="Times New Roman"/>
        <w:b/>
        <w:bCs/>
      </w:rPr>
    </w:tblStylePr>
    <w:tblStylePr w:type="lastCol">
      <w:rPr>
        <w:rFonts w:ascii="Cascadia Mono SemiBold" w:eastAsia="Times New Roman" w:hAnsi="Cascadia Mono SemiBold"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11">
    <w:name w:val="Light Grid - Accent 631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scadia Mono SemiBold" w:eastAsia="Times New Roman" w:hAnsi="Cascadia Mono SemiBold"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scadia Mono SemiBold" w:eastAsia="Times New Roman" w:hAnsi="Cascadia Mono SemiBold"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scadia Mono SemiBold" w:eastAsia="Times New Roman" w:hAnsi="Cascadia Mono SemiBold" w:cs="Times New Roman"/>
        <w:b/>
        <w:bCs/>
      </w:rPr>
    </w:tblStylePr>
    <w:tblStylePr w:type="lastCol">
      <w:rPr>
        <w:rFonts w:ascii="Cascadia Mono SemiBold" w:eastAsia="Times New Roman" w:hAnsi="Cascadia Mono SemiBold"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11">
    <w:name w:val="Light Grid - Accent 531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scadia Mono SemiBold" w:eastAsia="Times New Roman" w:hAnsi="Cascadia Mono SemiBold"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scadia Mono SemiBold" w:eastAsia="Times New Roman" w:hAnsi="Cascadia Mono SemiBold"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scadia Mono SemiBold" w:eastAsia="Times New Roman" w:hAnsi="Cascadia Mono SemiBold" w:cs="Times New Roman"/>
        <w:b/>
        <w:bCs/>
      </w:rPr>
    </w:tblStylePr>
    <w:tblStylePr w:type="lastCol">
      <w:rPr>
        <w:rFonts w:ascii="Cascadia Mono SemiBold" w:eastAsia="Times New Roman" w:hAnsi="Cascadia Mono SemiBold"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51">
    <w:name w:val="Light Grid - Accent 55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scadia Mono SemiBold" w:eastAsia="Times New Roman" w:hAnsi="Cascadia Mono SemiBold"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scadia Mono SemiBold" w:eastAsia="Times New Roman" w:hAnsi="Cascadia Mono SemiBold"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scadia Mono SemiBold" w:eastAsia="Times New Roman" w:hAnsi="Cascadia Mono SemiBold" w:cs="Times New Roman"/>
        <w:b/>
        <w:bCs/>
      </w:rPr>
    </w:tblStylePr>
    <w:tblStylePr w:type="lastCol">
      <w:rPr>
        <w:rFonts w:ascii="Cascadia Mono SemiBold" w:eastAsia="Times New Roman" w:hAnsi="Cascadia Mono SemiBold"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
    <w:name w:val="Light Grid - Accent 32"/>
    <w:basedOn w:val="TableNormal"/>
    <w:next w:val="LightGrid-Accent3"/>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scadia Mono SemiBold" w:eastAsia="Times New Roman" w:hAnsi="Cascadia Mono SemiBold"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scadia Mono SemiBold" w:eastAsia="Times New Roman" w:hAnsi="Cascadia Mono SemiBold"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scadia Mono SemiBold" w:eastAsia="Times New Roman" w:hAnsi="Cascadia Mono SemiBold" w:cs="Times New Roman"/>
        <w:b/>
        <w:bCs/>
      </w:rPr>
    </w:tblStylePr>
    <w:tblStylePr w:type="lastCol">
      <w:rPr>
        <w:rFonts w:ascii="Cascadia Mono SemiBold" w:eastAsia="Times New Roman" w:hAnsi="Cascadia Mono SemiBold"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2">
    <w:name w:val="Light Grid - Accent 512"/>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scadia Mono SemiBold" w:eastAsia="Times New Roman" w:hAnsi="Cascadia Mono SemiBold"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scadia Mono SemiBold" w:eastAsia="Times New Roman" w:hAnsi="Cascadia Mono SemiBold"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scadia Mono SemiBold" w:eastAsia="Times New Roman" w:hAnsi="Cascadia Mono SemiBold" w:cs="Times New Roman"/>
        <w:b/>
        <w:bCs/>
      </w:rPr>
    </w:tblStylePr>
    <w:tblStylePr w:type="lastCol">
      <w:rPr>
        <w:rFonts w:ascii="Cascadia Mono SemiBold" w:eastAsia="Times New Roman" w:hAnsi="Cascadia Mono SemiBold"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
    <w:name w:val="Light Grid - Accent 65"/>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scadia Mono SemiBold" w:eastAsia="Times New Roman" w:hAnsi="Cascadia Mono SemiBold"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scadia Mono SemiBold" w:eastAsia="Times New Roman" w:hAnsi="Cascadia Mono SemiBold"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scadia Mono SemiBold" w:eastAsia="Times New Roman" w:hAnsi="Cascadia Mono SemiBold" w:cs="Times New Roman"/>
        <w:b/>
        <w:bCs/>
      </w:rPr>
    </w:tblStylePr>
    <w:tblStylePr w:type="lastCol">
      <w:rPr>
        <w:rFonts w:ascii="Cascadia Mono SemiBold" w:eastAsia="Times New Roman" w:hAnsi="Cascadia Mono SemiBold"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
    <w:name w:val="Light Grid - Accent 612"/>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B Titr,Bold" w:eastAsia="Times New Roman" w:hAnsi="B Titr,Bold"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B Titr,Bold" w:eastAsia="Times New Roman" w:hAnsi="B Titr,Bold"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B Titr,Bold" w:eastAsia="Times New Roman" w:hAnsi="B Titr,Bold" w:cs="Times New Roman"/>
        <w:b/>
        <w:bCs/>
      </w:rPr>
    </w:tblStylePr>
    <w:tblStylePr w:type="lastCol">
      <w:rPr>
        <w:rFonts w:ascii="B Titr,Bold" w:eastAsia="Times New Roman" w:hAnsi="B Titr,Bold"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
    <w:name w:val="Light Grid - Accent 622"/>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B Titr,Bold" w:eastAsia="Times New Roman" w:hAnsi="B Titr,Bold"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B Titr,Bold" w:eastAsia="Times New Roman" w:hAnsi="B Titr,Bold"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B Titr,Bold" w:eastAsia="Times New Roman" w:hAnsi="B Titr,Bold" w:cs="Times New Roman"/>
        <w:b/>
        <w:bCs/>
      </w:rPr>
    </w:tblStylePr>
    <w:tblStylePr w:type="lastCol">
      <w:rPr>
        <w:rFonts w:ascii="B Titr,Bold" w:eastAsia="Times New Roman" w:hAnsi="B Titr,Bold"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2">
    <w:name w:val="Light Grid - Accent 522"/>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 Titr,Bold" w:eastAsia="Times New Roman" w:hAnsi="B Titr,Bold"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 Titr,Bold" w:eastAsia="Times New Roman" w:hAnsi="B Titr,Bold"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 Titr,Bold" w:eastAsia="Times New Roman" w:hAnsi="B Titr,Bold" w:cs="Times New Roman"/>
        <w:b/>
        <w:bCs/>
      </w:rPr>
    </w:tblStylePr>
    <w:tblStylePr w:type="lastCol">
      <w:rPr>
        <w:rFonts w:ascii="B Titr,Bold" w:eastAsia="Times New Roman" w:hAnsi="B Titr,Bold"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2">
    <w:name w:val="Light Grid - Accent 632"/>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B Titr,Bold" w:eastAsia="Times New Roman" w:hAnsi="B Titr,Bold"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B Titr,Bold" w:eastAsia="Times New Roman" w:hAnsi="B Titr,Bold"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B Titr,Bold" w:eastAsia="Times New Roman" w:hAnsi="B Titr,Bold" w:cs="Times New Roman"/>
        <w:b/>
        <w:bCs/>
      </w:rPr>
    </w:tblStylePr>
    <w:tblStylePr w:type="lastCol">
      <w:rPr>
        <w:rFonts w:ascii="B Titr,Bold" w:eastAsia="Times New Roman" w:hAnsi="B Titr,Bold"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2">
    <w:name w:val="Light Grid - Accent 532"/>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 Titr,Bold" w:eastAsia="Times New Roman" w:hAnsi="B Titr,Bold"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 Titr,Bold" w:eastAsia="Times New Roman" w:hAnsi="B Titr,Bold"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 Titr,Bold" w:eastAsia="Times New Roman" w:hAnsi="B Titr,Bold" w:cs="Times New Roman"/>
        <w:b/>
        <w:bCs/>
      </w:rPr>
    </w:tblStylePr>
    <w:tblStylePr w:type="lastCol">
      <w:rPr>
        <w:rFonts w:ascii="B Titr,Bold" w:eastAsia="Times New Roman" w:hAnsi="B Titr,Bold"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2">
    <w:name w:val="Colorful List - Accent 62"/>
    <w:basedOn w:val="TableNormal"/>
    <w:next w:val="ColorfulList-Accent6"/>
    <w:uiPriority w:val="72"/>
    <w:rsid w:val="00BA51C2"/>
    <w:pPr>
      <w:spacing w:before="240"/>
    </w:pPr>
    <w:rPr>
      <w:rFonts w:ascii="Times New Roman" w:hAnsi="Times New Roman"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numbering" w:customStyle="1" w:styleId="NoList21">
    <w:name w:val="No List21"/>
    <w:next w:val="NoList"/>
    <w:uiPriority w:val="99"/>
    <w:semiHidden/>
    <w:unhideWhenUsed/>
    <w:rsid w:val="00BA51C2"/>
  </w:style>
  <w:style w:type="numbering" w:customStyle="1" w:styleId="NoList12">
    <w:name w:val="No List12"/>
    <w:next w:val="NoList"/>
    <w:uiPriority w:val="99"/>
    <w:semiHidden/>
    <w:unhideWhenUsed/>
    <w:rsid w:val="00BA51C2"/>
  </w:style>
  <w:style w:type="table" w:customStyle="1" w:styleId="TableGrid31">
    <w:name w:val="Table Grid31"/>
    <w:basedOn w:val="TableNormal"/>
    <w:next w:val="TableGrid"/>
    <w:uiPriority w:val="59"/>
    <w:rsid w:val="00BA51C2"/>
    <w:pPr>
      <w:spacing w:before="240"/>
    </w:pPr>
    <w:rPr>
      <w:rFonts w:ascii="Times New Roman"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11">
    <w:name w:val="No List11111"/>
    <w:next w:val="NoList"/>
    <w:uiPriority w:val="99"/>
    <w:semiHidden/>
    <w:unhideWhenUsed/>
    <w:rsid w:val="00BA51C2"/>
  </w:style>
  <w:style w:type="table" w:customStyle="1" w:styleId="TableGrid12">
    <w:name w:val="Table Grid12"/>
    <w:basedOn w:val="TableNormal"/>
    <w:next w:val="TableGrid"/>
    <w:uiPriority w:val="59"/>
    <w:rsid w:val="00BA51C2"/>
    <w:pPr>
      <w:spacing w:before="240"/>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111">
    <w:name w:val="No List111111"/>
    <w:next w:val="NoList"/>
    <w:uiPriority w:val="99"/>
    <w:semiHidden/>
    <w:unhideWhenUsed/>
    <w:rsid w:val="00BA51C2"/>
  </w:style>
  <w:style w:type="table" w:customStyle="1" w:styleId="LightShading-Accent111">
    <w:name w:val="Light Shading - Accent 111"/>
    <w:basedOn w:val="TableNormal"/>
    <w:uiPriority w:val="60"/>
    <w:rsid w:val="00BA51C2"/>
    <w:pPr>
      <w:spacing w:before="240"/>
    </w:pPr>
    <w:rPr>
      <w:rFonts w:eastAsia="Times New Roman"/>
      <w:color w:val="365F91"/>
      <w:sz w:val="22"/>
      <w:szCs w:val="22"/>
      <w:lang w:bidi="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List-Accent41">
    <w:name w:val="Light List - Accent 41"/>
    <w:basedOn w:val="TableNormal"/>
    <w:next w:val="LightList-Accent4"/>
    <w:uiPriority w:val="61"/>
    <w:rsid w:val="00BA51C2"/>
    <w:pPr>
      <w:spacing w:before="240"/>
    </w:pPr>
    <w:rPr>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Grid-Accent56">
    <w:name w:val="Light Grid - Accent 56"/>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scadia Mono SemiBold" w:eastAsia="Times New Roman" w:hAnsi="Cascadia Mono SemiBold"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scadia Mono SemiBold" w:eastAsia="Times New Roman" w:hAnsi="Cascadia Mono SemiBold"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scadia Mono SemiBold" w:eastAsia="Times New Roman" w:hAnsi="Cascadia Mono SemiBold" w:cs="Times New Roman"/>
        <w:b/>
        <w:bCs/>
      </w:rPr>
    </w:tblStylePr>
    <w:tblStylePr w:type="lastCol">
      <w:rPr>
        <w:rFonts w:ascii="Cascadia Mono SemiBold" w:eastAsia="Times New Roman" w:hAnsi="Cascadia Mono SemiBold"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51">
    <w:name w:val="Light Shading - Accent 51"/>
    <w:basedOn w:val="TableNormal"/>
    <w:next w:val="LightShading-Accent5"/>
    <w:uiPriority w:val="60"/>
    <w:rsid w:val="00BA51C2"/>
    <w:pPr>
      <w:spacing w:before="240"/>
    </w:pPr>
    <w:rPr>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3">
    <w:name w:val="Light Grid - Accent 33"/>
    <w:basedOn w:val="TableNormal"/>
    <w:next w:val="LightGrid-Accent3"/>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scadia Mono SemiBold" w:eastAsia="Times New Roman" w:hAnsi="Cascadia Mono SemiBold"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scadia Mono SemiBold" w:eastAsia="Times New Roman" w:hAnsi="Cascadia Mono SemiBold"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scadia Mono SemiBold" w:eastAsia="Times New Roman" w:hAnsi="Cascadia Mono SemiBold" w:cs="Times New Roman"/>
        <w:b/>
        <w:bCs/>
      </w:rPr>
    </w:tblStylePr>
    <w:tblStylePr w:type="lastCol">
      <w:rPr>
        <w:rFonts w:ascii="Cascadia Mono SemiBold" w:eastAsia="Times New Roman" w:hAnsi="Cascadia Mono SemiBold"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3">
    <w:name w:val="Light Grid - Accent 513"/>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scadia Mono SemiBold" w:eastAsia="Times New Roman" w:hAnsi="Cascadia Mono SemiBold"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scadia Mono SemiBold" w:eastAsia="Times New Roman" w:hAnsi="Cascadia Mono SemiBold"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scadia Mono SemiBold" w:eastAsia="Times New Roman" w:hAnsi="Cascadia Mono SemiBold" w:cs="Times New Roman"/>
        <w:b/>
        <w:bCs/>
      </w:rPr>
    </w:tblStylePr>
    <w:tblStylePr w:type="lastCol">
      <w:rPr>
        <w:rFonts w:ascii="Cascadia Mono SemiBold" w:eastAsia="Times New Roman" w:hAnsi="Cascadia Mono SemiBold"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6">
    <w:name w:val="Light Grid - Accent 66"/>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scadia Mono SemiBold" w:eastAsia="Times New Roman" w:hAnsi="Cascadia Mono SemiBold"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scadia Mono SemiBold" w:eastAsia="Times New Roman" w:hAnsi="Cascadia Mono SemiBold"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scadia Mono SemiBold" w:eastAsia="Times New Roman" w:hAnsi="Cascadia Mono SemiBold" w:cs="Times New Roman"/>
        <w:b/>
        <w:bCs/>
      </w:rPr>
    </w:tblStylePr>
    <w:tblStylePr w:type="lastCol">
      <w:rPr>
        <w:rFonts w:ascii="Cascadia Mono SemiBold" w:eastAsia="Times New Roman" w:hAnsi="Cascadia Mono SemiBold"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1">
    <w:name w:val="Light List - Accent 511"/>
    <w:basedOn w:val="TableNormal"/>
    <w:next w:val="LightList-Accent5"/>
    <w:uiPriority w:val="61"/>
    <w:rsid w:val="00BA51C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53">
    <w:name w:val="Light List - Accent 53"/>
    <w:basedOn w:val="TableNormal"/>
    <w:next w:val="LightList-Accent5"/>
    <w:uiPriority w:val="61"/>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Shading1-Accent61">
    <w:name w:val="Medium Shading 1 - Accent 61"/>
    <w:basedOn w:val="TableNormal"/>
    <w:next w:val="MediumShading1-Accent6"/>
    <w:uiPriority w:val="63"/>
    <w:rsid w:val="00BA51C2"/>
    <w:pPr>
      <w:spacing w:before="240"/>
    </w:pPr>
    <w:rPr>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521">
    <w:name w:val="Light List - Accent 521"/>
    <w:basedOn w:val="TableNormal"/>
    <w:next w:val="LightList-Accent5"/>
    <w:uiPriority w:val="61"/>
    <w:rsid w:val="00BA51C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3">
    <w:name w:val="Light Grid - Accent 613"/>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scadia Mono SemiBold" w:eastAsia="Times New Roman" w:hAnsi="Cascadia Mono SemiBold"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scadia Mono SemiBold" w:eastAsia="Times New Roman" w:hAnsi="Cascadia Mono SemiBold"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scadia Mono SemiBold" w:eastAsia="Times New Roman" w:hAnsi="Cascadia Mono SemiBold" w:cs="Times New Roman"/>
        <w:b/>
        <w:bCs/>
      </w:rPr>
    </w:tblStylePr>
    <w:tblStylePr w:type="lastCol">
      <w:rPr>
        <w:rFonts w:ascii="Cascadia Mono SemiBold" w:eastAsia="Times New Roman" w:hAnsi="Cascadia Mono SemiBold"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3">
    <w:name w:val="Light Grid - Accent 623"/>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scadia Mono SemiBold" w:eastAsia="Times New Roman" w:hAnsi="Cascadia Mono SemiBold"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scadia Mono SemiBold" w:eastAsia="Times New Roman" w:hAnsi="Cascadia Mono SemiBold"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scadia Mono SemiBold" w:eastAsia="Times New Roman" w:hAnsi="Cascadia Mono SemiBold" w:cs="Times New Roman"/>
        <w:b/>
        <w:bCs/>
      </w:rPr>
    </w:tblStylePr>
    <w:tblStylePr w:type="lastCol">
      <w:rPr>
        <w:rFonts w:ascii="Cascadia Mono SemiBold" w:eastAsia="Times New Roman" w:hAnsi="Cascadia Mono SemiBold"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3">
    <w:name w:val="Light Grid - Accent 523"/>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scadia Mono SemiBold" w:eastAsia="Times New Roman" w:hAnsi="Cascadia Mono SemiBold"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scadia Mono SemiBold" w:eastAsia="Times New Roman" w:hAnsi="Cascadia Mono SemiBold"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scadia Mono SemiBold" w:eastAsia="Times New Roman" w:hAnsi="Cascadia Mono SemiBold" w:cs="Times New Roman"/>
        <w:b/>
        <w:bCs/>
      </w:rPr>
    </w:tblStylePr>
    <w:tblStylePr w:type="lastCol">
      <w:rPr>
        <w:rFonts w:ascii="Cascadia Mono SemiBold" w:eastAsia="Times New Roman" w:hAnsi="Cascadia Mono SemiBold"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3">
    <w:name w:val="Light Grid - Accent 633"/>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scadia Mono SemiBold" w:eastAsia="Times New Roman" w:hAnsi="Cascadia Mono SemiBold"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scadia Mono SemiBold" w:eastAsia="Times New Roman" w:hAnsi="Cascadia Mono SemiBold"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scadia Mono SemiBold" w:eastAsia="Times New Roman" w:hAnsi="Cascadia Mono SemiBold" w:cs="Times New Roman"/>
        <w:b/>
        <w:bCs/>
      </w:rPr>
    </w:tblStylePr>
    <w:tblStylePr w:type="lastCol">
      <w:rPr>
        <w:rFonts w:ascii="Cascadia Mono SemiBold" w:eastAsia="Times New Roman" w:hAnsi="Cascadia Mono SemiBold"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3">
    <w:name w:val="Light Grid - Accent 533"/>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scadia Mono SemiBold" w:eastAsia="Times New Roman" w:hAnsi="Cascadia Mono SemiBold"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scadia Mono SemiBold" w:eastAsia="Times New Roman" w:hAnsi="Cascadia Mono SemiBold"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scadia Mono SemiBold" w:eastAsia="Times New Roman" w:hAnsi="Cascadia Mono SemiBold" w:cs="Times New Roman"/>
        <w:b/>
        <w:bCs/>
      </w:rPr>
    </w:tblStylePr>
    <w:tblStylePr w:type="lastCol">
      <w:rPr>
        <w:rFonts w:ascii="Cascadia Mono SemiBold" w:eastAsia="Times New Roman" w:hAnsi="Cascadia Mono SemiBold"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3">
    <w:name w:val="Colorful List - Accent 63"/>
    <w:basedOn w:val="TableNormal"/>
    <w:next w:val="ColorfulList-Accent6"/>
    <w:uiPriority w:val="72"/>
    <w:rsid w:val="00BA51C2"/>
    <w:pPr>
      <w:spacing w:before="240"/>
    </w:pPr>
    <w:rPr>
      <w:rFonts w:ascii="Times New Roman" w:hAnsi="Times New Roman"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List-Accent611">
    <w:name w:val="Colorful List - Accent 611"/>
    <w:basedOn w:val="TableNormal"/>
    <w:next w:val="ColorfulList-Accent6"/>
    <w:uiPriority w:val="72"/>
    <w:rsid w:val="00BA51C2"/>
    <w:pPr>
      <w:spacing w:before="240"/>
    </w:pPr>
    <w:rPr>
      <w:rFonts w:ascii="Times New Roman" w:hAnsi="Times New Roman"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ghtGrid-Accent321">
    <w:name w:val="Light Grid - Accent 321"/>
    <w:basedOn w:val="TableNormal"/>
    <w:next w:val="LightGrid-Accent3"/>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scadia Mono SemiBold" w:eastAsia="Times New Roman" w:hAnsi="Cascadia Mono SemiBold"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scadia Mono SemiBold" w:eastAsia="Times New Roman" w:hAnsi="Cascadia Mono SemiBold"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scadia Mono SemiBold" w:eastAsia="Times New Roman" w:hAnsi="Cascadia Mono SemiBold" w:cs="Times New Roman"/>
        <w:b/>
        <w:bCs/>
      </w:rPr>
    </w:tblStylePr>
    <w:tblStylePr w:type="lastCol">
      <w:rPr>
        <w:rFonts w:ascii="Cascadia Mono SemiBold" w:eastAsia="Times New Roman" w:hAnsi="Cascadia Mono SemiBold"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21">
    <w:name w:val="Light Grid - Accent 512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scadia Mono SemiBold" w:eastAsia="Times New Roman" w:hAnsi="Cascadia Mono SemiBold"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scadia Mono SemiBold" w:eastAsia="Times New Roman" w:hAnsi="Cascadia Mono SemiBold"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scadia Mono SemiBold" w:eastAsia="Times New Roman" w:hAnsi="Cascadia Mono SemiBold" w:cs="Times New Roman"/>
        <w:b/>
        <w:bCs/>
      </w:rPr>
    </w:tblStylePr>
    <w:tblStylePr w:type="lastCol">
      <w:rPr>
        <w:rFonts w:ascii="Cascadia Mono SemiBold" w:eastAsia="Times New Roman" w:hAnsi="Cascadia Mono SemiBold"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1">
    <w:name w:val="Light Grid - Accent 65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scadia Mono SemiBold" w:eastAsia="Times New Roman" w:hAnsi="Cascadia Mono SemiBold"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scadia Mono SemiBold" w:eastAsia="Times New Roman" w:hAnsi="Cascadia Mono SemiBold"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scadia Mono SemiBold" w:eastAsia="Times New Roman" w:hAnsi="Cascadia Mono SemiBold" w:cs="Times New Roman"/>
        <w:b/>
        <w:bCs/>
      </w:rPr>
    </w:tblStylePr>
    <w:tblStylePr w:type="lastCol">
      <w:rPr>
        <w:rFonts w:ascii="Cascadia Mono SemiBold" w:eastAsia="Times New Roman" w:hAnsi="Cascadia Mono SemiBold"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1">
    <w:name w:val="Light Grid - Accent 612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B Titr,Bold" w:eastAsia="Times New Roman" w:hAnsi="B Titr,Bold"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B Titr,Bold" w:eastAsia="Times New Roman" w:hAnsi="B Titr,Bold"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B Titr,Bold" w:eastAsia="Times New Roman" w:hAnsi="B Titr,Bold" w:cs="Times New Roman"/>
        <w:b/>
        <w:bCs/>
      </w:rPr>
    </w:tblStylePr>
    <w:tblStylePr w:type="lastCol">
      <w:rPr>
        <w:rFonts w:ascii="B Titr,Bold" w:eastAsia="Times New Roman" w:hAnsi="B Titr,Bold"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1">
    <w:name w:val="Light Grid - Accent 622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B Titr,Bold" w:eastAsia="Times New Roman" w:hAnsi="B Titr,Bold"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B Titr,Bold" w:eastAsia="Times New Roman" w:hAnsi="B Titr,Bold"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B Titr,Bold" w:eastAsia="Times New Roman" w:hAnsi="B Titr,Bold" w:cs="Times New Roman"/>
        <w:b/>
        <w:bCs/>
      </w:rPr>
    </w:tblStylePr>
    <w:tblStylePr w:type="lastCol">
      <w:rPr>
        <w:rFonts w:ascii="B Titr,Bold" w:eastAsia="Times New Roman" w:hAnsi="B Titr,Bold"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21">
    <w:name w:val="Light Grid - Accent 522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 Titr,Bold" w:eastAsia="Times New Roman" w:hAnsi="B Titr,Bold"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 Titr,Bold" w:eastAsia="Times New Roman" w:hAnsi="B Titr,Bold"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 Titr,Bold" w:eastAsia="Times New Roman" w:hAnsi="B Titr,Bold" w:cs="Times New Roman"/>
        <w:b/>
        <w:bCs/>
      </w:rPr>
    </w:tblStylePr>
    <w:tblStylePr w:type="lastCol">
      <w:rPr>
        <w:rFonts w:ascii="B Titr,Bold" w:eastAsia="Times New Roman" w:hAnsi="B Titr,Bold"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21">
    <w:name w:val="Light Grid - Accent 632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B Titr,Bold" w:eastAsia="Times New Roman" w:hAnsi="B Titr,Bold"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B Titr,Bold" w:eastAsia="Times New Roman" w:hAnsi="B Titr,Bold"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B Titr,Bold" w:eastAsia="Times New Roman" w:hAnsi="B Titr,Bold" w:cs="Times New Roman"/>
        <w:b/>
        <w:bCs/>
      </w:rPr>
    </w:tblStylePr>
    <w:tblStylePr w:type="lastCol">
      <w:rPr>
        <w:rFonts w:ascii="B Titr,Bold" w:eastAsia="Times New Roman" w:hAnsi="B Titr,Bold"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21">
    <w:name w:val="Light Grid - Accent 532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 Titr,Bold" w:eastAsia="Times New Roman" w:hAnsi="B Titr,Bold"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 Titr,Bold" w:eastAsia="Times New Roman" w:hAnsi="B Titr,Bold"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 Titr,Bold" w:eastAsia="Times New Roman" w:hAnsi="B Titr,Bold" w:cs="Times New Roman"/>
        <w:b/>
        <w:bCs/>
      </w:rPr>
    </w:tblStylePr>
    <w:tblStylePr w:type="lastCol">
      <w:rPr>
        <w:rFonts w:ascii="B Titr,Bold" w:eastAsia="Times New Roman" w:hAnsi="B Titr,Bold"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21">
    <w:name w:val="Colorful List - Accent 621"/>
    <w:basedOn w:val="TableNormal"/>
    <w:next w:val="ColorfulList-Accent6"/>
    <w:uiPriority w:val="72"/>
    <w:rsid w:val="00BA51C2"/>
    <w:pPr>
      <w:spacing w:before="240"/>
    </w:pPr>
    <w:rPr>
      <w:rFonts w:ascii="Times New Roman" w:hAnsi="Times New Roman"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paragraph" w:customStyle="1" w:styleId="90">
    <w:name w:val="90"/>
    <w:basedOn w:val="Normal"/>
    <w:rsid w:val="00BA51C2"/>
    <w:pPr>
      <w:spacing w:before="100" w:beforeAutospacing="1" w:after="100" w:afterAutospacing="1"/>
    </w:pPr>
    <w:rPr>
      <w:rFonts w:ascii="Times New Roman" w:eastAsia="Times New Roman" w:hAnsi="Times New Roman" w:cs="Times New Roman"/>
      <w:sz w:val="24"/>
      <w:szCs w:val="24"/>
    </w:rPr>
  </w:style>
  <w:style w:type="paragraph" w:customStyle="1" w:styleId="8">
    <w:name w:val="8"/>
    <w:basedOn w:val="Normal"/>
    <w:rsid w:val="00BA51C2"/>
    <w:pPr>
      <w:spacing w:before="100" w:beforeAutospacing="1" w:after="100" w:afterAutospacing="1"/>
    </w:pPr>
    <w:rPr>
      <w:rFonts w:ascii="Times New Roman" w:eastAsia="Times New Roman" w:hAnsi="Times New Roman" w:cs="Times New Roman"/>
      <w:sz w:val="24"/>
      <w:szCs w:val="24"/>
    </w:rPr>
  </w:style>
  <w:style w:type="paragraph" w:customStyle="1" w:styleId="9">
    <w:name w:val="9"/>
    <w:basedOn w:val="Normal"/>
    <w:rsid w:val="00BA51C2"/>
    <w:pPr>
      <w:spacing w:before="100" w:beforeAutospacing="1" w:after="100" w:afterAutospacing="1"/>
    </w:pPr>
    <w:rPr>
      <w:rFonts w:ascii="Times New Roman" w:eastAsia="Times New Roman" w:hAnsi="Times New Roman" w:cs="Times New Roman"/>
      <w:sz w:val="24"/>
      <w:szCs w:val="24"/>
    </w:rPr>
  </w:style>
  <w:style w:type="table" w:customStyle="1" w:styleId="TableGrid6">
    <w:name w:val="Table Grid6"/>
    <w:basedOn w:val="TableNormal"/>
    <w:next w:val="TableGrid"/>
    <w:uiPriority w:val="59"/>
    <w:rsid w:val="00BA51C2"/>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
    <w:name w:val="Table Grid13"/>
    <w:basedOn w:val="TableNormal"/>
    <w:next w:val="TableGrid"/>
    <w:uiPriority w:val="59"/>
    <w:rsid w:val="00BA51C2"/>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ongtext">
    <w:name w:val="long_text"/>
    <w:rsid w:val="00BA51C2"/>
  </w:style>
  <w:style w:type="character" w:customStyle="1" w:styleId="pages">
    <w:name w:val="pages"/>
    <w:rsid w:val="00BA51C2"/>
  </w:style>
  <w:style w:type="character" w:customStyle="1" w:styleId="current">
    <w:name w:val="current"/>
    <w:rsid w:val="00BA51C2"/>
  </w:style>
  <w:style w:type="character" w:customStyle="1" w:styleId="extend">
    <w:name w:val="extend"/>
    <w:rsid w:val="00BA51C2"/>
  </w:style>
  <w:style w:type="character" w:customStyle="1" w:styleId="pages1">
    <w:name w:val="pages1"/>
    <w:rsid w:val="00BA51C2"/>
    <w:rPr>
      <w:color w:val="000000"/>
      <w:bdr w:val="single" w:sz="6" w:space="2" w:color="000000" w:frame="1"/>
      <w:shd w:val="clear" w:color="auto" w:fill="FFFFFF"/>
    </w:rPr>
  </w:style>
  <w:style w:type="character" w:customStyle="1" w:styleId="current1">
    <w:name w:val="current1"/>
    <w:rsid w:val="00BA51C2"/>
    <w:rPr>
      <w:b/>
      <w:bCs/>
      <w:color w:val="000000"/>
      <w:bdr w:val="single" w:sz="6" w:space="2" w:color="000000" w:frame="1"/>
      <w:shd w:val="clear" w:color="auto" w:fill="FFFFFF"/>
    </w:rPr>
  </w:style>
  <w:style w:type="character" w:customStyle="1" w:styleId="extend1">
    <w:name w:val="extend1"/>
    <w:rsid w:val="00BA51C2"/>
    <w:rPr>
      <w:color w:val="000000"/>
      <w:bdr w:val="single" w:sz="6" w:space="2" w:color="000000" w:frame="1"/>
      <w:shd w:val="clear" w:color="auto" w:fill="FFFFFF"/>
    </w:rPr>
  </w:style>
  <w:style w:type="character" w:customStyle="1" w:styleId="current2">
    <w:name w:val="current2"/>
    <w:rsid w:val="00BA51C2"/>
    <w:rPr>
      <w:b/>
      <w:bCs/>
      <w:strike w:val="0"/>
      <w:dstrike w:val="0"/>
      <w:u w:val="none"/>
      <w:effect w:val="none"/>
      <w:bdr w:val="single" w:sz="6" w:space="2" w:color="000000" w:frame="1"/>
    </w:rPr>
  </w:style>
  <w:style w:type="character" w:customStyle="1" w:styleId="typewhite1">
    <w:name w:val="typewhite1"/>
    <w:rsid w:val="00BA51C2"/>
    <w:rPr>
      <w:rFonts w:ascii="Arial" w:hAnsi="Arial" w:cs="Arial" w:hint="default"/>
      <w:b/>
      <w:bCs/>
      <w:color w:val="FFFFFF"/>
      <w:sz w:val="28"/>
      <w:szCs w:val="28"/>
    </w:rPr>
  </w:style>
  <w:style w:type="character" w:customStyle="1" w:styleId="recordlistcaption1">
    <w:name w:val="record_list_caption1"/>
    <w:rsid w:val="00BA51C2"/>
    <w:rPr>
      <w:b/>
      <w:bCs/>
      <w:color w:val="800000"/>
      <w:sz w:val="18"/>
      <w:szCs w:val="18"/>
    </w:rPr>
  </w:style>
  <w:style w:type="character" w:customStyle="1" w:styleId="recordlistdata1">
    <w:name w:val="record_list_data1"/>
    <w:rsid w:val="00BA51C2"/>
  </w:style>
  <w:style w:type="character" w:customStyle="1" w:styleId="searchhilight1">
    <w:name w:val="search_hilight1"/>
    <w:rsid w:val="00BA51C2"/>
    <w:rPr>
      <w:b/>
      <w:bCs/>
      <w:u w:val="single"/>
      <w:shd w:val="clear" w:color="auto" w:fill="FFFF99"/>
    </w:rPr>
  </w:style>
  <w:style w:type="character" w:customStyle="1" w:styleId="atn">
    <w:name w:val="atn"/>
    <w:rsid w:val="00BA51C2"/>
  </w:style>
  <w:style w:type="paragraph" w:customStyle="1" w:styleId="NormalTimesNewRoman">
    <w:name w:val="Normal + Times New Roman"/>
    <w:aliases w:val="12 pt,Bold,Before:  6 pt,After:  0 pt,Right-to-..."/>
    <w:basedOn w:val="Normal"/>
    <w:rsid w:val="00BA51C2"/>
    <w:pPr>
      <w:spacing w:after="200" w:line="276" w:lineRule="auto"/>
    </w:pPr>
  </w:style>
  <w:style w:type="paragraph" w:customStyle="1" w:styleId="ac">
    <w:name w:val="تيتر اصلي"/>
    <w:basedOn w:val="Normal"/>
    <w:rsid w:val="00BA51C2"/>
    <w:pPr>
      <w:ind w:firstLine="284"/>
      <w:jc w:val="both"/>
    </w:pPr>
    <w:rPr>
      <w:rFonts w:ascii="Times New Roman" w:eastAsia="Times New Roman" w:hAnsi="Times New Roman" w:cs="Lotus"/>
      <w:b/>
      <w:bCs/>
      <w:sz w:val="32"/>
      <w:szCs w:val="36"/>
    </w:rPr>
  </w:style>
  <w:style w:type="paragraph" w:customStyle="1" w:styleId="ad">
    <w:name w:val="داخل جدول"/>
    <w:basedOn w:val="Normal"/>
    <w:link w:val="Char3"/>
    <w:qFormat/>
    <w:rsid w:val="00BA51C2"/>
    <w:pPr>
      <w:jc w:val="center"/>
    </w:pPr>
    <w:rPr>
      <w:rFonts w:ascii="Times New Roman" w:eastAsia="Times New Roman" w:hAnsi="Times New Roman" w:cs="Times New Roman"/>
      <w:b/>
      <w:bCs/>
      <w:i/>
    </w:rPr>
  </w:style>
  <w:style w:type="character" w:customStyle="1" w:styleId="Char3">
    <w:name w:val="داخل جدول Char"/>
    <w:link w:val="ad"/>
    <w:rsid w:val="00BA51C2"/>
    <w:rPr>
      <w:rFonts w:ascii="Times New Roman" w:eastAsia="Times New Roman" w:hAnsi="Times New Roman" w:cs="Times New Roman"/>
      <w:b/>
      <w:bCs/>
      <w:i/>
      <w:color w:val="000000"/>
    </w:rPr>
  </w:style>
  <w:style w:type="paragraph" w:customStyle="1" w:styleId="tj">
    <w:name w:val="tj"/>
    <w:basedOn w:val="Normal"/>
    <w:rsid w:val="00BA51C2"/>
    <w:pPr>
      <w:spacing w:before="100" w:beforeAutospacing="1" w:after="100" w:afterAutospacing="1"/>
    </w:pPr>
    <w:rPr>
      <w:rFonts w:ascii="Times New Roman" w:eastAsia="Times New Roman" w:hAnsi="Times New Roman" w:cs="Times New Roman"/>
      <w:sz w:val="24"/>
      <w:szCs w:val="24"/>
    </w:rPr>
  </w:style>
  <w:style w:type="character" w:customStyle="1" w:styleId="author-ref">
    <w:name w:val="author-ref"/>
    <w:rsid w:val="00BA51C2"/>
  </w:style>
  <w:style w:type="character" w:customStyle="1" w:styleId="title-text">
    <w:name w:val="title-text"/>
    <w:rsid w:val="00BA51C2"/>
  </w:style>
  <w:style w:type="character" w:customStyle="1" w:styleId="sr-only">
    <w:name w:val="sr-only"/>
    <w:rsid w:val="00BA51C2"/>
  </w:style>
  <w:style w:type="character" w:customStyle="1" w:styleId="size-xl">
    <w:name w:val="size-xl"/>
    <w:rsid w:val="00BA51C2"/>
  </w:style>
  <w:style w:type="character" w:customStyle="1" w:styleId="size-m">
    <w:name w:val="size-m"/>
    <w:rsid w:val="00BA51C2"/>
  </w:style>
  <w:style w:type="character" w:customStyle="1" w:styleId="grame">
    <w:name w:val="grame"/>
    <w:rsid w:val="00BA51C2"/>
  </w:style>
  <w:style w:type="table" w:styleId="TableClassic1">
    <w:name w:val="Table Classic 1"/>
    <w:basedOn w:val="TableNormal"/>
    <w:rsid w:val="00BA51C2"/>
    <w:pPr>
      <w:bidi/>
    </w:pPr>
    <w:rPr>
      <w:rFonts w:ascii="Times New Roman" w:eastAsia="Times New Roman" w:hAnsi="Times New Roman" w:cs="Times New Roma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small">
    <w:name w:val="small"/>
    <w:rsid w:val="00BA51C2"/>
  </w:style>
  <w:style w:type="character" w:customStyle="1" w:styleId="longtextshorttext">
    <w:name w:val="long_text short_text"/>
    <w:rsid w:val="00BA51C2"/>
  </w:style>
  <w:style w:type="character" w:customStyle="1" w:styleId="Heading2Char1">
    <w:name w:val="Heading 2 Char1"/>
    <w:aliases w:val="تیتر دوم Char1"/>
    <w:uiPriority w:val="9"/>
    <w:rsid w:val="00BA51C2"/>
    <w:rPr>
      <w:rFonts w:ascii="Times New Roman" w:eastAsia="Times New Roman" w:hAnsi="Times New Roman" w:cs="B Mitra"/>
      <w:b/>
      <w:bCs/>
      <w:sz w:val="24"/>
      <w:szCs w:val="24"/>
    </w:rPr>
  </w:style>
  <w:style w:type="paragraph" w:customStyle="1" w:styleId="4">
    <w:name w:val="4"/>
    <w:basedOn w:val="Normal"/>
    <w:rsid w:val="00BA51C2"/>
    <w:pPr>
      <w:spacing w:before="20" w:after="100" w:afterAutospacing="1" w:line="340" w:lineRule="atLeast"/>
      <w:ind w:right="1400"/>
      <w:jc w:val="both"/>
    </w:pPr>
    <w:rPr>
      <w:rFonts w:ascii="Times New Roman" w:eastAsia="Times New Roman" w:hAnsi="Times New Roman" w:cs="Nazanin"/>
      <w:color w:val="003366"/>
      <w:sz w:val="24"/>
      <w:szCs w:val="24"/>
    </w:rPr>
  </w:style>
  <w:style w:type="paragraph" w:customStyle="1" w:styleId="3">
    <w:name w:val="3"/>
    <w:basedOn w:val="Normal"/>
    <w:rsid w:val="00BA51C2"/>
    <w:pPr>
      <w:spacing w:before="20" w:after="100" w:afterAutospacing="1" w:line="340" w:lineRule="atLeast"/>
      <w:ind w:right="600" w:firstLine="300"/>
      <w:jc w:val="both"/>
    </w:pPr>
    <w:rPr>
      <w:rFonts w:ascii="Times New Roman" w:eastAsia="Times New Roman" w:hAnsi="Times New Roman" w:cs="Nazanin"/>
      <w:color w:val="003366"/>
      <w:sz w:val="24"/>
      <w:szCs w:val="24"/>
    </w:rPr>
  </w:style>
  <w:style w:type="paragraph" w:styleId="BodyTextIndent3">
    <w:name w:val="Body Text Indent 3"/>
    <w:basedOn w:val="Normal"/>
    <w:link w:val="BodyTextIndent3Char"/>
    <w:rsid w:val="00BA51C2"/>
    <w:pPr>
      <w:spacing w:after="120"/>
      <w:ind w:left="283"/>
    </w:pPr>
    <w:rPr>
      <w:rFonts w:ascii="Times New Roman" w:eastAsia="Times New Roman" w:hAnsi="Times New Roman" w:cs="Times New Roman"/>
      <w:sz w:val="16"/>
      <w:szCs w:val="16"/>
    </w:rPr>
  </w:style>
  <w:style w:type="character" w:customStyle="1" w:styleId="BodyTextIndent3Char">
    <w:name w:val="Body Text Indent 3 Char"/>
    <w:link w:val="BodyTextIndent3"/>
    <w:rsid w:val="00BA51C2"/>
    <w:rPr>
      <w:rFonts w:ascii="Times New Roman" w:eastAsia="Times New Roman" w:hAnsi="Times New Roman" w:cs="Times New Roman"/>
      <w:sz w:val="16"/>
      <w:szCs w:val="16"/>
    </w:rPr>
  </w:style>
  <w:style w:type="paragraph" w:styleId="Index1">
    <w:name w:val="index 1"/>
    <w:basedOn w:val="Normal"/>
    <w:next w:val="Normal"/>
    <w:autoRedefine/>
    <w:rsid w:val="00BA51C2"/>
    <w:pPr>
      <w:ind w:left="240" w:hanging="240"/>
    </w:pPr>
    <w:rPr>
      <w:rFonts w:ascii="Times New Roman" w:eastAsia="Times New Roman" w:hAnsi="Times New Roman" w:cs="Times New Roman"/>
      <w:sz w:val="24"/>
      <w:szCs w:val="24"/>
    </w:rPr>
  </w:style>
  <w:style w:type="character" w:customStyle="1" w:styleId="DocumentMapChar1">
    <w:name w:val="Document Map Char1"/>
    <w:rsid w:val="00BA51C2"/>
    <w:rPr>
      <w:rFonts w:ascii="Tahoma" w:hAnsi="Tahoma" w:cs="Tahoma"/>
      <w:sz w:val="16"/>
      <w:szCs w:val="16"/>
    </w:rPr>
  </w:style>
  <w:style w:type="character" w:customStyle="1" w:styleId="valuetextbox">
    <w:name w:val="valuetextbox"/>
    <w:rsid w:val="00BA51C2"/>
    <w:rPr>
      <w:rFonts w:cs="Times New Roman"/>
    </w:rPr>
  </w:style>
  <w:style w:type="paragraph" w:customStyle="1" w:styleId="Title2">
    <w:name w:val="Title2"/>
    <w:basedOn w:val="Normal"/>
    <w:rsid w:val="00BA51C2"/>
    <w:pPr>
      <w:spacing w:before="20" w:after="100" w:afterAutospacing="1" w:line="340" w:lineRule="atLeast"/>
      <w:ind w:right="600" w:firstLine="300"/>
      <w:jc w:val="both"/>
    </w:pPr>
    <w:rPr>
      <w:rFonts w:ascii="Times New Roman" w:eastAsia="Times New Roman" w:hAnsi="Times New Roman" w:cs="Nazanin"/>
      <w:color w:val="003366"/>
      <w:sz w:val="24"/>
      <w:szCs w:val="24"/>
    </w:rPr>
  </w:style>
  <w:style w:type="character" w:customStyle="1" w:styleId="ae">
    <w:name w:val="Основной текст_"/>
    <w:link w:val="af"/>
    <w:rsid w:val="00BA51C2"/>
    <w:rPr>
      <w:sz w:val="23"/>
      <w:szCs w:val="23"/>
      <w:shd w:val="clear" w:color="auto" w:fill="FFFFFF"/>
    </w:rPr>
  </w:style>
  <w:style w:type="character" w:customStyle="1" w:styleId="af0">
    <w:name w:val="Основной текст + Полужирный"/>
    <w:rsid w:val="00BA51C2"/>
    <w:rPr>
      <w:b/>
      <w:bCs/>
      <w:color w:val="000000"/>
      <w:spacing w:val="0"/>
      <w:w w:val="100"/>
      <w:position w:val="0"/>
      <w:sz w:val="23"/>
      <w:szCs w:val="23"/>
      <w:shd w:val="clear" w:color="auto" w:fill="FFFFFF"/>
      <w:lang w:val="en-US"/>
    </w:rPr>
  </w:style>
  <w:style w:type="character" w:customStyle="1" w:styleId="CenturySchoolbook105pt">
    <w:name w:val="Основной текст + Century Schoolbook;10.5 pt;Полужирный;Курсив"/>
    <w:rsid w:val="00BA51C2"/>
    <w:rPr>
      <w:rFonts w:ascii="Century Schoolbook" w:eastAsia="Century Schoolbook" w:hAnsi="Century Schoolbook" w:cs="Century Schoolbook"/>
      <w:b/>
      <w:bCs/>
      <w:i/>
      <w:iCs/>
      <w:color w:val="000000"/>
      <w:spacing w:val="0"/>
      <w:w w:val="100"/>
      <w:position w:val="0"/>
      <w:sz w:val="21"/>
      <w:szCs w:val="21"/>
      <w:shd w:val="clear" w:color="auto" w:fill="FFFFFF"/>
    </w:rPr>
  </w:style>
  <w:style w:type="character" w:customStyle="1" w:styleId="30">
    <w:name w:val="Основной текст (3)_"/>
    <w:link w:val="31"/>
    <w:rsid w:val="00BA51C2"/>
    <w:rPr>
      <w:sz w:val="16"/>
      <w:szCs w:val="16"/>
      <w:shd w:val="clear" w:color="auto" w:fill="FFFFFF"/>
    </w:rPr>
  </w:style>
  <w:style w:type="character" w:customStyle="1" w:styleId="32">
    <w:name w:val="Основной текст (3) + Курсив"/>
    <w:rsid w:val="00BA51C2"/>
    <w:rPr>
      <w:i/>
      <w:iCs/>
      <w:color w:val="000000"/>
      <w:spacing w:val="0"/>
      <w:w w:val="100"/>
      <w:position w:val="0"/>
      <w:sz w:val="16"/>
      <w:szCs w:val="16"/>
      <w:shd w:val="clear" w:color="auto" w:fill="FFFFFF"/>
      <w:lang w:val="en-US"/>
    </w:rPr>
  </w:style>
  <w:style w:type="paragraph" w:customStyle="1" w:styleId="af">
    <w:name w:val="Основной текст"/>
    <w:basedOn w:val="Normal"/>
    <w:link w:val="ae"/>
    <w:rsid w:val="00BA51C2"/>
    <w:pPr>
      <w:widowControl w:val="0"/>
      <w:shd w:val="clear" w:color="auto" w:fill="FFFFFF"/>
      <w:spacing w:line="254" w:lineRule="exact"/>
      <w:ind w:hanging="380"/>
      <w:jc w:val="both"/>
    </w:pPr>
    <w:rPr>
      <w:sz w:val="23"/>
      <w:szCs w:val="23"/>
    </w:rPr>
  </w:style>
  <w:style w:type="paragraph" w:customStyle="1" w:styleId="31">
    <w:name w:val="Основной текст (3)"/>
    <w:basedOn w:val="Normal"/>
    <w:link w:val="30"/>
    <w:rsid w:val="00BA51C2"/>
    <w:pPr>
      <w:widowControl w:val="0"/>
      <w:shd w:val="clear" w:color="auto" w:fill="FFFFFF"/>
      <w:spacing w:line="408" w:lineRule="exact"/>
    </w:pPr>
    <w:rPr>
      <w:sz w:val="16"/>
      <w:szCs w:val="16"/>
    </w:rPr>
  </w:style>
  <w:style w:type="character" w:customStyle="1" w:styleId="af1">
    <w:name w:val="Основной текст + Курсив"/>
    <w:rsid w:val="00BA51C2"/>
    <w:rPr>
      <w:i/>
      <w:iCs/>
      <w:color w:val="000000"/>
      <w:spacing w:val="0"/>
      <w:w w:val="100"/>
      <w:position w:val="0"/>
      <w:sz w:val="18"/>
      <w:szCs w:val="18"/>
      <w:shd w:val="clear" w:color="auto" w:fill="FFFFFF"/>
      <w:lang w:val="en-US"/>
    </w:rPr>
  </w:style>
  <w:style w:type="character" w:customStyle="1" w:styleId="22">
    <w:name w:val="Основной текст (2) + Не курсив"/>
    <w:rsid w:val="00BA51C2"/>
    <w:rPr>
      <w:rFonts w:ascii="Times New Roman" w:eastAsia="Times New Roman" w:hAnsi="Times New Roman" w:cs="Times New Roman"/>
      <w:b w:val="0"/>
      <w:bCs w:val="0"/>
      <w:i/>
      <w:iCs/>
      <w:smallCaps w:val="0"/>
      <w:strike w:val="0"/>
      <w:color w:val="000000"/>
      <w:spacing w:val="0"/>
      <w:w w:val="100"/>
      <w:position w:val="0"/>
      <w:sz w:val="22"/>
      <w:szCs w:val="22"/>
      <w:u w:val="none"/>
      <w:lang w:val="en-US"/>
    </w:rPr>
  </w:style>
  <w:style w:type="character" w:customStyle="1" w:styleId="tlid-translation">
    <w:name w:val="tlid-translation"/>
    <w:rsid w:val="00BA51C2"/>
  </w:style>
  <w:style w:type="table" w:styleId="LightShading">
    <w:name w:val="Light Shading"/>
    <w:basedOn w:val="TableNormal"/>
    <w:uiPriority w:val="60"/>
    <w:rsid w:val="00BA51C2"/>
    <w:rPr>
      <w:color w:val="000000"/>
      <w:sz w:val="22"/>
      <w:szCs w:val="22"/>
      <w:lang w:bidi="fa-I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pagesnum">
    <w:name w:val="pagesnum"/>
    <w:rsid w:val="00BA51C2"/>
  </w:style>
  <w:style w:type="character" w:customStyle="1" w:styleId="itemtype">
    <w:name w:val="itemtype"/>
    <w:rsid w:val="00BA51C2"/>
  </w:style>
  <w:style w:type="table" w:customStyle="1" w:styleId="PlainTable21">
    <w:name w:val="Plain Table 21"/>
    <w:basedOn w:val="TableNormal"/>
    <w:uiPriority w:val="42"/>
    <w:rsid w:val="00BA51C2"/>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12">
    <w:name w:val="Plain Table 12"/>
    <w:basedOn w:val="TableNormal"/>
    <w:uiPriority w:val="41"/>
    <w:rsid w:val="00BA51C2"/>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31">
    <w:name w:val="No List31"/>
    <w:next w:val="NoList"/>
    <w:uiPriority w:val="99"/>
    <w:semiHidden/>
    <w:unhideWhenUsed/>
    <w:rsid w:val="00BA51C2"/>
  </w:style>
  <w:style w:type="numbering" w:customStyle="1" w:styleId="NoList211">
    <w:name w:val="No List211"/>
    <w:next w:val="NoList"/>
    <w:uiPriority w:val="99"/>
    <w:semiHidden/>
    <w:unhideWhenUsed/>
    <w:rsid w:val="00BA51C2"/>
  </w:style>
  <w:style w:type="numbering" w:customStyle="1" w:styleId="NoList4">
    <w:name w:val="No List4"/>
    <w:next w:val="NoList"/>
    <w:uiPriority w:val="99"/>
    <w:semiHidden/>
    <w:unhideWhenUsed/>
    <w:rsid w:val="00BA51C2"/>
  </w:style>
  <w:style w:type="numbering" w:customStyle="1" w:styleId="NoList22">
    <w:name w:val="No List22"/>
    <w:next w:val="NoList"/>
    <w:uiPriority w:val="99"/>
    <w:semiHidden/>
    <w:unhideWhenUsed/>
    <w:rsid w:val="00BA51C2"/>
  </w:style>
  <w:style w:type="numbering" w:customStyle="1" w:styleId="NoList5">
    <w:name w:val="No List5"/>
    <w:next w:val="NoList"/>
    <w:uiPriority w:val="99"/>
    <w:semiHidden/>
    <w:unhideWhenUsed/>
    <w:rsid w:val="00BA51C2"/>
  </w:style>
  <w:style w:type="numbering" w:customStyle="1" w:styleId="NoList13">
    <w:name w:val="No List13"/>
    <w:next w:val="NoList"/>
    <w:uiPriority w:val="99"/>
    <w:semiHidden/>
    <w:unhideWhenUsed/>
    <w:rsid w:val="00BA51C2"/>
  </w:style>
  <w:style w:type="table" w:styleId="LightGrid">
    <w:name w:val="Light Grid"/>
    <w:basedOn w:val="TableNormal"/>
    <w:uiPriority w:val="62"/>
    <w:rsid w:val="00BA51C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Franklin Gothic Demi" w:eastAsia="Times New Roman" w:hAnsi="Franklin Gothic Dem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Franklin Gothic Demi" w:eastAsia="Times New Roman" w:hAnsi="Franklin Gothic Dem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Franklin Gothic Demi" w:eastAsia="Times New Roman" w:hAnsi="Franklin Gothic Demi" w:cs="Times New Roman"/>
        <w:b/>
        <w:bCs/>
      </w:rPr>
    </w:tblStylePr>
    <w:tblStylePr w:type="lastCol">
      <w:rPr>
        <w:rFonts w:ascii="Franklin Gothic Demi" w:eastAsia="Times New Roman" w:hAnsi="Franklin Gothic Dem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character" w:customStyle="1" w:styleId="Bodytext27ptBoldScaling1200">
    <w:name w:val="Body text (2) + 7 pt.Bold.Scaling 120%"/>
    <w:rsid w:val="00BA51C2"/>
    <w:rPr>
      <w:rFonts w:ascii="Times New Roman" w:eastAsia="Times New Roman" w:hAnsi="Times New Roman" w:cs="Times New Roman"/>
      <w:b/>
      <w:bCs/>
      <w:color w:val="000000"/>
      <w:spacing w:val="0"/>
      <w:w w:val="120"/>
      <w:position w:val="0"/>
      <w:sz w:val="14"/>
      <w:szCs w:val="14"/>
      <w:shd w:val="clear" w:color="auto" w:fill="FFFFFF"/>
      <w:lang w:val="en-US" w:eastAsia="en-US" w:bidi="en-US"/>
    </w:rPr>
  </w:style>
  <w:style w:type="character" w:customStyle="1" w:styleId="Bodytext27ptBoldSmallCapsScaling1200">
    <w:name w:val="Body text (2) + 7 pt.Bold.Small Caps.Scaling 120%"/>
    <w:rsid w:val="00BA51C2"/>
    <w:rPr>
      <w:rFonts w:ascii="Times New Roman" w:eastAsia="Times New Roman" w:hAnsi="Times New Roman" w:cs="Times New Roman"/>
      <w:b/>
      <w:bCs/>
      <w:smallCaps/>
      <w:color w:val="000000"/>
      <w:spacing w:val="0"/>
      <w:w w:val="120"/>
      <w:position w:val="0"/>
      <w:sz w:val="14"/>
      <w:szCs w:val="14"/>
      <w:shd w:val="clear" w:color="auto" w:fill="FFFFFF"/>
      <w:lang w:val="en-US" w:eastAsia="en-US" w:bidi="en-US"/>
    </w:rPr>
  </w:style>
  <w:style w:type="character" w:customStyle="1" w:styleId="Bodytext27ptItalicSpacing1pt0">
    <w:name w:val="Body text (2) + 7 pt.Italic.Spacing 1 pt"/>
    <w:rsid w:val="00BA51C2"/>
    <w:rPr>
      <w:rFonts w:ascii="Times New Roman" w:eastAsia="Times New Roman" w:hAnsi="Times New Roman" w:cs="Times New Roman"/>
      <w:i/>
      <w:iCs/>
      <w:color w:val="000000"/>
      <w:spacing w:val="20"/>
      <w:w w:val="100"/>
      <w:position w:val="0"/>
      <w:sz w:val="14"/>
      <w:szCs w:val="14"/>
      <w:shd w:val="clear" w:color="auto" w:fill="FFFFFF"/>
      <w:lang w:val="en-US" w:eastAsia="en-US" w:bidi="en-US"/>
    </w:rPr>
  </w:style>
  <w:style w:type="character" w:customStyle="1" w:styleId="Bodytext275ptBold0">
    <w:name w:val="Body text (2) + 7.5 pt.Bold"/>
    <w:rsid w:val="00BA51C2"/>
    <w:rPr>
      <w:rFonts w:ascii="Times New Roman" w:eastAsia="Times New Roman" w:hAnsi="Times New Roman" w:cs="Times New Roman"/>
      <w:b/>
      <w:bCs/>
      <w:color w:val="000000"/>
      <w:spacing w:val="0"/>
      <w:w w:val="100"/>
      <w:position w:val="0"/>
      <w:sz w:val="15"/>
      <w:szCs w:val="15"/>
      <w:shd w:val="clear" w:color="auto" w:fill="FFFFFF"/>
      <w:lang w:val="en-US" w:eastAsia="en-US" w:bidi="en-US"/>
    </w:rPr>
  </w:style>
  <w:style w:type="table" w:styleId="TableContemporary">
    <w:name w:val="Table Contemporary"/>
    <w:basedOn w:val="TableNormal"/>
    <w:rsid w:val="00BA51C2"/>
    <w:pPr>
      <w:bidi/>
    </w:pPr>
    <w:rPr>
      <w:rFonts w:ascii="Times New Roman" w:eastAsia="Times New Roman" w:hAnsi="Times New Roman" w:cs="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customStyle="1" w:styleId="articleseparator">
    <w:name w:val="article_separator"/>
    <w:rsid w:val="00BA51C2"/>
  </w:style>
  <w:style w:type="character" w:customStyle="1" w:styleId="bimehsinadescription">
    <w:name w:val="bimehsina_description"/>
    <w:rsid w:val="00BA51C2"/>
  </w:style>
  <w:style w:type="character" w:customStyle="1" w:styleId="pageno">
    <w:name w:val="pageno"/>
    <w:rsid w:val="00BA51C2"/>
  </w:style>
  <w:style w:type="character" w:customStyle="1" w:styleId="magsimg">
    <w:name w:val="magsimg"/>
    <w:rsid w:val="00BA51C2"/>
  </w:style>
  <w:style w:type="paragraph" w:customStyle="1" w:styleId="Matn0">
    <w:name w:val="Matn"/>
    <w:basedOn w:val="Normal"/>
    <w:link w:val="MatnChar"/>
    <w:qFormat/>
    <w:rsid w:val="00BA51C2"/>
    <w:pPr>
      <w:widowControl w:val="0"/>
      <w:spacing w:line="360" w:lineRule="auto"/>
      <w:ind w:firstLine="284"/>
      <w:jc w:val="lowKashida"/>
    </w:pPr>
    <w:rPr>
      <w:rFonts w:ascii="Times New Roman" w:eastAsia="SimSun" w:hAnsi="Times New Roman" w:cs="B Zar"/>
      <w:color w:val="365F91"/>
      <w:szCs w:val="28"/>
    </w:rPr>
  </w:style>
  <w:style w:type="character" w:customStyle="1" w:styleId="MatnChar">
    <w:name w:val="Matn Char"/>
    <w:link w:val="Matn0"/>
    <w:rsid w:val="00BA51C2"/>
    <w:rPr>
      <w:rFonts w:ascii="Times New Roman" w:eastAsia="SimSun" w:hAnsi="Times New Roman" w:cs="B Zar"/>
      <w:color w:val="365F91"/>
      <w:szCs w:val="28"/>
    </w:rPr>
  </w:style>
  <w:style w:type="character" w:customStyle="1" w:styleId="open-access">
    <w:name w:val="open-access"/>
    <w:rsid w:val="00BA51C2"/>
  </w:style>
  <w:style w:type="character" w:customStyle="1" w:styleId="separator">
    <w:name w:val="separator"/>
    <w:rsid w:val="00BA51C2"/>
  </w:style>
  <w:style w:type="character" w:customStyle="1" w:styleId="article-type">
    <w:name w:val="article-type"/>
    <w:rsid w:val="00BA51C2"/>
  </w:style>
  <w:style w:type="character" w:customStyle="1" w:styleId="preview-link">
    <w:name w:val="preview-link"/>
    <w:rsid w:val="00BA51C2"/>
  </w:style>
  <w:style w:type="character" w:customStyle="1" w:styleId="preview-link-text">
    <w:name w:val="preview-link-text"/>
    <w:rsid w:val="00BA51C2"/>
  </w:style>
  <w:style w:type="character" w:customStyle="1" w:styleId="Bodytext27ptBoldScaling1201">
    <w:name w:val="Body text (2) + 7 pt.Bold.Scaling 120%1"/>
    <w:rsid w:val="00BA51C2"/>
    <w:rPr>
      <w:rFonts w:ascii="Times New Roman" w:eastAsia="Times New Roman" w:hAnsi="Times New Roman" w:cs="Times New Roman"/>
      <w:b/>
      <w:bCs/>
      <w:color w:val="000000"/>
      <w:spacing w:val="0"/>
      <w:w w:val="120"/>
      <w:position w:val="0"/>
      <w:sz w:val="14"/>
      <w:szCs w:val="14"/>
      <w:shd w:val="clear" w:color="auto" w:fill="FFFFFF"/>
      <w:lang w:val="en-US" w:eastAsia="en-US" w:bidi="en-US"/>
    </w:rPr>
  </w:style>
  <w:style w:type="character" w:customStyle="1" w:styleId="Bodytext27ptBoldSmallCapsScaling1201">
    <w:name w:val="Body text (2) + 7 pt.Bold.Small Caps.Scaling 120%1"/>
    <w:rsid w:val="00BA51C2"/>
    <w:rPr>
      <w:rFonts w:ascii="Times New Roman" w:eastAsia="Times New Roman" w:hAnsi="Times New Roman" w:cs="Times New Roman"/>
      <w:b/>
      <w:bCs/>
      <w:smallCaps/>
      <w:color w:val="000000"/>
      <w:spacing w:val="0"/>
      <w:w w:val="120"/>
      <w:position w:val="0"/>
      <w:sz w:val="14"/>
      <w:szCs w:val="14"/>
      <w:shd w:val="clear" w:color="auto" w:fill="FFFFFF"/>
      <w:lang w:val="en-US" w:eastAsia="en-US" w:bidi="en-US"/>
    </w:rPr>
  </w:style>
  <w:style w:type="character" w:customStyle="1" w:styleId="Bodytext27ptItalicSpacing1pt1">
    <w:name w:val="Body text (2) + 7 pt.Italic.Spacing 1 pt1"/>
    <w:rsid w:val="00BA51C2"/>
    <w:rPr>
      <w:rFonts w:ascii="Times New Roman" w:eastAsia="Times New Roman" w:hAnsi="Times New Roman" w:cs="Times New Roman"/>
      <w:i/>
      <w:iCs/>
      <w:color w:val="000000"/>
      <w:spacing w:val="20"/>
      <w:w w:val="100"/>
      <w:position w:val="0"/>
      <w:sz w:val="14"/>
      <w:szCs w:val="14"/>
      <w:shd w:val="clear" w:color="auto" w:fill="FFFFFF"/>
      <w:lang w:val="en-US" w:eastAsia="en-US" w:bidi="en-US"/>
    </w:rPr>
  </w:style>
  <w:style w:type="character" w:customStyle="1" w:styleId="Bodytext275ptBold1">
    <w:name w:val="Body text (2) + 7.5 pt.Bold1"/>
    <w:rsid w:val="00BA51C2"/>
    <w:rPr>
      <w:rFonts w:ascii="Times New Roman" w:eastAsia="Times New Roman" w:hAnsi="Times New Roman" w:cs="Times New Roman"/>
      <w:b/>
      <w:bCs/>
      <w:color w:val="000000"/>
      <w:spacing w:val="0"/>
      <w:w w:val="100"/>
      <w:position w:val="0"/>
      <w:sz w:val="15"/>
      <w:szCs w:val="15"/>
      <w:shd w:val="clear" w:color="auto" w:fill="FFFFFF"/>
      <w:lang w:val="en-US" w:eastAsia="en-US" w:bidi="en-US"/>
    </w:rPr>
  </w:style>
  <w:style w:type="paragraph" w:customStyle="1" w:styleId="af2">
    <w:name w:val="خانم كامران"/>
    <w:basedOn w:val="Normal"/>
    <w:rsid w:val="00BA51C2"/>
    <w:pPr>
      <w:spacing w:line="360" w:lineRule="auto"/>
      <w:jc w:val="lowKashida"/>
    </w:pPr>
    <w:rPr>
      <w:rFonts w:ascii="BNazanin" w:eastAsia="Times New Roman" w:hAnsi="Times New Roman" w:cs="B Nazanin"/>
      <w:b/>
      <w:bCs/>
      <w:sz w:val="28"/>
      <w:szCs w:val="28"/>
    </w:rPr>
  </w:style>
  <w:style w:type="character" w:customStyle="1" w:styleId="text-info">
    <w:name w:val="text-info"/>
    <w:rsid w:val="00BA51C2"/>
  </w:style>
  <w:style w:type="paragraph" w:customStyle="1" w:styleId="ferydon">
    <w:name w:val="ferydon"/>
    <w:basedOn w:val="Normal"/>
    <w:qFormat/>
    <w:rsid w:val="00BA51C2"/>
    <w:pPr>
      <w:spacing w:line="276" w:lineRule="auto"/>
      <w:ind w:firstLine="170"/>
      <w:jc w:val="both"/>
    </w:pPr>
    <w:rPr>
      <w:rFonts w:ascii="Times New Roman" w:hAnsi="Times New Roman" w:cs="Lotus"/>
      <w:sz w:val="24"/>
      <w:szCs w:val="28"/>
    </w:rPr>
  </w:style>
  <w:style w:type="paragraph" w:customStyle="1" w:styleId="pic">
    <w:name w:val="pic"/>
    <w:basedOn w:val="Normal"/>
    <w:qFormat/>
    <w:rsid w:val="00BA51C2"/>
    <w:pPr>
      <w:spacing w:before="60" w:after="60" w:line="276" w:lineRule="auto"/>
      <w:jc w:val="center"/>
    </w:pPr>
    <w:rPr>
      <w:rFonts w:ascii="Times New Roman" w:hAnsi="Times New Roman" w:cs="Lotus"/>
      <w:sz w:val="24"/>
      <w:szCs w:val="28"/>
    </w:rPr>
  </w:style>
  <w:style w:type="character" w:customStyle="1" w:styleId="BodyText3Char1">
    <w:name w:val="Body Text 3 Char1"/>
    <w:rsid w:val="00BA51C2"/>
    <w:rPr>
      <w:rFonts w:ascii="Times New Roman" w:eastAsia="Times New Roman" w:hAnsi="Times New Roman" w:cs="Zar"/>
      <w:noProof/>
      <w:sz w:val="20"/>
      <w:szCs w:val="28"/>
      <w:lang w:bidi="ar-SA"/>
    </w:rPr>
  </w:style>
  <w:style w:type="character" w:customStyle="1" w:styleId="medium-normal">
    <w:name w:val="medium-normal"/>
    <w:rsid w:val="00BA51C2"/>
  </w:style>
  <w:style w:type="character" w:customStyle="1" w:styleId="field-content">
    <w:name w:val="field-content"/>
    <w:rsid w:val="00BA51C2"/>
  </w:style>
  <w:style w:type="paragraph" w:customStyle="1" w:styleId="Hangingindent">
    <w:name w:val="Hanging indent"/>
    <w:basedOn w:val="Normal"/>
    <w:rsid w:val="00BA51C2"/>
    <w:pPr>
      <w:tabs>
        <w:tab w:val="left" w:pos="240"/>
      </w:tabs>
      <w:ind w:left="240" w:hanging="240"/>
    </w:pPr>
    <w:rPr>
      <w:rFonts w:ascii="Times New Roman" w:eastAsia="Times New Roman" w:hAnsi="Times New Roman" w:cs="Times New Roman"/>
    </w:rPr>
  </w:style>
  <w:style w:type="character" w:customStyle="1" w:styleId="highlightselected">
    <w:name w:val="highlight selected"/>
    <w:rsid w:val="00BA51C2"/>
  </w:style>
  <w:style w:type="table" w:customStyle="1" w:styleId="LightShading2">
    <w:name w:val="Light Shading2"/>
    <w:basedOn w:val="TableNormal"/>
    <w:uiPriority w:val="60"/>
    <w:rsid w:val="00BA51C2"/>
    <w:rPr>
      <w:color w:val="000000"/>
      <w:sz w:val="22"/>
      <w:szCs w:val="22"/>
      <w:lang w:bidi="fa-I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fontstyle62">
    <w:name w:val="fontstyle62"/>
    <w:rsid w:val="00BA51C2"/>
  </w:style>
  <w:style w:type="table" w:customStyle="1" w:styleId="MediumList21">
    <w:name w:val="Medium List 21"/>
    <w:basedOn w:val="TableNormal"/>
    <w:rsid w:val="00BA51C2"/>
    <w:rPr>
      <w:rFonts w:ascii="Cambria" w:eastAsia="Times New Roman" w:hAnsi="Cambria" w:cs="Times New Roman"/>
      <w:color w:val="000000"/>
      <w:lang w:bidi="fa-I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character" w:customStyle="1" w:styleId="time">
    <w:name w:val="time"/>
    <w:rsid w:val="00BA51C2"/>
  </w:style>
  <w:style w:type="character" w:customStyle="1" w:styleId="icomment">
    <w:name w:val="icomment"/>
    <w:rsid w:val="00BA51C2"/>
  </w:style>
  <w:style w:type="character" w:customStyle="1" w:styleId="mbox-text-span">
    <w:name w:val="mbox-text-span"/>
    <w:rsid w:val="00BA51C2"/>
  </w:style>
  <w:style w:type="character" w:customStyle="1" w:styleId="content">
    <w:name w:val="content"/>
    <w:rsid w:val="00BA51C2"/>
  </w:style>
  <w:style w:type="paragraph" w:customStyle="1" w:styleId="r">
    <w:name w:val="r"/>
    <w:basedOn w:val="Normal"/>
    <w:rsid w:val="00BA51C2"/>
    <w:pPr>
      <w:spacing w:before="100" w:beforeAutospacing="1" w:after="100" w:afterAutospacing="1"/>
    </w:pPr>
    <w:rPr>
      <w:rFonts w:ascii="Times New Roman" w:eastAsia="Times New Roman" w:hAnsi="Times New Roman" w:cs="Times New Roman"/>
      <w:sz w:val="24"/>
      <w:szCs w:val="24"/>
    </w:rPr>
  </w:style>
  <w:style w:type="table" w:styleId="PlainTable2">
    <w:name w:val="Plain Table 2"/>
    <w:basedOn w:val="TableNormal"/>
    <w:uiPriority w:val="42"/>
    <w:rsid w:val="00BA51C2"/>
    <w:rPr>
      <w:sz w:val="22"/>
      <w:szCs w:val="22"/>
      <w:lang w:bidi="fa-IR"/>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NormalWebChar">
    <w:name w:val="Normal (Web) Char"/>
    <w:link w:val="NormalWeb"/>
    <w:uiPriority w:val="99"/>
    <w:locked/>
    <w:rsid w:val="00BA51C2"/>
    <w:rPr>
      <w:rFonts w:ascii="Times New Roman" w:eastAsia="Times New Roman" w:hAnsi="Times New Roman" w:cs="Times New Roman"/>
      <w:sz w:val="24"/>
      <w:szCs w:val="24"/>
      <w:lang w:bidi="fa-IR"/>
    </w:rPr>
  </w:style>
  <w:style w:type="table" w:customStyle="1" w:styleId="MediumShading21">
    <w:name w:val="Medium Shading 21"/>
    <w:basedOn w:val="TableNormal"/>
    <w:uiPriority w:val="64"/>
    <w:rsid w:val="00BA51C2"/>
    <w:rPr>
      <w:rFonts w:ascii="F_Mitra" w:hAnsi="F_Mitra" w:cs="B Nazanin"/>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15">
    <w:name w:val="تيتر1"/>
    <w:basedOn w:val="Normal"/>
    <w:link w:val="1Char"/>
    <w:rsid w:val="00BA51C2"/>
    <w:pPr>
      <w:spacing w:after="200"/>
      <w:jc w:val="both"/>
    </w:pPr>
    <w:rPr>
      <w:rFonts w:cs="Times New Roman"/>
      <w:b/>
      <w:bCs/>
      <w:sz w:val="28"/>
      <w:szCs w:val="28"/>
    </w:rPr>
  </w:style>
  <w:style w:type="character" w:customStyle="1" w:styleId="1Char">
    <w:name w:val="تيتر1 Char"/>
    <w:link w:val="15"/>
    <w:rsid w:val="00BA51C2"/>
    <w:rPr>
      <w:rFonts w:cs="Times New Roman"/>
      <w:b/>
      <w:bCs/>
      <w:sz w:val="28"/>
      <w:szCs w:val="28"/>
    </w:rPr>
  </w:style>
  <w:style w:type="paragraph" w:customStyle="1" w:styleId="Pa6">
    <w:name w:val="Pa6"/>
    <w:basedOn w:val="Normal"/>
    <w:next w:val="Normal"/>
    <w:uiPriority w:val="99"/>
    <w:rsid w:val="00BA51C2"/>
    <w:pPr>
      <w:spacing w:line="221" w:lineRule="atLeast"/>
    </w:pPr>
    <w:rPr>
      <w:rFonts w:ascii="Avenir 45" w:hAnsi="Avenir 45"/>
      <w:sz w:val="24"/>
      <w:szCs w:val="24"/>
    </w:rPr>
  </w:style>
  <w:style w:type="character" w:customStyle="1" w:styleId="reference-text">
    <w:name w:val="reference-text"/>
    <w:rsid w:val="00BA51C2"/>
  </w:style>
  <w:style w:type="character" w:customStyle="1" w:styleId="citation">
    <w:name w:val="citation"/>
    <w:rsid w:val="00BA51C2"/>
  </w:style>
  <w:style w:type="character" w:customStyle="1" w:styleId="z3988">
    <w:name w:val="z3988"/>
    <w:rsid w:val="00BA51C2"/>
  </w:style>
  <w:style w:type="numbering" w:customStyle="1" w:styleId="NoList6">
    <w:name w:val="No List6"/>
    <w:next w:val="NoList"/>
    <w:uiPriority w:val="99"/>
    <w:semiHidden/>
    <w:unhideWhenUsed/>
    <w:rsid w:val="00BA51C2"/>
  </w:style>
  <w:style w:type="table" w:customStyle="1" w:styleId="TableGrid7">
    <w:name w:val="Table Grid7"/>
    <w:basedOn w:val="TableNormal"/>
    <w:next w:val="TableGrid"/>
    <w:uiPriority w:val="59"/>
    <w:rsid w:val="00BA5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List3">
    <w:name w:val="Table List 3"/>
    <w:basedOn w:val="TableNormal"/>
    <w:semiHidden/>
    <w:unhideWhenUsed/>
    <w:rsid w:val="00BA51C2"/>
    <w:pPr>
      <w:jc w:val="right"/>
    </w:pPr>
    <w:rPr>
      <w:rFonts w:ascii="Times New Roman" w:eastAsia="Times New Roman" w:hAnsi="Times New Roman" w:cs="Traditional Arabic"/>
    </w:r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Grid80">
    <w:name w:val="Table Grid8"/>
    <w:basedOn w:val="TableNormal"/>
    <w:next w:val="TableGrid"/>
    <w:uiPriority w:val="59"/>
    <w:rsid w:val="00BA51C2"/>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BA51C2"/>
  </w:style>
  <w:style w:type="character" w:customStyle="1" w:styleId="cit">
    <w:name w:val="cit"/>
    <w:rsid w:val="00BA51C2"/>
  </w:style>
  <w:style w:type="character" w:customStyle="1" w:styleId="nowrap">
    <w:name w:val="nowrap"/>
    <w:rsid w:val="00BA51C2"/>
  </w:style>
  <w:style w:type="paragraph" w:customStyle="1" w:styleId="articledetails">
    <w:name w:val="articledetails"/>
    <w:basedOn w:val="Normal"/>
    <w:rsid w:val="00BA51C2"/>
    <w:pPr>
      <w:spacing w:before="100" w:beforeAutospacing="1" w:after="100" w:afterAutospacing="1"/>
    </w:pPr>
    <w:rPr>
      <w:rFonts w:ascii="Times New Roman" w:eastAsia="Times New Roman" w:hAnsi="Times New Roman" w:cs="Times New Roman"/>
      <w:sz w:val="24"/>
      <w:szCs w:val="24"/>
    </w:rPr>
  </w:style>
  <w:style w:type="paragraph" w:customStyle="1" w:styleId="article-list-info">
    <w:name w:val="article-list-info"/>
    <w:basedOn w:val="Normal"/>
    <w:rsid w:val="00BA51C2"/>
    <w:pPr>
      <w:spacing w:before="100" w:beforeAutospacing="1" w:after="100" w:afterAutospacing="1"/>
    </w:pPr>
    <w:rPr>
      <w:rFonts w:ascii="Times New Roman" w:eastAsia="Times New Roman" w:hAnsi="Times New Roman" w:cs="Times New Roman"/>
      <w:sz w:val="24"/>
      <w:szCs w:val="24"/>
    </w:rPr>
  </w:style>
  <w:style w:type="table" w:customStyle="1" w:styleId="TableGrid9">
    <w:name w:val="Table Grid9"/>
    <w:basedOn w:val="TableNormal"/>
    <w:next w:val="TableGrid"/>
    <w:uiPriority w:val="59"/>
    <w:rsid w:val="00BA51C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semiHidden/>
    <w:unhideWhenUsed/>
    <w:rsid w:val="00BA51C2"/>
  </w:style>
  <w:style w:type="table" w:customStyle="1" w:styleId="TableGrid10">
    <w:name w:val="Table Grid10"/>
    <w:basedOn w:val="TableNormal"/>
    <w:next w:val="TableGrid"/>
    <w:uiPriority w:val="39"/>
    <w:rsid w:val="00BA51C2"/>
    <w:pPr>
      <w:bidi/>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rsid w:val="00BA51C2"/>
    <w:rPr>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parag">
    <w:name w:val="parag"/>
    <w:basedOn w:val="Normal"/>
    <w:qFormat/>
    <w:rsid w:val="00BA51C2"/>
    <w:pPr>
      <w:spacing w:line="264" w:lineRule="auto"/>
      <w:ind w:firstLine="284"/>
      <w:jc w:val="both"/>
    </w:pPr>
    <w:rPr>
      <w:rFonts w:ascii="Times New Roman" w:eastAsia="Times New Roman" w:hAnsi="Times New Roman" w:cs="B Lotus"/>
      <w:szCs w:val="26"/>
    </w:rPr>
  </w:style>
  <w:style w:type="paragraph" w:customStyle="1" w:styleId="article-creator">
    <w:name w:val="article-creator"/>
    <w:basedOn w:val="Normal"/>
    <w:rsid w:val="00BA51C2"/>
    <w:pPr>
      <w:spacing w:after="138"/>
    </w:pPr>
    <w:rPr>
      <w:rFonts w:ascii="Times New Roman" w:eastAsia="Times New Roman" w:hAnsi="Times New Roman" w:cs="Times New Roman"/>
      <w:sz w:val="24"/>
      <w:szCs w:val="24"/>
    </w:rPr>
  </w:style>
  <w:style w:type="character" w:customStyle="1" w:styleId="text-info1">
    <w:name w:val="text-info1"/>
    <w:rsid w:val="00BA51C2"/>
    <w:rPr>
      <w:color w:val="31708F"/>
    </w:rPr>
  </w:style>
  <w:style w:type="character" w:customStyle="1" w:styleId="lsca">
    <w:name w:val="lsca"/>
    <w:rsid w:val="00BA51C2"/>
  </w:style>
  <w:style w:type="character" w:customStyle="1" w:styleId="ff6">
    <w:name w:val="ff6"/>
    <w:rsid w:val="00BA51C2"/>
  </w:style>
  <w:style w:type="character" w:customStyle="1" w:styleId="lscb">
    <w:name w:val="lscb"/>
    <w:rsid w:val="00BA51C2"/>
  </w:style>
  <w:style w:type="character" w:customStyle="1" w:styleId="ff5">
    <w:name w:val="ff5"/>
    <w:rsid w:val="00BA51C2"/>
  </w:style>
  <w:style w:type="character" w:customStyle="1" w:styleId="ls0">
    <w:name w:val="ls0"/>
    <w:rsid w:val="00BA51C2"/>
  </w:style>
  <w:style w:type="character" w:customStyle="1" w:styleId="italic">
    <w:name w:val="italic"/>
    <w:rsid w:val="00BA51C2"/>
  </w:style>
  <w:style w:type="character" w:customStyle="1" w:styleId="nlmyear">
    <w:name w:val="nlm_year"/>
    <w:rsid w:val="00BA51C2"/>
  </w:style>
  <w:style w:type="character" w:customStyle="1" w:styleId="nlmarticle-title">
    <w:name w:val="nlm_article-title"/>
    <w:rsid w:val="00BA51C2"/>
  </w:style>
  <w:style w:type="character" w:customStyle="1" w:styleId="nlmfpage">
    <w:name w:val="nlm_fpage"/>
    <w:rsid w:val="00BA51C2"/>
  </w:style>
  <w:style w:type="character" w:customStyle="1" w:styleId="nlmlpage">
    <w:name w:val="nlm_lpage"/>
    <w:rsid w:val="00BA51C2"/>
  </w:style>
  <w:style w:type="character" w:customStyle="1" w:styleId="nlmpublisher-loc">
    <w:name w:val="nlm_publisher-loc"/>
    <w:rsid w:val="00BA51C2"/>
  </w:style>
  <w:style w:type="character" w:customStyle="1" w:styleId="nlmpublisher-name">
    <w:name w:val="nlm_publisher-name"/>
    <w:rsid w:val="00BA51C2"/>
  </w:style>
  <w:style w:type="paragraph" w:customStyle="1" w:styleId="af3">
    <w:name w:val="اشکال"/>
    <w:basedOn w:val="Normal"/>
    <w:qFormat/>
    <w:rsid w:val="00BA51C2"/>
    <w:pPr>
      <w:spacing w:after="200" w:line="360" w:lineRule="auto"/>
      <w:ind w:firstLine="720"/>
      <w:jc w:val="center"/>
    </w:pPr>
    <w:rPr>
      <w:rFonts w:ascii="Times New Roman" w:hAnsi="Times New Roman" w:cs="B Lotus"/>
      <w:sz w:val="24"/>
      <w:szCs w:val="24"/>
    </w:rPr>
  </w:style>
  <w:style w:type="character" w:customStyle="1" w:styleId="acopre">
    <w:name w:val="acopre"/>
    <w:rsid w:val="00BA51C2"/>
  </w:style>
  <w:style w:type="numbering" w:customStyle="1" w:styleId="NoList9">
    <w:name w:val="No List9"/>
    <w:next w:val="NoList"/>
    <w:uiPriority w:val="99"/>
    <w:semiHidden/>
    <w:rsid w:val="00BA51C2"/>
  </w:style>
  <w:style w:type="table" w:customStyle="1" w:styleId="TableGrid14">
    <w:name w:val="Table Grid14"/>
    <w:basedOn w:val="TableNormal"/>
    <w:next w:val="TableGrid"/>
    <w:rsid w:val="00BA51C2"/>
    <w:pPr>
      <w:bidi/>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
    <w:name w:val="No List14"/>
    <w:next w:val="NoList"/>
    <w:uiPriority w:val="99"/>
    <w:semiHidden/>
    <w:unhideWhenUsed/>
    <w:rsid w:val="00BA51C2"/>
  </w:style>
  <w:style w:type="paragraph" w:customStyle="1" w:styleId="af4">
    <w:name w:val="زير نويس"/>
    <w:link w:val="Char4"/>
    <w:qFormat/>
    <w:rsid w:val="00BA51C2"/>
    <w:pPr>
      <w:jc w:val="both"/>
    </w:pPr>
    <w:rPr>
      <w:rFonts w:ascii="Times New Roman" w:hAnsi="Times New Roman" w:cs="B Zar"/>
      <w:b/>
      <w:bCs/>
      <w:color w:val="000000"/>
      <w:sz w:val="16"/>
      <w:szCs w:val="24"/>
      <w:lang w:bidi="fa-IR"/>
    </w:rPr>
  </w:style>
  <w:style w:type="character" w:customStyle="1" w:styleId="Char4">
    <w:name w:val="زير نويس Char"/>
    <w:link w:val="af4"/>
    <w:rsid w:val="00BA51C2"/>
    <w:rPr>
      <w:rFonts w:ascii="Times New Roman" w:hAnsi="Times New Roman" w:cs="B Zar"/>
      <w:b/>
      <w:bCs/>
      <w:color w:val="000000"/>
      <w:sz w:val="16"/>
      <w:szCs w:val="24"/>
      <w:lang w:bidi="fa-IR"/>
    </w:rPr>
  </w:style>
  <w:style w:type="paragraph" w:customStyle="1" w:styleId="af5">
    <w:name w:val="متن پايان نامه"/>
    <w:link w:val="Char5"/>
    <w:qFormat/>
    <w:rsid w:val="00BA51C2"/>
    <w:pPr>
      <w:bidi/>
      <w:spacing w:after="200" w:line="360" w:lineRule="auto"/>
      <w:ind w:firstLine="454"/>
      <w:jc w:val="both"/>
    </w:pPr>
    <w:rPr>
      <w:rFonts w:ascii="Times New Roman" w:hAnsi="Times New Roman" w:cs="B Zar"/>
      <w:color w:val="000000"/>
      <w:sz w:val="24"/>
      <w:szCs w:val="28"/>
      <w:lang w:bidi="fa-IR"/>
    </w:rPr>
  </w:style>
  <w:style w:type="character" w:customStyle="1" w:styleId="Char5">
    <w:name w:val="متن پايان نامه Char"/>
    <w:link w:val="af5"/>
    <w:rsid w:val="00BA51C2"/>
    <w:rPr>
      <w:rFonts w:ascii="Times New Roman" w:hAnsi="Times New Roman" w:cs="B Zar"/>
      <w:color w:val="000000"/>
      <w:sz w:val="24"/>
      <w:szCs w:val="28"/>
      <w:lang w:bidi="fa-IR"/>
    </w:rPr>
  </w:style>
  <w:style w:type="table" w:customStyle="1" w:styleId="GridTable1Light-Accent31">
    <w:name w:val="Grid Table 1 Light - Accent 31"/>
    <w:basedOn w:val="TableNormal"/>
    <w:uiPriority w:val="46"/>
    <w:rsid w:val="00BA51C2"/>
    <w:rPr>
      <w:sz w:val="22"/>
      <w:szCs w:val="22"/>
      <w:lang w:bidi="fa-IR"/>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character" w:customStyle="1" w:styleId="Style1Char">
    <w:name w:val="Style1 Char"/>
    <w:link w:val="Style1"/>
    <w:rsid w:val="00BA51C2"/>
    <w:rPr>
      <w:rFonts w:ascii="Times New Roman" w:eastAsia="Times New Roman" w:hAnsi="Times New Roman" w:cs="Zar"/>
      <w:b/>
      <w:bCs/>
      <w:color w:val="000000"/>
      <w:sz w:val="26"/>
      <w:szCs w:val="28"/>
    </w:rPr>
  </w:style>
  <w:style w:type="paragraph" w:customStyle="1" w:styleId="jadval">
    <w:name w:val="jadval"/>
    <w:basedOn w:val="TOC1"/>
    <w:link w:val="jadvalChar"/>
    <w:qFormat/>
    <w:rsid w:val="00BA51C2"/>
    <w:pPr>
      <w:tabs>
        <w:tab w:val="clear" w:pos="8494"/>
        <w:tab w:val="right" w:leader="dot" w:pos="8809"/>
      </w:tabs>
      <w:spacing w:after="0"/>
    </w:pPr>
  </w:style>
  <w:style w:type="numbering" w:customStyle="1" w:styleId="NoList23">
    <w:name w:val="No List23"/>
    <w:next w:val="NoList"/>
    <w:uiPriority w:val="99"/>
    <w:semiHidden/>
    <w:unhideWhenUsed/>
    <w:rsid w:val="00BA51C2"/>
  </w:style>
  <w:style w:type="character" w:customStyle="1" w:styleId="TOC1Char">
    <w:name w:val="TOC 1 Char"/>
    <w:link w:val="TOC1"/>
    <w:uiPriority w:val="39"/>
    <w:rsid w:val="00BA51C2"/>
    <w:rPr>
      <w:rFonts w:ascii="Times New Roman" w:hAnsi="Times New Roman" w:cs="B Zar"/>
      <w:noProof/>
      <w:color w:val="000000"/>
      <w:szCs w:val="22"/>
    </w:rPr>
  </w:style>
  <w:style w:type="character" w:customStyle="1" w:styleId="jadvalChar">
    <w:name w:val="jadval Char"/>
    <w:link w:val="jadval"/>
    <w:rsid w:val="00BA51C2"/>
    <w:rPr>
      <w:rFonts w:ascii="Times New Roman" w:hAnsi="Times New Roman" w:cs="B Zar"/>
      <w:noProof/>
      <w:color w:val="000000"/>
      <w:szCs w:val="22"/>
    </w:rPr>
  </w:style>
  <w:style w:type="numbering" w:customStyle="1" w:styleId="NoList311">
    <w:name w:val="No List311"/>
    <w:next w:val="NoList"/>
    <w:uiPriority w:val="99"/>
    <w:semiHidden/>
    <w:unhideWhenUsed/>
    <w:rsid w:val="00BA51C2"/>
  </w:style>
  <w:style w:type="numbering" w:customStyle="1" w:styleId="NoList41">
    <w:name w:val="No List41"/>
    <w:next w:val="NoList"/>
    <w:uiPriority w:val="99"/>
    <w:semiHidden/>
    <w:unhideWhenUsed/>
    <w:rsid w:val="00BA51C2"/>
  </w:style>
  <w:style w:type="numbering" w:customStyle="1" w:styleId="NoList51">
    <w:name w:val="No List51"/>
    <w:next w:val="NoList"/>
    <w:uiPriority w:val="99"/>
    <w:semiHidden/>
    <w:unhideWhenUsed/>
    <w:rsid w:val="00BA51C2"/>
  </w:style>
  <w:style w:type="table" w:customStyle="1" w:styleId="TableGrid15">
    <w:name w:val="Table Grid15"/>
    <w:basedOn w:val="TableNormal"/>
    <w:next w:val="TableGrid"/>
    <w:uiPriority w:val="59"/>
    <w:rsid w:val="00BA51C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
    <w:name w:val="No List112"/>
    <w:next w:val="NoList"/>
    <w:uiPriority w:val="99"/>
    <w:semiHidden/>
    <w:unhideWhenUsed/>
    <w:rsid w:val="00BA51C2"/>
  </w:style>
  <w:style w:type="table" w:customStyle="1" w:styleId="TableGrid112">
    <w:name w:val="Table Grid112"/>
    <w:basedOn w:val="TableNormal"/>
    <w:next w:val="TableGrid"/>
    <w:uiPriority w:val="59"/>
    <w:rsid w:val="00BA51C2"/>
    <w:rPr>
      <w:sz w:val="22"/>
      <w:szCs w:val="22"/>
      <w:lang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5F57F2"/>
  </w:style>
  <w:style w:type="numbering" w:customStyle="1" w:styleId="NoList15">
    <w:name w:val="No List15"/>
    <w:next w:val="NoList"/>
    <w:uiPriority w:val="99"/>
    <w:semiHidden/>
    <w:unhideWhenUsed/>
    <w:rsid w:val="005F57F2"/>
  </w:style>
  <w:style w:type="table" w:customStyle="1" w:styleId="TableGrid16">
    <w:name w:val="Table Grid16"/>
    <w:basedOn w:val="TableNormal"/>
    <w:next w:val="TableGrid"/>
    <w:uiPriority w:val="59"/>
    <w:rsid w:val="005F57F2"/>
    <w:rPr>
      <w:sz w:val="22"/>
      <w:szCs w:val="22"/>
      <w:lang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5F57F2"/>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1">
    <w:name w:val="Light Shading11"/>
    <w:basedOn w:val="TableNormal"/>
    <w:rsid w:val="005F57F2"/>
    <w:rPr>
      <w:color w:val="000000"/>
      <w:sz w:val="22"/>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Grid51">
    <w:name w:val="Table Grid 51"/>
    <w:basedOn w:val="TableNormal"/>
    <w:next w:val="TableGrid5"/>
    <w:rsid w:val="005F57F2"/>
    <w:pPr>
      <w:bidi/>
      <w:spacing w:before="240" w:after="120" w:line="360" w:lineRule="auto"/>
      <w:ind w:firstLine="142"/>
      <w:jc w:val="lowKashida"/>
    </w:pPr>
    <w:rPr>
      <w:rFonts w:ascii="Times New Roman" w:eastAsia="Times New Roman" w:hAnsi="Times New Roman" w:cs="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1">
    <w:name w:val="Table Grid 81"/>
    <w:basedOn w:val="TableNormal"/>
    <w:next w:val="TableGrid8"/>
    <w:rsid w:val="005F57F2"/>
    <w:pPr>
      <w:bidi/>
      <w:spacing w:before="240" w:after="120" w:line="360" w:lineRule="auto"/>
      <w:ind w:firstLine="142"/>
      <w:jc w:val="lowKashida"/>
    </w:pPr>
    <w:rPr>
      <w:rFonts w:ascii="Times New Roman" w:eastAsia="Times New Roman" w:hAnsi="Times New Roman"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Theme1">
    <w:name w:val="Table Theme1"/>
    <w:basedOn w:val="TableNormal"/>
    <w:next w:val="TableTheme"/>
    <w:rsid w:val="005F57F2"/>
    <w:pPr>
      <w:spacing w:before="240" w:after="120" w:line="360" w:lineRule="auto"/>
      <w:ind w:firstLine="142"/>
      <w:jc w:val="lowKashida"/>
    </w:pPr>
    <w:rPr>
      <w:rFonts w:ascii="Times New Roman" w:eastAsia="Times New Roman" w:hAnsi="Times New Roman" w:cs="Times New Roman"/>
    </w:rPr>
    <w:tblPr>
      <w:tblBorders>
        <w:top w:val="single" w:sz="4" w:space="0" w:color="FFCC00"/>
        <w:left w:val="single" w:sz="4" w:space="0" w:color="FFCC00"/>
        <w:bottom w:val="single" w:sz="4" w:space="0" w:color="FFCC00"/>
        <w:right w:val="single" w:sz="4" w:space="0" w:color="FFCC00"/>
        <w:insideH w:val="single" w:sz="4" w:space="0" w:color="FFCC00"/>
        <w:insideV w:val="single" w:sz="4" w:space="0" w:color="FFCC00"/>
      </w:tblBorders>
    </w:tblPr>
  </w:style>
  <w:style w:type="numbering" w:customStyle="1" w:styleId="NoList113">
    <w:name w:val="No List113"/>
    <w:next w:val="NoList"/>
    <w:uiPriority w:val="99"/>
    <w:semiHidden/>
    <w:unhideWhenUsed/>
    <w:rsid w:val="005F57F2"/>
  </w:style>
  <w:style w:type="numbering" w:customStyle="1" w:styleId="NoList1112">
    <w:name w:val="No List1112"/>
    <w:next w:val="NoList"/>
    <w:uiPriority w:val="99"/>
    <w:semiHidden/>
    <w:unhideWhenUsed/>
    <w:rsid w:val="005F57F2"/>
  </w:style>
  <w:style w:type="table" w:customStyle="1" w:styleId="TableGrid113">
    <w:name w:val="Table Grid113"/>
    <w:basedOn w:val="TableNormal"/>
    <w:next w:val="TableGrid"/>
    <w:uiPriority w:val="59"/>
    <w:rsid w:val="005F57F2"/>
    <w:pPr>
      <w:spacing w:before="240"/>
    </w:pPr>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Accent112">
    <w:name w:val="Light Shading - Accent 112"/>
    <w:basedOn w:val="TableNormal"/>
    <w:uiPriority w:val="60"/>
    <w:rsid w:val="005F57F2"/>
    <w:pPr>
      <w:spacing w:before="240"/>
    </w:pPr>
    <w:rPr>
      <w:rFonts w:eastAsia="Times New Roman"/>
      <w:color w:val="365F91"/>
      <w:sz w:val="22"/>
      <w:szCs w:val="22"/>
      <w:lang w:bidi="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List-Accent42">
    <w:name w:val="Light List - Accent 42"/>
    <w:basedOn w:val="TableNormal"/>
    <w:next w:val="LightList-Accent4"/>
    <w:uiPriority w:val="61"/>
    <w:rsid w:val="005F57F2"/>
    <w:pPr>
      <w:spacing w:before="240"/>
    </w:pPr>
    <w:rPr>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Grid-Accent57">
    <w:name w:val="Light Grid - Accent 57"/>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raditional Arabic" w:eastAsia="Times New Roman" w:hAnsi="Traditional Arabic"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raditional Arabic" w:eastAsia="Times New Roman" w:hAnsi="Traditional Arabic"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raditional Arabic" w:eastAsia="Times New Roman" w:hAnsi="Traditional Arabic" w:cs="Times New Roman"/>
        <w:b/>
        <w:bCs/>
      </w:rPr>
    </w:tblStylePr>
    <w:tblStylePr w:type="lastCol">
      <w:rPr>
        <w:rFonts w:ascii="Traditional Arabic" w:eastAsia="Times New Roman" w:hAnsi="Traditional Arabic"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52">
    <w:name w:val="Light Shading - Accent 52"/>
    <w:basedOn w:val="TableNormal"/>
    <w:next w:val="LightShading-Accent5"/>
    <w:uiPriority w:val="60"/>
    <w:rsid w:val="005F57F2"/>
    <w:pPr>
      <w:spacing w:before="240"/>
    </w:pPr>
    <w:rPr>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22">
    <w:name w:val="Table Grid22"/>
    <w:basedOn w:val="TableNormal"/>
    <w:next w:val="TableGrid"/>
    <w:uiPriority w:val="59"/>
    <w:rsid w:val="005F57F2"/>
    <w:pPr>
      <w:spacing w:before="240"/>
    </w:pPr>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Accent34">
    <w:name w:val="Light Grid - Accent 34"/>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raditional Arabic" w:eastAsia="Times New Roman" w:hAnsi="Traditional Arabic"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raditional Arabic" w:eastAsia="Times New Roman" w:hAnsi="Traditional Arabic"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raditional Arabic" w:eastAsia="Times New Roman" w:hAnsi="Traditional Arabic" w:cs="Times New Roman"/>
        <w:b/>
        <w:bCs/>
      </w:rPr>
    </w:tblStylePr>
    <w:tblStylePr w:type="lastCol">
      <w:rPr>
        <w:rFonts w:ascii="Traditional Arabic" w:eastAsia="Times New Roman" w:hAnsi="Traditional Arabic"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4">
    <w:name w:val="Light Grid - Accent 514"/>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raditional Arabic" w:eastAsia="Times New Roman" w:hAnsi="Traditional Arabic"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raditional Arabic" w:eastAsia="Times New Roman" w:hAnsi="Traditional Arabic"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raditional Arabic" w:eastAsia="Times New Roman" w:hAnsi="Traditional Arabic" w:cs="Times New Roman"/>
        <w:b/>
        <w:bCs/>
      </w:rPr>
    </w:tblStylePr>
    <w:tblStylePr w:type="lastCol">
      <w:rPr>
        <w:rFonts w:ascii="Traditional Arabic" w:eastAsia="Times New Roman" w:hAnsi="Traditional Arabic"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7">
    <w:name w:val="Light Grid - Accent 67"/>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raditional Arabic" w:eastAsia="Times New Roman" w:hAnsi="Traditional Arabic"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raditional Arabic" w:eastAsia="Times New Roman" w:hAnsi="Traditional Arabic"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raditional Arabic" w:eastAsia="Times New Roman" w:hAnsi="Traditional Arabic" w:cs="Times New Roman"/>
        <w:b/>
        <w:bCs/>
      </w:rPr>
    </w:tblStylePr>
    <w:tblStylePr w:type="lastCol">
      <w:rPr>
        <w:rFonts w:ascii="Traditional Arabic" w:eastAsia="Times New Roman" w:hAnsi="Traditional Arabic"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2">
    <w:name w:val="Light List - Accent 512"/>
    <w:basedOn w:val="TableNormal"/>
    <w:next w:val="LightList-Accent5"/>
    <w:uiPriority w:val="61"/>
    <w:rsid w:val="005F57F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54">
    <w:name w:val="Light List - Accent 54"/>
    <w:basedOn w:val="TableNormal"/>
    <w:next w:val="LightList-Accent5"/>
    <w:uiPriority w:val="61"/>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Shading1-Accent62">
    <w:name w:val="Medium Shading 1 - Accent 62"/>
    <w:basedOn w:val="TableNormal"/>
    <w:next w:val="MediumShading1-Accent6"/>
    <w:uiPriority w:val="63"/>
    <w:rsid w:val="005F57F2"/>
    <w:pPr>
      <w:spacing w:before="240"/>
    </w:pPr>
    <w:rPr>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522">
    <w:name w:val="Light List - Accent 522"/>
    <w:basedOn w:val="TableNormal"/>
    <w:next w:val="LightList-Accent5"/>
    <w:uiPriority w:val="61"/>
    <w:rsid w:val="005F57F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2">
    <w:name w:val="Light List - Accent 62"/>
    <w:basedOn w:val="TableNormal"/>
    <w:next w:val="LightList-Accent6"/>
    <w:uiPriority w:val="61"/>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4">
    <w:name w:val="Light Grid - Accent 614"/>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B Titr" w:eastAsia="Times New Roman" w:hAnsi="B Titr"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B Titr" w:eastAsia="Times New Roman" w:hAnsi="B Titr"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B Titr" w:eastAsia="Times New Roman" w:hAnsi="B Titr" w:cs="Times New Roman"/>
        <w:b/>
        <w:bCs/>
      </w:rPr>
    </w:tblStylePr>
    <w:tblStylePr w:type="lastCol">
      <w:rPr>
        <w:rFonts w:ascii="B Titr" w:eastAsia="Times New Roman" w:hAnsi="B Titr"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4">
    <w:name w:val="Light Grid - Accent 624"/>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B Titr" w:eastAsia="Times New Roman" w:hAnsi="B Titr"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B Titr" w:eastAsia="Times New Roman" w:hAnsi="B Titr"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B Titr" w:eastAsia="Times New Roman" w:hAnsi="B Titr" w:cs="Times New Roman"/>
        <w:b/>
        <w:bCs/>
      </w:rPr>
    </w:tblStylePr>
    <w:tblStylePr w:type="lastCol">
      <w:rPr>
        <w:rFonts w:ascii="B Titr" w:eastAsia="Times New Roman" w:hAnsi="B Titr"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4">
    <w:name w:val="Light Grid - Accent 524"/>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 Titr" w:eastAsia="Times New Roman" w:hAnsi="B Titr"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 Titr" w:eastAsia="Times New Roman" w:hAnsi="B Titr"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 Titr" w:eastAsia="Times New Roman" w:hAnsi="B Titr" w:cs="Times New Roman"/>
        <w:b/>
        <w:bCs/>
      </w:rPr>
    </w:tblStylePr>
    <w:tblStylePr w:type="lastCol">
      <w:rPr>
        <w:rFonts w:ascii="B Titr" w:eastAsia="Times New Roman" w:hAnsi="B Titr"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4">
    <w:name w:val="Light Grid - Accent 634"/>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B Titr" w:eastAsia="Times New Roman" w:hAnsi="B Titr"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B Titr" w:eastAsia="Times New Roman" w:hAnsi="B Titr"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B Titr" w:eastAsia="Times New Roman" w:hAnsi="B Titr" w:cs="Times New Roman"/>
        <w:b/>
        <w:bCs/>
      </w:rPr>
    </w:tblStylePr>
    <w:tblStylePr w:type="lastCol">
      <w:rPr>
        <w:rFonts w:ascii="B Titr" w:eastAsia="Times New Roman" w:hAnsi="B Titr"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4">
    <w:name w:val="Light Grid - Accent 534"/>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 Titr" w:eastAsia="Times New Roman" w:hAnsi="B Titr"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 Titr" w:eastAsia="Times New Roman" w:hAnsi="B Titr"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 Titr" w:eastAsia="Times New Roman" w:hAnsi="B Titr" w:cs="Times New Roman"/>
        <w:b/>
        <w:bCs/>
      </w:rPr>
    </w:tblStylePr>
    <w:tblStylePr w:type="lastCol">
      <w:rPr>
        <w:rFonts w:ascii="B Titr" w:eastAsia="Times New Roman" w:hAnsi="B Titr"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4">
    <w:name w:val="Colorful List - Accent 64"/>
    <w:basedOn w:val="TableNormal"/>
    <w:next w:val="ColorfulList-Accent6"/>
    <w:uiPriority w:val="72"/>
    <w:rsid w:val="005F57F2"/>
    <w:pPr>
      <w:spacing w:before="240"/>
    </w:pPr>
    <w:rPr>
      <w:rFonts w:ascii="Times New Roman" w:hAnsi="Times New Roman"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stTable1Light-Accent611">
    <w:name w:val="List Table 1 Light - Accent 611"/>
    <w:basedOn w:val="TableNormal"/>
    <w:uiPriority w:val="46"/>
    <w:rsid w:val="005F57F2"/>
    <w:pPr>
      <w:spacing w:before="240"/>
    </w:pPr>
    <w:rPr>
      <w:rFonts w:ascii="Times New Roman" w:hAnsi="Times New Roman" w:cs="Times New Roman"/>
    </w:rPr>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211">
    <w:name w:val="List Table 3 - Accent 211"/>
    <w:basedOn w:val="TableNormal"/>
    <w:uiPriority w:val="48"/>
    <w:rsid w:val="005F57F2"/>
    <w:pPr>
      <w:spacing w:before="240"/>
    </w:pPr>
    <w:rPr>
      <w:sz w:val="22"/>
      <w:szCs w:val="22"/>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GridTable2-Accent611">
    <w:name w:val="Grid Table 2 - Accent 611"/>
    <w:basedOn w:val="TableNormal"/>
    <w:uiPriority w:val="47"/>
    <w:rsid w:val="005F57F2"/>
    <w:pPr>
      <w:spacing w:before="240"/>
    </w:pPr>
    <w:rPr>
      <w:rFonts w:ascii="Times New Roman" w:hAnsi="Times New Roman" w:cs="Times New Roman"/>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leGrid32">
    <w:name w:val="Table Grid32"/>
    <w:basedOn w:val="TableNormal"/>
    <w:next w:val="TableGrid"/>
    <w:uiPriority w:val="59"/>
    <w:rsid w:val="005F57F2"/>
    <w:pPr>
      <w:bidi/>
      <w:spacing w:before="240" w:after="120" w:line="360" w:lineRule="auto"/>
      <w:ind w:firstLine="142"/>
      <w:jc w:val="lowKashida"/>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5F57F2"/>
    <w:pPr>
      <w:bidi/>
      <w:spacing w:before="240" w:after="120" w:line="360" w:lineRule="auto"/>
      <w:ind w:firstLine="142"/>
      <w:jc w:val="lowKashida"/>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0">
    <w:name w:val="Table Grid51"/>
    <w:basedOn w:val="TableNormal"/>
    <w:next w:val="TableGrid"/>
    <w:rsid w:val="005F57F2"/>
    <w:pPr>
      <w:bidi/>
      <w:spacing w:before="240" w:after="120" w:line="360" w:lineRule="auto"/>
      <w:ind w:firstLine="142"/>
      <w:jc w:val="lowKashida"/>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List41">
    <w:name w:val="Table List 41"/>
    <w:basedOn w:val="TableNormal"/>
    <w:next w:val="TableList4"/>
    <w:rsid w:val="005F57F2"/>
    <w:pPr>
      <w:bidi/>
      <w:spacing w:before="240"/>
    </w:pPr>
    <w:rPr>
      <w:rFonts w:ascii="Times New Roman" w:eastAsia="Times New Roman" w:hAnsi="Times New Roman" w:cs="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PlainTable111">
    <w:name w:val="Plain Table 111"/>
    <w:basedOn w:val="TableNormal"/>
    <w:uiPriority w:val="41"/>
    <w:rsid w:val="005F57F2"/>
    <w:pPr>
      <w:spacing w:before="240"/>
    </w:pPr>
    <w:rPr>
      <w:rFonts w:ascii="Times New Roman" w:hAnsi="Times New Roman" w:cs="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42">
    <w:name w:val="Light Grid - Accent 54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scadia Mono SemiBold" w:eastAsia="Times New Roman" w:hAnsi="Cascadia Mono SemiBold"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scadia Mono SemiBold" w:eastAsia="Times New Roman" w:hAnsi="Cascadia Mono SemiBold"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scadia Mono SemiBold" w:eastAsia="Times New Roman" w:hAnsi="Cascadia Mono SemiBold" w:cs="Times New Roman"/>
        <w:b/>
        <w:bCs/>
      </w:rPr>
    </w:tblStylePr>
    <w:tblStylePr w:type="lastCol">
      <w:rPr>
        <w:rFonts w:ascii="Cascadia Mono SemiBold" w:eastAsia="Times New Roman" w:hAnsi="Cascadia Mono SemiBold"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52">
    <w:name w:val="Light Grid - Accent 55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scadia Mono SemiBold" w:eastAsia="Times New Roman" w:hAnsi="Cascadia Mono SemiBold"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scadia Mono SemiBold" w:eastAsia="Times New Roman" w:hAnsi="Cascadia Mono SemiBold"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scadia Mono SemiBold" w:eastAsia="Times New Roman" w:hAnsi="Cascadia Mono SemiBold" w:cs="Times New Roman"/>
        <w:b/>
        <w:bCs/>
      </w:rPr>
    </w:tblStylePr>
    <w:tblStylePr w:type="lastCol">
      <w:rPr>
        <w:rFonts w:ascii="Cascadia Mono SemiBold" w:eastAsia="Times New Roman" w:hAnsi="Cascadia Mono SemiBold"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2">
    <w:name w:val="Light Grid - Accent 312"/>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scadia Mono SemiBold" w:eastAsia="Times New Roman" w:hAnsi="Cascadia Mono SemiBold"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scadia Mono SemiBold" w:eastAsia="Times New Roman" w:hAnsi="Cascadia Mono SemiBold"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scadia Mono SemiBold" w:eastAsia="Times New Roman" w:hAnsi="Cascadia Mono SemiBold" w:cs="Times New Roman"/>
        <w:b/>
        <w:bCs/>
      </w:rPr>
    </w:tblStylePr>
    <w:tblStylePr w:type="lastCol">
      <w:rPr>
        <w:rFonts w:ascii="Cascadia Mono SemiBold" w:eastAsia="Times New Roman" w:hAnsi="Cascadia Mono SemiBold"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12">
    <w:name w:val="Light Grid - Accent 511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scadia Mono SemiBold" w:eastAsia="Times New Roman" w:hAnsi="Cascadia Mono SemiBold"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scadia Mono SemiBold" w:eastAsia="Times New Roman" w:hAnsi="Cascadia Mono SemiBold"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scadia Mono SemiBold" w:eastAsia="Times New Roman" w:hAnsi="Cascadia Mono SemiBold" w:cs="Times New Roman"/>
        <w:b/>
        <w:bCs/>
      </w:rPr>
    </w:tblStylePr>
    <w:tblStylePr w:type="lastCol">
      <w:rPr>
        <w:rFonts w:ascii="Cascadia Mono SemiBold" w:eastAsia="Times New Roman" w:hAnsi="Cascadia Mono SemiBold"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2">
    <w:name w:val="Light Grid - Accent 64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scadia Mono SemiBold" w:eastAsia="Times New Roman" w:hAnsi="Cascadia Mono SemiBold"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scadia Mono SemiBold" w:eastAsia="Times New Roman" w:hAnsi="Cascadia Mono SemiBold"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scadia Mono SemiBold" w:eastAsia="Times New Roman" w:hAnsi="Cascadia Mono SemiBold" w:cs="Times New Roman"/>
        <w:b/>
        <w:bCs/>
      </w:rPr>
    </w:tblStylePr>
    <w:tblStylePr w:type="lastCol">
      <w:rPr>
        <w:rFonts w:ascii="Cascadia Mono SemiBold" w:eastAsia="Times New Roman" w:hAnsi="Cascadia Mono SemiBold"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2">
    <w:name w:val="Light Grid - Accent 611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scadia Mono SemiBold" w:eastAsia="Times New Roman" w:hAnsi="Cascadia Mono SemiBold"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scadia Mono SemiBold" w:eastAsia="Times New Roman" w:hAnsi="Cascadia Mono SemiBold"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scadia Mono SemiBold" w:eastAsia="Times New Roman" w:hAnsi="Cascadia Mono SemiBold" w:cs="Times New Roman"/>
        <w:b/>
        <w:bCs/>
      </w:rPr>
    </w:tblStylePr>
    <w:tblStylePr w:type="lastCol">
      <w:rPr>
        <w:rFonts w:ascii="Cascadia Mono SemiBold" w:eastAsia="Times New Roman" w:hAnsi="Cascadia Mono SemiBold"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2">
    <w:name w:val="Light Grid - Accent 621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scadia Mono SemiBold" w:eastAsia="Times New Roman" w:hAnsi="Cascadia Mono SemiBold"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scadia Mono SemiBold" w:eastAsia="Times New Roman" w:hAnsi="Cascadia Mono SemiBold"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scadia Mono SemiBold" w:eastAsia="Times New Roman" w:hAnsi="Cascadia Mono SemiBold" w:cs="Times New Roman"/>
        <w:b/>
        <w:bCs/>
      </w:rPr>
    </w:tblStylePr>
    <w:tblStylePr w:type="lastCol">
      <w:rPr>
        <w:rFonts w:ascii="Cascadia Mono SemiBold" w:eastAsia="Times New Roman" w:hAnsi="Cascadia Mono SemiBold"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12">
    <w:name w:val="Light Grid - Accent 521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scadia Mono SemiBold" w:eastAsia="Times New Roman" w:hAnsi="Cascadia Mono SemiBold"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scadia Mono SemiBold" w:eastAsia="Times New Roman" w:hAnsi="Cascadia Mono SemiBold"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scadia Mono SemiBold" w:eastAsia="Times New Roman" w:hAnsi="Cascadia Mono SemiBold" w:cs="Times New Roman"/>
        <w:b/>
        <w:bCs/>
      </w:rPr>
    </w:tblStylePr>
    <w:tblStylePr w:type="lastCol">
      <w:rPr>
        <w:rFonts w:ascii="Cascadia Mono SemiBold" w:eastAsia="Times New Roman" w:hAnsi="Cascadia Mono SemiBold"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12">
    <w:name w:val="Light Grid - Accent 631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scadia Mono SemiBold" w:eastAsia="Times New Roman" w:hAnsi="Cascadia Mono SemiBold"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scadia Mono SemiBold" w:eastAsia="Times New Roman" w:hAnsi="Cascadia Mono SemiBold"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scadia Mono SemiBold" w:eastAsia="Times New Roman" w:hAnsi="Cascadia Mono SemiBold" w:cs="Times New Roman"/>
        <w:b/>
        <w:bCs/>
      </w:rPr>
    </w:tblStylePr>
    <w:tblStylePr w:type="lastCol">
      <w:rPr>
        <w:rFonts w:ascii="Cascadia Mono SemiBold" w:eastAsia="Times New Roman" w:hAnsi="Cascadia Mono SemiBold"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12">
    <w:name w:val="Light Grid - Accent 531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scadia Mono SemiBold" w:eastAsia="Times New Roman" w:hAnsi="Cascadia Mono SemiBold"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scadia Mono SemiBold" w:eastAsia="Times New Roman" w:hAnsi="Cascadia Mono SemiBold"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scadia Mono SemiBold" w:eastAsia="Times New Roman" w:hAnsi="Cascadia Mono SemiBold" w:cs="Times New Roman"/>
        <w:b/>
        <w:bCs/>
      </w:rPr>
    </w:tblStylePr>
    <w:tblStylePr w:type="lastCol">
      <w:rPr>
        <w:rFonts w:ascii="Cascadia Mono SemiBold" w:eastAsia="Times New Roman" w:hAnsi="Cascadia Mono SemiBold"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12">
    <w:name w:val="Colorful List - Accent 612"/>
    <w:basedOn w:val="TableNormal"/>
    <w:next w:val="ColorfulList-Accent6"/>
    <w:uiPriority w:val="72"/>
    <w:rsid w:val="005F57F2"/>
    <w:pPr>
      <w:spacing w:before="240"/>
    </w:pPr>
    <w:rPr>
      <w:rFonts w:ascii="Times New Roman" w:hAnsi="Times New Roman"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stTable1Light-Accent621">
    <w:name w:val="List Table 1 Light - Accent 621"/>
    <w:basedOn w:val="TableNormal"/>
    <w:uiPriority w:val="46"/>
    <w:rsid w:val="005F57F2"/>
    <w:pPr>
      <w:spacing w:before="240"/>
    </w:pPr>
    <w:rPr>
      <w:rFonts w:ascii="Times New Roman" w:hAnsi="Times New Roman" w:cs="Times New Roman"/>
    </w:rPr>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221">
    <w:name w:val="List Table 3 - Accent 221"/>
    <w:basedOn w:val="TableNormal"/>
    <w:uiPriority w:val="48"/>
    <w:rsid w:val="005F57F2"/>
    <w:pPr>
      <w:spacing w:before="240"/>
    </w:pPr>
    <w:rPr>
      <w:sz w:val="22"/>
      <w:szCs w:val="22"/>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GridTable2-Accent621">
    <w:name w:val="Grid Table 2 - Accent 621"/>
    <w:basedOn w:val="TableNormal"/>
    <w:uiPriority w:val="47"/>
    <w:rsid w:val="005F57F2"/>
    <w:pPr>
      <w:spacing w:before="240"/>
    </w:pPr>
    <w:rPr>
      <w:rFonts w:ascii="Times New Roman" w:hAnsi="Times New Roman" w:cs="Times New Roman"/>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ghtGrid-Accent5411">
    <w:name w:val="Light Grid - Accent 54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scadia Mono SemiBold" w:eastAsia="Times New Roman" w:hAnsi="Cascadia Mono SemiBold"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scadia Mono SemiBold" w:eastAsia="Times New Roman" w:hAnsi="Cascadia Mono SemiBold"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scadia Mono SemiBold" w:eastAsia="Times New Roman" w:hAnsi="Cascadia Mono SemiBold" w:cs="Times New Roman"/>
        <w:b/>
        <w:bCs/>
      </w:rPr>
    </w:tblStylePr>
    <w:tblStylePr w:type="lastCol">
      <w:rPr>
        <w:rFonts w:ascii="Cascadia Mono SemiBold" w:eastAsia="Times New Roman" w:hAnsi="Cascadia Mono SemiBold"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
    <w:name w:val="Light Grid - Accent 3111"/>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scadia Mono SemiBold" w:eastAsia="Times New Roman" w:hAnsi="Cascadia Mono SemiBold"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scadia Mono SemiBold" w:eastAsia="Times New Roman" w:hAnsi="Cascadia Mono SemiBold"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scadia Mono SemiBold" w:eastAsia="Times New Roman" w:hAnsi="Cascadia Mono SemiBold" w:cs="Times New Roman"/>
        <w:b/>
        <w:bCs/>
      </w:rPr>
    </w:tblStylePr>
    <w:tblStylePr w:type="lastCol">
      <w:rPr>
        <w:rFonts w:ascii="Cascadia Mono SemiBold" w:eastAsia="Times New Roman" w:hAnsi="Cascadia Mono SemiBold"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111">
    <w:name w:val="Light Grid - Accent 511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scadia Mono SemiBold" w:eastAsia="Times New Roman" w:hAnsi="Cascadia Mono SemiBold"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scadia Mono SemiBold" w:eastAsia="Times New Roman" w:hAnsi="Cascadia Mono SemiBold"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scadia Mono SemiBold" w:eastAsia="Times New Roman" w:hAnsi="Cascadia Mono SemiBold" w:cs="Times New Roman"/>
        <w:b/>
        <w:bCs/>
      </w:rPr>
    </w:tblStylePr>
    <w:tblStylePr w:type="lastCol">
      <w:rPr>
        <w:rFonts w:ascii="Cascadia Mono SemiBold" w:eastAsia="Times New Roman" w:hAnsi="Cascadia Mono SemiBold"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11">
    <w:name w:val="Light Grid - Accent 64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scadia Mono SemiBold" w:eastAsia="Times New Roman" w:hAnsi="Cascadia Mono SemiBold"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scadia Mono SemiBold" w:eastAsia="Times New Roman" w:hAnsi="Cascadia Mono SemiBold"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scadia Mono SemiBold" w:eastAsia="Times New Roman" w:hAnsi="Cascadia Mono SemiBold" w:cs="Times New Roman"/>
        <w:b/>
        <w:bCs/>
      </w:rPr>
    </w:tblStylePr>
    <w:tblStylePr w:type="lastCol">
      <w:rPr>
        <w:rFonts w:ascii="Cascadia Mono SemiBold" w:eastAsia="Times New Roman" w:hAnsi="Cascadia Mono SemiBold"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11">
    <w:name w:val="Light Grid - Accent 611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scadia Mono SemiBold" w:eastAsia="Times New Roman" w:hAnsi="Cascadia Mono SemiBold"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scadia Mono SemiBold" w:eastAsia="Times New Roman" w:hAnsi="Cascadia Mono SemiBold"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scadia Mono SemiBold" w:eastAsia="Times New Roman" w:hAnsi="Cascadia Mono SemiBold" w:cs="Times New Roman"/>
        <w:b/>
        <w:bCs/>
      </w:rPr>
    </w:tblStylePr>
    <w:tblStylePr w:type="lastCol">
      <w:rPr>
        <w:rFonts w:ascii="Cascadia Mono SemiBold" w:eastAsia="Times New Roman" w:hAnsi="Cascadia Mono SemiBold"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11">
    <w:name w:val="Light Grid - Accent 621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scadia Mono SemiBold" w:eastAsia="Times New Roman" w:hAnsi="Cascadia Mono SemiBold"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scadia Mono SemiBold" w:eastAsia="Times New Roman" w:hAnsi="Cascadia Mono SemiBold"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scadia Mono SemiBold" w:eastAsia="Times New Roman" w:hAnsi="Cascadia Mono SemiBold" w:cs="Times New Roman"/>
        <w:b/>
        <w:bCs/>
      </w:rPr>
    </w:tblStylePr>
    <w:tblStylePr w:type="lastCol">
      <w:rPr>
        <w:rFonts w:ascii="Cascadia Mono SemiBold" w:eastAsia="Times New Roman" w:hAnsi="Cascadia Mono SemiBold"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111">
    <w:name w:val="Light Grid - Accent 521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scadia Mono SemiBold" w:eastAsia="Times New Roman" w:hAnsi="Cascadia Mono SemiBold"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scadia Mono SemiBold" w:eastAsia="Times New Roman" w:hAnsi="Cascadia Mono SemiBold"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scadia Mono SemiBold" w:eastAsia="Times New Roman" w:hAnsi="Cascadia Mono SemiBold" w:cs="Times New Roman"/>
        <w:b/>
        <w:bCs/>
      </w:rPr>
    </w:tblStylePr>
    <w:tblStylePr w:type="lastCol">
      <w:rPr>
        <w:rFonts w:ascii="Cascadia Mono SemiBold" w:eastAsia="Times New Roman" w:hAnsi="Cascadia Mono SemiBold"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111">
    <w:name w:val="Light Grid - Accent 631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scadia Mono SemiBold" w:eastAsia="Times New Roman" w:hAnsi="Cascadia Mono SemiBold"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scadia Mono SemiBold" w:eastAsia="Times New Roman" w:hAnsi="Cascadia Mono SemiBold"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scadia Mono SemiBold" w:eastAsia="Times New Roman" w:hAnsi="Cascadia Mono SemiBold" w:cs="Times New Roman"/>
        <w:b/>
        <w:bCs/>
      </w:rPr>
    </w:tblStylePr>
    <w:tblStylePr w:type="lastCol">
      <w:rPr>
        <w:rFonts w:ascii="Cascadia Mono SemiBold" w:eastAsia="Times New Roman" w:hAnsi="Cascadia Mono SemiBold"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111">
    <w:name w:val="Light Grid - Accent 531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scadia Mono SemiBold" w:eastAsia="Times New Roman" w:hAnsi="Cascadia Mono SemiBold"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scadia Mono SemiBold" w:eastAsia="Times New Roman" w:hAnsi="Cascadia Mono SemiBold"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scadia Mono SemiBold" w:eastAsia="Times New Roman" w:hAnsi="Cascadia Mono SemiBold" w:cs="Times New Roman"/>
        <w:b/>
        <w:bCs/>
      </w:rPr>
    </w:tblStylePr>
    <w:tblStylePr w:type="lastCol">
      <w:rPr>
        <w:rFonts w:ascii="Cascadia Mono SemiBold" w:eastAsia="Times New Roman" w:hAnsi="Cascadia Mono SemiBold"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511">
    <w:name w:val="Light Grid - Accent 55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scadia Mono SemiBold" w:eastAsia="Times New Roman" w:hAnsi="Cascadia Mono SemiBold"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scadia Mono SemiBold" w:eastAsia="Times New Roman" w:hAnsi="Cascadia Mono SemiBold"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scadia Mono SemiBold" w:eastAsia="Times New Roman" w:hAnsi="Cascadia Mono SemiBold" w:cs="Times New Roman"/>
        <w:b/>
        <w:bCs/>
      </w:rPr>
    </w:tblStylePr>
    <w:tblStylePr w:type="lastCol">
      <w:rPr>
        <w:rFonts w:ascii="Cascadia Mono SemiBold" w:eastAsia="Times New Roman" w:hAnsi="Cascadia Mono SemiBold"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2">
    <w:name w:val="Light Grid - Accent 322"/>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scadia Mono SemiBold" w:eastAsia="Times New Roman" w:hAnsi="Cascadia Mono SemiBold"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scadia Mono SemiBold" w:eastAsia="Times New Roman" w:hAnsi="Cascadia Mono SemiBold"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scadia Mono SemiBold" w:eastAsia="Times New Roman" w:hAnsi="Cascadia Mono SemiBold" w:cs="Times New Roman"/>
        <w:b/>
        <w:bCs/>
      </w:rPr>
    </w:tblStylePr>
    <w:tblStylePr w:type="lastCol">
      <w:rPr>
        <w:rFonts w:ascii="Cascadia Mono SemiBold" w:eastAsia="Times New Roman" w:hAnsi="Cascadia Mono SemiBold"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22">
    <w:name w:val="Light Grid - Accent 512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scadia Mono SemiBold" w:eastAsia="Times New Roman" w:hAnsi="Cascadia Mono SemiBold"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scadia Mono SemiBold" w:eastAsia="Times New Roman" w:hAnsi="Cascadia Mono SemiBold"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scadia Mono SemiBold" w:eastAsia="Times New Roman" w:hAnsi="Cascadia Mono SemiBold" w:cs="Times New Roman"/>
        <w:b/>
        <w:bCs/>
      </w:rPr>
    </w:tblStylePr>
    <w:tblStylePr w:type="lastCol">
      <w:rPr>
        <w:rFonts w:ascii="Cascadia Mono SemiBold" w:eastAsia="Times New Roman" w:hAnsi="Cascadia Mono SemiBold"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2">
    <w:name w:val="Light Grid - Accent 65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scadia Mono SemiBold" w:eastAsia="Times New Roman" w:hAnsi="Cascadia Mono SemiBold"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scadia Mono SemiBold" w:eastAsia="Times New Roman" w:hAnsi="Cascadia Mono SemiBold"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scadia Mono SemiBold" w:eastAsia="Times New Roman" w:hAnsi="Cascadia Mono SemiBold" w:cs="Times New Roman"/>
        <w:b/>
        <w:bCs/>
      </w:rPr>
    </w:tblStylePr>
    <w:tblStylePr w:type="lastCol">
      <w:rPr>
        <w:rFonts w:ascii="Cascadia Mono SemiBold" w:eastAsia="Times New Roman" w:hAnsi="Cascadia Mono SemiBold"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2">
    <w:name w:val="Light Grid - Accent 612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B Titr,Bold" w:eastAsia="Times New Roman" w:hAnsi="B Titr,Bold"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B Titr,Bold" w:eastAsia="Times New Roman" w:hAnsi="B Titr,Bold"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B Titr,Bold" w:eastAsia="Times New Roman" w:hAnsi="B Titr,Bold" w:cs="Times New Roman"/>
        <w:b/>
        <w:bCs/>
      </w:rPr>
    </w:tblStylePr>
    <w:tblStylePr w:type="lastCol">
      <w:rPr>
        <w:rFonts w:ascii="B Titr,Bold" w:eastAsia="Times New Roman" w:hAnsi="B Titr,Bold"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2">
    <w:name w:val="Light Grid - Accent 622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B Titr,Bold" w:eastAsia="Times New Roman" w:hAnsi="B Titr,Bold"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B Titr,Bold" w:eastAsia="Times New Roman" w:hAnsi="B Titr,Bold"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B Titr,Bold" w:eastAsia="Times New Roman" w:hAnsi="B Titr,Bold" w:cs="Times New Roman"/>
        <w:b/>
        <w:bCs/>
      </w:rPr>
    </w:tblStylePr>
    <w:tblStylePr w:type="lastCol">
      <w:rPr>
        <w:rFonts w:ascii="B Titr,Bold" w:eastAsia="Times New Roman" w:hAnsi="B Titr,Bold"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22">
    <w:name w:val="Light Grid - Accent 522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 Titr,Bold" w:eastAsia="Times New Roman" w:hAnsi="B Titr,Bold"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 Titr,Bold" w:eastAsia="Times New Roman" w:hAnsi="B Titr,Bold"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 Titr,Bold" w:eastAsia="Times New Roman" w:hAnsi="B Titr,Bold" w:cs="Times New Roman"/>
        <w:b/>
        <w:bCs/>
      </w:rPr>
    </w:tblStylePr>
    <w:tblStylePr w:type="lastCol">
      <w:rPr>
        <w:rFonts w:ascii="B Titr,Bold" w:eastAsia="Times New Roman" w:hAnsi="B Titr,Bold"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22">
    <w:name w:val="Light Grid - Accent 632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B Titr,Bold" w:eastAsia="Times New Roman" w:hAnsi="B Titr,Bold"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B Titr,Bold" w:eastAsia="Times New Roman" w:hAnsi="B Titr,Bold"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B Titr,Bold" w:eastAsia="Times New Roman" w:hAnsi="B Titr,Bold" w:cs="Times New Roman"/>
        <w:b/>
        <w:bCs/>
      </w:rPr>
    </w:tblStylePr>
    <w:tblStylePr w:type="lastCol">
      <w:rPr>
        <w:rFonts w:ascii="B Titr,Bold" w:eastAsia="Times New Roman" w:hAnsi="B Titr,Bold"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22">
    <w:name w:val="Light Grid - Accent 532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 Titr,Bold" w:eastAsia="Times New Roman" w:hAnsi="B Titr,Bold"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 Titr,Bold" w:eastAsia="Times New Roman" w:hAnsi="B Titr,Bold"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 Titr,Bold" w:eastAsia="Times New Roman" w:hAnsi="B Titr,Bold" w:cs="Times New Roman"/>
        <w:b/>
        <w:bCs/>
      </w:rPr>
    </w:tblStylePr>
    <w:tblStylePr w:type="lastCol">
      <w:rPr>
        <w:rFonts w:ascii="B Titr,Bold" w:eastAsia="Times New Roman" w:hAnsi="B Titr,Bold"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22">
    <w:name w:val="Colorful List - Accent 622"/>
    <w:basedOn w:val="TableNormal"/>
    <w:next w:val="ColorfulList-Accent6"/>
    <w:uiPriority w:val="72"/>
    <w:rsid w:val="005F57F2"/>
    <w:pPr>
      <w:spacing w:before="240"/>
    </w:pPr>
    <w:rPr>
      <w:rFonts w:ascii="Times New Roman" w:hAnsi="Times New Roman"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numbering" w:customStyle="1" w:styleId="NoList24">
    <w:name w:val="No List24"/>
    <w:next w:val="NoList"/>
    <w:uiPriority w:val="99"/>
    <w:semiHidden/>
    <w:unhideWhenUsed/>
    <w:rsid w:val="005F57F2"/>
  </w:style>
  <w:style w:type="numbering" w:customStyle="1" w:styleId="NoList121">
    <w:name w:val="No List121"/>
    <w:next w:val="NoList"/>
    <w:uiPriority w:val="99"/>
    <w:semiHidden/>
    <w:unhideWhenUsed/>
    <w:rsid w:val="005F57F2"/>
  </w:style>
  <w:style w:type="table" w:customStyle="1" w:styleId="TableGrid311">
    <w:name w:val="Table Grid311"/>
    <w:basedOn w:val="TableNormal"/>
    <w:next w:val="TableGrid"/>
    <w:uiPriority w:val="59"/>
    <w:rsid w:val="005F57F2"/>
    <w:pPr>
      <w:spacing w:before="240"/>
    </w:pPr>
    <w:rPr>
      <w:rFonts w:ascii="Times New Roman"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12">
    <w:name w:val="No List11112"/>
    <w:next w:val="NoList"/>
    <w:uiPriority w:val="99"/>
    <w:semiHidden/>
    <w:unhideWhenUsed/>
    <w:rsid w:val="005F57F2"/>
  </w:style>
  <w:style w:type="table" w:customStyle="1" w:styleId="TableGrid121">
    <w:name w:val="Table Grid121"/>
    <w:basedOn w:val="TableNormal"/>
    <w:next w:val="TableGrid"/>
    <w:uiPriority w:val="59"/>
    <w:rsid w:val="005F57F2"/>
    <w:pPr>
      <w:spacing w:before="240"/>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112">
    <w:name w:val="No List111112"/>
    <w:next w:val="NoList"/>
    <w:uiPriority w:val="99"/>
    <w:semiHidden/>
    <w:unhideWhenUsed/>
    <w:rsid w:val="005F57F2"/>
  </w:style>
  <w:style w:type="table" w:customStyle="1" w:styleId="TableGrid1111">
    <w:name w:val="Table Grid1111"/>
    <w:basedOn w:val="TableNormal"/>
    <w:next w:val="TableGrid"/>
    <w:uiPriority w:val="59"/>
    <w:rsid w:val="005F57F2"/>
    <w:pPr>
      <w:spacing w:before="240"/>
    </w:pPr>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Accent1111">
    <w:name w:val="Light Shading - Accent 1111"/>
    <w:basedOn w:val="TableNormal"/>
    <w:uiPriority w:val="60"/>
    <w:rsid w:val="005F57F2"/>
    <w:pPr>
      <w:spacing w:before="240"/>
    </w:pPr>
    <w:rPr>
      <w:rFonts w:eastAsia="Times New Roman"/>
      <w:color w:val="365F91"/>
      <w:sz w:val="22"/>
      <w:szCs w:val="22"/>
      <w:lang w:bidi="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List-Accent411">
    <w:name w:val="Light List - Accent 411"/>
    <w:basedOn w:val="TableNormal"/>
    <w:next w:val="LightList-Accent4"/>
    <w:uiPriority w:val="61"/>
    <w:rsid w:val="005F57F2"/>
    <w:pPr>
      <w:spacing w:before="240"/>
    </w:pPr>
    <w:rPr>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Grid-Accent561">
    <w:name w:val="Light Grid - Accent 56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scadia Mono SemiBold" w:eastAsia="Times New Roman" w:hAnsi="Cascadia Mono SemiBold"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scadia Mono SemiBold" w:eastAsia="Times New Roman" w:hAnsi="Cascadia Mono SemiBold"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scadia Mono SemiBold" w:eastAsia="Times New Roman" w:hAnsi="Cascadia Mono SemiBold" w:cs="Times New Roman"/>
        <w:b/>
        <w:bCs/>
      </w:rPr>
    </w:tblStylePr>
    <w:tblStylePr w:type="lastCol">
      <w:rPr>
        <w:rFonts w:ascii="Cascadia Mono SemiBold" w:eastAsia="Times New Roman" w:hAnsi="Cascadia Mono SemiBold"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511">
    <w:name w:val="Light Shading - Accent 511"/>
    <w:basedOn w:val="TableNormal"/>
    <w:next w:val="LightShading-Accent5"/>
    <w:uiPriority w:val="60"/>
    <w:rsid w:val="005F57F2"/>
    <w:pPr>
      <w:spacing w:before="240"/>
    </w:pPr>
    <w:rPr>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211">
    <w:name w:val="Table Grid211"/>
    <w:basedOn w:val="TableNormal"/>
    <w:next w:val="TableGrid"/>
    <w:uiPriority w:val="59"/>
    <w:rsid w:val="005F57F2"/>
    <w:pPr>
      <w:spacing w:before="240"/>
    </w:pPr>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Accent331">
    <w:name w:val="Light Grid - Accent 331"/>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scadia Mono SemiBold" w:eastAsia="Times New Roman" w:hAnsi="Cascadia Mono SemiBold"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scadia Mono SemiBold" w:eastAsia="Times New Roman" w:hAnsi="Cascadia Mono SemiBold"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scadia Mono SemiBold" w:eastAsia="Times New Roman" w:hAnsi="Cascadia Mono SemiBold" w:cs="Times New Roman"/>
        <w:b/>
        <w:bCs/>
      </w:rPr>
    </w:tblStylePr>
    <w:tblStylePr w:type="lastCol">
      <w:rPr>
        <w:rFonts w:ascii="Cascadia Mono SemiBold" w:eastAsia="Times New Roman" w:hAnsi="Cascadia Mono SemiBold"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31">
    <w:name w:val="Light Grid - Accent 513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scadia Mono SemiBold" w:eastAsia="Times New Roman" w:hAnsi="Cascadia Mono SemiBold"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scadia Mono SemiBold" w:eastAsia="Times New Roman" w:hAnsi="Cascadia Mono SemiBold"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scadia Mono SemiBold" w:eastAsia="Times New Roman" w:hAnsi="Cascadia Mono SemiBold" w:cs="Times New Roman"/>
        <w:b/>
        <w:bCs/>
      </w:rPr>
    </w:tblStylePr>
    <w:tblStylePr w:type="lastCol">
      <w:rPr>
        <w:rFonts w:ascii="Cascadia Mono SemiBold" w:eastAsia="Times New Roman" w:hAnsi="Cascadia Mono SemiBold"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61">
    <w:name w:val="Light Grid - Accent 66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scadia Mono SemiBold" w:eastAsia="Times New Roman" w:hAnsi="Cascadia Mono SemiBold"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scadia Mono SemiBold" w:eastAsia="Times New Roman" w:hAnsi="Cascadia Mono SemiBold"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scadia Mono SemiBold" w:eastAsia="Times New Roman" w:hAnsi="Cascadia Mono SemiBold" w:cs="Times New Roman"/>
        <w:b/>
        <w:bCs/>
      </w:rPr>
    </w:tblStylePr>
    <w:tblStylePr w:type="lastCol">
      <w:rPr>
        <w:rFonts w:ascii="Cascadia Mono SemiBold" w:eastAsia="Times New Roman" w:hAnsi="Cascadia Mono SemiBold"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11">
    <w:name w:val="Light List - Accent 5111"/>
    <w:basedOn w:val="TableNormal"/>
    <w:next w:val="LightList-Accent5"/>
    <w:uiPriority w:val="61"/>
    <w:rsid w:val="005F57F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531">
    <w:name w:val="Light List - Accent 531"/>
    <w:basedOn w:val="TableNormal"/>
    <w:next w:val="LightList-Accent5"/>
    <w:uiPriority w:val="61"/>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Shading1-Accent611">
    <w:name w:val="Medium Shading 1 - Accent 611"/>
    <w:basedOn w:val="TableNormal"/>
    <w:next w:val="MediumShading1-Accent6"/>
    <w:uiPriority w:val="63"/>
    <w:rsid w:val="005F57F2"/>
    <w:pPr>
      <w:spacing w:before="240"/>
    </w:pPr>
    <w:rPr>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5211">
    <w:name w:val="Light List - Accent 5211"/>
    <w:basedOn w:val="TableNormal"/>
    <w:next w:val="LightList-Accent5"/>
    <w:uiPriority w:val="61"/>
    <w:rsid w:val="005F57F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1">
    <w:name w:val="Light List - Accent 611"/>
    <w:basedOn w:val="TableNormal"/>
    <w:next w:val="LightList-Accent6"/>
    <w:uiPriority w:val="61"/>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31">
    <w:name w:val="Light Grid - Accent 613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scadia Mono SemiBold" w:eastAsia="Times New Roman" w:hAnsi="Cascadia Mono SemiBold"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scadia Mono SemiBold" w:eastAsia="Times New Roman" w:hAnsi="Cascadia Mono SemiBold"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scadia Mono SemiBold" w:eastAsia="Times New Roman" w:hAnsi="Cascadia Mono SemiBold" w:cs="Times New Roman"/>
        <w:b/>
        <w:bCs/>
      </w:rPr>
    </w:tblStylePr>
    <w:tblStylePr w:type="lastCol">
      <w:rPr>
        <w:rFonts w:ascii="Cascadia Mono SemiBold" w:eastAsia="Times New Roman" w:hAnsi="Cascadia Mono SemiBold"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31">
    <w:name w:val="Light Grid - Accent 623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scadia Mono SemiBold" w:eastAsia="Times New Roman" w:hAnsi="Cascadia Mono SemiBold"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scadia Mono SemiBold" w:eastAsia="Times New Roman" w:hAnsi="Cascadia Mono SemiBold"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scadia Mono SemiBold" w:eastAsia="Times New Roman" w:hAnsi="Cascadia Mono SemiBold" w:cs="Times New Roman"/>
        <w:b/>
        <w:bCs/>
      </w:rPr>
    </w:tblStylePr>
    <w:tblStylePr w:type="lastCol">
      <w:rPr>
        <w:rFonts w:ascii="Cascadia Mono SemiBold" w:eastAsia="Times New Roman" w:hAnsi="Cascadia Mono SemiBold"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31">
    <w:name w:val="Light Grid - Accent 523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scadia Mono SemiBold" w:eastAsia="Times New Roman" w:hAnsi="Cascadia Mono SemiBold"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scadia Mono SemiBold" w:eastAsia="Times New Roman" w:hAnsi="Cascadia Mono SemiBold"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scadia Mono SemiBold" w:eastAsia="Times New Roman" w:hAnsi="Cascadia Mono SemiBold" w:cs="Times New Roman"/>
        <w:b/>
        <w:bCs/>
      </w:rPr>
    </w:tblStylePr>
    <w:tblStylePr w:type="lastCol">
      <w:rPr>
        <w:rFonts w:ascii="Cascadia Mono SemiBold" w:eastAsia="Times New Roman" w:hAnsi="Cascadia Mono SemiBold"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31">
    <w:name w:val="Light Grid - Accent 633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scadia Mono SemiBold" w:eastAsia="Times New Roman" w:hAnsi="Cascadia Mono SemiBold"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scadia Mono SemiBold" w:eastAsia="Times New Roman" w:hAnsi="Cascadia Mono SemiBold"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scadia Mono SemiBold" w:eastAsia="Times New Roman" w:hAnsi="Cascadia Mono SemiBold" w:cs="Times New Roman"/>
        <w:b/>
        <w:bCs/>
      </w:rPr>
    </w:tblStylePr>
    <w:tblStylePr w:type="lastCol">
      <w:rPr>
        <w:rFonts w:ascii="Cascadia Mono SemiBold" w:eastAsia="Times New Roman" w:hAnsi="Cascadia Mono SemiBold"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31">
    <w:name w:val="Light Grid - Accent 533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scadia Mono SemiBold" w:eastAsia="Times New Roman" w:hAnsi="Cascadia Mono SemiBold"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scadia Mono SemiBold" w:eastAsia="Times New Roman" w:hAnsi="Cascadia Mono SemiBold"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scadia Mono SemiBold" w:eastAsia="Times New Roman" w:hAnsi="Cascadia Mono SemiBold" w:cs="Times New Roman"/>
        <w:b/>
        <w:bCs/>
      </w:rPr>
    </w:tblStylePr>
    <w:tblStylePr w:type="lastCol">
      <w:rPr>
        <w:rFonts w:ascii="Cascadia Mono SemiBold" w:eastAsia="Times New Roman" w:hAnsi="Cascadia Mono SemiBold"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31">
    <w:name w:val="Colorful List - Accent 631"/>
    <w:basedOn w:val="TableNormal"/>
    <w:next w:val="ColorfulList-Accent6"/>
    <w:uiPriority w:val="72"/>
    <w:rsid w:val="005F57F2"/>
    <w:pPr>
      <w:spacing w:before="240"/>
    </w:pPr>
    <w:rPr>
      <w:rFonts w:ascii="Times New Roman" w:hAnsi="Times New Roman"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List-Accent6111">
    <w:name w:val="Colorful List - Accent 6111"/>
    <w:basedOn w:val="TableNormal"/>
    <w:next w:val="ColorfulList-Accent6"/>
    <w:uiPriority w:val="72"/>
    <w:rsid w:val="005F57F2"/>
    <w:pPr>
      <w:spacing w:before="240"/>
    </w:pPr>
    <w:rPr>
      <w:rFonts w:ascii="Times New Roman" w:hAnsi="Times New Roman"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ghtGrid-Accent3211">
    <w:name w:val="Light Grid - Accent 3211"/>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scadia Mono SemiBold" w:eastAsia="Times New Roman" w:hAnsi="Cascadia Mono SemiBold"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scadia Mono SemiBold" w:eastAsia="Times New Roman" w:hAnsi="Cascadia Mono SemiBold"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scadia Mono SemiBold" w:eastAsia="Times New Roman" w:hAnsi="Cascadia Mono SemiBold" w:cs="Times New Roman"/>
        <w:b/>
        <w:bCs/>
      </w:rPr>
    </w:tblStylePr>
    <w:tblStylePr w:type="lastCol">
      <w:rPr>
        <w:rFonts w:ascii="Cascadia Mono SemiBold" w:eastAsia="Times New Roman" w:hAnsi="Cascadia Mono SemiBold"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211">
    <w:name w:val="Light Grid - Accent 512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scadia Mono SemiBold" w:eastAsia="Times New Roman" w:hAnsi="Cascadia Mono SemiBold"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scadia Mono SemiBold" w:eastAsia="Times New Roman" w:hAnsi="Cascadia Mono SemiBold"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scadia Mono SemiBold" w:eastAsia="Times New Roman" w:hAnsi="Cascadia Mono SemiBold" w:cs="Times New Roman"/>
        <w:b/>
        <w:bCs/>
      </w:rPr>
    </w:tblStylePr>
    <w:tblStylePr w:type="lastCol">
      <w:rPr>
        <w:rFonts w:ascii="Cascadia Mono SemiBold" w:eastAsia="Times New Roman" w:hAnsi="Cascadia Mono SemiBold"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11">
    <w:name w:val="Light Grid - Accent 65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scadia Mono SemiBold" w:eastAsia="Times New Roman" w:hAnsi="Cascadia Mono SemiBold"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scadia Mono SemiBold" w:eastAsia="Times New Roman" w:hAnsi="Cascadia Mono SemiBold"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scadia Mono SemiBold" w:eastAsia="Times New Roman" w:hAnsi="Cascadia Mono SemiBold" w:cs="Times New Roman"/>
        <w:b/>
        <w:bCs/>
      </w:rPr>
    </w:tblStylePr>
    <w:tblStylePr w:type="lastCol">
      <w:rPr>
        <w:rFonts w:ascii="Cascadia Mono SemiBold" w:eastAsia="Times New Roman" w:hAnsi="Cascadia Mono SemiBold"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11">
    <w:name w:val="Light Grid - Accent 612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B Titr,Bold" w:eastAsia="Times New Roman" w:hAnsi="B Titr,Bold"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B Titr,Bold" w:eastAsia="Times New Roman" w:hAnsi="B Titr,Bold"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B Titr,Bold" w:eastAsia="Times New Roman" w:hAnsi="B Titr,Bold" w:cs="Times New Roman"/>
        <w:b/>
        <w:bCs/>
      </w:rPr>
    </w:tblStylePr>
    <w:tblStylePr w:type="lastCol">
      <w:rPr>
        <w:rFonts w:ascii="B Titr,Bold" w:eastAsia="Times New Roman" w:hAnsi="B Titr,Bold"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11">
    <w:name w:val="Light Grid - Accent 622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B Titr,Bold" w:eastAsia="Times New Roman" w:hAnsi="B Titr,Bold"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B Titr,Bold" w:eastAsia="Times New Roman" w:hAnsi="B Titr,Bold"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B Titr,Bold" w:eastAsia="Times New Roman" w:hAnsi="B Titr,Bold" w:cs="Times New Roman"/>
        <w:b/>
        <w:bCs/>
      </w:rPr>
    </w:tblStylePr>
    <w:tblStylePr w:type="lastCol">
      <w:rPr>
        <w:rFonts w:ascii="B Titr,Bold" w:eastAsia="Times New Roman" w:hAnsi="B Titr,Bold"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211">
    <w:name w:val="Light Grid - Accent 522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 Titr,Bold" w:eastAsia="Times New Roman" w:hAnsi="B Titr,Bold"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 Titr,Bold" w:eastAsia="Times New Roman" w:hAnsi="B Titr,Bold"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 Titr,Bold" w:eastAsia="Times New Roman" w:hAnsi="B Titr,Bold" w:cs="Times New Roman"/>
        <w:b/>
        <w:bCs/>
      </w:rPr>
    </w:tblStylePr>
    <w:tblStylePr w:type="lastCol">
      <w:rPr>
        <w:rFonts w:ascii="B Titr,Bold" w:eastAsia="Times New Roman" w:hAnsi="B Titr,Bold"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211">
    <w:name w:val="Light Grid - Accent 632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B Titr,Bold" w:eastAsia="Times New Roman" w:hAnsi="B Titr,Bold"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B Titr,Bold" w:eastAsia="Times New Roman" w:hAnsi="B Titr,Bold"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B Titr,Bold" w:eastAsia="Times New Roman" w:hAnsi="B Titr,Bold" w:cs="Times New Roman"/>
        <w:b/>
        <w:bCs/>
      </w:rPr>
    </w:tblStylePr>
    <w:tblStylePr w:type="lastCol">
      <w:rPr>
        <w:rFonts w:ascii="B Titr,Bold" w:eastAsia="Times New Roman" w:hAnsi="B Titr,Bold"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211">
    <w:name w:val="Light Grid - Accent 532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 Titr,Bold" w:eastAsia="Times New Roman" w:hAnsi="B Titr,Bold"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 Titr,Bold" w:eastAsia="Times New Roman" w:hAnsi="B Titr,Bold"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 Titr,Bold" w:eastAsia="Times New Roman" w:hAnsi="B Titr,Bold" w:cs="Times New Roman"/>
        <w:b/>
        <w:bCs/>
      </w:rPr>
    </w:tblStylePr>
    <w:tblStylePr w:type="lastCol">
      <w:rPr>
        <w:rFonts w:ascii="B Titr,Bold" w:eastAsia="Times New Roman" w:hAnsi="B Titr,Bold"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211">
    <w:name w:val="Colorful List - Accent 6211"/>
    <w:basedOn w:val="TableNormal"/>
    <w:next w:val="ColorfulList-Accent6"/>
    <w:uiPriority w:val="72"/>
    <w:rsid w:val="005F57F2"/>
    <w:pPr>
      <w:spacing w:before="240"/>
    </w:pPr>
    <w:rPr>
      <w:rFonts w:ascii="Times New Roman" w:hAnsi="Times New Roman"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TableGrid61">
    <w:name w:val="Table Grid61"/>
    <w:basedOn w:val="TableNormal"/>
    <w:next w:val="TableGrid"/>
    <w:uiPriority w:val="59"/>
    <w:rsid w:val="005F57F2"/>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1">
    <w:name w:val="Table Grid131"/>
    <w:basedOn w:val="TableNormal"/>
    <w:next w:val="TableGrid"/>
    <w:uiPriority w:val="59"/>
    <w:rsid w:val="005F57F2"/>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1">
    <w:name w:val="Table Classic 11"/>
    <w:basedOn w:val="TableNormal"/>
    <w:next w:val="TableClassic1"/>
    <w:rsid w:val="005F57F2"/>
    <w:pPr>
      <w:bidi/>
    </w:pPr>
    <w:rPr>
      <w:rFonts w:ascii="Times New Roman" w:eastAsia="Times New Roman" w:hAnsi="Times New Roman" w:cs="Times New Roma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3">
    <w:name w:val="Light Shading3"/>
    <w:basedOn w:val="TableNormal"/>
    <w:next w:val="LightShading"/>
    <w:uiPriority w:val="60"/>
    <w:rsid w:val="005F57F2"/>
    <w:rPr>
      <w:color w:val="000000"/>
      <w:sz w:val="22"/>
      <w:szCs w:val="22"/>
      <w:lang w:bidi="fa-I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PlainTable211">
    <w:name w:val="Plain Table 211"/>
    <w:basedOn w:val="TableNormal"/>
    <w:uiPriority w:val="42"/>
    <w:rsid w:val="005F57F2"/>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121">
    <w:name w:val="Plain Table 121"/>
    <w:basedOn w:val="TableNormal"/>
    <w:uiPriority w:val="41"/>
    <w:rsid w:val="005F57F2"/>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32">
    <w:name w:val="No List32"/>
    <w:next w:val="NoList"/>
    <w:uiPriority w:val="99"/>
    <w:semiHidden/>
    <w:unhideWhenUsed/>
    <w:rsid w:val="005F57F2"/>
  </w:style>
  <w:style w:type="numbering" w:customStyle="1" w:styleId="NoList212">
    <w:name w:val="No List212"/>
    <w:next w:val="NoList"/>
    <w:uiPriority w:val="99"/>
    <w:semiHidden/>
    <w:unhideWhenUsed/>
    <w:rsid w:val="005F57F2"/>
  </w:style>
  <w:style w:type="numbering" w:customStyle="1" w:styleId="NoList42">
    <w:name w:val="No List42"/>
    <w:next w:val="NoList"/>
    <w:uiPriority w:val="99"/>
    <w:semiHidden/>
    <w:unhideWhenUsed/>
    <w:rsid w:val="005F57F2"/>
  </w:style>
  <w:style w:type="numbering" w:customStyle="1" w:styleId="NoList221">
    <w:name w:val="No List221"/>
    <w:next w:val="NoList"/>
    <w:uiPriority w:val="99"/>
    <w:semiHidden/>
    <w:unhideWhenUsed/>
    <w:rsid w:val="005F57F2"/>
  </w:style>
  <w:style w:type="numbering" w:customStyle="1" w:styleId="NoList52">
    <w:name w:val="No List52"/>
    <w:next w:val="NoList"/>
    <w:uiPriority w:val="99"/>
    <w:semiHidden/>
    <w:unhideWhenUsed/>
    <w:rsid w:val="005F57F2"/>
  </w:style>
  <w:style w:type="numbering" w:customStyle="1" w:styleId="NoList131">
    <w:name w:val="No List131"/>
    <w:next w:val="NoList"/>
    <w:uiPriority w:val="99"/>
    <w:semiHidden/>
    <w:unhideWhenUsed/>
    <w:rsid w:val="005F57F2"/>
  </w:style>
  <w:style w:type="table" w:customStyle="1" w:styleId="LightGrid1">
    <w:name w:val="Light Grid1"/>
    <w:basedOn w:val="TableNormal"/>
    <w:next w:val="LightGrid"/>
    <w:uiPriority w:val="62"/>
    <w:rsid w:val="005F57F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Franklin Gothic Demi" w:eastAsia="Times New Roman" w:hAnsi="Franklin Gothic Dem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Franklin Gothic Demi" w:eastAsia="Times New Roman" w:hAnsi="Franklin Gothic Dem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Franklin Gothic Demi" w:eastAsia="Times New Roman" w:hAnsi="Franklin Gothic Demi" w:cs="Times New Roman"/>
        <w:b/>
        <w:bCs/>
      </w:rPr>
    </w:tblStylePr>
    <w:tblStylePr w:type="lastCol">
      <w:rPr>
        <w:rFonts w:ascii="Franklin Gothic Demi" w:eastAsia="Times New Roman" w:hAnsi="Franklin Gothic Dem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Contemporary1">
    <w:name w:val="Table Contemporary1"/>
    <w:basedOn w:val="TableNormal"/>
    <w:next w:val="TableContemporary"/>
    <w:rsid w:val="005F57F2"/>
    <w:pPr>
      <w:bidi/>
    </w:pPr>
    <w:rPr>
      <w:rFonts w:ascii="Times New Roman" w:eastAsia="Times New Roman" w:hAnsi="Times New Roman" w:cs="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LightShading21">
    <w:name w:val="Light Shading21"/>
    <w:basedOn w:val="TableNormal"/>
    <w:uiPriority w:val="60"/>
    <w:rsid w:val="005F57F2"/>
    <w:rPr>
      <w:color w:val="000000"/>
      <w:sz w:val="22"/>
      <w:szCs w:val="22"/>
      <w:lang w:bidi="fa-I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MediumList211">
    <w:name w:val="Medium List 211"/>
    <w:basedOn w:val="TableNormal"/>
    <w:rsid w:val="005F57F2"/>
    <w:rPr>
      <w:rFonts w:ascii="Cambria" w:eastAsia="Times New Roman" w:hAnsi="Cambria" w:cs="Times New Roman"/>
      <w:color w:val="000000"/>
      <w:lang w:bidi="fa-I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PlainTable22">
    <w:name w:val="Plain Table 22"/>
    <w:basedOn w:val="TableNormal"/>
    <w:uiPriority w:val="42"/>
    <w:rsid w:val="005F57F2"/>
    <w:rPr>
      <w:sz w:val="22"/>
      <w:szCs w:val="22"/>
      <w:lang w:bidi="fa-IR"/>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MediumShading211">
    <w:name w:val="Medium Shading 211"/>
    <w:basedOn w:val="TableNormal"/>
    <w:uiPriority w:val="64"/>
    <w:rsid w:val="005F57F2"/>
    <w:rPr>
      <w:rFonts w:ascii="F_Mitra" w:hAnsi="F_Mitra" w:cs="B Nazanin"/>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NoList61">
    <w:name w:val="No List61"/>
    <w:next w:val="NoList"/>
    <w:uiPriority w:val="99"/>
    <w:semiHidden/>
    <w:unhideWhenUsed/>
    <w:rsid w:val="005F57F2"/>
  </w:style>
  <w:style w:type="table" w:customStyle="1" w:styleId="TableGrid71">
    <w:name w:val="Table Grid71"/>
    <w:basedOn w:val="TableNormal"/>
    <w:next w:val="TableGrid"/>
    <w:uiPriority w:val="59"/>
    <w:rsid w:val="005F57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List31">
    <w:name w:val="Table List 31"/>
    <w:basedOn w:val="TableNormal"/>
    <w:next w:val="TableList3"/>
    <w:semiHidden/>
    <w:unhideWhenUsed/>
    <w:rsid w:val="005F57F2"/>
    <w:pPr>
      <w:jc w:val="right"/>
    </w:pPr>
    <w:rPr>
      <w:rFonts w:ascii="Times New Roman" w:eastAsia="Times New Roman" w:hAnsi="Times New Roman" w:cs="Traditional Arabic"/>
    </w:r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Grid810">
    <w:name w:val="Table Grid81"/>
    <w:basedOn w:val="TableNormal"/>
    <w:next w:val="TableGrid"/>
    <w:uiPriority w:val="59"/>
    <w:rsid w:val="005F57F2"/>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
    <w:name w:val="No List71"/>
    <w:next w:val="NoList"/>
    <w:uiPriority w:val="99"/>
    <w:semiHidden/>
    <w:unhideWhenUsed/>
    <w:rsid w:val="005F57F2"/>
  </w:style>
  <w:style w:type="table" w:customStyle="1" w:styleId="TableGrid91">
    <w:name w:val="Table Grid91"/>
    <w:basedOn w:val="TableNormal"/>
    <w:next w:val="TableGrid"/>
    <w:uiPriority w:val="59"/>
    <w:rsid w:val="005F57F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
    <w:name w:val="No List81"/>
    <w:next w:val="NoList"/>
    <w:semiHidden/>
    <w:unhideWhenUsed/>
    <w:rsid w:val="005F57F2"/>
  </w:style>
  <w:style w:type="table" w:customStyle="1" w:styleId="TableGrid101">
    <w:name w:val="Table Grid101"/>
    <w:basedOn w:val="TableNormal"/>
    <w:next w:val="TableGrid"/>
    <w:uiPriority w:val="39"/>
    <w:rsid w:val="005F57F2"/>
    <w:pPr>
      <w:bidi/>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1">
    <w:name w:val="Table Grid Light11"/>
    <w:basedOn w:val="TableNormal"/>
    <w:uiPriority w:val="40"/>
    <w:rsid w:val="005F57F2"/>
    <w:rPr>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91">
    <w:name w:val="No List91"/>
    <w:next w:val="NoList"/>
    <w:uiPriority w:val="99"/>
    <w:semiHidden/>
    <w:rsid w:val="005F57F2"/>
  </w:style>
  <w:style w:type="table" w:customStyle="1" w:styleId="TableGrid141">
    <w:name w:val="Table Grid141"/>
    <w:basedOn w:val="TableNormal"/>
    <w:next w:val="TableGrid"/>
    <w:uiPriority w:val="59"/>
    <w:rsid w:val="005F57F2"/>
    <w:pPr>
      <w:bidi/>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1">
    <w:name w:val="No List141"/>
    <w:next w:val="NoList"/>
    <w:uiPriority w:val="99"/>
    <w:semiHidden/>
    <w:unhideWhenUsed/>
    <w:rsid w:val="005F57F2"/>
  </w:style>
  <w:style w:type="table" w:customStyle="1" w:styleId="GridTable1Light-Accent311">
    <w:name w:val="Grid Table 1 Light - Accent 311"/>
    <w:basedOn w:val="TableNormal"/>
    <w:uiPriority w:val="46"/>
    <w:rsid w:val="005F57F2"/>
    <w:rPr>
      <w:sz w:val="22"/>
      <w:szCs w:val="22"/>
      <w:lang w:bidi="fa-IR"/>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numbering" w:customStyle="1" w:styleId="NoList231">
    <w:name w:val="No List231"/>
    <w:next w:val="NoList"/>
    <w:uiPriority w:val="99"/>
    <w:semiHidden/>
    <w:unhideWhenUsed/>
    <w:rsid w:val="005F57F2"/>
  </w:style>
  <w:style w:type="numbering" w:customStyle="1" w:styleId="NoList312">
    <w:name w:val="No List312"/>
    <w:next w:val="NoList"/>
    <w:uiPriority w:val="99"/>
    <w:semiHidden/>
    <w:unhideWhenUsed/>
    <w:rsid w:val="005F57F2"/>
  </w:style>
  <w:style w:type="numbering" w:customStyle="1" w:styleId="NoList411">
    <w:name w:val="No List411"/>
    <w:next w:val="NoList"/>
    <w:uiPriority w:val="99"/>
    <w:semiHidden/>
    <w:unhideWhenUsed/>
    <w:rsid w:val="005F57F2"/>
  </w:style>
  <w:style w:type="numbering" w:customStyle="1" w:styleId="NoList511">
    <w:name w:val="No List511"/>
    <w:next w:val="NoList"/>
    <w:uiPriority w:val="99"/>
    <w:semiHidden/>
    <w:unhideWhenUsed/>
    <w:rsid w:val="005F57F2"/>
  </w:style>
  <w:style w:type="table" w:customStyle="1" w:styleId="TableGrid151">
    <w:name w:val="Table Grid151"/>
    <w:basedOn w:val="TableNormal"/>
    <w:next w:val="TableGrid"/>
    <w:uiPriority w:val="59"/>
    <w:rsid w:val="005F57F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
    <w:name w:val="No List1121"/>
    <w:next w:val="NoList"/>
    <w:uiPriority w:val="99"/>
    <w:semiHidden/>
    <w:unhideWhenUsed/>
    <w:rsid w:val="005F57F2"/>
  </w:style>
  <w:style w:type="table" w:customStyle="1" w:styleId="TableGrid1121">
    <w:name w:val="Table Grid1121"/>
    <w:basedOn w:val="TableNormal"/>
    <w:next w:val="TableGrid"/>
    <w:uiPriority w:val="59"/>
    <w:rsid w:val="005F57F2"/>
    <w:rPr>
      <w:sz w:val="22"/>
      <w:szCs w:val="22"/>
      <w:lang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
    <w:name w:val="No List16"/>
    <w:next w:val="NoList"/>
    <w:uiPriority w:val="99"/>
    <w:semiHidden/>
    <w:unhideWhenUsed/>
    <w:rsid w:val="005F57F2"/>
  </w:style>
  <w:style w:type="numbering" w:customStyle="1" w:styleId="NoList17">
    <w:name w:val="No List17"/>
    <w:next w:val="NoList"/>
    <w:uiPriority w:val="99"/>
    <w:semiHidden/>
    <w:unhideWhenUsed/>
    <w:rsid w:val="005F57F2"/>
  </w:style>
  <w:style w:type="character" w:customStyle="1" w:styleId="markedcontent">
    <w:name w:val="markedcontent"/>
    <w:rsid w:val="005F57F2"/>
  </w:style>
  <w:style w:type="numbering" w:customStyle="1" w:styleId="NoList18">
    <w:name w:val="No List18"/>
    <w:next w:val="NoList"/>
    <w:uiPriority w:val="99"/>
    <w:semiHidden/>
    <w:unhideWhenUsed/>
    <w:rsid w:val="0044628B"/>
  </w:style>
  <w:style w:type="table" w:customStyle="1" w:styleId="TableGrid18">
    <w:name w:val="Table Grid18"/>
    <w:basedOn w:val="TableNormal"/>
    <w:next w:val="TableGrid"/>
    <w:uiPriority w:val="39"/>
    <w:rsid w:val="0044628B"/>
    <w:rPr>
      <w:sz w:val="22"/>
      <w:szCs w:val="22"/>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lt-edited">
    <w:name w:val="alt-edited"/>
    <w:rsid w:val="0044628B"/>
  </w:style>
  <w:style w:type="numbering" w:customStyle="1" w:styleId="NoList19">
    <w:name w:val="No List19"/>
    <w:next w:val="NoList"/>
    <w:uiPriority w:val="99"/>
    <w:semiHidden/>
    <w:unhideWhenUsed/>
    <w:rsid w:val="0044628B"/>
  </w:style>
  <w:style w:type="table" w:customStyle="1" w:styleId="TableGrid19">
    <w:name w:val="Table Grid19"/>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
    <w:name w:val="No List114"/>
    <w:next w:val="NoList"/>
    <w:uiPriority w:val="99"/>
    <w:semiHidden/>
    <w:unhideWhenUsed/>
    <w:rsid w:val="0044628B"/>
  </w:style>
  <w:style w:type="character" w:customStyle="1" w:styleId="name">
    <w:name w:val="name"/>
    <w:rsid w:val="0044628B"/>
  </w:style>
  <w:style w:type="paragraph" w:customStyle="1" w:styleId="EndNoteBibliography">
    <w:name w:val="EndNote Bibliography"/>
    <w:basedOn w:val="Normal"/>
    <w:link w:val="EndNoteBibliographyChar"/>
    <w:rsid w:val="0044628B"/>
    <w:pPr>
      <w:autoSpaceDE/>
      <w:autoSpaceDN/>
      <w:adjustRightInd/>
      <w:spacing w:after="160"/>
    </w:pPr>
    <w:rPr>
      <w:rFonts w:ascii="Calibri" w:hAnsi="Calibri" w:cs="Arial"/>
      <w:noProof/>
      <w:color w:val="auto"/>
      <w:sz w:val="22"/>
      <w:szCs w:val="22"/>
    </w:rPr>
  </w:style>
  <w:style w:type="character" w:customStyle="1" w:styleId="EndNoteBibliographyChar">
    <w:name w:val="EndNote Bibliography Char"/>
    <w:link w:val="EndNoteBibliography"/>
    <w:rsid w:val="0044628B"/>
    <w:rPr>
      <w:noProof/>
      <w:sz w:val="22"/>
      <w:szCs w:val="22"/>
    </w:rPr>
  </w:style>
  <w:style w:type="numbering" w:customStyle="1" w:styleId="NoList25">
    <w:name w:val="No List25"/>
    <w:next w:val="NoList"/>
    <w:uiPriority w:val="99"/>
    <w:semiHidden/>
    <w:unhideWhenUsed/>
    <w:rsid w:val="0044628B"/>
  </w:style>
  <w:style w:type="table" w:customStyle="1" w:styleId="LightList-Accent31">
    <w:name w:val="Light List - Accent 3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2">
    <w:name w:val="Light List - Accent 612"/>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
    <w:name w:val="Light Shading - Accent 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
    <w:name w:val="Light Grid - Accent 21"/>
    <w:basedOn w:val="TableNormal"/>
    <w:next w:val="LightGrid-Accent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B Nazanin" w:eastAsia="Times New Roman" w:hAnsi="B Nazani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B Nazanin" w:eastAsia="Times New Roman" w:hAnsi="B Nazani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
    <w:name w:val="Light Shading - Accent 6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5">
    <w:name w:val="Light Grid - Accent 615"/>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B Nazanin" w:eastAsia="Times New Roman" w:hAnsi="B Nazani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B Nazanin" w:eastAsia="Times New Roman" w:hAnsi="B Nazani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
    <w:name w:val="Medium Shading 1 - Accent 4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
    <w:name w:val="Medium Shading 2 - Accent 6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2">
    <w:name w:val="Medium Shading 1 - Accent 612"/>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14">
    <w:name w:val="Table Grid114"/>
    <w:basedOn w:val="TableNormal"/>
    <w:next w:val="TableGrid"/>
    <w:uiPriority w:val="3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Accent11">
    <w:name w:val="Light Grid - Accent 11"/>
    <w:basedOn w:val="TableNormal"/>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 Nazanin" w:eastAsia="Times New Roman" w:hAnsi="B Nazani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 Nazanin" w:eastAsia="Times New Roman" w:hAnsi="B Nazani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
    <w:name w:val="Light List - Accent 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3">
    <w:name w:val="Light List - Accent 63"/>
    <w:basedOn w:val="TableNormal"/>
    <w:next w:val="LightList-Accent6"/>
    <w:uiPriority w:val="61"/>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styleId="LightShading-Accent2">
    <w:name w:val="Light Shading Accent 2"/>
    <w:basedOn w:val="TableNormal"/>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styleId="LightGrid-Accent2">
    <w:name w:val="Light Grid Accent 2"/>
    <w:basedOn w:val="TableNormal"/>
    <w:uiPriority w:val="62"/>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Cambria" w:eastAsia="Times New Roman" w:hAnsi="Cambria"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Cambria" w:eastAsia="Times New Roman" w:hAnsi="Cambria"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styleId="LightShading-Accent6">
    <w:name w:val="Light Shading Accent 6"/>
    <w:basedOn w:val="TableNormal"/>
    <w:uiPriority w:val="60"/>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8">
    <w:name w:val="Light Grid - Accent 68"/>
    <w:basedOn w:val="TableNormal"/>
    <w:next w:val="LightGrid-Accent6"/>
    <w:uiPriority w:val="62"/>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Times New Roman"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Times New Roman"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styleId="MediumShading1-Accent4">
    <w:name w:val="Medium Shading 1 Accent 4"/>
    <w:basedOn w:val="TableNormal"/>
    <w:uiPriority w:val="63"/>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styleId="MediumShading2-Accent6">
    <w:name w:val="Medium Shading 2 Accent 6"/>
    <w:basedOn w:val="TableNormal"/>
    <w:uiPriority w:val="64"/>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3">
    <w:name w:val="Medium Shading 1 - Accent 63"/>
    <w:basedOn w:val="TableNormal"/>
    <w:next w:val="MediumShading1-Accent6"/>
    <w:uiPriority w:val="63"/>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styleId="LightList-Accent2">
    <w:name w:val="Light List Accent 2"/>
    <w:basedOn w:val="TableNormal"/>
    <w:uiPriority w:val="61"/>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3">
    <w:name w:val="Table Grid2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
    <w:name w:val="No List33"/>
    <w:next w:val="NoList"/>
    <w:uiPriority w:val="99"/>
    <w:semiHidden/>
    <w:unhideWhenUsed/>
    <w:rsid w:val="0044628B"/>
  </w:style>
  <w:style w:type="table" w:customStyle="1" w:styleId="LightShading-Accent22">
    <w:name w:val="Light Shading - Accent 22"/>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
    <w:name w:val="Light List - Accent 22"/>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
    <w:name w:val="Light Grid - Accent 41"/>
    <w:basedOn w:val="TableNormal"/>
    <w:next w:val="LightGrid-Accent4"/>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Nazanin" w:eastAsia="Times New Roman" w:hAnsi="B Nazani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Nazanin" w:eastAsia="Times New Roman" w:hAnsi="B Nazani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4">
    <w:name w:val="Light Grid Accent 4"/>
    <w:basedOn w:val="TableNormal"/>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mbria" w:eastAsia="Times New Roman" w:hAnsi="Cambria"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mbria" w:eastAsia="Times New Roman" w:hAnsi="Cambria"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
    <w:name w:val="Table Grid33"/>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normaltextsmall">
    <w:name w:val="normaltextsmall"/>
    <w:rsid w:val="0044628B"/>
    <w:rPr>
      <w:rFonts w:cs="Times New Roman"/>
    </w:rPr>
  </w:style>
  <w:style w:type="table" w:customStyle="1" w:styleId="TableGrid1112">
    <w:name w:val="Table Grid1112"/>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
    <w:name w:val="Table Grid42"/>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2">
    <w:name w:val="Table Grid1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
    <w:name w:val="Light Grid - Accent 4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Lotus" w:eastAsia="Times New Roman" w:hAnsi="B Lotus"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Lotus" w:eastAsia="Times New Roman" w:hAnsi="B Lotu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Lotus" w:eastAsia="Times New Roman" w:hAnsi="B Lotus" w:cs="Times New Roman"/>
        <w:b/>
        <w:bCs/>
      </w:rPr>
    </w:tblStylePr>
    <w:tblStylePr w:type="lastCol">
      <w:rPr>
        <w:rFonts w:ascii="B Lotus" w:eastAsia="Times New Roman" w:hAnsi="B Lotu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
    <w:name w:val="Plain Table 51"/>
    <w:basedOn w:val="TableNormal"/>
    <w:uiPriority w:val="45"/>
    <w:rsid w:val="0044628B"/>
    <w:rPr>
      <w:lang w:val="en-GB" w:eastAsia="en-GB"/>
    </w:rPr>
    <w:tblPr>
      <w:tblStyleRowBandSize w:val="1"/>
      <w:tblStyleColBandSize w:val="1"/>
    </w:tblPr>
    <w:tblStylePr w:type="firstRow">
      <w:rPr>
        <w:rFonts w:ascii="B Nazanin" w:eastAsia="Times New Roman" w:hAnsi="B Nazanin" w:cs="Times New Roman"/>
        <w:i/>
        <w:iCs/>
        <w:sz w:val="26"/>
      </w:rPr>
      <w:tblPr/>
      <w:tcPr>
        <w:tcBorders>
          <w:bottom w:val="single" w:sz="4" w:space="0" w:color="7F7F7F"/>
        </w:tcBorders>
        <w:shd w:val="clear" w:color="auto" w:fill="FFFFFF"/>
      </w:tcPr>
    </w:tblStylePr>
    <w:tblStylePr w:type="lastRow">
      <w:rPr>
        <w:rFonts w:ascii="B Nazanin" w:eastAsia="Times New Roman" w:hAnsi="B Nazanin" w:cs="Times New Roman"/>
        <w:i/>
        <w:iCs/>
        <w:sz w:val="26"/>
      </w:rPr>
      <w:tblPr/>
      <w:tcPr>
        <w:tcBorders>
          <w:top w:val="single" w:sz="4" w:space="0" w:color="7F7F7F"/>
        </w:tcBorders>
        <w:shd w:val="clear" w:color="auto" w:fill="FFFFFF"/>
      </w:tcPr>
    </w:tblStylePr>
    <w:tblStylePr w:type="firstCol">
      <w:pPr>
        <w:jc w:val="right"/>
      </w:pPr>
      <w:rPr>
        <w:rFonts w:ascii="B Nazanin" w:eastAsia="Times New Roman" w:hAnsi="B Nazanin" w:cs="Times New Roman"/>
        <w:i/>
        <w:iCs/>
        <w:sz w:val="26"/>
      </w:rPr>
      <w:tblPr/>
      <w:tcPr>
        <w:tcBorders>
          <w:right w:val="single" w:sz="4" w:space="0" w:color="7F7F7F"/>
        </w:tcBorders>
        <w:shd w:val="clear" w:color="auto" w:fill="FFFFFF"/>
      </w:tcPr>
    </w:tblStylePr>
    <w:tblStylePr w:type="lastCol">
      <w:rPr>
        <w:rFonts w:ascii="B Nazanin" w:eastAsia="Times New Roman" w:hAnsi="B Nazani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2">
    <w:name w:val="Plain Table 112"/>
    <w:basedOn w:val="TableNormal"/>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3">
    <w:name w:val="No List43"/>
    <w:next w:val="NoList"/>
    <w:uiPriority w:val="99"/>
    <w:semiHidden/>
    <w:unhideWhenUsed/>
    <w:rsid w:val="0044628B"/>
  </w:style>
  <w:style w:type="numbering" w:customStyle="1" w:styleId="NoList1113">
    <w:name w:val="No List1113"/>
    <w:next w:val="NoList"/>
    <w:uiPriority w:val="99"/>
    <w:semiHidden/>
    <w:unhideWhenUsed/>
    <w:rsid w:val="0044628B"/>
  </w:style>
  <w:style w:type="table" w:customStyle="1" w:styleId="TableGrid52">
    <w:name w:val="Table Grid52"/>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3">
    <w:name w:val="No List11113"/>
    <w:next w:val="NoList"/>
    <w:uiPriority w:val="99"/>
    <w:semiHidden/>
    <w:unhideWhenUsed/>
    <w:rsid w:val="0044628B"/>
  </w:style>
  <w:style w:type="table" w:customStyle="1" w:styleId="TableGrid132">
    <w:name w:val="Table Grid132"/>
    <w:basedOn w:val="TableNormal"/>
    <w:next w:val="TableGrid"/>
    <w:uiPriority w:val="5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BalloonText1">
    <w:name w:val="Balloon Text1"/>
    <w:basedOn w:val="Normal"/>
    <w:next w:val="BalloonText"/>
    <w:uiPriority w:val="99"/>
    <w:unhideWhenUsed/>
    <w:rsid w:val="0044628B"/>
    <w:pPr>
      <w:autoSpaceDE/>
      <w:autoSpaceDN/>
      <w:adjustRightInd/>
      <w:spacing w:before="240"/>
      <w:jc w:val="both"/>
    </w:pPr>
    <w:rPr>
      <w:rFonts w:ascii="Tahoma" w:hAnsi="Tahoma" w:cs="Times New Roman"/>
      <w:color w:val="auto"/>
      <w:sz w:val="16"/>
      <w:szCs w:val="16"/>
      <w:lang w:bidi="fa-IR"/>
    </w:rPr>
  </w:style>
  <w:style w:type="numbering" w:customStyle="1" w:styleId="NoList213">
    <w:name w:val="No List213"/>
    <w:next w:val="NoList"/>
    <w:uiPriority w:val="99"/>
    <w:semiHidden/>
    <w:unhideWhenUsed/>
    <w:rsid w:val="0044628B"/>
  </w:style>
  <w:style w:type="table" w:customStyle="1" w:styleId="TableGrid212">
    <w:name w:val="Table Grid212"/>
    <w:basedOn w:val="TableNormal"/>
    <w:next w:val="TableGrid"/>
    <w:uiPriority w:val="5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13">
    <w:name w:val="No List313"/>
    <w:next w:val="NoList"/>
    <w:uiPriority w:val="99"/>
    <w:semiHidden/>
    <w:unhideWhenUsed/>
    <w:rsid w:val="0044628B"/>
  </w:style>
  <w:style w:type="numbering" w:customStyle="1" w:styleId="NoList412">
    <w:name w:val="No List412"/>
    <w:next w:val="NoList"/>
    <w:uiPriority w:val="99"/>
    <w:semiHidden/>
    <w:unhideWhenUsed/>
    <w:rsid w:val="0044628B"/>
  </w:style>
  <w:style w:type="paragraph" w:styleId="List2">
    <w:name w:val="List 2"/>
    <w:basedOn w:val="Normal"/>
    <w:rsid w:val="0044628B"/>
    <w:pPr>
      <w:autoSpaceDE/>
      <w:autoSpaceDN/>
      <w:bidi/>
      <w:adjustRightInd/>
      <w:spacing w:before="240"/>
      <w:ind w:left="566" w:hanging="283"/>
      <w:jc w:val="both"/>
    </w:pPr>
    <w:rPr>
      <w:rFonts w:ascii="Times New Roman" w:eastAsia="Times New Roman" w:hAnsi="Times New Roman" w:cs="Times New Roman"/>
      <w:color w:val="auto"/>
      <w:sz w:val="24"/>
      <w:szCs w:val="24"/>
    </w:rPr>
  </w:style>
  <w:style w:type="paragraph" w:styleId="ListBullet2">
    <w:name w:val="List Bullet 2"/>
    <w:basedOn w:val="Normal"/>
    <w:rsid w:val="0044628B"/>
    <w:pPr>
      <w:numPr>
        <w:numId w:val="3"/>
      </w:numPr>
      <w:autoSpaceDE/>
      <w:autoSpaceDN/>
      <w:bidi/>
      <w:adjustRightInd/>
      <w:spacing w:before="240"/>
      <w:jc w:val="both"/>
    </w:pPr>
    <w:rPr>
      <w:rFonts w:ascii="Times New Roman" w:eastAsia="Times New Roman" w:hAnsi="Times New Roman" w:cs="Times New Roman"/>
      <w:color w:val="auto"/>
      <w:sz w:val="24"/>
      <w:szCs w:val="24"/>
    </w:rPr>
  </w:style>
  <w:style w:type="paragraph" w:styleId="BodyTextFirstIndent2">
    <w:name w:val="Body Text First Indent 2"/>
    <w:basedOn w:val="BodyTextIndent"/>
    <w:link w:val="BodyTextFirstIndent2Char"/>
    <w:rsid w:val="0044628B"/>
    <w:pPr>
      <w:autoSpaceDE/>
      <w:autoSpaceDN/>
      <w:bidi/>
      <w:adjustRightInd/>
      <w:spacing w:line="240" w:lineRule="auto"/>
      <w:ind w:firstLine="210"/>
      <w:jc w:val="both"/>
    </w:pPr>
    <w:rPr>
      <w:color w:val="auto"/>
      <w:szCs w:val="24"/>
    </w:rPr>
  </w:style>
  <w:style w:type="character" w:customStyle="1" w:styleId="BodyTextFirstIndent2Char">
    <w:name w:val="Body Text First Indent 2 Char"/>
    <w:link w:val="BodyTextFirstIndent2"/>
    <w:rsid w:val="0044628B"/>
    <w:rPr>
      <w:rFonts w:ascii="Times New Roman" w:eastAsia="Times New Roman" w:hAnsi="Times New Roman" w:cs="Times New Roman"/>
      <w:sz w:val="24"/>
      <w:szCs w:val="24"/>
      <w:lang w:bidi="fa-IR"/>
    </w:rPr>
  </w:style>
  <w:style w:type="character" w:customStyle="1" w:styleId="normaltextsmall1">
    <w:name w:val="normaltextsmall1"/>
    <w:rsid w:val="0044628B"/>
    <w:rPr>
      <w:rFonts w:ascii="Tahoma" w:hAnsi="Tahoma" w:cs="Tahoma" w:hint="default"/>
      <w:sz w:val="18"/>
      <w:szCs w:val="18"/>
    </w:rPr>
  </w:style>
  <w:style w:type="table" w:customStyle="1" w:styleId="TableGrid312">
    <w:name w:val="Table Grid312"/>
    <w:basedOn w:val="TableNormal"/>
    <w:next w:val="TableGrid"/>
    <w:uiPriority w:val="59"/>
    <w:rsid w:val="0044628B"/>
    <w:pPr>
      <w:bidi/>
    </w:pPr>
    <w:rPr>
      <w:rFonts w:ascii="Times New Roman" w:eastAsia="Times New Roman" w:hAnsi="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3">
    <w:name w:val="Table Web 3"/>
    <w:basedOn w:val="TableNormal"/>
    <w:uiPriority w:val="99"/>
    <w:rsid w:val="0044628B"/>
    <w:pPr>
      <w:bidi/>
    </w:pPr>
    <w:rPr>
      <w:rFonts w:ascii="Times New Roman" w:eastAsia="Times New Roman" w:hAnsi="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Grid70">
    <w:name w:val="Table Grid 7"/>
    <w:basedOn w:val="TableNormal"/>
    <w:rsid w:val="0044628B"/>
    <w:pPr>
      <w:bidi/>
    </w:pPr>
    <w:rPr>
      <w:rFonts w:ascii="Times New Roman" w:eastAsia="Times New Roman" w:hAnsi="Times New Roman" w:cs="Times New Roman"/>
      <w:b/>
      <w:bCs/>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40">
    <w:name w:val="Table Grid 4"/>
    <w:basedOn w:val="TableNormal"/>
    <w:rsid w:val="0044628B"/>
    <w:pPr>
      <w:bidi/>
    </w:pPr>
    <w:rPr>
      <w:rFonts w:ascii="Times New Roman" w:eastAsia="Times New Roman" w:hAnsi="Times New Roman" w:cs="Times New Roman"/>
      <w:lang w:val="en-GB" w:eastAsia="en-GB"/>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character" w:customStyle="1" w:styleId="site-text-m1">
    <w:name w:val="site-text-m1"/>
    <w:rsid w:val="0044628B"/>
    <w:rPr>
      <w:rFonts w:ascii="Tahoma" w:hAnsi="Tahoma" w:cs="Tahoma" w:hint="default"/>
      <w:color w:val="000000"/>
      <w:sz w:val="18"/>
      <w:szCs w:val="18"/>
    </w:rPr>
  </w:style>
  <w:style w:type="character" w:customStyle="1" w:styleId="subsite-header-subject1">
    <w:name w:val="subsite-header-subject1"/>
    <w:rsid w:val="0044628B"/>
    <w:rPr>
      <w:rFonts w:ascii="Tahoma" w:hAnsi="Tahoma" w:cs="Tahoma" w:hint="default"/>
      <w:b/>
      <w:bCs/>
      <w:color w:val="FFFFFF"/>
      <w:sz w:val="18"/>
      <w:szCs w:val="18"/>
    </w:rPr>
  </w:style>
  <w:style w:type="numbering" w:customStyle="1" w:styleId="NoList111113">
    <w:name w:val="No List111113"/>
    <w:next w:val="NoList"/>
    <w:uiPriority w:val="99"/>
    <w:semiHidden/>
    <w:rsid w:val="0044628B"/>
  </w:style>
  <w:style w:type="paragraph" w:styleId="ListNumber">
    <w:name w:val="List Number"/>
    <w:basedOn w:val="Normal"/>
    <w:rsid w:val="0044628B"/>
    <w:pPr>
      <w:numPr>
        <w:numId w:val="5"/>
      </w:numPr>
      <w:autoSpaceDE/>
      <w:autoSpaceDN/>
      <w:bidi/>
      <w:adjustRightInd/>
      <w:spacing w:before="240"/>
      <w:jc w:val="both"/>
    </w:pPr>
    <w:rPr>
      <w:rFonts w:ascii="Times New Roman" w:eastAsia="Times New Roman" w:hAnsi="Times New Roman" w:cs="Times New Roman"/>
      <w:color w:val="auto"/>
      <w:sz w:val="24"/>
      <w:szCs w:val="24"/>
    </w:rPr>
  </w:style>
  <w:style w:type="paragraph" w:styleId="ListContinue5">
    <w:name w:val="List Continue 5"/>
    <w:basedOn w:val="Normal"/>
    <w:rsid w:val="0044628B"/>
    <w:pPr>
      <w:autoSpaceDE/>
      <w:autoSpaceDN/>
      <w:bidi/>
      <w:adjustRightInd/>
      <w:spacing w:before="240" w:after="120"/>
      <w:ind w:left="1800"/>
      <w:jc w:val="both"/>
    </w:pPr>
    <w:rPr>
      <w:rFonts w:ascii="Times New Roman" w:eastAsia="Times New Roman" w:hAnsi="Times New Roman" w:cs="Times New Roman"/>
      <w:color w:val="auto"/>
      <w:sz w:val="24"/>
      <w:szCs w:val="24"/>
    </w:rPr>
  </w:style>
  <w:style w:type="character" w:customStyle="1" w:styleId="highlightedsearchterm">
    <w:name w:val="highlightedsearchterm"/>
    <w:rsid w:val="0044628B"/>
  </w:style>
  <w:style w:type="table" w:customStyle="1" w:styleId="LightGrid11">
    <w:name w:val="Light Grid11"/>
    <w:basedOn w:val="TableNormal"/>
    <w:uiPriority w:val="62"/>
    <w:rsid w:val="0044628B"/>
    <w:rPr>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customStyle="1" w:styleId="Style4">
    <w:name w:val="Style4"/>
    <w:basedOn w:val="Style2"/>
    <w:qFormat/>
    <w:rsid w:val="0044628B"/>
    <w:pPr>
      <w:keepNext/>
      <w:tabs>
        <w:tab w:val="clear" w:pos="360"/>
        <w:tab w:val="clear" w:pos="540"/>
      </w:tabs>
      <w:autoSpaceDE/>
      <w:autoSpaceDN/>
      <w:bidi/>
      <w:adjustRightInd/>
      <w:spacing w:after="60"/>
      <w:ind w:left="0" w:firstLine="0"/>
      <w:outlineLvl w:val="0"/>
    </w:pPr>
    <w:rPr>
      <w:rFonts w:ascii="Arial" w:hAnsi="Arial" w:cs="B Lotus"/>
      <w:noProof w:val="0"/>
      <w:color w:val="auto"/>
      <w:kern w:val="32"/>
      <w:sz w:val="32"/>
      <w:szCs w:val="32"/>
      <w:lang w:bidi="fa-IR"/>
    </w:rPr>
  </w:style>
  <w:style w:type="paragraph" w:customStyle="1" w:styleId="Style5">
    <w:name w:val="Style5"/>
    <w:basedOn w:val="Style4"/>
    <w:qFormat/>
    <w:rsid w:val="0044628B"/>
  </w:style>
  <w:style w:type="paragraph" w:customStyle="1" w:styleId="Style6">
    <w:name w:val="Style6"/>
    <w:basedOn w:val="ListParagraph"/>
    <w:qFormat/>
    <w:rsid w:val="0044628B"/>
    <w:pPr>
      <w:numPr>
        <w:ilvl w:val="1"/>
        <w:numId w:val="4"/>
      </w:numPr>
      <w:tabs>
        <w:tab w:val="left" w:pos="3198"/>
      </w:tabs>
      <w:autoSpaceDE/>
      <w:autoSpaceDN/>
      <w:bidi/>
      <w:adjustRightInd/>
      <w:spacing w:before="240" w:line="276" w:lineRule="auto"/>
      <w:jc w:val="both"/>
    </w:pPr>
    <w:rPr>
      <w:rFonts w:ascii="Calibri" w:hAnsi="Calibri" w:cs="B Lotus"/>
      <w:bCs/>
      <w:color w:val="auto"/>
      <w:sz w:val="22"/>
      <w:szCs w:val="32"/>
    </w:rPr>
  </w:style>
  <w:style w:type="paragraph" w:customStyle="1" w:styleId="Style7">
    <w:name w:val="Style7"/>
    <w:basedOn w:val="Heading6"/>
    <w:qFormat/>
    <w:rsid w:val="0044628B"/>
    <w:pPr>
      <w:keepNext w:val="0"/>
      <w:keepLines w:val="0"/>
      <w:autoSpaceDE/>
      <w:autoSpaceDN/>
      <w:bidi/>
      <w:adjustRightInd/>
      <w:spacing w:before="240" w:after="60"/>
      <w:jc w:val="both"/>
    </w:pPr>
    <w:rPr>
      <w:rFonts w:ascii="Times New Roman" w:hAnsi="Times New Roman" w:cs="B Lotus"/>
      <w:i w:val="0"/>
      <w:iCs w:val="0"/>
      <w:color w:val="auto"/>
      <w:sz w:val="28"/>
    </w:rPr>
  </w:style>
  <w:style w:type="paragraph" w:customStyle="1" w:styleId="Style8">
    <w:name w:val="Style8"/>
    <w:basedOn w:val="Heading6"/>
    <w:qFormat/>
    <w:rsid w:val="0044628B"/>
    <w:pPr>
      <w:keepNext w:val="0"/>
      <w:keepLines w:val="0"/>
      <w:autoSpaceDE/>
      <w:autoSpaceDN/>
      <w:bidi/>
      <w:adjustRightInd/>
      <w:spacing w:before="240" w:after="60"/>
      <w:jc w:val="both"/>
    </w:pPr>
    <w:rPr>
      <w:rFonts w:ascii="Times New Roman" w:hAnsi="Times New Roman" w:cs="B Lotus"/>
      <w:b/>
      <w:bCs/>
      <w:i w:val="0"/>
      <w:iCs w:val="0"/>
      <w:color w:val="auto"/>
      <w:sz w:val="28"/>
    </w:rPr>
  </w:style>
  <w:style w:type="paragraph" w:customStyle="1" w:styleId="Style9">
    <w:name w:val="Style9"/>
    <w:basedOn w:val="Heading6"/>
    <w:qFormat/>
    <w:rsid w:val="0044628B"/>
    <w:pPr>
      <w:keepNext w:val="0"/>
      <w:keepLines w:val="0"/>
      <w:autoSpaceDE/>
      <w:autoSpaceDN/>
      <w:bidi/>
      <w:adjustRightInd/>
      <w:spacing w:before="240" w:after="60"/>
      <w:jc w:val="both"/>
    </w:pPr>
    <w:rPr>
      <w:rFonts w:ascii="Times New Roman" w:hAnsi="Times New Roman" w:cs="B Lotus"/>
      <w:i w:val="0"/>
      <w:iCs w:val="0"/>
      <w:color w:val="auto"/>
      <w:sz w:val="28"/>
    </w:rPr>
  </w:style>
  <w:style w:type="paragraph" w:customStyle="1" w:styleId="Style10">
    <w:name w:val="Style10"/>
    <w:basedOn w:val="Normal"/>
    <w:qFormat/>
    <w:rsid w:val="0044628B"/>
    <w:pPr>
      <w:autoSpaceDE/>
      <w:autoSpaceDN/>
      <w:bidi/>
      <w:adjustRightInd/>
      <w:spacing w:before="240" w:line="276" w:lineRule="auto"/>
      <w:jc w:val="center"/>
    </w:pPr>
    <w:rPr>
      <w:rFonts w:ascii="Times New Roman" w:eastAsia="Times New Roman" w:hAnsi="Times New Roman" w:cs="B Lotus"/>
      <w:b/>
      <w:bCs/>
      <w:color w:val="auto"/>
      <w:sz w:val="28"/>
      <w:szCs w:val="28"/>
    </w:rPr>
  </w:style>
  <w:style w:type="paragraph" w:customStyle="1" w:styleId="Style11">
    <w:name w:val="Style11"/>
    <w:basedOn w:val="Normal"/>
    <w:qFormat/>
    <w:rsid w:val="0044628B"/>
    <w:pPr>
      <w:tabs>
        <w:tab w:val="left" w:pos="7784"/>
      </w:tabs>
      <w:autoSpaceDE/>
      <w:autoSpaceDN/>
      <w:bidi/>
      <w:adjustRightInd/>
      <w:spacing w:before="240" w:after="200" w:line="276" w:lineRule="auto"/>
      <w:jc w:val="center"/>
    </w:pPr>
    <w:rPr>
      <w:rFonts w:ascii="Calibri" w:hAnsi="Calibri" w:cs="B Lotus"/>
      <w:color w:val="auto"/>
      <w:sz w:val="24"/>
      <w:szCs w:val="24"/>
      <w:lang w:bidi="fa-IR"/>
    </w:rPr>
  </w:style>
  <w:style w:type="paragraph" w:customStyle="1" w:styleId="fasl5">
    <w:name w:val="fasl5"/>
    <w:basedOn w:val="Normal"/>
    <w:qFormat/>
    <w:rsid w:val="0044628B"/>
    <w:pPr>
      <w:autoSpaceDE/>
      <w:autoSpaceDN/>
      <w:bidi/>
      <w:adjustRightInd/>
      <w:spacing w:before="240" w:line="276" w:lineRule="auto"/>
      <w:jc w:val="both"/>
    </w:pPr>
    <w:rPr>
      <w:rFonts w:ascii="Times New Roman" w:eastAsia="Times New Roman" w:hAnsi="Times New Roman" w:cs="B Lotus"/>
      <w:bCs/>
      <w:color w:val="auto"/>
      <w:sz w:val="28"/>
      <w:szCs w:val="28"/>
      <w:lang w:bidi="fa-IR"/>
    </w:rPr>
  </w:style>
  <w:style w:type="table" w:customStyle="1" w:styleId="TableTheme2">
    <w:name w:val="Table Theme2"/>
    <w:basedOn w:val="TableNormal"/>
    <w:next w:val="TableTheme"/>
    <w:rsid w:val="0044628B"/>
    <w:pPr>
      <w:bidi/>
    </w:pPr>
    <w:rPr>
      <w:rFonts w:ascii="Times New Roman" w:eastAsia="Times New Roman" w:hAnsi="Times New Roman" w:cs="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normalChar">
    <w:name w:val="normal Char"/>
    <w:link w:val="Normal1"/>
    <w:locked/>
    <w:rsid w:val="0044628B"/>
    <w:rPr>
      <w:rFonts w:cs="B Nazanin"/>
      <w:sz w:val="28"/>
      <w:szCs w:val="28"/>
    </w:rPr>
  </w:style>
  <w:style w:type="paragraph" w:customStyle="1" w:styleId="Normal1">
    <w:name w:val="Normal1"/>
    <w:basedOn w:val="Normal"/>
    <w:link w:val="normalChar"/>
    <w:rsid w:val="0044628B"/>
    <w:pPr>
      <w:widowControl w:val="0"/>
      <w:autoSpaceDE/>
      <w:autoSpaceDN/>
      <w:bidi/>
      <w:adjustRightInd/>
      <w:jc w:val="mediumKashida"/>
    </w:pPr>
    <w:rPr>
      <w:rFonts w:ascii="Calibri" w:hAnsi="Calibri" w:cs="B Nazanin"/>
      <w:color w:val="auto"/>
      <w:sz w:val="28"/>
      <w:szCs w:val="28"/>
    </w:rPr>
  </w:style>
  <w:style w:type="paragraph" w:customStyle="1" w:styleId="Titr-001">
    <w:name w:val="Titr-001"/>
    <w:basedOn w:val="Normal1"/>
    <w:rsid w:val="0044628B"/>
  </w:style>
  <w:style w:type="character" w:styleId="BookTitle">
    <w:name w:val="Book Title"/>
    <w:uiPriority w:val="33"/>
    <w:qFormat/>
    <w:rsid w:val="0044628B"/>
    <w:rPr>
      <w:b/>
      <w:bCs/>
      <w:smallCaps/>
      <w:spacing w:val="5"/>
    </w:rPr>
  </w:style>
  <w:style w:type="paragraph" w:customStyle="1" w:styleId="af6">
    <w:name w:val="نموداروشکل"/>
    <w:basedOn w:val="Normal"/>
    <w:link w:val="Char6"/>
    <w:qFormat/>
    <w:rsid w:val="0044628B"/>
    <w:pPr>
      <w:autoSpaceDE/>
      <w:autoSpaceDN/>
      <w:bidi/>
      <w:adjustRightInd/>
      <w:spacing w:after="200" w:line="360" w:lineRule="auto"/>
      <w:jc w:val="center"/>
    </w:pPr>
    <w:rPr>
      <w:rFonts w:ascii="Times New Roman" w:hAnsi="Times New Roman" w:cs="Times New Roman"/>
      <w:color w:val="auto"/>
      <w:sz w:val="28"/>
      <w:szCs w:val="28"/>
    </w:rPr>
  </w:style>
  <w:style w:type="character" w:customStyle="1" w:styleId="Char6">
    <w:name w:val="نموداروشکل Char"/>
    <w:link w:val="af6"/>
    <w:rsid w:val="0044628B"/>
    <w:rPr>
      <w:rFonts w:ascii="Times New Roman" w:hAnsi="Times New Roman" w:cs="Times New Roman"/>
      <w:sz w:val="28"/>
      <w:szCs w:val="28"/>
    </w:rPr>
  </w:style>
  <w:style w:type="paragraph" w:customStyle="1" w:styleId="anavinfaree">
    <w:name w:val="anavinfaree"/>
    <w:basedOn w:val="Normal"/>
    <w:link w:val="anavinfareeChar"/>
    <w:autoRedefine/>
    <w:qFormat/>
    <w:rsid w:val="0044628B"/>
    <w:pPr>
      <w:autoSpaceDE/>
      <w:autoSpaceDN/>
      <w:bidi/>
      <w:adjustRightInd/>
      <w:spacing w:line="276" w:lineRule="auto"/>
      <w:jc w:val="both"/>
    </w:pPr>
    <w:rPr>
      <w:rFonts w:ascii="Times New Roman" w:hAnsi="Times New Roman" w:cs="Times New Roman"/>
      <w:b/>
      <w:color w:val="auto"/>
      <w:sz w:val="28"/>
      <w:szCs w:val="28"/>
    </w:rPr>
  </w:style>
  <w:style w:type="character" w:customStyle="1" w:styleId="anavinfareeChar">
    <w:name w:val="anavinfaree Char"/>
    <w:link w:val="anavinfaree"/>
    <w:rsid w:val="0044628B"/>
    <w:rPr>
      <w:rFonts w:ascii="Times New Roman" w:hAnsi="Times New Roman" w:cs="Times New Roman"/>
      <w:b/>
      <w:sz w:val="28"/>
      <w:szCs w:val="28"/>
    </w:rPr>
  </w:style>
  <w:style w:type="paragraph" w:customStyle="1" w:styleId="anavin">
    <w:name w:val="anavin"/>
    <w:basedOn w:val="Normal"/>
    <w:link w:val="anavinChar"/>
    <w:qFormat/>
    <w:rsid w:val="0044628B"/>
    <w:pPr>
      <w:autoSpaceDE/>
      <w:autoSpaceDN/>
      <w:bidi/>
      <w:adjustRightInd/>
      <w:spacing w:after="200" w:line="276" w:lineRule="auto"/>
      <w:jc w:val="lowKashida"/>
    </w:pPr>
    <w:rPr>
      <w:rFonts w:ascii="Times New Roman" w:hAnsi="Times New Roman" w:cs="Times New Roman"/>
      <w:b/>
      <w:bCs/>
      <w:color w:val="auto"/>
      <w:sz w:val="28"/>
      <w:szCs w:val="28"/>
    </w:rPr>
  </w:style>
  <w:style w:type="character" w:customStyle="1" w:styleId="anavinChar">
    <w:name w:val="anavin Char"/>
    <w:link w:val="anavin"/>
    <w:rsid w:val="0044628B"/>
    <w:rPr>
      <w:rFonts w:ascii="Times New Roman" w:hAnsi="Times New Roman" w:cs="Times New Roman"/>
      <w:b/>
      <w:bCs/>
      <w:sz w:val="28"/>
      <w:szCs w:val="28"/>
    </w:rPr>
  </w:style>
  <w:style w:type="table" w:styleId="TableGrid1a">
    <w:name w:val="Table Grid 1"/>
    <w:basedOn w:val="TableNormal"/>
    <w:rsid w:val="0044628B"/>
    <w:pPr>
      <w:bidi/>
    </w:pPr>
    <w:rPr>
      <w:rFonts w:ascii="Times New Roman" w:eastAsia="Times New Roman" w:hAnsi="Times New Roman" w:cs="Times New Roman"/>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f7">
    <w:name w:val="عناوین"/>
    <w:basedOn w:val="Normal"/>
    <w:next w:val="Normal"/>
    <w:link w:val="Char7"/>
    <w:rsid w:val="0044628B"/>
    <w:pPr>
      <w:autoSpaceDE/>
      <w:autoSpaceDN/>
      <w:bidi/>
      <w:adjustRightInd/>
      <w:spacing w:after="200" w:line="360" w:lineRule="auto"/>
      <w:jc w:val="lowKashida"/>
    </w:pPr>
    <w:rPr>
      <w:rFonts w:ascii="Times New Roman" w:hAnsi="Times New Roman" w:cs="Times New Roman"/>
      <w:bCs/>
      <w:color w:val="auto"/>
      <w:sz w:val="28"/>
      <w:szCs w:val="28"/>
    </w:rPr>
  </w:style>
  <w:style w:type="character" w:customStyle="1" w:styleId="Char7">
    <w:name w:val="عناوین Char"/>
    <w:link w:val="af7"/>
    <w:rsid w:val="0044628B"/>
    <w:rPr>
      <w:rFonts w:ascii="Times New Roman" w:hAnsi="Times New Roman" w:cs="Times New Roman"/>
      <w:bCs/>
      <w:sz w:val="28"/>
      <w:szCs w:val="28"/>
    </w:rPr>
  </w:style>
  <w:style w:type="paragraph" w:customStyle="1" w:styleId="16">
    <w:name w:val="جداول1"/>
    <w:basedOn w:val="Normal"/>
    <w:link w:val="1Char0"/>
    <w:autoRedefine/>
    <w:qFormat/>
    <w:rsid w:val="0044628B"/>
    <w:pPr>
      <w:autoSpaceDE/>
      <w:autoSpaceDN/>
      <w:bidi/>
      <w:adjustRightInd/>
      <w:spacing w:line="360" w:lineRule="auto"/>
      <w:jc w:val="center"/>
    </w:pPr>
    <w:rPr>
      <w:rFonts w:ascii="Times New Roman" w:hAnsi="Times New Roman" w:cs="Times New Roman"/>
      <w:noProof/>
      <w:color w:val="auto"/>
      <w:sz w:val="22"/>
    </w:rPr>
  </w:style>
  <w:style w:type="character" w:customStyle="1" w:styleId="1Char0">
    <w:name w:val="جداول1 Char"/>
    <w:link w:val="16"/>
    <w:rsid w:val="0044628B"/>
    <w:rPr>
      <w:rFonts w:ascii="Times New Roman" w:hAnsi="Times New Roman" w:cs="Times New Roman"/>
      <w:noProof/>
      <w:sz w:val="22"/>
    </w:rPr>
  </w:style>
  <w:style w:type="table" w:customStyle="1" w:styleId="LightGrid-Accent625">
    <w:name w:val="Light Grid - Accent 625"/>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mbria" w:eastAsia="Times New Roman" w:hAnsi="Cambria"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mbria" w:eastAsia="Times New Roman" w:hAnsi="Cambria"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2">
    <w:name w:val="Light Grid2"/>
    <w:basedOn w:val="TableNormal"/>
    <w:next w:val="LightGrid"/>
    <w:uiPriority w:val="62"/>
    <w:rsid w:val="0044628B"/>
    <w:rPr>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58">
    <w:name w:val="Light Grid - Accent 58"/>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
    <w:name w:val="Light Grid - Accent 4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MediumShading2-Accent2">
    <w:name w:val="Medium Shading 2 Accent 2"/>
    <w:basedOn w:val="TableNormal"/>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LightGrid-Accent1">
    <w:name w:val="Light Grid Accent 1"/>
    <w:basedOn w:val="TableNormal"/>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MediumGrid3-Accent1">
    <w:name w:val="Medium Grid 3 Accent 1"/>
    <w:basedOn w:val="TableNormal"/>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3">
    <w:name w:val="Medium Grid 3 Accent 3"/>
    <w:basedOn w:val="TableNormal"/>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6">
    <w:name w:val="Medium Grid 3 Accent 6"/>
    <w:basedOn w:val="TableNormal"/>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LightList-Accent1">
    <w:name w:val="Light List Accent 1"/>
    <w:basedOn w:val="TableNormal"/>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3">
    <w:name w:val="Light List - Accent 43"/>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21">
    <w:name w:val="Medium Shading 1 - Accent 62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
    <w:name w:val="Medium Shading 1 - Accent 4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Grid3-Accent2">
    <w:name w:val="Medium Grid 3 Accent 2"/>
    <w:basedOn w:val="TableNormal"/>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character" w:customStyle="1" w:styleId="fontstyle01">
    <w:name w:val="fontstyle01"/>
    <w:rsid w:val="0044628B"/>
    <w:rPr>
      <w:rFonts w:ascii="TimesNewRoman" w:hAnsi="TimesNewRoman" w:hint="default"/>
      <w:b w:val="0"/>
      <w:bCs w:val="0"/>
      <w:i w:val="0"/>
      <w:iCs w:val="0"/>
      <w:color w:val="000000"/>
      <w:sz w:val="20"/>
      <w:szCs w:val="20"/>
    </w:rPr>
  </w:style>
  <w:style w:type="character" w:customStyle="1" w:styleId="fontstyle21">
    <w:name w:val="fontstyle21"/>
    <w:rsid w:val="0044628B"/>
    <w:rPr>
      <w:rFonts w:ascii="TimesNewRoman" w:hAnsi="TimesNewRoman" w:hint="default"/>
      <w:b w:val="0"/>
      <w:bCs w:val="0"/>
      <w:i/>
      <w:iCs/>
      <w:color w:val="000000"/>
      <w:sz w:val="20"/>
      <w:szCs w:val="20"/>
    </w:rPr>
  </w:style>
  <w:style w:type="table" w:customStyle="1" w:styleId="GridTable4-Accent11">
    <w:name w:val="Grid Table 4 - Accent 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11">
    <w:name w:val="Table Grid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
    <w:name w:val="Light Grid - Accent 411"/>
    <w:basedOn w:val="TableNormal"/>
    <w:next w:val="LightGrid-Accent4"/>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Light" w:eastAsia="Times New Roman" w:hAnsi="Calibri Ligh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
    <w:name w:val="Light Grid - Accent 4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Light" w:eastAsia="Times New Roman" w:hAnsi="Calibri Ligh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
    <w:name w:val="Light Grid - Accent 4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Light" w:eastAsia="Times New Roman" w:hAnsi="Calibri Ligh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3">
    <w:name w:val="No List53"/>
    <w:next w:val="NoList"/>
    <w:uiPriority w:val="99"/>
    <w:semiHidden/>
    <w:unhideWhenUsed/>
    <w:rsid w:val="0044628B"/>
  </w:style>
  <w:style w:type="character" w:customStyle="1" w:styleId="notranslate">
    <w:name w:val="notranslate"/>
    <w:rsid w:val="0044628B"/>
  </w:style>
  <w:style w:type="character" w:customStyle="1" w:styleId="af8">
    <w:name w:val="a"/>
    <w:rsid w:val="0044628B"/>
  </w:style>
  <w:style w:type="character" w:styleId="IntenseEmphasis">
    <w:name w:val="Intense Emphasis"/>
    <w:uiPriority w:val="21"/>
    <w:qFormat/>
    <w:rsid w:val="0044628B"/>
    <w:rPr>
      <w:b/>
      <w:bCs/>
      <w:i/>
      <w:iCs/>
      <w:color w:val="4F81BD"/>
    </w:rPr>
  </w:style>
  <w:style w:type="table" w:customStyle="1" w:styleId="PlainTable212">
    <w:name w:val="Plain Table 212"/>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
    <w:name w:val="Grid Table 4 - Accent 1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CharCharCharChar1">
    <w:name w:val="Char Char Char Char1"/>
    <w:basedOn w:val="Normal"/>
    <w:next w:val="FootnoteText"/>
    <w:unhideWhenUsed/>
    <w:qFormat/>
    <w:rsid w:val="0044628B"/>
    <w:pPr>
      <w:autoSpaceDE/>
      <w:autoSpaceDN/>
      <w:bidi/>
      <w:adjustRightInd/>
    </w:pPr>
    <w:rPr>
      <w:rFonts w:ascii="Calibri" w:hAnsi="Calibri" w:cs="Arial"/>
      <w:color w:val="auto"/>
      <w:sz w:val="22"/>
      <w:szCs w:val="22"/>
    </w:rPr>
  </w:style>
  <w:style w:type="table" w:customStyle="1" w:styleId="ListTable41">
    <w:name w:val="List Table 4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
    <w:name w:val="List Table 31"/>
    <w:basedOn w:val="TableNormal"/>
    <w:uiPriority w:val="48"/>
    <w:rsid w:val="0044628B"/>
    <w:rPr>
      <w:lang w:val="en-GB" w:eastAsia="en-GB"/>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TableGrid11111">
    <w:name w:val="Table Grid11111"/>
    <w:basedOn w:val="TableNormal"/>
    <w:next w:val="TableGrid"/>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1Light-Accent51">
    <w:name w:val="Grid Table 1 Light - Accent 51"/>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paragraph" w:styleId="Quote">
    <w:name w:val="Quote"/>
    <w:basedOn w:val="Normal"/>
    <w:next w:val="Normal"/>
    <w:link w:val="QuoteChar"/>
    <w:uiPriority w:val="29"/>
    <w:qFormat/>
    <w:rsid w:val="0044628B"/>
    <w:pPr>
      <w:autoSpaceDE/>
      <w:autoSpaceDN/>
      <w:adjustRightInd/>
      <w:spacing w:after="200" w:line="276" w:lineRule="auto"/>
    </w:pPr>
    <w:rPr>
      <w:rFonts w:ascii="Calibri" w:eastAsia="Times New Roman" w:hAnsi="Calibri" w:cs="Arial"/>
      <w:i/>
      <w:iCs/>
      <w:sz w:val="22"/>
      <w:szCs w:val="22"/>
    </w:rPr>
  </w:style>
  <w:style w:type="character" w:customStyle="1" w:styleId="QuoteChar">
    <w:name w:val="Quote Char"/>
    <w:link w:val="Quote"/>
    <w:uiPriority w:val="29"/>
    <w:rsid w:val="0044628B"/>
    <w:rPr>
      <w:rFonts w:eastAsia="Times New Roman"/>
      <w:i/>
      <w:iCs/>
      <w:color w:val="000000"/>
      <w:sz w:val="22"/>
      <w:szCs w:val="22"/>
    </w:rPr>
  </w:style>
  <w:style w:type="numbering" w:customStyle="1" w:styleId="NoList122">
    <w:name w:val="No List122"/>
    <w:next w:val="NoList"/>
    <w:uiPriority w:val="99"/>
    <w:semiHidden/>
    <w:unhideWhenUsed/>
    <w:rsid w:val="0044628B"/>
  </w:style>
  <w:style w:type="table" w:customStyle="1" w:styleId="TableGrid2111">
    <w:name w:val="Table Grid2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
    <w:name w:val="Grid Table 4 - Accent 11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
    <w:name w:val="No List2111"/>
    <w:next w:val="NoList"/>
    <w:uiPriority w:val="99"/>
    <w:semiHidden/>
    <w:unhideWhenUsed/>
    <w:rsid w:val="0044628B"/>
  </w:style>
  <w:style w:type="table" w:customStyle="1" w:styleId="TableGrid3111">
    <w:name w:val="Table Grid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1">
    <w:name w:val="Plain Table 221"/>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
    <w:name w:val="Grid Table 4 - Accent 1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
    <w:name w:val="List Table 42"/>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
    <w:name w:val="List Table 32"/>
    <w:basedOn w:val="TableNormal"/>
    <w:next w:val="ListTable31"/>
    <w:uiPriority w:val="48"/>
    <w:rsid w:val="0044628B"/>
    <w:rPr>
      <w:lang w:val="en-GB" w:eastAsia="en-GB"/>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TableGrid1211">
    <w:name w:val="Table Grid1211"/>
    <w:basedOn w:val="TableNormal"/>
    <w:next w:val="TableGrid"/>
    <w:uiPriority w:val="5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1Light-Accent52">
    <w:name w:val="Grid Table 1 Light - Accent 52"/>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
    <w:name w:val="Grid Table 4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62">
    <w:name w:val="Table Grid6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
    <w:name w:val="Table Grid7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
    <w:name w:val="Table Grid8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
    <w:name w:val="Table Grid9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
    <w:name w:val="Table Grid10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9">
    <w:name w:val="Plain Table 119"/>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2">
    <w:name w:val="No List62"/>
    <w:next w:val="NoList"/>
    <w:uiPriority w:val="99"/>
    <w:semiHidden/>
    <w:unhideWhenUsed/>
    <w:rsid w:val="0044628B"/>
  </w:style>
  <w:style w:type="table" w:customStyle="1" w:styleId="TableGrid142">
    <w:name w:val="Table Grid142"/>
    <w:basedOn w:val="TableNormal"/>
    <w:next w:val="TableGrid"/>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
    <w:name w:val="Grid Table 4 - Accent 3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
    <w:name w:val="Grid Table 3 - Accent 31"/>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2">
    <w:name w:val="Grid Table 1 Light - Accent 312"/>
    <w:basedOn w:val="TableNormal"/>
    <w:uiPriority w:val="46"/>
    <w:rsid w:val="0044628B"/>
    <w:rPr>
      <w:sz w:val="22"/>
      <w:szCs w:val="22"/>
      <w:lang w:val="en-GB" w:eastAsia="en-GB"/>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1111">
    <w:name w:val="Plain Table 111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2">
    <w:name w:val="No List132"/>
    <w:next w:val="NoList"/>
    <w:uiPriority w:val="99"/>
    <w:semiHidden/>
    <w:unhideWhenUsed/>
    <w:rsid w:val="0044628B"/>
  </w:style>
  <w:style w:type="table" w:customStyle="1" w:styleId="TableGrid152">
    <w:name w:val="Table Grid152"/>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Accent515">
    <w:name w:val="Light Grid - Accent 51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 Nazanin" w:eastAsia="Times New Roman" w:hAnsi="B Nazani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 Nazanin" w:eastAsia="Times New Roman" w:hAnsi="B Nazani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
    <w:name w:val="Light Grid - Accent 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 Nazanin" w:eastAsia="Times New Roman" w:hAnsi="B Nazani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 Nazanin" w:eastAsia="Times New Roman" w:hAnsi="B Nazani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3">
    <w:name w:val="Light Shading - Accent 113"/>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4">
    <w:name w:val="Light Grid - Accent 4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Nazanin" w:eastAsia="Times New Roman" w:hAnsi="B Nazani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Nazanin" w:eastAsia="Times New Roman" w:hAnsi="B Nazani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3">
    <w:name w:val="Light Shading - Accent 53"/>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5">
    <w:name w:val="Light Grid - Accent 35"/>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 Nazanin" w:eastAsia="Times New Roman" w:hAnsi="B Nazani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 Nazanin" w:eastAsia="Times New Roman" w:hAnsi="B Nazani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paragraph" w:customStyle="1" w:styleId="propozal">
    <w:name w:val="propozal"/>
    <w:basedOn w:val="Normal"/>
    <w:link w:val="propozalChar"/>
    <w:qFormat/>
    <w:rsid w:val="0044628B"/>
    <w:pPr>
      <w:autoSpaceDE/>
      <w:autoSpaceDN/>
      <w:bidi/>
      <w:adjustRightInd/>
      <w:jc w:val="both"/>
    </w:pPr>
    <w:rPr>
      <w:rFonts w:ascii="B Lotus" w:eastAsia="Times New Roman" w:hAnsi="B Lotus" w:cs="Times New Roman"/>
      <w:color w:val="auto"/>
      <w:sz w:val="28"/>
      <w:szCs w:val="28"/>
    </w:rPr>
  </w:style>
  <w:style w:type="character" w:customStyle="1" w:styleId="propozalChar">
    <w:name w:val="propozal Char"/>
    <w:link w:val="propozal"/>
    <w:rsid w:val="0044628B"/>
    <w:rPr>
      <w:rFonts w:ascii="B Lotus" w:eastAsia="Times New Roman" w:hAnsi="B Lotus" w:cs="Times New Roman"/>
      <w:sz w:val="28"/>
      <w:szCs w:val="28"/>
    </w:rPr>
  </w:style>
  <w:style w:type="paragraph" w:customStyle="1" w:styleId="PRO">
    <w:name w:val="PRO"/>
    <w:basedOn w:val="Normal"/>
    <w:link w:val="PROChar"/>
    <w:qFormat/>
    <w:rsid w:val="0044628B"/>
    <w:pPr>
      <w:autoSpaceDE/>
      <w:autoSpaceDN/>
      <w:bidi/>
      <w:adjustRightInd/>
      <w:jc w:val="both"/>
    </w:pPr>
    <w:rPr>
      <w:rFonts w:ascii="Calibri" w:eastAsia="Times New Roman" w:hAnsi="Calibri" w:cs="Times New Roman"/>
      <w:b/>
      <w:bCs/>
      <w:color w:val="auto"/>
      <w:sz w:val="28"/>
      <w:szCs w:val="28"/>
    </w:rPr>
  </w:style>
  <w:style w:type="character" w:customStyle="1" w:styleId="PROChar">
    <w:name w:val="PRO Char"/>
    <w:link w:val="PRO"/>
    <w:rsid w:val="0044628B"/>
    <w:rPr>
      <w:rFonts w:eastAsia="Times New Roman" w:cs="Times New Roman"/>
      <w:b/>
      <w:bCs/>
      <w:sz w:val="28"/>
      <w:szCs w:val="28"/>
    </w:rPr>
  </w:style>
  <w:style w:type="paragraph" w:customStyle="1" w:styleId="af9">
    <w:name w:val="تیتر"/>
    <w:basedOn w:val="Normal"/>
    <w:link w:val="Char8"/>
    <w:qFormat/>
    <w:rsid w:val="0044628B"/>
    <w:pPr>
      <w:autoSpaceDE/>
      <w:autoSpaceDN/>
      <w:adjustRightInd/>
      <w:spacing w:before="240" w:after="60"/>
      <w:jc w:val="right"/>
      <w:outlineLvl w:val="0"/>
    </w:pPr>
    <w:rPr>
      <w:rFonts w:ascii="B Zar" w:eastAsia="Times New Roman" w:hAnsi="B Zar" w:cs="Times New Roman"/>
      <w:bCs/>
      <w:color w:val="auto"/>
      <w:kern w:val="28"/>
      <w:sz w:val="24"/>
      <w:szCs w:val="32"/>
    </w:rPr>
  </w:style>
  <w:style w:type="character" w:customStyle="1" w:styleId="Char8">
    <w:name w:val="تیتر Char"/>
    <w:link w:val="af9"/>
    <w:rsid w:val="0044628B"/>
    <w:rPr>
      <w:rFonts w:ascii="B Zar" w:eastAsia="Times New Roman" w:hAnsi="B Zar" w:cs="Times New Roman"/>
      <w:bCs/>
      <w:kern w:val="28"/>
      <w:sz w:val="24"/>
      <w:szCs w:val="32"/>
    </w:rPr>
  </w:style>
  <w:style w:type="numbering" w:customStyle="1" w:styleId="NoList222">
    <w:name w:val="No List222"/>
    <w:next w:val="NoList"/>
    <w:uiPriority w:val="99"/>
    <w:semiHidden/>
    <w:unhideWhenUsed/>
    <w:rsid w:val="0044628B"/>
  </w:style>
  <w:style w:type="table" w:customStyle="1" w:styleId="TableGrid221">
    <w:name w:val="Table Grid2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
    <w:name w:val="Light List - Accent 31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
    <w:name w:val="Medium Grid 1 - Accent 31"/>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1">
    <w:name w:val="Light Grid111"/>
    <w:basedOn w:val="TableNormal"/>
    <w:next w:val="LightGrid"/>
    <w:uiPriority w:val="62"/>
    <w:rsid w:val="0044628B"/>
    <w:rPr>
      <w:sz w:val="22"/>
      <w:szCs w:val="22"/>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BLotus" w:eastAsia="Times New Roman" w:hAnsi="BLotus"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BLotus" w:eastAsia="Times New Roman" w:hAnsi="BLotu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List1">
    <w:name w:val="Light List1"/>
    <w:basedOn w:val="TableNormal"/>
    <w:next w:val="LightList"/>
    <w:uiPriority w:val="61"/>
    <w:rsid w:val="0044628B"/>
    <w:rPr>
      <w:sz w:val="22"/>
      <w:szCs w:val="22"/>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MediumShading11">
    <w:name w:val="Medium Shading 11"/>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2">
    <w:name w:val="Light Shading12"/>
    <w:basedOn w:val="TableNormal"/>
    <w:next w:val="LightShading"/>
    <w:uiPriority w:val="60"/>
    <w:rsid w:val="0044628B"/>
    <w:rPr>
      <w:color w:val="000000"/>
      <w:sz w:val="22"/>
      <w:szCs w:val="22"/>
      <w:lang w:val="en-GB" w:eastAsia="en-GB"/>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2">
    <w:name w:val="No List1122"/>
    <w:next w:val="NoList"/>
    <w:uiPriority w:val="99"/>
    <w:semiHidden/>
    <w:unhideWhenUsed/>
    <w:rsid w:val="0044628B"/>
  </w:style>
  <w:style w:type="paragraph" w:customStyle="1" w:styleId="1">
    <w:name w:val="عنوان 1"/>
    <w:basedOn w:val="Heading1"/>
    <w:qFormat/>
    <w:rsid w:val="0044628B"/>
    <w:pPr>
      <w:keepLines/>
      <w:numPr>
        <w:numId w:val="6"/>
      </w:numPr>
      <w:tabs>
        <w:tab w:val="left" w:pos="216"/>
      </w:tabs>
      <w:autoSpaceDE/>
      <w:autoSpaceDN/>
      <w:bidi/>
      <w:adjustRightInd/>
      <w:spacing w:before="160" w:after="80"/>
      <w:jc w:val="center"/>
    </w:pPr>
    <w:rPr>
      <w:rFonts w:ascii="Times New Roman" w:eastAsia="MS Mincho" w:hAnsi="Times New Roman" w:cs="B Lotus"/>
      <w:color w:val="auto"/>
      <w:sz w:val="30"/>
      <w:lang w:val="en-US" w:eastAsia="en-US"/>
    </w:rPr>
  </w:style>
  <w:style w:type="paragraph" w:customStyle="1" w:styleId="20">
    <w:name w:val="عنوان 2"/>
    <w:basedOn w:val="Heading2"/>
    <w:link w:val="2Char"/>
    <w:qFormat/>
    <w:rsid w:val="0044628B"/>
    <w:pPr>
      <w:numPr>
        <w:ilvl w:val="1"/>
        <w:numId w:val="6"/>
      </w:numPr>
      <w:autoSpaceDE/>
      <w:autoSpaceDN/>
      <w:bidi/>
      <w:adjustRightInd/>
      <w:spacing w:before="120" w:after="60"/>
    </w:pPr>
    <w:rPr>
      <w:rFonts w:ascii="Times New Roman" w:eastAsia="MS Mincho" w:hAnsi="Times New Roman"/>
      <w:b/>
      <w:bCs/>
      <w:i/>
      <w:iCs/>
      <w:noProof/>
      <w:color w:val="auto"/>
      <w:szCs w:val="28"/>
    </w:rPr>
  </w:style>
  <w:style w:type="character" w:customStyle="1" w:styleId="2Char">
    <w:name w:val="عنوان 2 Char"/>
    <w:link w:val="20"/>
    <w:rsid w:val="0044628B"/>
    <w:rPr>
      <w:rFonts w:ascii="Times New Roman" w:eastAsia="MS Mincho" w:hAnsi="Times New Roman" w:cs="Times New Roman"/>
      <w:b/>
      <w:bCs/>
      <w:i/>
      <w:iCs/>
      <w:noProof/>
      <w:sz w:val="26"/>
      <w:szCs w:val="28"/>
    </w:rPr>
  </w:style>
  <w:style w:type="table" w:customStyle="1" w:styleId="LightShading111">
    <w:name w:val="Light Shading111"/>
    <w:basedOn w:val="TableNormal"/>
    <w:rsid w:val="0044628B"/>
    <w:rPr>
      <w:color w:val="000000"/>
      <w:lang w:val="en-GB" w:eastAsia="en-GB"/>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23">
    <w:name w:val="Light Shading - Accent 23"/>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paragraph" w:customStyle="1" w:styleId="afa">
    <w:name w:val="بالانویس جدول"/>
    <w:basedOn w:val="Caption"/>
    <w:link w:val="Char9"/>
    <w:qFormat/>
    <w:rsid w:val="0044628B"/>
    <w:pPr>
      <w:keepNext/>
      <w:autoSpaceDE/>
      <w:autoSpaceDN/>
      <w:bidi/>
      <w:adjustRightInd/>
      <w:jc w:val="center"/>
    </w:pPr>
    <w:rPr>
      <w:noProof/>
      <w:color w:val="auto"/>
      <w:sz w:val="18"/>
    </w:rPr>
  </w:style>
  <w:style w:type="character" w:customStyle="1" w:styleId="Char9">
    <w:name w:val="بالانویس جدول Char"/>
    <w:link w:val="afa"/>
    <w:rsid w:val="0044628B"/>
    <w:rPr>
      <w:rFonts w:ascii="Times New Roman" w:eastAsia="Times New Roman" w:hAnsi="Times New Roman" w:cs="Times New Roman"/>
      <w:b/>
      <w:bCs/>
      <w:noProof/>
      <w:sz w:val="18"/>
    </w:rPr>
  </w:style>
  <w:style w:type="table" w:customStyle="1" w:styleId="TableGrid1122">
    <w:name w:val="Table Grid1122"/>
    <w:basedOn w:val="TableNormal"/>
    <w:next w:val="TableGrid"/>
    <w:uiPriority w:val="59"/>
    <w:rsid w:val="0044628B"/>
    <w:pPr>
      <w:ind w:firstLine="567"/>
    </w:pPr>
    <w:rPr>
      <w:rFonts w:eastAsia="Times New Roman"/>
      <w:sz w:val="22"/>
      <w:szCs w:val="22"/>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121">
    <w:name w:val="No List2121"/>
    <w:next w:val="NoList"/>
    <w:uiPriority w:val="99"/>
    <w:semiHidden/>
    <w:unhideWhenUsed/>
    <w:rsid w:val="0044628B"/>
  </w:style>
  <w:style w:type="table" w:customStyle="1" w:styleId="TableGrid2121">
    <w:name w:val="Table Grid2121"/>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Accent525">
    <w:name w:val="Light Grid - Accent 52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Lotus" w:eastAsia="Times New Roman" w:hAnsi="BLotus"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Lotus" w:eastAsia="Times New Roman" w:hAnsi="BLotu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3">
    <w:name w:val="Light Grid - Accent 5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Lotus" w:eastAsia="Times New Roman" w:hAnsi="BLotus"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Lotus" w:eastAsia="Times New Roman" w:hAnsi="BLotu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
    <w:name w:val="Light Grid - Accent 1111"/>
    <w:basedOn w:val="TableNormal"/>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Lotus" w:eastAsia="Times New Roman" w:hAnsi="BLotu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Lotus" w:eastAsia="Times New Roman" w:hAnsi="BLotu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12">
    <w:name w:val="Light Shading - Accent 1112"/>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12">
    <w:name w:val="Light Grid - Accent 412"/>
    <w:basedOn w:val="TableNormal"/>
    <w:next w:val="LightGrid-Accent4"/>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Lotus" w:eastAsia="Times New Roman" w:hAnsi="BLotus"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Lotus" w:eastAsia="Times New Roman" w:hAnsi="BLotu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12">
    <w:name w:val="Light Shading - Accent 512"/>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13">
    <w:name w:val="Light Grid - Accent 3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Lotus" w:eastAsia="Times New Roman" w:hAnsi="BLotus"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Lotus" w:eastAsia="Times New Roman" w:hAnsi="BLotu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1">
    <w:name w:val="No List321"/>
    <w:next w:val="NoList"/>
    <w:uiPriority w:val="99"/>
    <w:semiHidden/>
    <w:unhideWhenUsed/>
    <w:rsid w:val="0044628B"/>
  </w:style>
  <w:style w:type="table" w:customStyle="1" w:styleId="LightShading-Accent12">
    <w:name w:val="Light Shading - Accent 12"/>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MTDisplayEquation">
    <w:name w:val="MTDisplayEquation"/>
    <w:basedOn w:val="Normal"/>
    <w:next w:val="Normal"/>
    <w:link w:val="MTDisplayEquationChar"/>
    <w:rsid w:val="0044628B"/>
    <w:pPr>
      <w:tabs>
        <w:tab w:val="center" w:pos="4680"/>
        <w:tab w:val="right" w:pos="9360"/>
      </w:tabs>
      <w:autoSpaceDE/>
      <w:autoSpaceDN/>
      <w:bidi/>
      <w:adjustRightInd/>
      <w:spacing w:line="276" w:lineRule="auto"/>
    </w:pPr>
    <w:rPr>
      <w:rFonts w:ascii="Tahoma" w:hAnsi="Tahoma" w:cs="B Nazanin"/>
      <w:color w:val="auto"/>
      <w:sz w:val="28"/>
      <w:szCs w:val="28"/>
    </w:rPr>
  </w:style>
  <w:style w:type="character" w:customStyle="1" w:styleId="MTDisplayEquationChar">
    <w:name w:val="MTDisplayEquation Char"/>
    <w:link w:val="MTDisplayEquation"/>
    <w:rsid w:val="0044628B"/>
    <w:rPr>
      <w:rFonts w:ascii="Tahoma" w:hAnsi="Tahoma" w:cs="B Nazanin"/>
      <w:sz w:val="28"/>
      <w:szCs w:val="28"/>
    </w:rPr>
  </w:style>
  <w:style w:type="table" w:customStyle="1" w:styleId="LightGrid-Accent12">
    <w:name w:val="Light Grid - Accent 12"/>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Lotus" w:eastAsia="Times New Roman" w:hAnsi="BLotu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Lotus" w:eastAsia="Times New Roman" w:hAnsi="BLotu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
    <w:name w:val="No List11121"/>
    <w:next w:val="NoList"/>
    <w:uiPriority w:val="99"/>
    <w:semiHidden/>
    <w:rsid w:val="0044628B"/>
  </w:style>
  <w:style w:type="table" w:customStyle="1" w:styleId="MediumShading1-Accent31">
    <w:name w:val="Medium Shading 1 - Accent 31"/>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
    <w:name w:val="Light Shading - Accent 31"/>
    <w:basedOn w:val="TableNormal"/>
    <w:next w:val="LightShading-Accent3"/>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
    <w:name w:val="No List21111"/>
    <w:next w:val="NoList"/>
    <w:semiHidden/>
    <w:unhideWhenUsed/>
    <w:rsid w:val="0044628B"/>
  </w:style>
  <w:style w:type="table" w:customStyle="1" w:styleId="TableGrid111111">
    <w:name w:val="Table Grid111111"/>
    <w:basedOn w:val="TableNormal"/>
    <w:next w:val="TableGrid"/>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Accent5213">
    <w:name w:val="Light Grid - Accent 52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 Nazanin" w:eastAsia="Times New Roman" w:hAnsi="B Nazani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 Nazanin" w:eastAsia="Times New Roman" w:hAnsi="B Nazani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2">
    <w:name w:val="Light Grid - Accent 51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 Nazanin" w:eastAsia="Times New Roman" w:hAnsi="B Nazani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 Nazanin" w:eastAsia="Times New Roman" w:hAnsi="B Nazani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
    <w:name w:val="Light Grid - Accent 11111"/>
    <w:basedOn w:val="TableNormal"/>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 Nazanin" w:eastAsia="Times New Roman" w:hAnsi="B Nazani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 Nazanin" w:eastAsia="Times New Roman" w:hAnsi="B Nazani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
    <w:name w:val="Light Grid - Accent 4111"/>
    <w:basedOn w:val="TableNormal"/>
    <w:next w:val="LightGrid-Accent4"/>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Nazanin" w:eastAsia="Times New Roman" w:hAnsi="B Nazani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Nazanin" w:eastAsia="Times New Roman" w:hAnsi="B Nazani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2">
    <w:name w:val="Light Grid - Accent 3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 Nazanin" w:eastAsia="Times New Roman" w:hAnsi="B Nazani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 Nazanin" w:eastAsia="Times New Roman" w:hAnsi="B Nazani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1">
    <w:name w:val="No List421"/>
    <w:next w:val="NoList"/>
    <w:uiPriority w:val="99"/>
    <w:semiHidden/>
    <w:unhideWhenUsed/>
    <w:rsid w:val="0044628B"/>
  </w:style>
  <w:style w:type="table" w:customStyle="1" w:styleId="LightList-Accent32">
    <w:name w:val="Light List - Accent 3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
    <w:name w:val="Medium Grid 1 - Accent 32"/>
    <w:basedOn w:val="TableNormal"/>
    <w:next w:val="MediumGrid1-Accent3"/>
    <w:uiPriority w:val="67"/>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1">
    <w:name w:val="Light Grid21"/>
    <w:basedOn w:val="TableNormal"/>
    <w:next w:val="LightGrid"/>
    <w:uiPriority w:val="62"/>
    <w:unhideWhenUsed/>
    <w:rsid w:val="0044628B"/>
    <w:rPr>
      <w:sz w:val="22"/>
      <w:szCs w:val="22"/>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B Nazanin" w:eastAsia="Times New Roman" w:hAnsi="B Nazani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B Nazanin" w:eastAsia="Times New Roman" w:hAnsi="B Nazani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List2">
    <w:name w:val="Light List2"/>
    <w:basedOn w:val="TableNormal"/>
    <w:next w:val="LightList"/>
    <w:uiPriority w:val="61"/>
    <w:unhideWhenUsed/>
    <w:rsid w:val="0044628B"/>
    <w:rPr>
      <w:sz w:val="22"/>
      <w:szCs w:val="22"/>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MediumShading12">
    <w:name w:val="Medium Shading 12"/>
    <w:basedOn w:val="TableNormal"/>
    <w:next w:val="MediumShading1"/>
    <w:uiPriority w:val="63"/>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22">
    <w:name w:val="Light Shading22"/>
    <w:basedOn w:val="TableNormal"/>
    <w:next w:val="LightShading"/>
    <w:uiPriority w:val="60"/>
    <w:unhideWhenUsed/>
    <w:rsid w:val="0044628B"/>
    <w:rPr>
      <w:color w:val="000000"/>
      <w:sz w:val="22"/>
      <w:szCs w:val="22"/>
      <w:lang w:val="en-GB" w:eastAsia="en-GB"/>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
    <w:name w:val="Light Shading - Accent 13"/>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
    <w:name w:val="Light Grid - Accent 13"/>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B Nazanin" w:eastAsia="Times New Roman" w:hAnsi="B Nazani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B Nazanin" w:eastAsia="Times New Roman" w:hAnsi="B Nazani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
    <w:name w:val="Medium Shading 1 - Accent 32"/>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
    <w:name w:val="Light Shading - Accent 32"/>
    <w:basedOn w:val="TableNormal"/>
    <w:next w:val="LightShading-Accent3"/>
    <w:uiPriority w:val="60"/>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2">
    <w:name w:val="No List512"/>
    <w:next w:val="NoList"/>
    <w:uiPriority w:val="99"/>
    <w:semiHidden/>
    <w:unhideWhenUsed/>
    <w:rsid w:val="0044628B"/>
  </w:style>
  <w:style w:type="numbering" w:customStyle="1" w:styleId="NoList611">
    <w:name w:val="No List611"/>
    <w:next w:val="NoList"/>
    <w:uiPriority w:val="99"/>
    <w:semiHidden/>
    <w:unhideWhenUsed/>
    <w:rsid w:val="0044628B"/>
  </w:style>
  <w:style w:type="table" w:customStyle="1" w:styleId="TableGrid321">
    <w:name w:val="Table Grid3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
    <w:name w:val="Table Grid1221"/>
    <w:basedOn w:val="TableNormal"/>
    <w:next w:val="TableGrid"/>
    <w:uiPriority w:val="59"/>
    <w:rsid w:val="0044628B"/>
    <w:rPr>
      <w:sz w:val="22"/>
      <w:szCs w:val="22"/>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PlainTable41">
    <w:name w:val="Plain Table 41"/>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1">
    <w:name w:val="Plain Table 211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1">
    <w:name w:val="Table Grid2211"/>
    <w:basedOn w:val="TableNormal"/>
    <w:next w:val="TableGrid"/>
    <w:uiPriority w:val="59"/>
    <w:rsid w:val="0044628B"/>
    <w:pPr>
      <w:jc w:val="both"/>
    </w:pPr>
    <w:rPr>
      <w:sz w:val="22"/>
      <w:szCs w:val="22"/>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tyle">
    <w:name w:val="Style"/>
    <w:rsid w:val="0044628B"/>
    <w:pPr>
      <w:widowControl w:val="0"/>
      <w:autoSpaceDE w:val="0"/>
      <w:autoSpaceDN w:val="0"/>
      <w:adjustRightInd w:val="0"/>
    </w:pPr>
    <w:rPr>
      <w:rFonts w:ascii="Arial" w:eastAsia="Times New Roman" w:hAnsi="Arial"/>
      <w:sz w:val="24"/>
      <w:szCs w:val="24"/>
      <w:lang w:bidi="fa-IR"/>
    </w:rPr>
  </w:style>
  <w:style w:type="table" w:customStyle="1" w:styleId="TableGrid421">
    <w:name w:val="Table Grid421"/>
    <w:basedOn w:val="TableNormal"/>
    <w:next w:val="TableGrid"/>
    <w:rsid w:val="0044628B"/>
    <w:rPr>
      <w:rFonts w:ascii="Book Antiqua" w:eastAsia="Book Antiqua" w:hAnsi="Book Antiqua" w:cs="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72">
    <w:name w:val="No List72"/>
    <w:next w:val="NoList"/>
    <w:uiPriority w:val="99"/>
    <w:semiHidden/>
    <w:unhideWhenUsed/>
    <w:rsid w:val="0044628B"/>
  </w:style>
  <w:style w:type="numbering" w:customStyle="1" w:styleId="NoList82">
    <w:name w:val="No List82"/>
    <w:next w:val="NoList"/>
    <w:uiPriority w:val="99"/>
    <w:semiHidden/>
    <w:unhideWhenUsed/>
    <w:rsid w:val="0044628B"/>
  </w:style>
  <w:style w:type="character" w:customStyle="1" w:styleId="completeauthorentry">
    <w:name w:val="completeauthorentry"/>
    <w:rsid w:val="0044628B"/>
  </w:style>
  <w:style w:type="character" w:customStyle="1" w:styleId="nlmstring-name">
    <w:name w:val="nlm_string-name"/>
    <w:rsid w:val="0044628B"/>
  </w:style>
  <w:style w:type="table" w:styleId="MediumGrid1-Accent3">
    <w:name w:val="Medium Grid 1 Accent 3"/>
    <w:basedOn w:val="TableNormal"/>
    <w:uiPriority w:val="67"/>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styleId="LightList">
    <w:name w:val="Light List"/>
    <w:basedOn w:val="TableNormal"/>
    <w:uiPriority w:val="61"/>
    <w:unhideWhenUsed/>
    <w:rsid w:val="0044628B"/>
    <w:rPr>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MediumShading1">
    <w:name w:val="Medium Shading 1"/>
    <w:basedOn w:val="TableNormal"/>
    <w:uiPriority w:val="63"/>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4">
    <w:name w:val="Light Shading4"/>
    <w:basedOn w:val="TableNormal"/>
    <w:next w:val="LightShading"/>
    <w:uiPriority w:val="60"/>
    <w:unhideWhenUsed/>
    <w:rsid w:val="0044628B"/>
    <w:rPr>
      <w:color w:val="000000"/>
      <w:lang w:val="en-GB" w:eastAsia="en-GB"/>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styleId="LightShading-Accent3">
    <w:name w:val="Light Shading Accent 3"/>
    <w:basedOn w:val="TableNormal"/>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2">
    <w:name w:val="No List92"/>
    <w:next w:val="NoList"/>
    <w:uiPriority w:val="99"/>
    <w:semiHidden/>
    <w:unhideWhenUsed/>
    <w:rsid w:val="0044628B"/>
  </w:style>
  <w:style w:type="table" w:customStyle="1" w:styleId="LightGrid-Accent22">
    <w:name w:val="Light Grid - Accent 22"/>
    <w:basedOn w:val="TableNormal"/>
    <w:next w:val="LightGrid-Accent2"/>
    <w:uiPriority w:val="62"/>
    <w:rsid w:val="0044628B"/>
    <w:rPr>
      <w:rFonts w:ascii="BZar" w:hAnsi="BZar" w:cs="Times New Roman"/>
      <w:sz w:val="28"/>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B Lotus" w:eastAsia="Times New Roman" w:hAnsi="B Lotus"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B Lotus" w:eastAsia="Times New Roman" w:hAnsi="B Lotu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B Lotus" w:eastAsia="Times New Roman" w:hAnsi="B Lotus" w:cs="Times New Roman"/>
        <w:b/>
        <w:bCs/>
      </w:rPr>
    </w:tblStylePr>
    <w:tblStylePr w:type="lastCol">
      <w:rPr>
        <w:rFonts w:ascii="B Lotus" w:eastAsia="Times New Roman" w:hAnsi="B Lotu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TableGrid161">
    <w:name w:val="Table Grid161"/>
    <w:basedOn w:val="TableNormal"/>
    <w:next w:val="TableGrid"/>
    <w:uiPriority w:val="59"/>
    <w:rsid w:val="0044628B"/>
    <w:rPr>
      <w:rFonts w:ascii="Times New Roman" w:eastAsia="Times New Roman" w:hAnsi="Times New Roman" w:cs="Times New Roman"/>
      <w:lang w:val="en-GB" w:eastAsia="en-GB"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Accent635">
    <w:name w:val="Light Grid - Accent 635"/>
    <w:basedOn w:val="TableNormal"/>
    <w:next w:val="LightGrid-Accent6"/>
    <w:uiPriority w:val="62"/>
    <w:rsid w:val="0044628B"/>
    <w:rPr>
      <w:rFonts w:ascii="BZar" w:hAnsi="BZar" w:cs="Times New Roman"/>
      <w:sz w:val="28"/>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B Lotus" w:eastAsia="Times New Roman" w:hAnsi="B Lotus"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B Lotus" w:eastAsia="Times New Roman" w:hAnsi="B Lotu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B Lotus" w:eastAsia="Times New Roman" w:hAnsi="B Lotus" w:cs="Times New Roman"/>
        <w:b/>
        <w:bCs/>
      </w:rPr>
    </w:tblStylePr>
    <w:tblStylePr w:type="lastCol">
      <w:rPr>
        <w:rFonts w:ascii="B Lotus" w:eastAsia="Times New Roman" w:hAnsi="B Lotu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621">
    <w:name w:val="Light List - Accent 62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
    <w:name w:val="Light Shading - Accent 62"/>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
    <w:name w:val="Light Grid - Accent 112"/>
    <w:basedOn w:val="TableNormal"/>
    <w:uiPriority w:val="62"/>
    <w:rsid w:val="0044628B"/>
    <w:rPr>
      <w:rFonts w:ascii="BZar" w:hAnsi="BZar" w:cs="Times New Roman"/>
      <w:sz w:val="28"/>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 Lotus" w:eastAsia="Times New Roman" w:hAnsi="B Lotu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 Lotus" w:eastAsia="Times New Roman" w:hAnsi="B Lotu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 Lotus" w:eastAsia="Times New Roman" w:hAnsi="B Lotus" w:cs="Times New Roman"/>
        <w:b/>
        <w:bCs/>
      </w:rPr>
    </w:tblStylePr>
    <w:tblStylePr w:type="lastCol">
      <w:rPr>
        <w:rFonts w:ascii="B Lotus" w:eastAsia="Times New Roman" w:hAnsi="B Lotu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matnChar1">
    <w:name w:val="matn Char1"/>
    <w:link w:val="matn"/>
    <w:rsid w:val="0044628B"/>
    <w:rPr>
      <w:rFonts w:ascii="Times New Roman" w:eastAsia="Times New Roman" w:hAnsi="Times New Roman" w:cs="Lotus"/>
      <w:color w:val="000000"/>
      <w:szCs w:val="28"/>
    </w:rPr>
  </w:style>
  <w:style w:type="character" w:customStyle="1" w:styleId="textdetail">
    <w:name w:val="textdetail"/>
    <w:rsid w:val="0044628B"/>
  </w:style>
  <w:style w:type="table" w:customStyle="1" w:styleId="LightList-Accent513">
    <w:name w:val="Light List - Accent 513"/>
    <w:basedOn w:val="TableNormal"/>
    <w:next w:val="LightList-Accent5"/>
    <w:uiPriority w:val="61"/>
    <w:semiHidden/>
    <w:unhideWhenUsed/>
    <w:rsid w:val="0044628B"/>
    <w:rPr>
      <w:rFonts w:ascii="BZar" w:hAnsi="BZar" w:cs="Times New Roman"/>
      <w:sz w:val="28"/>
      <w:szCs w:val="24"/>
      <w:lang w:val="en-GB" w:eastAsia="en-GB"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Grid-Accent14">
    <w:name w:val="Light Grid - Accent 14"/>
    <w:basedOn w:val="TableNormal"/>
    <w:next w:val="LightGrid-Accent1"/>
    <w:uiPriority w:val="62"/>
    <w:semiHidden/>
    <w:unhideWhenUsed/>
    <w:rsid w:val="0044628B"/>
    <w:rPr>
      <w:rFonts w:ascii="BZar" w:hAnsi="BZar" w:cs="Times New Roman"/>
      <w:sz w:val="28"/>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 Lotus" w:eastAsia="Times New Roman" w:hAnsi="B Lotu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 Lotus" w:eastAsia="Times New Roman" w:hAnsi="B Lotu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 Lotus" w:eastAsia="Times New Roman" w:hAnsi="B Lotus" w:cs="Times New Roman"/>
        <w:b/>
        <w:bCs/>
      </w:rPr>
    </w:tblStylePr>
    <w:tblStylePr w:type="lastCol">
      <w:rPr>
        <w:rFonts w:ascii="B Lotus" w:eastAsia="Times New Roman" w:hAnsi="B Lotu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
    <w:name w:val="Medium Grid 1 - Accent 11"/>
    <w:basedOn w:val="TableNormal"/>
    <w:next w:val="MediumGrid1-Accent1"/>
    <w:uiPriority w:val="67"/>
    <w:unhideWhenUsed/>
    <w:rsid w:val="0044628B"/>
    <w:rPr>
      <w:rFonts w:ascii="BZar" w:hAnsi="BZar" w:cs="Times New Roman"/>
      <w:sz w:val="28"/>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1">
    <w:name w:val="Table Grid171"/>
    <w:basedOn w:val="TableNormal"/>
    <w:next w:val="TableGrid"/>
    <w:uiPriority w:val="39"/>
    <w:rsid w:val="0044628B"/>
    <w:rPr>
      <w:rFonts w:eastAsia="Times New Roman"/>
      <w:sz w:val="22"/>
      <w:szCs w:val="22"/>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55">
    <w:name w:val="Light List - Accent 55"/>
    <w:basedOn w:val="TableNormal"/>
    <w:next w:val="LightList-Accent5"/>
    <w:uiPriority w:val="61"/>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styleId="MediumGrid1-Accent1">
    <w:name w:val="Medium Grid 1 Accent 1"/>
    <w:basedOn w:val="TableNormal"/>
    <w:uiPriority w:val="67"/>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1">
    <w:name w:val="No List101"/>
    <w:next w:val="NoList"/>
    <w:uiPriority w:val="99"/>
    <w:semiHidden/>
    <w:unhideWhenUsed/>
    <w:rsid w:val="0044628B"/>
  </w:style>
  <w:style w:type="table" w:customStyle="1" w:styleId="TableGrid181">
    <w:name w:val="Table Grid18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2">
    <w:name w:val="No List142"/>
    <w:next w:val="NoList"/>
    <w:uiPriority w:val="99"/>
    <w:semiHidden/>
    <w:unhideWhenUsed/>
    <w:rsid w:val="0044628B"/>
  </w:style>
  <w:style w:type="numbering" w:customStyle="1" w:styleId="NoList232">
    <w:name w:val="No List232"/>
    <w:next w:val="NoList"/>
    <w:uiPriority w:val="99"/>
    <w:semiHidden/>
    <w:unhideWhenUsed/>
    <w:rsid w:val="0044628B"/>
  </w:style>
  <w:style w:type="table" w:customStyle="1" w:styleId="TableGrid191">
    <w:name w:val="Table Grid191"/>
    <w:basedOn w:val="TableNormal"/>
    <w:next w:val="TableGrid"/>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31">
    <w:name w:val="No List331"/>
    <w:next w:val="NoList"/>
    <w:uiPriority w:val="99"/>
    <w:semiHidden/>
    <w:unhideWhenUsed/>
    <w:rsid w:val="0044628B"/>
  </w:style>
  <w:style w:type="table" w:customStyle="1" w:styleId="TableGrid1131">
    <w:name w:val="Table Grid1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
    <w:name w:val="No List151"/>
    <w:next w:val="NoList"/>
    <w:uiPriority w:val="99"/>
    <w:semiHidden/>
    <w:unhideWhenUsed/>
    <w:rsid w:val="0044628B"/>
  </w:style>
  <w:style w:type="paragraph" w:customStyle="1" w:styleId="BasicParagraph">
    <w:name w:val="[Basic Paragraph]"/>
    <w:basedOn w:val="Normal"/>
    <w:uiPriority w:val="99"/>
    <w:rsid w:val="0044628B"/>
    <w:pPr>
      <w:bidi/>
      <w:spacing w:line="288" w:lineRule="auto"/>
    </w:pPr>
    <w:rPr>
      <w:rFonts w:ascii="Adobe Arabic" w:hAnsi="Adobe Arabic" w:cs="Adobe Arabic"/>
      <w:sz w:val="24"/>
      <w:szCs w:val="24"/>
      <w:lang w:bidi="ar-YE"/>
    </w:rPr>
  </w:style>
  <w:style w:type="character" w:customStyle="1" w:styleId="singlehighlightclass">
    <w:name w:val="single_highlight_class"/>
    <w:rsid w:val="0044628B"/>
  </w:style>
  <w:style w:type="character" w:customStyle="1" w:styleId="publicationinfo">
    <w:name w:val="publicationinfo"/>
    <w:rsid w:val="0044628B"/>
  </w:style>
  <w:style w:type="character" w:customStyle="1" w:styleId="notrecommendedinfo">
    <w:name w:val="notrecommendedinfo"/>
    <w:rsid w:val="0044628B"/>
  </w:style>
  <w:style w:type="table" w:customStyle="1" w:styleId="TableGrid20">
    <w:name w:val="Table Grid20"/>
    <w:basedOn w:val="TableNormal"/>
    <w:next w:val="TableGrid"/>
    <w:uiPriority w:val="39"/>
    <w:rsid w:val="0044628B"/>
    <w:rPr>
      <w:rFonts w:ascii="Times New Roman" w:eastAsia="Times New Roman" w:hAnsi="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51">
    <w:name w:val="Heading 51"/>
    <w:basedOn w:val="Normal"/>
    <w:next w:val="Normal"/>
    <w:uiPriority w:val="9"/>
    <w:unhideWhenUsed/>
    <w:qFormat/>
    <w:rsid w:val="0044628B"/>
    <w:pPr>
      <w:keepNext/>
      <w:keepLines/>
      <w:autoSpaceDE/>
      <w:autoSpaceDN/>
      <w:adjustRightInd/>
      <w:spacing w:before="40" w:line="259" w:lineRule="auto"/>
      <w:outlineLvl w:val="4"/>
    </w:pPr>
    <w:rPr>
      <w:rFonts w:ascii="Calibri Light" w:eastAsia="Times New Roman" w:hAnsi="Calibri Light" w:cs="Times New Roman"/>
      <w:color w:val="2E74B5"/>
      <w:sz w:val="22"/>
      <w:szCs w:val="22"/>
    </w:rPr>
  </w:style>
  <w:style w:type="numbering" w:customStyle="1" w:styleId="NoList161">
    <w:name w:val="No List161"/>
    <w:next w:val="NoList"/>
    <w:uiPriority w:val="99"/>
    <w:semiHidden/>
    <w:unhideWhenUsed/>
    <w:rsid w:val="0044628B"/>
  </w:style>
  <w:style w:type="table" w:customStyle="1" w:styleId="TableGrid110">
    <w:name w:val="Table Grid110"/>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1">
    <w:name w:val="Plain Table 112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31">
    <w:name w:val="No List1131"/>
    <w:next w:val="NoList"/>
    <w:uiPriority w:val="99"/>
    <w:semiHidden/>
    <w:unhideWhenUsed/>
    <w:rsid w:val="0044628B"/>
  </w:style>
  <w:style w:type="table" w:customStyle="1" w:styleId="LightGrid-Accent535">
    <w:name w:val="Light Grid - Accent 53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23">
    <w:name w:val="Light Grid - Accent 512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3">
    <w:name w:val="Light Grid - Accent 113"/>
    <w:basedOn w:val="TableNormal"/>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
    <w:name w:val="Light Grid - Accent 4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3">
    <w:name w:val="Light Grid - Accent 32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Times New Roman"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Times New Roman"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41">
    <w:name w:val="No List241"/>
    <w:next w:val="NoList"/>
    <w:uiPriority w:val="99"/>
    <w:semiHidden/>
    <w:unhideWhenUsed/>
    <w:rsid w:val="0044628B"/>
  </w:style>
  <w:style w:type="table" w:customStyle="1" w:styleId="TableGrid231">
    <w:name w:val="Table Grid23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2">
    <w:name w:val="Light List - Accent 312"/>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2">
    <w:name w:val="Light Grid12"/>
    <w:basedOn w:val="TableNormal"/>
    <w:next w:val="LightGrid"/>
    <w:uiPriority w:val="62"/>
    <w:rsid w:val="0044628B"/>
    <w:rPr>
      <w:sz w:val="22"/>
      <w:szCs w:val="22"/>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Unicode MS" w:eastAsia="Times New Roman" w:hAnsi="Arial Unicode MS"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Unicode MS" w:eastAsia="Times New Roman" w:hAnsi="Arial Unicode M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Unicode MS" w:eastAsia="Times New Roman" w:hAnsi="Arial Unicode MS" w:cs="Times New Roman"/>
        <w:b/>
        <w:bCs/>
      </w:rPr>
    </w:tblStylePr>
    <w:tblStylePr w:type="lastCol">
      <w:rPr>
        <w:rFonts w:ascii="Arial Unicode MS" w:eastAsia="Times New Roman" w:hAnsi="Arial Unicode M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numbering" w:customStyle="1" w:styleId="NoList11131">
    <w:name w:val="No List11131"/>
    <w:next w:val="NoList"/>
    <w:uiPriority w:val="99"/>
    <w:semiHidden/>
    <w:unhideWhenUsed/>
    <w:rsid w:val="0044628B"/>
  </w:style>
  <w:style w:type="table" w:customStyle="1" w:styleId="LightShading-Accent24">
    <w:name w:val="Light Shading - Accent 24"/>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21">
    <w:name w:val="Table Grid11121"/>
    <w:basedOn w:val="TableNormal"/>
    <w:next w:val="TableGrid"/>
    <w:uiPriority w:val="59"/>
    <w:rsid w:val="0044628B"/>
    <w:pPr>
      <w:ind w:firstLine="567"/>
    </w:pPr>
    <w:rPr>
      <w:rFonts w:eastAsia="Times New Roman"/>
      <w:sz w:val="22"/>
      <w:szCs w:val="22"/>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131">
    <w:name w:val="No List2131"/>
    <w:next w:val="NoList"/>
    <w:uiPriority w:val="99"/>
    <w:semiHidden/>
    <w:unhideWhenUsed/>
    <w:rsid w:val="0044628B"/>
  </w:style>
  <w:style w:type="table" w:customStyle="1" w:styleId="TableGrid213">
    <w:name w:val="Table Grid213"/>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Accent5223">
    <w:name w:val="Light Grid - Accent 522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Arial Unicode MS" w:eastAsia="Times New Roman" w:hAnsi="Arial Unicode MS"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Arial Unicode MS" w:eastAsia="Times New Roman" w:hAnsi="Arial Unicode M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Arial Unicode MS" w:eastAsia="Times New Roman" w:hAnsi="Arial Unicode MS" w:cs="Times New Roman"/>
        <w:b/>
        <w:bCs/>
      </w:rPr>
    </w:tblStylePr>
    <w:tblStylePr w:type="lastCol">
      <w:rPr>
        <w:rFonts w:ascii="Arial Unicode MS" w:eastAsia="Times New Roman" w:hAnsi="Arial Unicode M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
    <w:name w:val="Light Grid - Accent 511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Arial Unicode MS" w:eastAsia="Times New Roman" w:hAnsi="Arial Unicode MS"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Arial Unicode MS" w:eastAsia="Times New Roman" w:hAnsi="Arial Unicode M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Arial Unicode MS" w:eastAsia="Times New Roman" w:hAnsi="Arial Unicode MS" w:cs="Times New Roman"/>
        <w:b/>
        <w:bCs/>
      </w:rPr>
    </w:tblStylePr>
    <w:tblStylePr w:type="lastCol">
      <w:rPr>
        <w:rFonts w:ascii="Arial Unicode MS" w:eastAsia="Times New Roman" w:hAnsi="Arial Unicode M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
    <w:name w:val="Light Grid - Accent 11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 Unicode MS" w:eastAsia="Times New Roman" w:hAnsi="Arial Unicode M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 Unicode MS" w:eastAsia="Times New Roman" w:hAnsi="Arial Unicode M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 Unicode MS" w:eastAsia="Times New Roman" w:hAnsi="Arial Unicode MS" w:cs="Times New Roman"/>
        <w:b/>
        <w:bCs/>
      </w:rPr>
    </w:tblStylePr>
    <w:tblStylePr w:type="lastCol">
      <w:rPr>
        <w:rFonts w:ascii="Arial Unicode MS" w:eastAsia="Times New Roman" w:hAnsi="Arial Unicode M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3">
    <w:name w:val="Light Grid - Accent 4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Arial Unicode MS" w:eastAsia="Times New Roman" w:hAnsi="Arial Unicode MS"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Arial Unicode MS" w:eastAsia="Times New Roman" w:hAnsi="Arial Unicode M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Arial Unicode MS" w:eastAsia="Times New Roman" w:hAnsi="Arial Unicode MS" w:cs="Times New Roman"/>
        <w:b/>
        <w:bCs/>
      </w:rPr>
    </w:tblStylePr>
    <w:tblStylePr w:type="lastCol">
      <w:rPr>
        <w:rFonts w:ascii="Arial Unicode MS" w:eastAsia="Times New Roman" w:hAnsi="Arial Unicode M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1">
    <w:name w:val="Light Grid - Accent 312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Arial Unicode MS" w:eastAsia="Times New Roman" w:hAnsi="Arial Unicode MS"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Arial Unicode MS" w:eastAsia="Times New Roman" w:hAnsi="Arial Unicode M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Arial Unicode MS" w:eastAsia="Times New Roman" w:hAnsi="Arial Unicode MS" w:cs="Times New Roman"/>
        <w:b/>
        <w:bCs/>
      </w:rPr>
    </w:tblStylePr>
    <w:tblStylePr w:type="lastCol">
      <w:rPr>
        <w:rFonts w:ascii="Arial Unicode MS" w:eastAsia="Times New Roman" w:hAnsi="Arial Unicode M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4">
    <w:name w:val="No List34"/>
    <w:next w:val="NoList"/>
    <w:uiPriority w:val="99"/>
    <w:semiHidden/>
    <w:unhideWhenUsed/>
    <w:rsid w:val="0044628B"/>
  </w:style>
  <w:style w:type="table" w:customStyle="1" w:styleId="LightGrid-Accent121">
    <w:name w:val="Light Grid - Accent 12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 Unicode MS" w:eastAsia="Times New Roman" w:hAnsi="Arial Unicode M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 Unicode MS" w:eastAsia="Times New Roman" w:hAnsi="Arial Unicode M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 Unicode MS" w:eastAsia="Times New Roman" w:hAnsi="Arial Unicode MS" w:cs="Times New Roman"/>
        <w:b/>
        <w:bCs/>
      </w:rPr>
    </w:tblStylePr>
    <w:tblStylePr w:type="lastCol">
      <w:rPr>
        <w:rFonts w:ascii="Arial Unicode MS" w:eastAsia="Times New Roman" w:hAnsi="Arial Unicode M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121">
    <w:name w:val="No List111121"/>
    <w:next w:val="NoList"/>
    <w:uiPriority w:val="99"/>
    <w:semiHidden/>
    <w:rsid w:val="0044628B"/>
  </w:style>
  <w:style w:type="numbering" w:customStyle="1" w:styleId="NoList2112">
    <w:name w:val="No List2112"/>
    <w:next w:val="NoList"/>
    <w:uiPriority w:val="99"/>
    <w:semiHidden/>
    <w:unhideWhenUsed/>
    <w:rsid w:val="0044628B"/>
  </w:style>
  <w:style w:type="table" w:customStyle="1" w:styleId="TableGrid11112">
    <w:name w:val="Table Grid11112"/>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Accent52112">
    <w:name w:val="Light Grid - Accent 52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1">
    <w:name w:val="Light Grid - Accent 5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
    <w:name w:val="Light Grid - Accent 111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
    <w:name w:val="Light Grid - Accent 4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11">
    <w:name w:val="Light Grid - Accent 3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Times New Roman"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Times New Roman"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31">
    <w:name w:val="No List431"/>
    <w:next w:val="NoList"/>
    <w:uiPriority w:val="99"/>
    <w:semiHidden/>
    <w:unhideWhenUsed/>
    <w:rsid w:val="0044628B"/>
  </w:style>
  <w:style w:type="table" w:customStyle="1" w:styleId="LightGrid211">
    <w:name w:val="Light Grid211"/>
    <w:basedOn w:val="TableNormal"/>
    <w:next w:val="LightGrid"/>
    <w:uiPriority w:val="62"/>
    <w:unhideWhenUsed/>
    <w:rsid w:val="0044628B"/>
    <w:rPr>
      <w:sz w:val="22"/>
      <w:szCs w:val="22"/>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31">
    <w:name w:val="Light Grid - Accent 13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Times New Roman"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Times New Roman"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21">
    <w:name w:val="No List521"/>
    <w:next w:val="NoList"/>
    <w:uiPriority w:val="99"/>
    <w:semiHidden/>
    <w:unhideWhenUsed/>
    <w:rsid w:val="0044628B"/>
  </w:style>
  <w:style w:type="numbering" w:customStyle="1" w:styleId="NoList621">
    <w:name w:val="No List621"/>
    <w:next w:val="NoList"/>
    <w:uiPriority w:val="99"/>
    <w:semiHidden/>
    <w:unhideWhenUsed/>
    <w:rsid w:val="0044628B"/>
  </w:style>
  <w:style w:type="table" w:customStyle="1" w:styleId="TableGrid331">
    <w:name w:val="Table Grid3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
    <w:name w:val="Table Grid123"/>
    <w:basedOn w:val="TableNormal"/>
    <w:next w:val="TableGrid"/>
    <w:uiPriority w:val="59"/>
    <w:rsid w:val="0044628B"/>
    <w:rPr>
      <w:sz w:val="22"/>
      <w:szCs w:val="22"/>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2">
    <w:name w:val="Table Grid222"/>
    <w:basedOn w:val="TableNormal"/>
    <w:next w:val="TableGrid"/>
    <w:uiPriority w:val="59"/>
    <w:rsid w:val="0044628B"/>
    <w:pPr>
      <w:jc w:val="both"/>
    </w:pPr>
    <w:rPr>
      <w:sz w:val="22"/>
      <w:szCs w:val="22"/>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3">
    <w:name w:val="Table Grid43"/>
    <w:basedOn w:val="TableNormal"/>
    <w:next w:val="TableGrid"/>
    <w:uiPriority w:val="59"/>
    <w:rsid w:val="0044628B"/>
    <w:rPr>
      <w:rFonts w:ascii="Book Antiqua" w:eastAsia="Book Antiqua" w:hAnsi="Book Antiqua" w:cs="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711">
    <w:name w:val="No List711"/>
    <w:next w:val="NoList"/>
    <w:uiPriority w:val="99"/>
    <w:semiHidden/>
    <w:unhideWhenUsed/>
    <w:rsid w:val="0044628B"/>
  </w:style>
  <w:style w:type="numbering" w:customStyle="1" w:styleId="NoList811">
    <w:name w:val="No List811"/>
    <w:next w:val="NoList"/>
    <w:uiPriority w:val="99"/>
    <w:semiHidden/>
    <w:unhideWhenUsed/>
    <w:rsid w:val="0044628B"/>
  </w:style>
  <w:style w:type="character" w:customStyle="1" w:styleId="Heading5Char1">
    <w:name w:val="Heading 5 Char1"/>
    <w:uiPriority w:val="9"/>
    <w:rsid w:val="0044628B"/>
    <w:rPr>
      <w:rFonts w:ascii="Calibri" w:eastAsia="Times New Roman" w:hAnsi="Calibri" w:cs="Arial"/>
      <w:b/>
      <w:bCs/>
      <w:i/>
      <w:iCs/>
      <w:sz w:val="26"/>
      <w:szCs w:val="26"/>
    </w:rPr>
  </w:style>
  <w:style w:type="table" w:customStyle="1" w:styleId="LightList-Accent33">
    <w:name w:val="Light List - Accent 33"/>
    <w:basedOn w:val="TableNormal"/>
    <w:next w:val="LightList-Accent3"/>
    <w:uiPriority w:val="61"/>
    <w:semiHidden/>
    <w:unhideWhenUsed/>
    <w:rsid w:val="0044628B"/>
    <w:rPr>
      <w:rFonts w:ascii="Times New Roman" w:eastAsia="Times New Roman" w:hAnsi="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
    <w:name w:val="Medium Grid 1 - Accent 33"/>
    <w:basedOn w:val="TableNormal"/>
    <w:next w:val="MediumGrid1-Accent3"/>
    <w:uiPriority w:val="67"/>
    <w:semiHidden/>
    <w:unhideWhenUsed/>
    <w:rsid w:val="0044628B"/>
    <w:rPr>
      <w:rFonts w:ascii="Times New Roman" w:eastAsia="Times New Roman" w:hAnsi="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
    <w:name w:val="Light Grid3"/>
    <w:basedOn w:val="TableNormal"/>
    <w:next w:val="LightGrid"/>
    <w:uiPriority w:val="62"/>
    <w:unhideWhenUsed/>
    <w:rsid w:val="0044628B"/>
    <w:rPr>
      <w:rFonts w:ascii="Times New Roman" w:eastAsia="Times New Roman" w:hAnsi="Times New Roman" w:cs="Times New Roman"/>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List3">
    <w:name w:val="Light List3"/>
    <w:basedOn w:val="TableNormal"/>
    <w:next w:val="LightList"/>
    <w:uiPriority w:val="61"/>
    <w:semiHidden/>
    <w:unhideWhenUsed/>
    <w:rsid w:val="0044628B"/>
    <w:rPr>
      <w:rFonts w:ascii="Times New Roman" w:eastAsia="Times New Roman" w:hAnsi="Times New Roman" w:cs="Times New Roman"/>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MediumShading13">
    <w:name w:val="Medium Shading 13"/>
    <w:basedOn w:val="TableNormal"/>
    <w:next w:val="MediumShading1"/>
    <w:uiPriority w:val="63"/>
    <w:semiHidden/>
    <w:unhideWhenUsed/>
    <w:rsid w:val="0044628B"/>
    <w:rPr>
      <w:rFonts w:ascii="Times New Roman" w:eastAsia="Times New Roman" w:hAnsi="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
    <w:name w:val="Light Shading31"/>
    <w:basedOn w:val="TableNormal"/>
    <w:next w:val="LightShading"/>
    <w:uiPriority w:val="60"/>
    <w:unhideWhenUsed/>
    <w:rsid w:val="0044628B"/>
    <w:rPr>
      <w:rFonts w:ascii="Times New Roman" w:eastAsia="Times New Roman" w:hAnsi="Times New Roman" w:cs="Times New Roman"/>
      <w:color w:val="000000"/>
      <w:lang w:val="en-GB" w:eastAsia="en-GB"/>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
    <w:name w:val="Light Shading - Accent 14"/>
    <w:basedOn w:val="TableNormal"/>
    <w:next w:val="LightShading-Accent1"/>
    <w:uiPriority w:val="60"/>
    <w:semiHidden/>
    <w:unhideWhenUsed/>
    <w:rsid w:val="0044628B"/>
    <w:rPr>
      <w:rFonts w:ascii="Times New Roman" w:eastAsia="Times New Roman" w:hAnsi="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
    <w:name w:val="Light Grid - Accent 15"/>
    <w:basedOn w:val="TableNormal"/>
    <w:next w:val="LightGrid-Accent1"/>
    <w:uiPriority w:val="62"/>
    <w:semiHidden/>
    <w:unhideWhenUsed/>
    <w:rsid w:val="0044628B"/>
    <w:rPr>
      <w:rFonts w:ascii="Times New Roman" w:eastAsia="Times New Roman" w:hAnsi="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Times New Roman"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Times New Roman"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
    <w:name w:val="Medium Shading 1 - Accent 33"/>
    <w:basedOn w:val="TableNormal"/>
    <w:next w:val="MediumShading1-Accent3"/>
    <w:uiPriority w:val="63"/>
    <w:semiHidden/>
    <w:unhideWhenUsed/>
    <w:rsid w:val="0044628B"/>
    <w:rPr>
      <w:rFonts w:ascii="Times New Roman" w:eastAsia="Times New Roman" w:hAnsi="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
    <w:name w:val="Light Shading - Accent 33"/>
    <w:basedOn w:val="TableNormal"/>
    <w:next w:val="LightShading-Accent3"/>
    <w:uiPriority w:val="60"/>
    <w:unhideWhenUsed/>
    <w:rsid w:val="0044628B"/>
    <w:rPr>
      <w:rFonts w:ascii="Times New Roman" w:eastAsia="Times New Roman" w:hAnsi="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1">
    <w:name w:val="Table Grid511"/>
    <w:basedOn w:val="TableNormal"/>
    <w:next w:val="TableGrid"/>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1">
    <w:name w:val="Table Grid3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
    <w:name w:val="Table Grid6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1">
    <w:name w:val="No List171"/>
    <w:next w:val="NoList"/>
    <w:uiPriority w:val="99"/>
    <w:semiHidden/>
    <w:unhideWhenUsed/>
    <w:rsid w:val="0044628B"/>
  </w:style>
  <w:style w:type="table" w:customStyle="1" w:styleId="TableGrid24">
    <w:name w:val="Table Grid24"/>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1">
    <w:name w:val="No List181"/>
    <w:next w:val="NoList"/>
    <w:uiPriority w:val="99"/>
    <w:semiHidden/>
    <w:unhideWhenUsed/>
    <w:rsid w:val="0044628B"/>
  </w:style>
  <w:style w:type="numbering" w:customStyle="1" w:styleId="NoList251">
    <w:name w:val="No List251"/>
    <w:next w:val="NoList"/>
    <w:uiPriority w:val="99"/>
    <w:semiHidden/>
    <w:unhideWhenUsed/>
    <w:rsid w:val="0044628B"/>
  </w:style>
  <w:style w:type="numbering" w:customStyle="1" w:styleId="NoList35">
    <w:name w:val="No List35"/>
    <w:next w:val="NoList"/>
    <w:uiPriority w:val="99"/>
    <w:semiHidden/>
    <w:unhideWhenUsed/>
    <w:rsid w:val="0044628B"/>
  </w:style>
  <w:style w:type="table" w:customStyle="1" w:styleId="TableGrid115">
    <w:name w:val="Table Grid11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
    <w:name w:val="No List44"/>
    <w:next w:val="NoList"/>
    <w:uiPriority w:val="99"/>
    <w:semiHidden/>
    <w:unhideWhenUsed/>
    <w:rsid w:val="0044628B"/>
  </w:style>
  <w:style w:type="numbering" w:customStyle="1" w:styleId="NoList1141">
    <w:name w:val="No List1141"/>
    <w:next w:val="NoList"/>
    <w:uiPriority w:val="99"/>
    <w:semiHidden/>
    <w:unhideWhenUsed/>
    <w:rsid w:val="0044628B"/>
  </w:style>
  <w:style w:type="numbering" w:customStyle="1" w:styleId="NoList1114">
    <w:name w:val="No List1114"/>
    <w:next w:val="NoList"/>
    <w:uiPriority w:val="99"/>
    <w:semiHidden/>
    <w:unhideWhenUsed/>
    <w:rsid w:val="0044628B"/>
  </w:style>
  <w:style w:type="numbering" w:customStyle="1" w:styleId="NoList111131">
    <w:name w:val="No List111131"/>
    <w:next w:val="NoList"/>
    <w:uiPriority w:val="99"/>
    <w:semiHidden/>
    <w:rsid w:val="0044628B"/>
  </w:style>
  <w:style w:type="table" w:customStyle="1" w:styleId="TableGrid1311">
    <w:name w:val="Table Grid1311"/>
    <w:basedOn w:val="TableNormal"/>
    <w:next w:val="TableGrid"/>
    <w:uiPriority w:val="59"/>
    <w:rsid w:val="0044628B"/>
    <w:pPr>
      <w:bidi/>
    </w:pPr>
    <w:rPr>
      <w:rFonts w:ascii="Times New Roman" w:eastAsia="Times New Roman" w:hAnsi="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malltext">
    <w:name w:val="smalltext"/>
    <w:basedOn w:val="Normal"/>
    <w:rsid w:val="0044628B"/>
    <w:pPr>
      <w:autoSpaceDE/>
      <w:autoSpaceDN/>
      <w:adjustRightInd/>
      <w:spacing w:before="100" w:beforeAutospacing="1" w:after="100" w:afterAutospacing="1"/>
    </w:pPr>
    <w:rPr>
      <w:rFonts w:ascii="Times New Roman" w:eastAsia="Times New Roman" w:hAnsi="Times New Roman" w:cs="Times New Roman"/>
      <w:color w:val="auto"/>
      <w:sz w:val="21"/>
      <w:szCs w:val="21"/>
      <w:lang w:bidi="fa-IR"/>
    </w:rPr>
  </w:style>
  <w:style w:type="character" w:customStyle="1" w:styleId="CharChar6">
    <w:name w:val="Char Char6"/>
    <w:locked/>
    <w:rsid w:val="0044628B"/>
    <w:rPr>
      <w:rFonts w:ascii="Arial" w:hAnsi="Arial" w:cs="Arial"/>
      <w:b/>
      <w:bCs/>
      <w:kern w:val="32"/>
      <w:sz w:val="32"/>
      <w:szCs w:val="32"/>
      <w:lang w:val="en-US" w:eastAsia="en-US" w:bidi="ar-SA"/>
    </w:rPr>
  </w:style>
  <w:style w:type="character" w:customStyle="1" w:styleId="CharChar5">
    <w:name w:val="Char Char5"/>
    <w:locked/>
    <w:rsid w:val="0044628B"/>
    <w:rPr>
      <w:rFonts w:cs="B Zar"/>
      <w:lang w:val="en-US" w:eastAsia="en-US" w:bidi="ar-SA"/>
    </w:rPr>
  </w:style>
  <w:style w:type="character" w:customStyle="1" w:styleId="CharChar4">
    <w:name w:val="Char Char4"/>
    <w:locked/>
    <w:rsid w:val="0044628B"/>
    <w:rPr>
      <w:rFonts w:ascii="Calibri" w:eastAsia="Calibri" w:hAnsi="Calibri" w:cs="Arial"/>
      <w:sz w:val="22"/>
      <w:szCs w:val="22"/>
      <w:lang w:bidi="ar-SA"/>
    </w:rPr>
  </w:style>
  <w:style w:type="paragraph" w:customStyle="1" w:styleId="Normal14pt">
    <w:name w:val="Normal + 14 pt"/>
    <w:aliases w:val="Red,Justify Low,After:  12 pt,Line spacing:  1.5 lines"/>
    <w:basedOn w:val="Normal"/>
    <w:rsid w:val="0044628B"/>
    <w:pPr>
      <w:autoSpaceDE/>
      <w:autoSpaceDN/>
      <w:bidi/>
      <w:adjustRightInd/>
      <w:spacing w:after="240" w:line="360" w:lineRule="auto"/>
      <w:ind w:left="-18"/>
      <w:contextualSpacing/>
      <w:jc w:val="lowKashida"/>
    </w:pPr>
    <w:rPr>
      <w:rFonts w:ascii="Times New Roman" w:hAnsi="Times New Roman" w:cs="B Lotus"/>
      <w:color w:val="auto"/>
      <w:sz w:val="28"/>
      <w:szCs w:val="28"/>
    </w:rPr>
  </w:style>
  <w:style w:type="paragraph" w:customStyle="1" w:styleId="NormalComplexBLotus">
    <w:name w:val="Normal + (Complex) B Lotus"/>
    <w:aliases w:val="14 pt,Black,First line:  0.25 cm,After: ...,Normal (Web) + (Complex) B Mitra,Right-to-l..."/>
    <w:basedOn w:val="Normal"/>
    <w:rsid w:val="0044628B"/>
    <w:pPr>
      <w:autoSpaceDE/>
      <w:autoSpaceDN/>
      <w:bidi/>
      <w:adjustRightInd/>
      <w:ind w:left="-469" w:right="-540"/>
      <w:jc w:val="both"/>
    </w:pPr>
    <w:rPr>
      <w:rFonts w:ascii="Times New Roman" w:eastAsia="Times New Roman" w:hAnsi="Times New Roman" w:cs="B Lotus"/>
      <w:sz w:val="28"/>
      <w:szCs w:val="28"/>
      <w:lang w:bidi="fa-IR"/>
    </w:rPr>
  </w:style>
  <w:style w:type="paragraph" w:customStyle="1" w:styleId="NormalBlack">
    <w:name w:val="Normal + Black"/>
    <w:aliases w:val="No underline,Left,Right-to-left"/>
    <w:basedOn w:val="Normal"/>
    <w:rsid w:val="0044628B"/>
    <w:pPr>
      <w:jc w:val="lowKashida"/>
    </w:pPr>
    <w:rPr>
      <w:rFonts w:ascii="Times New Roman" w:eastAsia="Times New Roman" w:hAnsi="Times New Roman" w:cs="Times New Roman"/>
      <w:color w:val="auto"/>
      <w:sz w:val="24"/>
      <w:szCs w:val="24"/>
    </w:rPr>
  </w:style>
  <w:style w:type="table" w:customStyle="1" w:styleId="LightGrid-Accent432">
    <w:name w:val="Light Grid - Accent 43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113">
    <w:name w:val="Light Grid - Accent 41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paragraph" w:customStyle="1" w:styleId="Style12">
    <w:name w:val="Style12"/>
    <w:basedOn w:val="Heading2"/>
    <w:qFormat/>
    <w:rsid w:val="0044628B"/>
    <w:pPr>
      <w:autoSpaceDE/>
      <w:autoSpaceDN/>
      <w:bidi/>
      <w:adjustRightInd/>
      <w:spacing w:before="200" w:line="360" w:lineRule="auto"/>
      <w:ind w:left="95"/>
      <w:jc w:val="both"/>
    </w:pPr>
    <w:rPr>
      <w:rFonts w:cs="B Zar"/>
      <w:b/>
      <w:bCs/>
      <w:color w:val="auto"/>
      <w:sz w:val="28"/>
      <w:szCs w:val="28"/>
      <w:lang w:bidi="fa-IR"/>
    </w:rPr>
  </w:style>
  <w:style w:type="paragraph" w:customStyle="1" w:styleId="Style16">
    <w:name w:val="Style16"/>
    <w:basedOn w:val="Normal"/>
    <w:qFormat/>
    <w:rsid w:val="0044628B"/>
    <w:pPr>
      <w:keepNext/>
      <w:autoSpaceDE/>
      <w:autoSpaceDN/>
      <w:bidi/>
      <w:adjustRightInd/>
      <w:spacing w:before="240" w:after="60"/>
      <w:ind w:right="142"/>
      <w:jc w:val="center"/>
      <w:outlineLvl w:val="0"/>
    </w:pPr>
    <w:rPr>
      <w:rFonts w:ascii="Arial" w:eastAsia="Times New Roman" w:hAnsi="Arial" w:cs="B Lotus"/>
      <w:b/>
      <w:bCs/>
      <w:color w:val="auto"/>
      <w:kern w:val="32"/>
      <w:sz w:val="24"/>
      <w:szCs w:val="24"/>
      <w:lang w:bidi="fa-IR"/>
    </w:rPr>
  </w:style>
  <w:style w:type="numbering" w:customStyle="1" w:styleId="NoList214">
    <w:name w:val="No List214"/>
    <w:next w:val="NoList"/>
    <w:uiPriority w:val="99"/>
    <w:semiHidden/>
    <w:unhideWhenUsed/>
    <w:rsid w:val="0044628B"/>
  </w:style>
  <w:style w:type="numbering" w:customStyle="1" w:styleId="NoList1211">
    <w:name w:val="No List1211"/>
    <w:next w:val="NoList"/>
    <w:uiPriority w:val="99"/>
    <w:semiHidden/>
    <w:unhideWhenUsed/>
    <w:rsid w:val="0044628B"/>
  </w:style>
  <w:style w:type="numbering" w:customStyle="1" w:styleId="NoList11211">
    <w:name w:val="No List11211"/>
    <w:next w:val="NoList"/>
    <w:uiPriority w:val="99"/>
    <w:semiHidden/>
    <w:rsid w:val="0044628B"/>
  </w:style>
  <w:style w:type="table" w:customStyle="1" w:styleId="LightGrid-Accent4211">
    <w:name w:val="Light Grid - Accent 42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entury Gothic" w:eastAsia="Times New Roman" w:hAnsi="Century Gothic"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entury Gothic" w:eastAsia="Times New Roman" w:hAnsi="Century Gothic"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entury Gothic" w:eastAsia="Times New Roman" w:hAnsi="Century Gothic" w:cs="Times New Roman"/>
        <w:b/>
        <w:bCs/>
      </w:rPr>
    </w:tblStylePr>
    <w:tblStylePr w:type="lastCol">
      <w:rPr>
        <w:rFonts w:ascii="Century Gothic" w:eastAsia="Times New Roman" w:hAnsi="Century Gothic"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Light12">
    <w:name w:val="Table Grid Light12"/>
    <w:basedOn w:val="TableNormal"/>
    <w:uiPriority w:val="40"/>
    <w:rsid w:val="0044628B"/>
    <w:rPr>
      <w:lang w:val="en-GB" w:eastAsia="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531">
    <w:name w:val="No List531"/>
    <w:next w:val="NoList"/>
    <w:uiPriority w:val="99"/>
    <w:semiHidden/>
    <w:unhideWhenUsed/>
    <w:rsid w:val="0044628B"/>
  </w:style>
  <w:style w:type="numbering" w:customStyle="1" w:styleId="NoList1311">
    <w:name w:val="No List1311"/>
    <w:next w:val="NoList"/>
    <w:uiPriority w:val="99"/>
    <w:semiHidden/>
    <w:unhideWhenUsed/>
    <w:rsid w:val="0044628B"/>
  </w:style>
  <w:style w:type="numbering" w:customStyle="1" w:styleId="NoList2211">
    <w:name w:val="No List2211"/>
    <w:next w:val="NoList"/>
    <w:uiPriority w:val="99"/>
    <w:semiHidden/>
    <w:unhideWhenUsed/>
    <w:rsid w:val="0044628B"/>
  </w:style>
  <w:style w:type="table" w:customStyle="1" w:styleId="LightList-Accent3111">
    <w:name w:val="Light List - Accent 311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11">
    <w:name w:val="Light List - Accent 6111"/>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
    <w:name w:val="Light Shading - Accent 211"/>
    <w:basedOn w:val="TableNormal"/>
    <w:next w:val="LightShading-Accent2"/>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
    <w:name w:val="Light Grid - Accent 211"/>
    <w:basedOn w:val="TableNormal"/>
    <w:next w:val="LightGrid-Accent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B Nazanin" w:eastAsia="Times New Roman" w:hAnsi="B Nazani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B Nazanin" w:eastAsia="Times New Roman" w:hAnsi="B Nazani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
    <w:name w:val="Light Shading - Accent 61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13">
    <w:name w:val="Light Grid - Accent 6113"/>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B Nazanin" w:eastAsia="Times New Roman" w:hAnsi="B Nazani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B Nazanin" w:eastAsia="Times New Roman" w:hAnsi="B Nazani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1">
    <w:name w:val="Medium Shading 1 - Accent 41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
    <w:name w:val="Medium Shading 2 - Accent 61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1">
    <w:name w:val="Medium Shading 1 - Accent 611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11">
    <w:name w:val="Table Grid1411"/>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211">
    <w:name w:val="Light List - Accent 21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1">
    <w:name w:val="Light List - Accent 32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11">
    <w:name w:val="Light List - Accent 621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1">
    <w:name w:val="Light Shading - Accent 23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1">
    <w:name w:val="Light Grid - Accent 22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Cambria" w:eastAsia="Times New Roman" w:hAnsi="Cambria"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Cambria" w:eastAsia="Times New Roman" w:hAnsi="Cambria"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1">
    <w:name w:val="Light Shading - Accent 62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13">
    <w:name w:val="Light Grid - Accent 6213"/>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Times New Roman"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Times New Roman"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1">
    <w:name w:val="Medium Shading 1 - Accent 42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
    <w:name w:val="Medium Shading 2 - Accent 62"/>
    <w:basedOn w:val="TableNormal"/>
    <w:next w:val="MediumShading2-Accent6"/>
    <w:uiPriority w:val="64"/>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11">
    <w:name w:val="Medium Shading 1 - Accent 621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
    <w:name w:val="Light List - Accent 23"/>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14">
    <w:name w:val="Table Grid2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
    <w:name w:val="No List3111"/>
    <w:next w:val="NoList"/>
    <w:uiPriority w:val="99"/>
    <w:semiHidden/>
    <w:unhideWhenUsed/>
    <w:rsid w:val="0044628B"/>
  </w:style>
  <w:style w:type="table" w:customStyle="1" w:styleId="LightShading-Accent221">
    <w:name w:val="Light Shading - Accent 2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
    <w:name w:val="Light List - Accent 2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1">
    <w:name w:val="Light Grid - Accent 4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Nazanin" w:eastAsia="Times New Roman" w:hAnsi="B Nazani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Nazanin" w:eastAsia="Times New Roman" w:hAnsi="B Nazani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1">
    <w:name w:val="Light Grid - Accent 44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mbria" w:eastAsia="Times New Roman" w:hAnsi="Cambria"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mbria" w:eastAsia="Times New Roman" w:hAnsi="Cambria"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3">
    <w:name w:val="Table Grid313"/>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111">
    <w:name w:val="Table Grid4111"/>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11">
    <w:name w:val="Table Grid12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
    <w:name w:val="Light Grid - Accent 42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Lotus" w:eastAsia="Times New Roman" w:hAnsi="B Lotus"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Lotus" w:eastAsia="Times New Roman" w:hAnsi="B Lotu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Lotus" w:eastAsia="Times New Roman" w:hAnsi="B Lotus" w:cs="Times New Roman"/>
        <w:b/>
        <w:bCs/>
      </w:rPr>
    </w:tblStylePr>
    <w:tblStylePr w:type="lastCol">
      <w:rPr>
        <w:rFonts w:ascii="B Lotus" w:eastAsia="Times New Roman" w:hAnsi="B Lotu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4">
    <w:name w:val="Plain Table 514"/>
    <w:basedOn w:val="TableNormal"/>
    <w:next w:val="PlainTable51"/>
    <w:uiPriority w:val="45"/>
    <w:rsid w:val="0044628B"/>
    <w:rPr>
      <w:lang w:val="en-GB" w:eastAsia="en-GB"/>
    </w:rPr>
    <w:tblPr>
      <w:tblStyleRowBandSize w:val="1"/>
      <w:tblStyleColBandSize w:val="1"/>
    </w:tblPr>
    <w:tblStylePr w:type="firstRow">
      <w:rPr>
        <w:rFonts w:ascii="B Nazanin" w:eastAsia="Times New Roman" w:hAnsi="B Nazanin" w:cs="Times New Roman"/>
        <w:i/>
        <w:iCs/>
        <w:sz w:val="26"/>
      </w:rPr>
      <w:tblPr/>
      <w:tcPr>
        <w:tcBorders>
          <w:bottom w:val="single" w:sz="4" w:space="0" w:color="7F7F7F"/>
        </w:tcBorders>
        <w:shd w:val="clear" w:color="auto" w:fill="FFFFFF"/>
      </w:tcPr>
    </w:tblStylePr>
    <w:tblStylePr w:type="lastRow">
      <w:rPr>
        <w:rFonts w:ascii="B Nazanin" w:eastAsia="Times New Roman" w:hAnsi="B Nazanin" w:cs="Times New Roman"/>
        <w:i/>
        <w:iCs/>
        <w:sz w:val="26"/>
      </w:rPr>
      <w:tblPr/>
      <w:tcPr>
        <w:tcBorders>
          <w:top w:val="single" w:sz="4" w:space="0" w:color="7F7F7F"/>
        </w:tcBorders>
        <w:shd w:val="clear" w:color="auto" w:fill="FFFFFF"/>
      </w:tcPr>
    </w:tblStylePr>
    <w:tblStylePr w:type="firstCol">
      <w:pPr>
        <w:jc w:val="right"/>
      </w:pPr>
      <w:rPr>
        <w:rFonts w:ascii="B Nazanin" w:eastAsia="Times New Roman" w:hAnsi="B Nazanin" w:cs="Times New Roman"/>
        <w:i/>
        <w:iCs/>
        <w:sz w:val="26"/>
      </w:rPr>
      <w:tblPr/>
      <w:tcPr>
        <w:tcBorders>
          <w:right w:val="single" w:sz="4" w:space="0" w:color="7F7F7F"/>
        </w:tcBorders>
        <w:shd w:val="clear" w:color="auto" w:fill="FFFFFF"/>
      </w:tcPr>
    </w:tblStylePr>
    <w:tblStylePr w:type="lastCol">
      <w:rPr>
        <w:rFonts w:ascii="B Nazanin" w:eastAsia="Times New Roman" w:hAnsi="B Nazani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2">
    <w:name w:val="Plain Table 12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11">
    <w:name w:val="No List4111"/>
    <w:next w:val="NoList"/>
    <w:uiPriority w:val="99"/>
    <w:semiHidden/>
    <w:unhideWhenUsed/>
    <w:rsid w:val="0044628B"/>
  </w:style>
  <w:style w:type="numbering" w:customStyle="1" w:styleId="NoList11311">
    <w:name w:val="No List11311"/>
    <w:next w:val="NoList"/>
    <w:uiPriority w:val="99"/>
    <w:semiHidden/>
    <w:unhideWhenUsed/>
    <w:rsid w:val="0044628B"/>
  </w:style>
  <w:style w:type="table" w:customStyle="1" w:styleId="TableGrid5111">
    <w:name w:val="Table Grid5111"/>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11">
    <w:name w:val="No List111211"/>
    <w:next w:val="NoList"/>
    <w:semiHidden/>
    <w:unhideWhenUsed/>
    <w:rsid w:val="0044628B"/>
  </w:style>
  <w:style w:type="table" w:customStyle="1" w:styleId="TableGrid13111">
    <w:name w:val="Table Grid13111"/>
    <w:basedOn w:val="TableNormal"/>
    <w:next w:val="TableGrid"/>
    <w:uiPriority w:val="5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113">
    <w:name w:val="No List2113"/>
    <w:next w:val="NoList"/>
    <w:uiPriority w:val="99"/>
    <w:semiHidden/>
    <w:unhideWhenUsed/>
    <w:rsid w:val="0044628B"/>
  </w:style>
  <w:style w:type="table" w:customStyle="1" w:styleId="TableGrid21111">
    <w:name w:val="Table Grid21111"/>
    <w:basedOn w:val="TableNormal"/>
    <w:next w:val="TableGrid"/>
    <w:uiPriority w:val="5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1111">
    <w:name w:val="No List31111"/>
    <w:next w:val="NoList"/>
    <w:uiPriority w:val="99"/>
    <w:semiHidden/>
    <w:unhideWhenUsed/>
    <w:rsid w:val="0044628B"/>
  </w:style>
  <w:style w:type="numbering" w:customStyle="1" w:styleId="NoList41111">
    <w:name w:val="No List41111"/>
    <w:next w:val="NoList"/>
    <w:uiPriority w:val="99"/>
    <w:semiHidden/>
    <w:unhideWhenUsed/>
    <w:rsid w:val="0044628B"/>
  </w:style>
  <w:style w:type="table" w:customStyle="1" w:styleId="TableGrid31111">
    <w:name w:val="Table Grid31111"/>
    <w:basedOn w:val="TableNormal"/>
    <w:next w:val="TableGrid"/>
    <w:uiPriority w:val="59"/>
    <w:rsid w:val="0044628B"/>
    <w:pPr>
      <w:bidi/>
    </w:pPr>
    <w:rPr>
      <w:rFonts w:ascii="Times New Roman" w:eastAsia="Times New Roman" w:hAnsi="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
    <w:name w:val="No List1111111"/>
    <w:next w:val="NoList"/>
    <w:uiPriority w:val="99"/>
    <w:semiHidden/>
    <w:rsid w:val="0044628B"/>
  </w:style>
  <w:style w:type="table" w:customStyle="1" w:styleId="LightGrid-Accent62112">
    <w:name w:val="Light Grid - Accent 62112"/>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mbria" w:eastAsia="Times New Roman" w:hAnsi="Cambria"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mbria" w:eastAsia="Times New Roman" w:hAnsi="Cambria"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311">
    <w:name w:val="Light Grid - Accent 43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2111">
    <w:name w:val="Medium Shading 1 - Accent 6211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11">
    <w:name w:val="Medium Shading 1 - Accent 421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111">
    <w:name w:val="Table Grid4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1">
    <w:name w:val="Light Grid - Accent 4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Light" w:eastAsia="Times New Roman" w:hAnsi="Calibri Ligh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
    <w:name w:val="Light Grid - Accent 42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Light" w:eastAsia="Times New Roman" w:hAnsi="Calibri Ligh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
    <w:name w:val="Light Grid - Accent 43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Light" w:eastAsia="Times New Roman" w:hAnsi="Calibri Ligh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11">
    <w:name w:val="No List5111"/>
    <w:next w:val="NoList"/>
    <w:uiPriority w:val="99"/>
    <w:semiHidden/>
    <w:unhideWhenUsed/>
    <w:rsid w:val="0044628B"/>
  </w:style>
  <w:style w:type="numbering" w:customStyle="1" w:styleId="NoList12111">
    <w:name w:val="No List12111"/>
    <w:next w:val="NoList"/>
    <w:uiPriority w:val="99"/>
    <w:semiHidden/>
    <w:unhideWhenUsed/>
    <w:rsid w:val="0044628B"/>
  </w:style>
  <w:style w:type="table" w:customStyle="1" w:styleId="TableGrid211111">
    <w:name w:val="Table Grid2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111">
    <w:name w:val="No List211111"/>
    <w:next w:val="NoList"/>
    <w:semiHidden/>
    <w:unhideWhenUsed/>
    <w:rsid w:val="0044628B"/>
  </w:style>
  <w:style w:type="table" w:customStyle="1" w:styleId="TableGrid311111">
    <w:name w:val="Table Grid3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
    <w:name w:val="Table Grid121111"/>
    <w:basedOn w:val="TableNormal"/>
    <w:next w:val="TableGrid"/>
    <w:uiPriority w:val="5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PlainTable11111">
    <w:name w:val="Plain Table 111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
    <w:name w:val="No List63"/>
    <w:next w:val="NoList"/>
    <w:uiPriority w:val="99"/>
    <w:semiHidden/>
    <w:unhideWhenUsed/>
    <w:rsid w:val="0044628B"/>
  </w:style>
  <w:style w:type="table" w:customStyle="1" w:styleId="TableGrid14111">
    <w:name w:val="Table Grid14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1">
    <w:name w:val="Plain Table 11111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11">
    <w:name w:val="No List13111"/>
    <w:next w:val="NoList"/>
    <w:uiPriority w:val="99"/>
    <w:semiHidden/>
    <w:unhideWhenUsed/>
    <w:rsid w:val="0044628B"/>
  </w:style>
  <w:style w:type="table" w:customStyle="1" w:styleId="LightGrid-Accent4411">
    <w:name w:val="Light Grid - Accent 44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Nazanin" w:eastAsia="Times New Roman" w:hAnsi="B Nazani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Nazanin" w:eastAsia="Times New Roman" w:hAnsi="B Nazani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111">
    <w:name w:val="No List22111"/>
    <w:next w:val="NoList"/>
    <w:uiPriority w:val="99"/>
    <w:semiHidden/>
    <w:unhideWhenUsed/>
    <w:rsid w:val="0044628B"/>
  </w:style>
  <w:style w:type="table" w:customStyle="1" w:styleId="LightList-Accent31111">
    <w:name w:val="Light List - Accent 3111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12111">
    <w:name w:val="No List112111"/>
    <w:next w:val="NoList"/>
    <w:uiPriority w:val="99"/>
    <w:semiHidden/>
    <w:unhideWhenUsed/>
    <w:rsid w:val="0044628B"/>
  </w:style>
  <w:style w:type="table" w:customStyle="1" w:styleId="LightShading-Accent2311">
    <w:name w:val="Light Shading - Accent 231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11">
    <w:name w:val="No List21211"/>
    <w:next w:val="NoList"/>
    <w:uiPriority w:val="99"/>
    <w:semiHidden/>
    <w:unhideWhenUsed/>
    <w:rsid w:val="0044628B"/>
  </w:style>
  <w:style w:type="table" w:customStyle="1" w:styleId="LightGrid-Accent41211">
    <w:name w:val="Light Grid - Accent 412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Lotus" w:eastAsia="Times New Roman" w:hAnsi="BLotus"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Lotus" w:eastAsia="Times New Roman" w:hAnsi="BLotu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11">
    <w:name w:val="No List3211"/>
    <w:next w:val="NoList"/>
    <w:uiPriority w:val="99"/>
    <w:semiHidden/>
    <w:unhideWhenUsed/>
    <w:rsid w:val="0044628B"/>
  </w:style>
  <w:style w:type="numbering" w:customStyle="1" w:styleId="NoList1112111">
    <w:name w:val="No List1112111"/>
    <w:next w:val="NoList"/>
    <w:semiHidden/>
    <w:rsid w:val="0044628B"/>
  </w:style>
  <w:style w:type="numbering" w:customStyle="1" w:styleId="NoList2111111">
    <w:name w:val="No List2111111"/>
    <w:next w:val="NoList"/>
    <w:uiPriority w:val="99"/>
    <w:semiHidden/>
    <w:unhideWhenUsed/>
    <w:rsid w:val="0044628B"/>
  </w:style>
  <w:style w:type="table" w:customStyle="1" w:styleId="LightGrid-Accent411111">
    <w:name w:val="Light Grid - Accent 41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Nazanin" w:eastAsia="Times New Roman" w:hAnsi="B Nazani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Nazanin" w:eastAsia="Times New Roman" w:hAnsi="B Nazani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11">
    <w:name w:val="No List4211"/>
    <w:next w:val="NoList"/>
    <w:uiPriority w:val="99"/>
    <w:semiHidden/>
    <w:unhideWhenUsed/>
    <w:rsid w:val="0044628B"/>
  </w:style>
  <w:style w:type="table" w:customStyle="1" w:styleId="LightList-Accent3211">
    <w:name w:val="Light List - Accent 321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NoList51111">
    <w:name w:val="No List51111"/>
    <w:next w:val="NoList"/>
    <w:uiPriority w:val="99"/>
    <w:semiHidden/>
    <w:unhideWhenUsed/>
    <w:rsid w:val="0044628B"/>
  </w:style>
  <w:style w:type="numbering" w:customStyle="1" w:styleId="NoList6111">
    <w:name w:val="No List6111"/>
    <w:next w:val="NoList"/>
    <w:uiPriority w:val="99"/>
    <w:semiHidden/>
    <w:unhideWhenUsed/>
    <w:rsid w:val="0044628B"/>
  </w:style>
  <w:style w:type="numbering" w:customStyle="1" w:styleId="NoList721">
    <w:name w:val="No List721"/>
    <w:next w:val="NoList"/>
    <w:uiPriority w:val="99"/>
    <w:semiHidden/>
    <w:unhideWhenUsed/>
    <w:rsid w:val="0044628B"/>
  </w:style>
  <w:style w:type="numbering" w:customStyle="1" w:styleId="NoList821">
    <w:name w:val="No List821"/>
    <w:next w:val="NoList"/>
    <w:uiPriority w:val="99"/>
    <w:semiHidden/>
    <w:unhideWhenUsed/>
    <w:rsid w:val="0044628B"/>
  </w:style>
  <w:style w:type="numbering" w:customStyle="1" w:styleId="NoList911">
    <w:name w:val="No List911"/>
    <w:next w:val="NoList"/>
    <w:uiPriority w:val="99"/>
    <w:semiHidden/>
    <w:unhideWhenUsed/>
    <w:rsid w:val="0044628B"/>
  </w:style>
  <w:style w:type="table" w:customStyle="1" w:styleId="LightGrid-Accent2211">
    <w:name w:val="Light Grid - Accent 2211"/>
    <w:basedOn w:val="TableNormal"/>
    <w:next w:val="LightGrid-Accent2"/>
    <w:uiPriority w:val="62"/>
    <w:rsid w:val="0044628B"/>
    <w:rPr>
      <w:rFonts w:ascii="BZar" w:hAnsi="BZar" w:cs="Times New Roman"/>
      <w:sz w:val="28"/>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B Lotus" w:eastAsia="Times New Roman" w:hAnsi="B Lotus"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B Lotus" w:eastAsia="Times New Roman" w:hAnsi="B Lotu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B Lotus" w:eastAsia="Times New Roman" w:hAnsi="B Lotus" w:cs="Times New Roman"/>
        <w:b/>
        <w:bCs/>
      </w:rPr>
    </w:tblStylePr>
    <w:tblStylePr w:type="lastCol">
      <w:rPr>
        <w:rFonts w:ascii="B Lotus" w:eastAsia="Times New Roman" w:hAnsi="B Lotu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1">
    <w:name w:val="Light List - Accent 6211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1">
    <w:name w:val="Light Shading - Accent 6211"/>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numbering" w:customStyle="1" w:styleId="NoList1011">
    <w:name w:val="No List1011"/>
    <w:next w:val="NoList"/>
    <w:uiPriority w:val="99"/>
    <w:semiHidden/>
    <w:unhideWhenUsed/>
    <w:rsid w:val="0044628B"/>
  </w:style>
  <w:style w:type="numbering" w:customStyle="1" w:styleId="NoList1411">
    <w:name w:val="No List1411"/>
    <w:next w:val="NoList"/>
    <w:uiPriority w:val="99"/>
    <w:semiHidden/>
    <w:unhideWhenUsed/>
    <w:rsid w:val="0044628B"/>
  </w:style>
  <w:style w:type="numbering" w:customStyle="1" w:styleId="NoList1511">
    <w:name w:val="No List1511"/>
    <w:next w:val="NoList"/>
    <w:uiPriority w:val="99"/>
    <w:semiHidden/>
    <w:unhideWhenUsed/>
    <w:rsid w:val="0044628B"/>
  </w:style>
  <w:style w:type="numbering" w:customStyle="1" w:styleId="NoList11411">
    <w:name w:val="No List11411"/>
    <w:next w:val="NoList"/>
    <w:uiPriority w:val="99"/>
    <w:semiHidden/>
    <w:unhideWhenUsed/>
    <w:rsid w:val="0044628B"/>
  </w:style>
  <w:style w:type="numbering" w:customStyle="1" w:styleId="NoList111311">
    <w:name w:val="No List111311"/>
    <w:next w:val="NoList"/>
    <w:uiPriority w:val="99"/>
    <w:semiHidden/>
    <w:rsid w:val="0044628B"/>
  </w:style>
  <w:style w:type="table" w:customStyle="1" w:styleId="TableGrid1811">
    <w:name w:val="Table Grid1811"/>
    <w:basedOn w:val="TableNormal"/>
    <w:next w:val="TableGrid"/>
    <w:uiPriority w:val="39"/>
    <w:rsid w:val="0044628B"/>
    <w:pPr>
      <w:bidi/>
    </w:pPr>
    <w:rPr>
      <w:rFonts w:ascii="Times New Roman" w:eastAsia="Times New Roman" w:hAnsi="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
    <w:name w:val="Light Grid - Accent 41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311">
    <w:name w:val="No List2311"/>
    <w:next w:val="NoList"/>
    <w:uiPriority w:val="99"/>
    <w:semiHidden/>
    <w:unhideWhenUsed/>
    <w:rsid w:val="0044628B"/>
  </w:style>
  <w:style w:type="numbering" w:customStyle="1" w:styleId="NoList1221">
    <w:name w:val="No List1221"/>
    <w:next w:val="NoList"/>
    <w:uiPriority w:val="99"/>
    <w:semiHidden/>
    <w:unhideWhenUsed/>
    <w:rsid w:val="0044628B"/>
  </w:style>
  <w:style w:type="numbering" w:customStyle="1" w:styleId="NoList11221">
    <w:name w:val="No List11221"/>
    <w:next w:val="NoList"/>
    <w:uiPriority w:val="99"/>
    <w:semiHidden/>
    <w:rsid w:val="0044628B"/>
  </w:style>
  <w:style w:type="table" w:customStyle="1" w:styleId="LightGrid-Accent423">
    <w:name w:val="Light Grid - Accent 42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entury Gothic" w:eastAsia="Times New Roman" w:hAnsi="Century Gothic"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entury Gothic" w:eastAsia="Times New Roman" w:hAnsi="Century Gothic"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entury Gothic" w:eastAsia="Times New Roman" w:hAnsi="Century Gothic" w:cs="Times New Roman"/>
        <w:b/>
        <w:bCs/>
      </w:rPr>
    </w:tblStylePr>
    <w:tblStylePr w:type="lastCol">
      <w:rPr>
        <w:rFonts w:ascii="Century Gothic" w:eastAsia="Times New Roman" w:hAnsi="Century Gothic"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611">
    <w:name w:val="No List1611"/>
    <w:next w:val="NoList"/>
    <w:uiPriority w:val="99"/>
    <w:semiHidden/>
    <w:unhideWhenUsed/>
    <w:rsid w:val="0044628B"/>
  </w:style>
  <w:style w:type="numbering" w:customStyle="1" w:styleId="NoList1711">
    <w:name w:val="No List1711"/>
    <w:next w:val="NoList"/>
    <w:uiPriority w:val="99"/>
    <w:semiHidden/>
    <w:unhideWhenUsed/>
    <w:rsid w:val="0044628B"/>
  </w:style>
  <w:style w:type="table" w:customStyle="1" w:styleId="TableGrid1911">
    <w:name w:val="Table Grid19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
    <w:name w:val="No List115"/>
    <w:next w:val="NoList"/>
    <w:uiPriority w:val="99"/>
    <w:semiHidden/>
    <w:unhideWhenUsed/>
    <w:rsid w:val="0044628B"/>
  </w:style>
  <w:style w:type="numbering" w:customStyle="1" w:styleId="NoList2411">
    <w:name w:val="No List2411"/>
    <w:next w:val="NoList"/>
    <w:uiPriority w:val="99"/>
    <w:semiHidden/>
    <w:unhideWhenUsed/>
    <w:rsid w:val="0044628B"/>
  </w:style>
  <w:style w:type="table" w:customStyle="1" w:styleId="LightList-Accent3121">
    <w:name w:val="Light List - Accent 312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Shading-Accent212">
    <w:name w:val="Light Shading - Accent 212"/>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2">
    <w:name w:val="Light Grid - Accent 212"/>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B Nazanin" w:eastAsia="Times New Roman" w:hAnsi="B Nazani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B Nazanin" w:eastAsia="Times New Roman" w:hAnsi="B Nazani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2">
    <w:name w:val="Light Shading - Accent 612"/>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23">
    <w:name w:val="Light Grid - Accent 6123"/>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B Nazanin" w:eastAsia="Times New Roman" w:hAnsi="B Nazani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B Nazanin" w:eastAsia="Times New Roman" w:hAnsi="B Nazani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2">
    <w:name w:val="Medium Shading 1 - Accent 412"/>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2">
    <w:name w:val="Medium Shading 2 - Accent 612"/>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1101">
    <w:name w:val="Table Grid1101"/>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Accent1131">
    <w:name w:val="Light Grid - Accent 113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 Nazanin" w:eastAsia="Times New Roman" w:hAnsi="B Nazani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 Nazanin" w:eastAsia="Times New Roman" w:hAnsi="B Nazani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2">
    <w:name w:val="Light List - Accent 212"/>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31">
    <w:name w:val="Light List - Accent 33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41">
    <w:name w:val="Light Shading - Accent 241"/>
    <w:basedOn w:val="TableNormal"/>
    <w:next w:val="LightShading-Accent2"/>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3">
    <w:name w:val="Light Grid - Accent 23"/>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Cambria" w:eastAsia="Times New Roman" w:hAnsi="Cambria"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Cambria" w:eastAsia="Times New Roman" w:hAnsi="Cambria"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3">
    <w:name w:val="Light Shading - Accent 63"/>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43">
    <w:name w:val="Light Grid - Accent 643"/>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Times New Roman"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Times New Roman"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3">
    <w:name w:val="Medium Shading 1 - Accent 43"/>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3">
    <w:name w:val="Medium Shading 2 - Accent 63"/>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List-Accent24">
    <w:name w:val="Light List - Accent 24"/>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311">
    <w:name w:val="Table Grid23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1">
    <w:name w:val="No List3311"/>
    <w:next w:val="NoList"/>
    <w:uiPriority w:val="99"/>
    <w:semiHidden/>
    <w:unhideWhenUsed/>
    <w:rsid w:val="0044628B"/>
  </w:style>
  <w:style w:type="table" w:customStyle="1" w:styleId="LightShading-Accent222">
    <w:name w:val="Light Shading - Accent 222"/>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2">
    <w:name w:val="Light List - Accent 222"/>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4">
    <w:name w:val="Light Grid - Accent 4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Nazanin" w:eastAsia="Times New Roman" w:hAnsi="B Nazani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Nazanin" w:eastAsia="Times New Roman" w:hAnsi="B Nazani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6">
    <w:name w:val="Light Grid - Accent 46"/>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mbria" w:eastAsia="Times New Roman" w:hAnsi="Cambria"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mbria" w:eastAsia="Times New Roman" w:hAnsi="Cambria"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11">
    <w:name w:val="Table Grid3311"/>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31">
    <w:name w:val="Table Grid431"/>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31">
    <w:name w:val="Table Grid12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4">
    <w:name w:val="Light Grid - Accent 424"/>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Nazanin,Bold" w:eastAsia="Times New Roman" w:hAnsi="B Nazanin,Bold"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Nazanin,Bold" w:eastAsia="Times New Roman" w:hAnsi="B Nazanin,Bold"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Nazanin,Bold" w:eastAsia="Times New Roman" w:hAnsi="B Nazanin,Bold" w:cs="Times New Roman"/>
        <w:b/>
        <w:bCs/>
      </w:rPr>
    </w:tblStylePr>
    <w:tblStylePr w:type="lastCol">
      <w:rPr>
        <w:rFonts w:ascii="B Nazanin,Bold" w:eastAsia="Times New Roman" w:hAnsi="B Nazanin,Bold"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2">
    <w:name w:val="Plain Table 52"/>
    <w:basedOn w:val="TableNormal"/>
    <w:next w:val="PlainTable51"/>
    <w:uiPriority w:val="45"/>
    <w:rsid w:val="0044628B"/>
    <w:rPr>
      <w:lang w:val="en-GB" w:eastAsia="en-GB"/>
    </w:rPr>
    <w:tblPr>
      <w:tblStyleRowBandSize w:val="1"/>
      <w:tblStyleColBandSize w:val="1"/>
    </w:tblPr>
    <w:tblStylePr w:type="firstRow">
      <w:rPr>
        <w:rFonts w:ascii="B Nazanin" w:eastAsia="Times New Roman" w:hAnsi="B Nazanin" w:cs="Times New Roman"/>
        <w:i/>
        <w:iCs/>
        <w:sz w:val="26"/>
      </w:rPr>
      <w:tblPr/>
      <w:tcPr>
        <w:tcBorders>
          <w:bottom w:val="single" w:sz="4" w:space="0" w:color="7F7F7F"/>
        </w:tcBorders>
        <w:shd w:val="clear" w:color="auto" w:fill="FFFFFF"/>
      </w:tcPr>
    </w:tblStylePr>
    <w:tblStylePr w:type="lastRow">
      <w:rPr>
        <w:rFonts w:ascii="B Nazanin" w:eastAsia="Times New Roman" w:hAnsi="B Nazanin" w:cs="Times New Roman"/>
        <w:i/>
        <w:iCs/>
        <w:sz w:val="26"/>
      </w:rPr>
      <w:tblPr/>
      <w:tcPr>
        <w:tcBorders>
          <w:top w:val="single" w:sz="4" w:space="0" w:color="7F7F7F"/>
        </w:tcBorders>
        <w:shd w:val="clear" w:color="auto" w:fill="FFFFFF"/>
      </w:tcPr>
    </w:tblStylePr>
    <w:tblStylePr w:type="firstCol">
      <w:pPr>
        <w:jc w:val="right"/>
      </w:pPr>
      <w:rPr>
        <w:rFonts w:ascii="B Nazanin" w:eastAsia="Times New Roman" w:hAnsi="B Nazanin" w:cs="Times New Roman"/>
        <w:i/>
        <w:iCs/>
        <w:sz w:val="26"/>
      </w:rPr>
      <w:tblPr/>
      <w:tcPr>
        <w:tcBorders>
          <w:right w:val="single" w:sz="4" w:space="0" w:color="7F7F7F"/>
        </w:tcBorders>
        <w:shd w:val="clear" w:color="auto" w:fill="FFFFFF"/>
      </w:tcPr>
    </w:tblStylePr>
    <w:tblStylePr w:type="lastCol">
      <w:rPr>
        <w:rFonts w:ascii="B Nazanin" w:eastAsia="Times New Roman" w:hAnsi="B Nazani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3">
    <w:name w:val="Plain Table 1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311">
    <w:name w:val="No List4311"/>
    <w:next w:val="NoList"/>
    <w:uiPriority w:val="99"/>
    <w:semiHidden/>
    <w:unhideWhenUsed/>
    <w:rsid w:val="0044628B"/>
  </w:style>
  <w:style w:type="numbering" w:customStyle="1" w:styleId="NoList11141">
    <w:name w:val="No List11141"/>
    <w:next w:val="NoList"/>
    <w:uiPriority w:val="99"/>
    <w:semiHidden/>
    <w:unhideWhenUsed/>
    <w:rsid w:val="0044628B"/>
  </w:style>
  <w:style w:type="table" w:customStyle="1" w:styleId="PlainTable11211">
    <w:name w:val="Plain Table 112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1211">
    <w:name w:val="No List1111211"/>
    <w:next w:val="NoList"/>
    <w:uiPriority w:val="99"/>
    <w:semiHidden/>
    <w:unhideWhenUsed/>
    <w:rsid w:val="0044628B"/>
  </w:style>
  <w:style w:type="numbering" w:customStyle="1" w:styleId="NoList11111111">
    <w:name w:val="No List11111111"/>
    <w:next w:val="NoList"/>
    <w:uiPriority w:val="99"/>
    <w:semiHidden/>
    <w:rsid w:val="0044628B"/>
  </w:style>
  <w:style w:type="table" w:customStyle="1" w:styleId="TableGrid1321">
    <w:name w:val="Table Grid1321"/>
    <w:basedOn w:val="TableNormal"/>
    <w:next w:val="TableGrid"/>
    <w:uiPriority w:val="59"/>
    <w:rsid w:val="0044628B"/>
    <w:pPr>
      <w:bidi/>
    </w:pPr>
    <w:rPr>
      <w:rFonts w:ascii="Times New Roman" w:eastAsia="Times New Roman" w:hAnsi="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1">
    <w:name w:val="No List21311"/>
    <w:next w:val="NoList"/>
    <w:uiPriority w:val="99"/>
    <w:semiHidden/>
    <w:unhideWhenUsed/>
    <w:rsid w:val="0044628B"/>
  </w:style>
  <w:style w:type="numbering" w:customStyle="1" w:styleId="NoList123">
    <w:name w:val="No List123"/>
    <w:next w:val="NoList"/>
    <w:uiPriority w:val="99"/>
    <w:semiHidden/>
    <w:unhideWhenUsed/>
    <w:rsid w:val="0044628B"/>
  </w:style>
  <w:style w:type="numbering" w:customStyle="1" w:styleId="NoList1123">
    <w:name w:val="No List1123"/>
    <w:next w:val="NoList"/>
    <w:uiPriority w:val="99"/>
    <w:semiHidden/>
    <w:rsid w:val="0044628B"/>
  </w:style>
  <w:style w:type="table" w:customStyle="1" w:styleId="LightGrid-Accent4212">
    <w:name w:val="Light Grid - Accent 42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Lotus" w:eastAsia="Times New Roman" w:hAnsi="B Lotus"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Lotus" w:eastAsia="Times New Roman" w:hAnsi="B Lotu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Lotus" w:eastAsia="Times New Roman" w:hAnsi="B Lotus" w:cs="Times New Roman"/>
        <w:b/>
        <w:bCs/>
      </w:rPr>
    </w:tblStylePr>
    <w:tblStylePr w:type="lastCol">
      <w:rPr>
        <w:rFonts w:ascii="B Lotus" w:eastAsia="Times New Roman" w:hAnsi="B Lotu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
    <w:name w:val="No List5211"/>
    <w:next w:val="NoList"/>
    <w:uiPriority w:val="99"/>
    <w:semiHidden/>
    <w:unhideWhenUsed/>
    <w:rsid w:val="0044628B"/>
  </w:style>
  <w:style w:type="table" w:customStyle="1" w:styleId="TableGrid6111">
    <w:name w:val="Table Grid6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1">
    <w:name w:val="No List1321"/>
    <w:next w:val="NoList"/>
    <w:uiPriority w:val="99"/>
    <w:semiHidden/>
    <w:unhideWhenUsed/>
    <w:rsid w:val="0044628B"/>
  </w:style>
  <w:style w:type="numbering" w:customStyle="1" w:styleId="NoList2221">
    <w:name w:val="No List2221"/>
    <w:next w:val="NoList"/>
    <w:uiPriority w:val="99"/>
    <w:semiHidden/>
    <w:unhideWhenUsed/>
    <w:rsid w:val="0044628B"/>
  </w:style>
  <w:style w:type="table" w:customStyle="1" w:styleId="LightList-Accent3112">
    <w:name w:val="Light List - Accent 3112"/>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Shading-Accent2111">
    <w:name w:val="Light Shading - Accent 211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1">
    <w:name w:val="Light Grid - Accent 2111"/>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B Nazanin" w:eastAsia="Times New Roman" w:hAnsi="B Nazani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B Nazanin" w:eastAsia="Times New Roman" w:hAnsi="B Nazani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1">
    <w:name w:val="Light Shading - Accent 611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112">
    <w:name w:val="Light Grid - Accent 61112"/>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B Nazanin" w:eastAsia="Times New Roman" w:hAnsi="B Nazani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B Nazanin" w:eastAsia="Times New Roman" w:hAnsi="B Nazani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11">
    <w:name w:val="Medium Shading 1 - Accent 411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1">
    <w:name w:val="Medium Shading 2 - Accent 611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1421">
    <w:name w:val="Table Grid1421"/>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Accent11121">
    <w:name w:val="Light Grid - Accent 111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 Nazanin" w:eastAsia="Times New Roman" w:hAnsi="B Nazani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 Nazanin" w:eastAsia="Times New Roman" w:hAnsi="B Nazani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11">
    <w:name w:val="Light List - Accent 211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2">
    <w:name w:val="Light List - Accent 322"/>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2">
    <w:name w:val="Light List - Accent 622"/>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2">
    <w:name w:val="Light Shading - Accent 232"/>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2">
    <w:name w:val="Light Grid - Accent 222"/>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Cambria" w:eastAsia="Times New Roman" w:hAnsi="Cambria"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Cambria" w:eastAsia="Times New Roman" w:hAnsi="Cambria"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2">
    <w:name w:val="Light Shading - Accent 622"/>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23">
    <w:name w:val="Light Grid - Accent 6223"/>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Times New Roman"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Times New Roman"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2">
    <w:name w:val="Medium Shading 1 - Accent 422"/>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1">
    <w:name w:val="Medium Shading 2 - Accent 621"/>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2">
    <w:name w:val="Medium Shading 1 - Accent 622"/>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1">
    <w:name w:val="Light List - Accent 231"/>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131">
    <w:name w:val="Table Grid2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21">
    <w:name w:val="No List3121"/>
    <w:next w:val="NoList"/>
    <w:uiPriority w:val="99"/>
    <w:semiHidden/>
    <w:unhideWhenUsed/>
    <w:rsid w:val="0044628B"/>
  </w:style>
  <w:style w:type="table" w:customStyle="1" w:styleId="LightShading-Accent2211">
    <w:name w:val="Light Shading - Accent 221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1">
    <w:name w:val="Light List - Accent 221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2">
    <w:name w:val="Light Grid - Accent 412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Nazanin" w:eastAsia="Times New Roman" w:hAnsi="B Nazani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Nazanin" w:eastAsia="Times New Roman" w:hAnsi="B Nazani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2">
    <w:name w:val="Light Grid - Accent 442"/>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mbria" w:eastAsia="Times New Roman" w:hAnsi="Cambria"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mbria" w:eastAsia="Times New Roman" w:hAnsi="Cambria"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211">
    <w:name w:val="Table Grid31211"/>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11">
    <w:name w:val="Table Grid111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
    <w:name w:val="Table Grid412"/>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2">
    <w:name w:val="Table Grid12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1">
    <w:name w:val="Light Grid - Accent 422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Nazanin,Bold" w:eastAsia="Times New Roman" w:hAnsi="B Nazanin,Bold"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Nazanin,Bold" w:eastAsia="Times New Roman" w:hAnsi="B Nazanin,Bold"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Nazanin,Bold" w:eastAsia="Times New Roman" w:hAnsi="B Nazanin,Bold" w:cs="Times New Roman"/>
        <w:b/>
        <w:bCs/>
      </w:rPr>
    </w:tblStylePr>
    <w:tblStylePr w:type="lastCol">
      <w:rPr>
        <w:rFonts w:ascii="B Nazanin,Bold" w:eastAsia="Times New Roman" w:hAnsi="B Nazanin,Bold"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1">
    <w:name w:val="Plain Table 511"/>
    <w:basedOn w:val="TableNormal"/>
    <w:next w:val="PlainTable51"/>
    <w:uiPriority w:val="45"/>
    <w:rsid w:val="0044628B"/>
    <w:rPr>
      <w:lang w:val="en-GB" w:eastAsia="en-GB"/>
    </w:rPr>
    <w:tblPr>
      <w:tblStyleRowBandSize w:val="1"/>
      <w:tblStyleColBandSize w:val="1"/>
    </w:tblPr>
    <w:tblStylePr w:type="firstRow">
      <w:rPr>
        <w:rFonts w:ascii="B Nazanin" w:eastAsia="Times New Roman" w:hAnsi="B Nazanin" w:cs="Times New Roman"/>
        <w:i/>
        <w:iCs/>
        <w:sz w:val="26"/>
      </w:rPr>
      <w:tblPr/>
      <w:tcPr>
        <w:tcBorders>
          <w:bottom w:val="single" w:sz="4" w:space="0" w:color="7F7F7F"/>
        </w:tcBorders>
        <w:shd w:val="clear" w:color="auto" w:fill="FFFFFF"/>
      </w:tcPr>
    </w:tblStylePr>
    <w:tblStylePr w:type="lastRow">
      <w:rPr>
        <w:rFonts w:ascii="B Nazanin" w:eastAsia="Times New Roman" w:hAnsi="B Nazanin" w:cs="Times New Roman"/>
        <w:i/>
        <w:iCs/>
        <w:sz w:val="26"/>
      </w:rPr>
      <w:tblPr/>
      <w:tcPr>
        <w:tcBorders>
          <w:top w:val="single" w:sz="4" w:space="0" w:color="7F7F7F"/>
        </w:tcBorders>
        <w:shd w:val="clear" w:color="auto" w:fill="FFFFFF"/>
      </w:tcPr>
    </w:tblStylePr>
    <w:tblStylePr w:type="firstCol">
      <w:pPr>
        <w:jc w:val="right"/>
      </w:pPr>
      <w:rPr>
        <w:rFonts w:ascii="B Nazanin" w:eastAsia="Times New Roman" w:hAnsi="B Nazanin" w:cs="Times New Roman"/>
        <w:i/>
        <w:iCs/>
        <w:sz w:val="26"/>
      </w:rPr>
      <w:tblPr/>
      <w:tcPr>
        <w:tcBorders>
          <w:right w:val="single" w:sz="4" w:space="0" w:color="7F7F7F"/>
        </w:tcBorders>
        <w:shd w:val="clear" w:color="auto" w:fill="FFFFFF"/>
      </w:tcPr>
    </w:tblStylePr>
    <w:tblStylePr w:type="lastCol">
      <w:rPr>
        <w:rFonts w:ascii="B Nazanin" w:eastAsia="Times New Roman" w:hAnsi="B Nazani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11">
    <w:name w:val="Plain Table 12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21">
    <w:name w:val="No List4121"/>
    <w:next w:val="NoList"/>
    <w:uiPriority w:val="99"/>
    <w:semiHidden/>
    <w:unhideWhenUsed/>
    <w:rsid w:val="0044628B"/>
  </w:style>
  <w:style w:type="numbering" w:customStyle="1" w:styleId="NoList113111">
    <w:name w:val="No List113111"/>
    <w:next w:val="NoList"/>
    <w:uiPriority w:val="99"/>
    <w:semiHidden/>
    <w:unhideWhenUsed/>
    <w:rsid w:val="0044628B"/>
  </w:style>
  <w:style w:type="numbering" w:customStyle="1" w:styleId="NoList11122">
    <w:name w:val="No List11122"/>
    <w:next w:val="NoList"/>
    <w:semiHidden/>
    <w:unhideWhenUsed/>
    <w:rsid w:val="0044628B"/>
  </w:style>
  <w:style w:type="numbering" w:customStyle="1" w:styleId="NoList21121">
    <w:name w:val="No List21121"/>
    <w:next w:val="NoList"/>
    <w:uiPriority w:val="99"/>
    <w:semiHidden/>
    <w:unhideWhenUsed/>
    <w:rsid w:val="0044628B"/>
  </w:style>
  <w:style w:type="table" w:customStyle="1" w:styleId="TableGrid2112">
    <w:name w:val="Table Grid2112"/>
    <w:basedOn w:val="TableNormal"/>
    <w:next w:val="TableGrid"/>
    <w:uiPriority w:val="5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11111">
    <w:name w:val="No List311111"/>
    <w:next w:val="NoList"/>
    <w:uiPriority w:val="99"/>
    <w:semiHidden/>
    <w:unhideWhenUsed/>
    <w:rsid w:val="0044628B"/>
  </w:style>
  <w:style w:type="numbering" w:customStyle="1" w:styleId="NoList411111">
    <w:name w:val="No List411111"/>
    <w:next w:val="NoList"/>
    <w:uiPriority w:val="99"/>
    <w:semiHidden/>
    <w:unhideWhenUsed/>
    <w:rsid w:val="0044628B"/>
  </w:style>
  <w:style w:type="table" w:customStyle="1" w:styleId="TableGrid3112">
    <w:name w:val="Table Grid3112"/>
    <w:basedOn w:val="TableNormal"/>
    <w:next w:val="TableGrid"/>
    <w:uiPriority w:val="59"/>
    <w:rsid w:val="0044628B"/>
    <w:pPr>
      <w:bidi/>
    </w:pPr>
    <w:rPr>
      <w:rFonts w:ascii="Times New Roman" w:eastAsia="Times New Roman" w:hAnsi="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
    <w:name w:val="Table Web 31"/>
    <w:basedOn w:val="TableNormal"/>
    <w:next w:val="TableWeb3"/>
    <w:uiPriority w:val="99"/>
    <w:rsid w:val="0044628B"/>
    <w:pPr>
      <w:bidi/>
    </w:pPr>
    <w:rPr>
      <w:rFonts w:ascii="Times New Roman" w:eastAsia="Times New Roman" w:hAnsi="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0">
    <w:name w:val="Table Grid 71"/>
    <w:basedOn w:val="TableNormal"/>
    <w:next w:val="TableGrid70"/>
    <w:rsid w:val="0044628B"/>
    <w:pPr>
      <w:bidi/>
    </w:pPr>
    <w:rPr>
      <w:rFonts w:ascii="Times New Roman" w:eastAsia="Times New Roman" w:hAnsi="Times New Roman" w:cs="Times New Roman"/>
      <w:b/>
      <w:bCs/>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410">
    <w:name w:val="Table Grid 41"/>
    <w:basedOn w:val="TableNormal"/>
    <w:next w:val="TableGrid40"/>
    <w:rsid w:val="0044628B"/>
    <w:pPr>
      <w:bidi/>
    </w:pPr>
    <w:rPr>
      <w:rFonts w:ascii="Times New Roman" w:eastAsia="Times New Roman" w:hAnsi="Times New Roman" w:cs="Times New Roman"/>
      <w:lang w:val="en-GB" w:eastAsia="en-GB"/>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1111">
    <w:name w:val="No List111111111"/>
    <w:next w:val="NoList"/>
    <w:semiHidden/>
    <w:rsid w:val="0044628B"/>
  </w:style>
  <w:style w:type="table" w:customStyle="1" w:styleId="LightGrid121">
    <w:name w:val="Light Grid121"/>
    <w:basedOn w:val="TableNormal"/>
    <w:uiPriority w:val="62"/>
    <w:rsid w:val="0044628B"/>
    <w:rPr>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Theme11">
    <w:name w:val="Table Theme11"/>
    <w:basedOn w:val="TableNormal"/>
    <w:next w:val="TableTheme"/>
    <w:uiPriority w:val="99"/>
    <w:rsid w:val="0044628B"/>
    <w:pPr>
      <w:bidi/>
    </w:pPr>
    <w:rPr>
      <w:rFonts w:ascii="Times New Roman" w:eastAsia="Times New Roman" w:hAnsi="Times New Roman" w:cs="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6">
    <w:name w:val="Table Grid 11"/>
    <w:basedOn w:val="TableNormal"/>
    <w:next w:val="TableGrid1a"/>
    <w:rsid w:val="0044628B"/>
    <w:pPr>
      <w:bidi/>
    </w:pPr>
    <w:rPr>
      <w:rFonts w:ascii="Times New Roman" w:eastAsia="Times New Roman" w:hAnsi="Times New Roman" w:cs="Times New Roman"/>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31">
    <w:name w:val="Light Grid31"/>
    <w:basedOn w:val="TableNormal"/>
    <w:next w:val="LightGrid"/>
    <w:uiPriority w:val="62"/>
    <w:rsid w:val="0044628B"/>
    <w:rPr>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5313">
    <w:name w:val="Light Grid - Accent 5313"/>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2">
    <w:name w:val="Light Grid - Accent 43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1">
    <w:name w:val="Medium Shading 2 - Accent 21"/>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51">
    <w:name w:val="Light Grid - Accent 151"/>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1">
    <w:name w:val="Medium Grid 3 - Accent 11"/>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
    <w:name w:val="Medium Grid 3 - Accent 31"/>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
    <w:name w:val="Medium Grid 3 - Accent 61"/>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
    <w:name w:val="Light List - Accent 11"/>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12">
    <w:name w:val="Light List - Accent 412"/>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331">
    <w:name w:val="Medium Shading 1 - Accent 331"/>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
    <w:name w:val="Medium Grid 3 - Accent 21"/>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
    <w:name w:val="Grid Table 4 - Accent 113"/>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ghtGrid-Accent41112">
    <w:name w:val="Light Grid - Accent 4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Zar" w:eastAsia="Times New Roman" w:hAnsi="Zar"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Zar" w:eastAsia="Times New Roman" w:hAnsi="Zar"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Zar" w:eastAsia="Times New Roman" w:hAnsi="Zar" w:cs="Times New Roman"/>
        <w:b/>
        <w:bCs/>
      </w:rPr>
    </w:tblStylePr>
    <w:tblStylePr w:type="lastCol">
      <w:rPr>
        <w:rFonts w:ascii="Zar" w:eastAsia="Times New Roman" w:hAnsi="Zar"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
    <w:name w:val="Light Grid - Accent 42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Zar" w:eastAsia="Times New Roman" w:hAnsi="Zar"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Zar" w:eastAsia="Times New Roman" w:hAnsi="Zar"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Zar" w:eastAsia="Times New Roman" w:hAnsi="Zar" w:cs="Times New Roman"/>
        <w:b/>
        <w:bCs/>
      </w:rPr>
    </w:tblStylePr>
    <w:tblStylePr w:type="lastCol">
      <w:rPr>
        <w:rFonts w:ascii="Zar" w:eastAsia="Times New Roman" w:hAnsi="Zar"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
    <w:name w:val="Light Grid - Accent 43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Zar" w:eastAsia="Times New Roman" w:hAnsi="Zar"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Zar" w:eastAsia="Times New Roman" w:hAnsi="Zar"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Zar" w:eastAsia="Times New Roman" w:hAnsi="Zar" w:cs="Times New Roman"/>
        <w:b/>
        <w:bCs/>
      </w:rPr>
    </w:tblStylePr>
    <w:tblStylePr w:type="lastCol">
      <w:rPr>
        <w:rFonts w:ascii="Zar" w:eastAsia="Times New Roman" w:hAnsi="Zar"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21">
    <w:name w:val="No List5121"/>
    <w:next w:val="NoList"/>
    <w:uiPriority w:val="99"/>
    <w:semiHidden/>
    <w:unhideWhenUsed/>
    <w:rsid w:val="0044628B"/>
  </w:style>
  <w:style w:type="table" w:customStyle="1" w:styleId="GridTable4-Accent1111">
    <w:name w:val="Grid Table 4 - Accent 11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
    <w:name w:val="List Table 4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
    <w:name w:val="List Table 311"/>
    <w:basedOn w:val="TableNormal"/>
    <w:uiPriority w:val="48"/>
    <w:rsid w:val="0044628B"/>
    <w:rPr>
      <w:lang w:val="en-GB" w:eastAsia="en-GB"/>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TableGrid111121">
    <w:name w:val="Table Grid111121"/>
    <w:basedOn w:val="TableNormal"/>
    <w:next w:val="TableGrid"/>
    <w:uiPriority w:val="5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1Light-Accent511">
    <w:name w:val="Grid Table 1 Light - Accent 511"/>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111">
    <w:name w:val="No List121111"/>
    <w:next w:val="NoList"/>
    <w:uiPriority w:val="99"/>
    <w:semiHidden/>
    <w:unhideWhenUsed/>
    <w:rsid w:val="0044628B"/>
  </w:style>
  <w:style w:type="table" w:customStyle="1" w:styleId="GridTable4-Accent1121">
    <w:name w:val="Grid Table 4 - Accent 112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2">
    <w:name w:val="No List21112"/>
    <w:next w:val="NoList"/>
    <w:uiPriority w:val="99"/>
    <w:semiHidden/>
    <w:unhideWhenUsed/>
    <w:rsid w:val="0044628B"/>
  </w:style>
  <w:style w:type="table" w:customStyle="1" w:styleId="GridTable4-Accent121">
    <w:name w:val="Grid Table 4 - Accent 12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
    <w:name w:val="List Table 421"/>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
    <w:name w:val="List Table 321"/>
    <w:basedOn w:val="TableNormal"/>
    <w:next w:val="ListTable31"/>
    <w:uiPriority w:val="48"/>
    <w:rsid w:val="0044628B"/>
    <w:rPr>
      <w:lang w:val="en-GB" w:eastAsia="en-GB"/>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GridTable1Light-Accent521">
    <w:name w:val="Grid Table 1 Light - Accent 521"/>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
    <w:name w:val="Grid Table 4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711">
    <w:name w:val="Table Grid7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
    <w:name w:val="Table Grid8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
    <w:name w:val="Table Grid9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1">
    <w:name w:val="Table Grid10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2">
    <w:name w:val="Plain Table 111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211">
    <w:name w:val="No List6211"/>
    <w:next w:val="NoList"/>
    <w:uiPriority w:val="99"/>
    <w:semiHidden/>
    <w:unhideWhenUsed/>
    <w:rsid w:val="0044628B"/>
  </w:style>
  <w:style w:type="table" w:customStyle="1" w:styleId="GridTable4-Accent311">
    <w:name w:val="Grid Table 4 - Accent 31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1">
    <w:name w:val="Grid Table 3 - Accent 311"/>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11">
    <w:name w:val="Grid Table 1 Light - Accent 3111"/>
    <w:basedOn w:val="TableNormal"/>
    <w:uiPriority w:val="46"/>
    <w:rsid w:val="0044628B"/>
    <w:rPr>
      <w:sz w:val="22"/>
      <w:szCs w:val="22"/>
      <w:lang w:val="en-GB" w:eastAsia="en-GB"/>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numbering" w:customStyle="1" w:styleId="NoList131111">
    <w:name w:val="No List131111"/>
    <w:next w:val="NoList"/>
    <w:uiPriority w:val="99"/>
    <w:semiHidden/>
    <w:unhideWhenUsed/>
    <w:rsid w:val="0044628B"/>
  </w:style>
  <w:style w:type="table" w:customStyle="1" w:styleId="TableGrid1511">
    <w:name w:val="Table Grid1511"/>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Accent51212">
    <w:name w:val="Light Grid - Accent 512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 Nazanin" w:eastAsia="Times New Roman" w:hAnsi="B Nazani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 Nazanin" w:eastAsia="Times New Roman" w:hAnsi="B Nazani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1121">
    <w:name w:val="Light Shading - Accent 1121"/>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521">
    <w:name w:val="Light Shading - Accent 521"/>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212">
    <w:name w:val="Light Grid - Accent 32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 Nazanin" w:eastAsia="Times New Roman" w:hAnsi="B Nazani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 Nazanin" w:eastAsia="Times New Roman" w:hAnsi="B Nazani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1111">
    <w:name w:val="No List221111"/>
    <w:next w:val="NoList"/>
    <w:uiPriority w:val="99"/>
    <w:semiHidden/>
    <w:unhideWhenUsed/>
    <w:rsid w:val="0044628B"/>
  </w:style>
  <w:style w:type="table" w:customStyle="1" w:styleId="TableGrid2221">
    <w:name w:val="Table Grid22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Accent311">
    <w:name w:val="Medium Grid 1 - Accent 311"/>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List11">
    <w:name w:val="Light List11"/>
    <w:basedOn w:val="TableNormal"/>
    <w:next w:val="LightList"/>
    <w:uiPriority w:val="61"/>
    <w:rsid w:val="0044628B"/>
    <w:rPr>
      <w:sz w:val="22"/>
      <w:szCs w:val="22"/>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MediumShading111">
    <w:name w:val="Medium Shading 111"/>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numbering" w:customStyle="1" w:styleId="NoList1121111">
    <w:name w:val="No List1121111"/>
    <w:next w:val="NoList"/>
    <w:uiPriority w:val="99"/>
    <w:semiHidden/>
    <w:unhideWhenUsed/>
    <w:rsid w:val="0044628B"/>
  </w:style>
  <w:style w:type="table" w:customStyle="1" w:styleId="TableGrid11211">
    <w:name w:val="Table Grid11211"/>
    <w:basedOn w:val="TableNormal"/>
    <w:next w:val="TableGrid"/>
    <w:uiPriority w:val="59"/>
    <w:rsid w:val="0044628B"/>
    <w:pPr>
      <w:ind w:firstLine="567"/>
    </w:pPr>
    <w:rPr>
      <w:rFonts w:eastAsia="Times New Roman"/>
      <w:sz w:val="22"/>
      <w:szCs w:val="22"/>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12111">
    <w:name w:val="No List212111"/>
    <w:next w:val="NoList"/>
    <w:uiPriority w:val="99"/>
    <w:semiHidden/>
    <w:unhideWhenUsed/>
    <w:rsid w:val="0044628B"/>
  </w:style>
  <w:style w:type="table" w:customStyle="1" w:styleId="LightGrid-Accent52212">
    <w:name w:val="Light Grid - Accent 522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Lotus" w:eastAsia="Times New Roman" w:hAnsi="BLotus"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Lotus" w:eastAsia="Times New Roman" w:hAnsi="BLotu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
    <w:name w:val="Light Grid - Accent 5112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Lotus" w:eastAsia="Times New Roman" w:hAnsi="BLotus"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Lotus" w:eastAsia="Times New Roman" w:hAnsi="BLotu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
    <w:name w:val="Light Grid - Accent 1111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Lotus" w:eastAsia="Times New Roman" w:hAnsi="BLotu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Lotus" w:eastAsia="Times New Roman" w:hAnsi="BLotu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111">
    <w:name w:val="Light Shading - Accent 11111"/>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5111">
    <w:name w:val="Light Shading - Accent 5111"/>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1211">
    <w:name w:val="Light Grid - Accent 312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Lotus" w:eastAsia="Times New Roman" w:hAnsi="BLotus"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Lotus" w:eastAsia="Times New Roman" w:hAnsi="BLotu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111">
    <w:name w:val="No List32111"/>
    <w:next w:val="NoList"/>
    <w:uiPriority w:val="99"/>
    <w:semiHidden/>
    <w:unhideWhenUsed/>
    <w:rsid w:val="0044628B"/>
  </w:style>
  <w:style w:type="table" w:customStyle="1" w:styleId="LightShading-Accent121">
    <w:name w:val="Light Shading - Accent 121"/>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11">
    <w:name w:val="Light Grid - Accent 12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Lotus" w:eastAsia="Times New Roman" w:hAnsi="BLotu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Lotus" w:eastAsia="Times New Roman" w:hAnsi="BLotu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111">
    <w:name w:val="No List11121111"/>
    <w:next w:val="NoList"/>
    <w:semiHidden/>
    <w:rsid w:val="0044628B"/>
  </w:style>
  <w:style w:type="table" w:customStyle="1" w:styleId="MediumShading1-Accent311">
    <w:name w:val="Medium Shading 1 - Accent 311"/>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1">
    <w:name w:val="Light Shading - Accent 311"/>
    <w:basedOn w:val="TableNormal"/>
    <w:next w:val="LightShading-Accent3"/>
    <w:uiPriority w:val="60"/>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111">
    <w:name w:val="No List21111111"/>
    <w:next w:val="NoList"/>
    <w:uiPriority w:val="99"/>
    <w:semiHidden/>
    <w:unhideWhenUsed/>
    <w:rsid w:val="0044628B"/>
  </w:style>
  <w:style w:type="table" w:customStyle="1" w:styleId="LightGrid-Accent521111">
    <w:name w:val="Light Grid - Accent 52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 Nazanin" w:eastAsia="Times New Roman" w:hAnsi="B Nazani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 Nazanin" w:eastAsia="Times New Roman" w:hAnsi="B Nazani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11">
    <w:name w:val="Light Grid - Accent 51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 Nazanin" w:eastAsia="Times New Roman" w:hAnsi="B Nazani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 Nazanin" w:eastAsia="Times New Roman" w:hAnsi="B Nazani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1">
    <w:name w:val="Light Grid - Accent 11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 Nazanin" w:eastAsia="Times New Roman" w:hAnsi="B Nazani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 Nazanin" w:eastAsia="Times New Roman" w:hAnsi="B Nazani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1111">
    <w:name w:val="Light Grid - Accent 31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 Nazanin" w:eastAsia="Times New Roman" w:hAnsi="B Nazani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 Nazanin" w:eastAsia="Times New Roman" w:hAnsi="B Nazani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111">
    <w:name w:val="No List42111"/>
    <w:next w:val="NoList"/>
    <w:uiPriority w:val="99"/>
    <w:semiHidden/>
    <w:unhideWhenUsed/>
    <w:rsid w:val="0044628B"/>
  </w:style>
  <w:style w:type="table" w:customStyle="1" w:styleId="LightList-Accent32111">
    <w:name w:val="Light List - Accent 3211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1">
    <w:name w:val="Medium Grid 1 - Accent 321"/>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111">
    <w:name w:val="Light Grid211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B Nazanin" w:eastAsia="Times New Roman" w:hAnsi="B Nazani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B Nazanin" w:eastAsia="Times New Roman" w:hAnsi="B Nazani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List21">
    <w:name w:val="Light List21"/>
    <w:basedOn w:val="TableNormal"/>
    <w:next w:val="LightList"/>
    <w:uiPriority w:val="61"/>
    <w:unhideWhenUsed/>
    <w:rsid w:val="0044628B"/>
    <w:rPr>
      <w:sz w:val="22"/>
      <w:szCs w:val="22"/>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MediumShading121">
    <w:name w:val="Medium Shading 121"/>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211">
    <w:name w:val="Light Shading211"/>
    <w:basedOn w:val="TableNormal"/>
    <w:next w:val="LightShading"/>
    <w:uiPriority w:val="60"/>
    <w:unhideWhenUsed/>
    <w:rsid w:val="0044628B"/>
    <w:rPr>
      <w:color w:val="000000"/>
      <w:sz w:val="22"/>
      <w:szCs w:val="22"/>
      <w:lang w:val="en-GB" w:eastAsia="en-GB"/>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1">
    <w:name w:val="Light Shading - Accent 131"/>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11">
    <w:name w:val="Light Grid - Accent 13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B Nazanin" w:eastAsia="Times New Roman" w:hAnsi="B Nazani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B Nazanin" w:eastAsia="Times New Roman" w:hAnsi="B Nazani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1">
    <w:name w:val="Medium Shading 1 - Accent 321"/>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1">
    <w:name w:val="Light Shading - Accent 321"/>
    <w:basedOn w:val="TableNormal"/>
    <w:next w:val="LightShading-Accent3"/>
    <w:uiPriority w:val="60"/>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111">
    <w:name w:val="No List511111"/>
    <w:next w:val="NoList"/>
    <w:uiPriority w:val="99"/>
    <w:semiHidden/>
    <w:unhideWhenUsed/>
    <w:rsid w:val="0044628B"/>
  </w:style>
  <w:style w:type="numbering" w:customStyle="1" w:styleId="NoList61111">
    <w:name w:val="No List61111"/>
    <w:next w:val="NoList"/>
    <w:uiPriority w:val="99"/>
    <w:semiHidden/>
    <w:unhideWhenUsed/>
    <w:rsid w:val="0044628B"/>
  </w:style>
  <w:style w:type="table" w:customStyle="1" w:styleId="PlainTable411">
    <w:name w:val="Plain Table 411"/>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7111">
    <w:name w:val="No List7111"/>
    <w:next w:val="NoList"/>
    <w:uiPriority w:val="99"/>
    <w:semiHidden/>
    <w:unhideWhenUsed/>
    <w:rsid w:val="0044628B"/>
  </w:style>
  <w:style w:type="numbering" w:customStyle="1" w:styleId="NoList8111">
    <w:name w:val="No List8111"/>
    <w:next w:val="NoList"/>
    <w:uiPriority w:val="99"/>
    <w:semiHidden/>
    <w:unhideWhenUsed/>
    <w:rsid w:val="0044628B"/>
  </w:style>
  <w:style w:type="table" w:customStyle="1" w:styleId="MediumGrid1-Accent331">
    <w:name w:val="Medium Grid 1 - Accent 331"/>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
    <w:name w:val="Light List31"/>
    <w:basedOn w:val="TableNormal"/>
    <w:next w:val="LightList"/>
    <w:uiPriority w:val="61"/>
    <w:semiHidden/>
    <w:unhideWhenUsed/>
    <w:rsid w:val="0044628B"/>
    <w:rPr>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MediumShading131">
    <w:name w:val="Medium Shading 131"/>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
    <w:name w:val="Light Shading311"/>
    <w:basedOn w:val="TableNormal"/>
    <w:next w:val="LightShading"/>
    <w:uiPriority w:val="60"/>
    <w:unhideWhenUsed/>
    <w:rsid w:val="0044628B"/>
    <w:rPr>
      <w:color w:val="000000"/>
      <w:lang w:val="en-GB" w:eastAsia="en-GB"/>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
    <w:name w:val="Light Shading - Accent 141"/>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
    <w:name w:val="Light Shading - Accent 331"/>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111">
    <w:name w:val="No List9111"/>
    <w:next w:val="NoList"/>
    <w:uiPriority w:val="99"/>
    <w:semiHidden/>
    <w:unhideWhenUsed/>
    <w:rsid w:val="0044628B"/>
  </w:style>
  <w:style w:type="table" w:customStyle="1" w:styleId="LightGrid-Accent22111">
    <w:name w:val="Light Grid - Accent 22111"/>
    <w:basedOn w:val="TableNormal"/>
    <w:next w:val="LightGrid-Accent2"/>
    <w:uiPriority w:val="62"/>
    <w:rsid w:val="0044628B"/>
    <w:rPr>
      <w:rFonts w:ascii="BZar" w:hAnsi="BZar" w:cs="Times New Roman"/>
      <w:sz w:val="28"/>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B Nazanin,Bold" w:eastAsia="Times New Roman" w:hAnsi="B Nazanin,Bold"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B Nazanin,Bold" w:eastAsia="Times New Roman" w:hAnsi="B Nazanin,Bold"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B Nazanin,Bold" w:eastAsia="Times New Roman" w:hAnsi="B Nazanin,Bold" w:cs="Times New Roman"/>
        <w:b/>
        <w:bCs/>
      </w:rPr>
    </w:tblStylePr>
    <w:tblStylePr w:type="lastCol">
      <w:rPr>
        <w:rFonts w:ascii="B Nazanin,Bold" w:eastAsia="Times New Roman" w:hAnsi="B Nazanin,Bold"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6313">
    <w:name w:val="Light Grid - Accent 6313"/>
    <w:basedOn w:val="TableNormal"/>
    <w:next w:val="LightGrid-Accent6"/>
    <w:uiPriority w:val="62"/>
    <w:rsid w:val="0044628B"/>
    <w:rPr>
      <w:rFonts w:ascii="BZar" w:hAnsi="BZar" w:cs="Times New Roman"/>
      <w:sz w:val="28"/>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B Nazanin,Bold" w:eastAsia="Times New Roman" w:hAnsi="B Nazanin,Bold"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B Nazanin,Bold" w:eastAsia="Times New Roman" w:hAnsi="B Nazanin,Bold"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B Nazanin,Bold" w:eastAsia="Times New Roman" w:hAnsi="B Nazanin,Bold" w:cs="Times New Roman"/>
        <w:b/>
        <w:bCs/>
      </w:rPr>
    </w:tblStylePr>
    <w:tblStylePr w:type="lastCol">
      <w:rPr>
        <w:rFonts w:ascii="B Nazanin,Bold" w:eastAsia="Times New Roman" w:hAnsi="B Nazanin,Bold"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1121">
    <w:name w:val="Light Grid - Accent 1121"/>
    <w:basedOn w:val="TableNormal"/>
    <w:uiPriority w:val="62"/>
    <w:rsid w:val="0044628B"/>
    <w:rPr>
      <w:rFonts w:ascii="BZar" w:hAnsi="BZar" w:cs="Times New Roman"/>
      <w:sz w:val="28"/>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 Nazanin,Bold" w:eastAsia="Times New Roman" w:hAnsi="B Nazanin,Bold"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 Nazanin,Bold" w:eastAsia="Times New Roman" w:hAnsi="B Nazanin,Bold"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 Nazanin,Bold" w:eastAsia="Times New Roman" w:hAnsi="B Nazanin,Bold" w:cs="Times New Roman"/>
        <w:b/>
        <w:bCs/>
      </w:rPr>
    </w:tblStylePr>
    <w:tblStylePr w:type="lastCol">
      <w:rPr>
        <w:rFonts w:ascii="B Nazanin,Bold" w:eastAsia="Times New Roman" w:hAnsi="B Nazanin,Bold"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
    <w:name w:val="Light List - Accent 5112"/>
    <w:basedOn w:val="TableNormal"/>
    <w:next w:val="LightList-Accent5"/>
    <w:uiPriority w:val="61"/>
    <w:semiHidden/>
    <w:unhideWhenUsed/>
    <w:rsid w:val="0044628B"/>
    <w:rPr>
      <w:rFonts w:ascii="BZar" w:hAnsi="BZar" w:cs="Times New Roman"/>
      <w:sz w:val="28"/>
      <w:szCs w:val="24"/>
      <w:lang w:val="en-GB" w:eastAsia="en-GB"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Grid-Accent141">
    <w:name w:val="Light Grid - Accent 141"/>
    <w:basedOn w:val="TableNormal"/>
    <w:next w:val="LightGrid-Accent1"/>
    <w:uiPriority w:val="62"/>
    <w:semiHidden/>
    <w:unhideWhenUsed/>
    <w:rsid w:val="0044628B"/>
    <w:rPr>
      <w:rFonts w:ascii="BZar" w:hAnsi="BZar" w:cs="Times New Roman"/>
      <w:sz w:val="28"/>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 Nazanin,Bold" w:eastAsia="Times New Roman" w:hAnsi="B Nazanin,Bold"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 Nazanin,Bold" w:eastAsia="Times New Roman" w:hAnsi="B Nazanin,Bold"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 Nazanin,Bold" w:eastAsia="Times New Roman" w:hAnsi="B Nazanin,Bold" w:cs="Times New Roman"/>
        <w:b/>
        <w:bCs/>
      </w:rPr>
    </w:tblStylePr>
    <w:tblStylePr w:type="lastCol">
      <w:rPr>
        <w:rFonts w:ascii="B Nazanin,Bold" w:eastAsia="Times New Roman" w:hAnsi="B Nazanin,Bold"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1">
    <w:name w:val="Medium Grid 1 - Accent 111"/>
    <w:basedOn w:val="TableNormal"/>
    <w:next w:val="MediumGrid1-Accent1"/>
    <w:uiPriority w:val="67"/>
    <w:unhideWhenUsed/>
    <w:rsid w:val="0044628B"/>
    <w:rPr>
      <w:rFonts w:ascii="BZar" w:hAnsi="BZar" w:cs="Times New Roman"/>
      <w:sz w:val="28"/>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List-Accent523">
    <w:name w:val="Light List - Accent 523"/>
    <w:basedOn w:val="TableNormal"/>
    <w:next w:val="LightList-Accent5"/>
    <w:uiPriority w:val="61"/>
    <w:semiHidden/>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2">
    <w:name w:val="Medium Grid 1 - Accent 12"/>
    <w:basedOn w:val="TableNormal"/>
    <w:next w:val="MediumGrid1-Accent1"/>
    <w:uiPriority w:val="67"/>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111">
    <w:name w:val="No List10111"/>
    <w:next w:val="NoList"/>
    <w:uiPriority w:val="99"/>
    <w:semiHidden/>
    <w:unhideWhenUsed/>
    <w:rsid w:val="0044628B"/>
  </w:style>
  <w:style w:type="table" w:customStyle="1" w:styleId="LightGrid-Accent451">
    <w:name w:val="Light Grid - Accent 45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Lotus" w:eastAsia="Times New Roman" w:hAnsi="B Lotus"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Lotus" w:eastAsia="Times New Roman" w:hAnsi="B Lotu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Lotus" w:eastAsia="Times New Roman" w:hAnsi="B Lotus" w:cs="Times New Roman"/>
        <w:b/>
        <w:bCs/>
      </w:rPr>
    </w:tblStylePr>
    <w:tblStylePr w:type="lastCol">
      <w:rPr>
        <w:rFonts w:ascii="B Lotus" w:eastAsia="Times New Roman" w:hAnsi="B Lotu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01">
    <w:name w:val="Table Grid20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11">
    <w:name w:val="No List1811"/>
    <w:next w:val="NoList"/>
    <w:uiPriority w:val="99"/>
    <w:semiHidden/>
    <w:unhideWhenUsed/>
    <w:rsid w:val="0044628B"/>
  </w:style>
  <w:style w:type="numbering" w:customStyle="1" w:styleId="NoList191">
    <w:name w:val="No List191"/>
    <w:next w:val="NoList"/>
    <w:uiPriority w:val="99"/>
    <w:semiHidden/>
    <w:unhideWhenUsed/>
    <w:rsid w:val="0044628B"/>
  </w:style>
  <w:style w:type="numbering" w:customStyle="1" w:styleId="NoList2511">
    <w:name w:val="No List2511"/>
    <w:next w:val="NoList"/>
    <w:uiPriority w:val="99"/>
    <w:semiHidden/>
    <w:unhideWhenUsed/>
    <w:rsid w:val="0044628B"/>
  </w:style>
  <w:style w:type="table" w:customStyle="1" w:styleId="LightList-Accent313">
    <w:name w:val="Light List - Accent 313"/>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3">
    <w:name w:val="Light List - Accent 613"/>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3">
    <w:name w:val="Light Shading - Accent 213"/>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3">
    <w:name w:val="Light Grid - Accent 213"/>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B Nazanin" w:eastAsia="Times New Roman" w:hAnsi="B Nazani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B Nazanin" w:eastAsia="Times New Roman" w:hAnsi="B Nazani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3">
    <w:name w:val="Light Shading - Accent 613"/>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32">
    <w:name w:val="Light Grid - Accent 6132"/>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B Nazanin" w:eastAsia="Times New Roman" w:hAnsi="B Nazani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B Nazanin" w:eastAsia="Times New Roman" w:hAnsi="B Nazani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3">
    <w:name w:val="Medium Shading 1 - Accent 413"/>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3">
    <w:name w:val="Medium Shading 2 - Accent 613"/>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3">
    <w:name w:val="Medium Shading 1 - Accent 613"/>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Grid-Accent114">
    <w:name w:val="Light Grid - Accent 114"/>
    <w:basedOn w:val="TableNormal"/>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 Nazanin" w:eastAsia="Times New Roman" w:hAnsi="B Nazani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 Nazanin" w:eastAsia="Times New Roman" w:hAnsi="B Nazani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3">
    <w:name w:val="Light List - Accent 213"/>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4">
    <w:name w:val="Light List - Accent 34"/>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4">
    <w:name w:val="Light List - Accent 64"/>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5">
    <w:name w:val="Light Shading - Accent 25"/>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4">
    <w:name w:val="Light Grid - Accent 24"/>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Cambria" w:eastAsia="Times New Roman" w:hAnsi="Cambria"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Cambria" w:eastAsia="Times New Roman" w:hAnsi="Cambria"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4">
    <w:name w:val="Light Shading - Accent 64"/>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53">
    <w:name w:val="Light Grid - Accent 653"/>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Times New Roman"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Times New Roman"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4">
    <w:name w:val="Medium Shading 1 - Accent 44"/>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4">
    <w:name w:val="Medium Shading 2 - Accent 64"/>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4">
    <w:name w:val="Medium Shading 1 - Accent 64"/>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5">
    <w:name w:val="Light List - Accent 25"/>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5">
    <w:name w:val="Table Grid2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1">
    <w:name w:val="No List341"/>
    <w:next w:val="NoList"/>
    <w:uiPriority w:val="99"/>
    <w:semiHidden/>
    <w:unhideWhenUsed/>
    <w:rsid w:val="0044628B"/>
  </w:style>
  <w:style w:type="table" w:customStyle="1" w:styleId="LightShading-Accent223">
    <w:name w:val="Light Shading - Accent 223"/>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3">
    <w:name w:val="Light List - Accent 223"/>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5">
    <w:name w:val="Light Grid - Accent 41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Nazanin" w:eastAsia="Times New Roman" w:hAnsi="B Nazani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Nazanin" w:eastAsia="Times New Roman" w:hAnsi="B Nazani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7">
    <w:name w:val="Light Grid - Accent 47"/>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mbria" w:eastAsia="Times New Roman" w:hAnsi="Cambria"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mbria" w:eastAsia="Times New Roman" w:hAnsi="Cambria"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41">
    <w:name w:val="Table Grid341"/>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4">
    <w:name w:val="Table Grid44"/>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4">
    <w:name w:val="Table Grid12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5">
    <w:name w:val="Light Grid - Accent 425"/>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Lotus" w:eastAsia="Times New Roman" w:hAnsi="B Lotus"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Lotus" w:eastAsia="Times New Roman" w:hAnsi="B Lotu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Lotus" w:eastAsia="Times New Roman" w:hAnsi="B Lotus" w:cs="Times New Roman"/>
        <w:b/>
        <w:bCs/>
      </w:rPr>
    </w:tblStylePr>
    <w:tblStylePr w:type="lastCol">
      <w:rPr>
        <w:rFonts w:ascii="B Lotus" w:eastAsia="Times New Roman" w:hAnsi="B Lotu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3">
    <w:name w:val="Plain Table 53"/>
    <w:basedOn w:val="TableNormal"/>
    <w:next w:val="PlainTable51"/>
    <w:uiPriority w:val="45"/>
    <w:rsid w:val="0044628B"/>
    <w:rPr>
      <w:lang w:val="en-GB" w:eastAsia="en-GB"/>
    </w:rPr>
    <w:tblPr>
      <w:tblStyleRowBandSize w:val="1"/>
      <w:tblStyleColBandSize w:val="1"/>
    </w:tblPr>
    <w:tblStylePr w:type="firstRow">
      <w:rPr>
        <w:rFonts w:ascii="B Nazanin" w:eastAsia="Times New Roman" w:hAnsi="B Nazanin" w:cs="Times New Roman"/>
        <w:i/>
        <w:iCs/>
        <w:sz w:val="26"/>
      </w:rPr>
      <w:tblPr/>
      <w:tcPr>
        <w:tcBorders>
          <w:bottom w:val="single" w:sz="4" w:space="0" w:color="7F7F7F"/>
        </w:tcBorders>
        <w:shd w:val="clear" w:color="auto" w:fill="FFFFFF"/>
      </w:tcPr>
    </w:tblStylePr>
    <w:tblStylePr w:type="lastRow">
      <w:rPr>
        <w:rFonts w:ascii="B Nazanin" w:eastAsia="Times New Roman" w:hAnsi="B Nazanin" w:cs="Times New Roman"/>
        <w:i/>
        <w:iCs/>
        <w:sz w:val="26"/>
      </w:rPr>
      <w:tblPr/>
      <w:tcPr>
        <w:tcBorders>
          <w:top w:val="single" w:sz="4" w:space="0" w:color="7F7F7F"/>
        </w:tcBorders>
        <w:shd w:val="clear" w:color="auto" w:fill="FFFFFF"/>
      </w:tcPr>
    </w:tblStylePr>
    <w:tblStylePr w:type="firstCol">
      <w:pPr>
        <w:jc w:val="right"/>
      </w:pPr>
      <w:rPr>
        <w:rFonts w:ascii="B Nazanin" w:eastAsia="Times New Roman" w:hAnsi="B Nazanin" w:cs="Times New Roman"/>
        <w:i/>
        <w:iCs/>
        <w:sz w:val="26"/>
      </w:rPr>
      <w:tblPr/>
      <w:tcPr>
        <w:tcBorders>
          <w:right w:val="single" w:sz="4" w:space="0" w:color="7F7F7F"/>
        </w:tcBorders>
        <w:shd w:val="clear" w:color="auto" w:fill="FFFFFF"/>
      </w:tcPr>
    </w:tblStylePr>
    <w:tblStylePr w:type="lastCol">
      <w:rPr>
        <w:rFonts w:ascii="B Nazanin" w:eastAsia="Times New Roman" w:hAnsi="B Nazani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4">
    <w:name w:val="Plain Table 14"/>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41">
    <w:name w:val="No List441"/>
    <w:next w:val="NoList"/>
    <w:uiPriority w:val="99"/>
    <w:semiHidden/>
    <w:unhideWhenUsed/>
    <w:rsid w:val="0044628B"/>
  </w:style>
  <w:style w:type="numbering" w:customStyle="1" w:styleId="NoList116">
    <w:name w:val="No List116"/>
    <w:next w:val="NoList"/>
    <w:uiPriority w:val="99"/>
    <w:semiHidden/>
    <w:unhideWhenUsed/>
    <w:rsid w:val="0044628B"/>
  </w:style>
  <w:style w:type="table" w:customStyle="1" w:styleId="TableGrid53">
    <w:name w:val="Table Grid5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3">
    <w:name w:val="Plain Table 11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5">
    <w:name w:val="No List1115"/>
    <w:next w:val="NoList"/>
    <w:uiPriority w:val="99"/>
    <w:semiHidden/>
    <w:unhideWhenUsed/>
    <w:rsid w:val="0044628B"/>
  </w:style>
  <w:style w:type="numbering" w:customStyle="1" w:styleId="NoList1111311">
    <w:name w:val="No List1111311"/>
    <w:next w:val="NoList"/>
    <w:uiPriority w:val="99"/>
    <w:semiHidden/>
    <w:rsid w:val="0044628B"/>
  </w:style>
  <w:style w:type="table" w:customStyle="1" w:styleId="TableGrid133">
    <w:name w:val="Table Grid133"/>
    <w:basedOn w:val="TableNormal"/>
    <w:next w:val="TableGrid"/>
    <w:uiPriority w:val="59"/>
    <w:rsid w:val="0044628B"/>
    <w:pPr>
      <w:bidi/>
    </w:pPr>
    <w:rPr>
      <w:rFonts w:ascii="Times New Roman" w:eastAsia="Times New Roman" w:hAnsi="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3">
    <w:name w:val="Light Grid - Accent 43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141">
    <w:name w:val="No List2141"/>
    <w:next w:val="NoList"/>
    <w:uiPriority w:val="99"/>
    <w:semiHidden/>
    <w:unhideWhenUsed/>
    <w:rsid w:val="0044628B"/>
  </w:style>
  <w:style w:type="numbering" w:customStyle="1" w:styleId="NoList124">
    <w:name w:val="No List124"/>
    <w:next w:val="NoList"/>
    <w:uiPriority w:val="99"/>
    <w:semiHidden/>
    <w:unhideWhenUsed/>
    <w:rsid w:val="0044628B"/>
  </w:style>
  <w:style w:type="numbering" w:customStyle="1" w:styleId="NoList1124">
    <w:name w:val="No List1124"/>
    <w:next w:val="NoList"/>
    <w:uiPriority w:val="99"/>
    <w:semiHidden/>
    <w:rsid w:val="0044628B"/>
  </w:style>
  <w:style w:type="table" w:customStyle="1" w:styleId="LightGrid-Accent4213">
    <w:name w:val="Light Grid - Accent 421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entury Gothic" w:eastAsia="Times New Roman" w:hAnsi="Century Gothic"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entury Gothic" w:eastAsia="Times New Roman" w:hAnsi="Century Gothic"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entury Gothic" w:eastAsia="Times New Roman" w:hAnsi="Century Gothic" w:cs="Times New Roman"/>
        <w:b/>
        <w:bCs/>
      </w:rPr>
    </w:tblStylePr>
    <w:tblStylePr w:type="lastCol">
      <w:rPr>
        <w:rFonts w:ascii="Century Gothic" w:eastAsia="Times New Roman" w:hAnsi="Century Gothic"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Light2">
    <w:name w:val="Table Grid Light2"/>
    <w:basedOn w:val="TableNormal"/>
    <w:next w:val="TableGridLight1"/>
    <w:uiPriority w:val="40"/>
    <w:rsid w:val="0044628B"/>
    <w:rPr>
      <w:lang w:val="en-GB" w:eastAsia="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5311">
    <w:name w:val="No List5311"/>
    <w:next w:val="NoList"/>
    <w:uiPriority w:val="99"/>
    <w:semiHidden/>
    <w:unhideWhenUsed/>
    <w:rsid w:val="0044628B"/>
  </w:style>
  <w:style w:type="numbering" w:customStyle="1" w:styleId="NoList133">
    <w:name w:val="No List133"/>
    <w:next w:val="NoList"/>
    <w:uiPriority w:val="99"/>
    <w:semiHidden/>
    <w:unhideWhenUsed/>
    <w:rsid w:val="0044628B"/>
  </w:style>
  <w:style w:type="numbering" w:customStyle="1" w:styleId="NoList223">
    <w:name w:val="No List223"/>
    <w:next w:val="NoList"/>
    <w:uiPriority w:val="99"/>
    <w:semiHidden/>
    <w:unhideWhenUsed/>
    <w:rsid w:val="0044628B"/>
  </w:style>
  <w:style w:type="table" w:customStyle="1" w:styleId="LightList-Accent3113">
    <w:name w:val="Light List - Accent 3113"/>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12">
    <w:name w:val="Light List - Accent 6112"/>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2">
    <w:name w:val="Light Shading - Accent 2112"/>
    <w:basedOn w:val="TableNormal"/>
    <w:next w:val="LightShading-Accent2"/>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2">
    <w:name w:val="Light Grid - Accent 2112"/>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B Nazanin" w:eastAsia="Times New Roman" w:hAnsi="B Nazani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B Nazanin" w:eastAsia="Times New Roman" w:hAnsi="B Nazani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2">
    <w:name w:val="Light Shading - Accent 6112"/>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121">
    <w:name w:val="Light Grid - Accent 61121"/>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B Nazanin" w:eastAsia="Times New Roman" w:hAnsi="B Nazani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B Nazanin" w:eastAsia="Times New Roman" w:hAnsi="B Nazani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12">
    <w:name w:val="Medium Shading 1 - Accent 4112"/>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2">
    <w:name w:val="Medium Shading 2 - Accent 6112"/>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2">
    <w:name w:val="Medium Shading 1 - Accent 6112"/>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3">
    <w:name w:val="Table Grid143"/>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Accent1113">
    <w:name w:val="Light Grid - Accent 111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 Nazanin" w:eastAsia="Times New Roman" w:hAnsi="B Nazani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 Nazanin" w:eastAsia="Times New Roman" w:hAnsi="B Nazani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12">
    <w:name w:val="Light List - Accent 2112"/>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3">
    <w:name w:val="Light List - Accent 323"/>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3">
    <w:name w:val="Light List - Accent 623"/>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3">
    <w:name w:val="Light Shading - Accent 233"/>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3">
    <w:name w:val="Light Grid - Accent 223"/>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Cambria" w:eastAsia="Times New Roman" w:hAnsi="Cambria"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Cambria" w:eastAsia="Times New Roman" w:hAnsi="Cambria"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3">
    <w:name w:val="Light Shading - Accent 623"/>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32">
    <w:name w:val="Light Grid - Accent 6232"/>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Times New Roman"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Times New Roman"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3">
    <w:name w:val="Medium Shading 1 - Accent 423"/>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2">
    <w:name w:val="Medium Shading 2 - Accent 622"/>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3">
    <w:name w:val="Medium Shading 1 - Accent 623"/>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2">
    <w:name w:val="Light List - Accent 232"/>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numbering" w:customStyle="1" w:styleId="NoList3131">
    <w:name w:val="No List3131"/>
    <w:next w:val="NoList"/>
    <w:uiPriority w:val="99"/>
    <w:semiHidden/>
    <w:unhideWhenUsed/>
    <w:rsid w:val="0044628B"/>
  </w:style>
  <w:style w:type="table" w:customStyle="1" w:styleId="LightShading-Accent2212">
    <w:name w:val="Light Shading - Accent 2212"/>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2">
    <w:name w:val="Light List - Accent 2212"/>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3">
    <w:name w:val="Light Grid - Accent 412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Nazanin" w:eastAsia="Times New Roman" w:hAnsi="B Nazani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Nazanin" w:eastAsia="Times New Roman" w:hAnsi="B Nazani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3">
    <w:name w:val="Light Grid - Accent 443"/>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mbria" w:eastAsia="Times New Roman" w:hAnsi="Cambria"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mbria" w:eastAsia="Times New Roman" w:hAnsi="Cambria"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1113">
    <w:name w:val="Table Grid11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3">
    <w:name w:val="Table Grid413"/>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3">
    <w:name w:val="Table Grid12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2">
    <w:name w:val="Light Grid - Accent 422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Lotus" w:eastAsia="Times New Roman" w:hAnsi="B Lotus"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Lotus" w:eastAsia="Times New Roman" w:hAnsi="B Lotu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Lotus" w:eastAsia="Times New Roman" w:hAnsi="B Lotus" w:cs="Times New Roman"/>
        <w:b/>
        <w:bCs/>
      </w:rPr>
    </w:tblStylePr>
    <w:tblStylePr w:type="lastCol">
      <w:rPr>
        <w:rFonts w:ascii="B Lotus" w:eastAsia="Times New Roman" w:hAnsi="B Lotu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2">
    <w:name w:val="Plain Table 512"/>
    <w:basedOn w:val="TableNormal"/>
    <w:next w:val="PlainTable51"/>
    <w:uiPriority w:val="45"/>
    <w:rsid w:val="0044628B"/>
    <w:rPr>
      <w:lang w:val="en-GB" w:eastAsia="en-GB"/>
    </w:rPr>
    <w:tblPr>
      <w:tblStyleRowBandSize w:val="1"/>
      <w:tblStyleColBandSize w:val="1"/>
    </w:tblPr>
    <w:tblStylePr w:type="firstRow">
      <w:rPr>
        <w:rFonts w:ascii="B Nazanin" w:eastAsia="Times New Roman" w:hAnsi="B Nazanin" w:cs="Times New Roman"/>
        <w:i/>
        <w:iCs/>
        <w:sz w:val="26"/>
      </w:rPr>
      <w:tblPr/>
      <w:tcPr>
        <w:tcBorders>
          <w:bottom w:val="single" w:sz="4" w:space="0" w:color="7F7F7F"/>
        </w:tcBorders>
        <w:shd w:val="clear" w:color="auto" w:fill="FFFFFF"/>
      </w:tcPr>
    </w:tblStylePr>
    <w:tblStylePr w:type="lastRow">
      <w:rPr>
        <w:rFonts w:ascii="B Nazanin" w:eastAsia="Times New Roman" w:hAnsi="B Nazanin" w:cs="Times New Roman"/>
        <w:i/>
        <w:iCs/>
        <w:sz w:val="26"/>
      </w:rPr>
      <w:tblPr/>
      <w:tcPr>
        <w:tcBorders>
          <w:top w:val="single" w:sz="4" w:space="0" w:color="7F7F7F"/>
        </w:tcBorders>
        <w:shd w:val="clear" w:color="auto" w:fill="FFFFFF"/>
      </w:tcPr>
    </w:tblStylePr>
    <w:tblStylePr w:type="firstCol">
      <w:pPr>
        <w:jc w:val="right"/>
      </w:pPr>
      <w:rPr>
        <w:rFonts w:ascii="B Nazanin" w:eastAsia="Times New Roman" w:hAnsi="B Nazanin" w:cs="Times New Roman"/>
        <w:i/>
        <w:iCs/>
        <w:sz w:val="26"/>
      </w:rPr>
      <w:tblPr/>
      <w:tcPr>
        <w:tcBorders>
          <w:right w:val="single" w:sz="4" w:space="0" w:color="7F7F7F"/>
        </w:tcBorders>
        <w:shd w:val="clear" w:color="auto" w:fill="FFFFFF"/>
      </w:tcPr>
    </w:tblStylePr>
    <w:tblStylePr w:type="lastCol">
      <w:rPr>
        <w:rFonts w:ascii="B Nazanin" w:eastAsia="Times New Roman" w:hAnsi="B Nazani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numbering" w:customStyle="1" w:styleId="NoList413">
    <w:name w:val="No List413"/>
    <w:next w:val="NoList"/>
    <w:uiPriority w:val="99"/>
    <w:semiHidden/>
    <w:unhideWhenUsed/>
    <w:rsid w:val="0044628B"/>
  </w:style>
  <w:style w:type="numbering" w:customStyle="1" w:styleId="NoList1132">
    <w:name w:val="No List1132"/>
    <w:next w:val="NoList"/>
    <w:uiPriority w:val="99"/>
    <w:semiHidden/>
    <w:unhideWhenUsed/>
    <w:rsid w:val="0044628B"/>
  </w:style>
  <w:style w:type="table" w:customStyle="1" w:styleId="TableGrid512">
    <w:name w:val="Table Grid5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3">
    <w:name w:val="No List11123"/>
    <w:next w:val="NoList"/>
    <w:semiHidden/>
    <w:unhideWhenUsed/>
    <w:rsid w:val="0044628B"/>
  </w:style>
  <w:style w:type="table" w:customStyle="1" w:styleId="TableGrid1312">
    <w:name w:val="Table Grid1312"/>
    <w:basedOn w:val="TableNormal"/>
    <w:next w:val="TableGrid"/>
    <w:uiPriority w:val="5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1131">
    <w:name w:val="No List21131"/>
    <w:next w:val="NoList"/>
    <w:uiPriority w:val="99"/>
    <w:semiHidden/>
    <w:unhideWhenUsed/>
    <w:rsid w:val="0044628B"/>
  </w:style>
  <w:style w:type="table" w:customStyle="1" w:styleId="TableGrid2113">
    <w:name w:val="Table Grid2113"/>
    <w:basedOn w:val="TableNormal"/>
    <w:next w:val="TableGrid"/>
    <w:uiPriority w:val="5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112">
    <w:name w:val="No List3112"/>
    <w:next w:val="NoList"/>
    <w:uiPriority w:val="99"/>
    <w:semiHidden/>
    <w:unhideWhenUsed/>
    <w:rsid w:val="0044628B"/>
  </w:style>
  <w:style w:type="numbering" w:customStyle="1" w:styleId="NoList4112">
    <w:name w:val="No List4112"/>
    <w:next w:val="NoList"/>
    <w:uiPriority w:val="99"/>
    <w:semiHidden/>
    <w:unhideWhenUsed/>
    <w:rsid w:val="0044628B"/>
  </w:style>
  <w:style w:type="table" w:customStyle="1" w:styleId="TableGrid3113">
    <w:name w:val="Table Grid3113"/>
    <w:basedOn w:val="TableNormal"/>
    <w:next w:val="TableGrid"/>
    <w:uiPriority w:val="59"/>
    <w:rsid w:val="0044628B"/>
    <w:pPr>
      <w:bidi/>
    </w:pPr>
    <w:rPr>
      <w:rFonts w:ascii="Times New Roman" w:eastAsia="Times New Roman" w:hAnsi="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2">
    <w:name w:val="Table Web 32"/>
    <w:basedOn w:val="TableNormal"/>
    <w:next w:val="TableWeb3"/>
    <w:uiPriority w:val="99"/>
    <w:rsid w:val="0044628B"/>
    <w:pPr>
      <w:bidi/>
    </w:pPr>
    <w:rPr>
      <w:rFonts w:ascii="Times New Roman" w:eastAsia="Times New Roman" w:hAnsi="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20">
    <w:name w:val="Table Grid 72"/>
    <w:basedOn w:val="TableNormal"/>
    <w:next w:val="TableGrid70"/>
    <w:rsid w:val="0044628B"/>
    <w:pPr>
      <w:bidi/>
    </w:pPr>
    <w:rPr>
      <w:rFonts w:ascii="Times New Roman" w:eastAsia="Times New Roman" w:hAnsi="Times New Roman" w:cs="Times New Roman"/>
      <w:b/>
      <w:bCs/>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420">
    <w:name w:val="Table Grid 42"/>
    <w:basedOn w:val="TableNormal"/>
    <w:next w:val="TableGrid40"/>
    <w:rsid w:val="0044628B"/>
    <w:pPr>
      <w:bidi/>
    </w:pPr>
    <w:rPr>
      <w:rFonts w:ascii="Times New Roman" w:eastAsia="Times New Roman" w:hAnsi="Times New Roman" w:cs="Times New Roman"/>
      <w:lang w:val="en-GB" w:eastAsia="en-GB"/>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21">
    <w:name w:val="No List1111121"/>
    <w:next w:val="NoList"/>
    <w:semiHidden/>
    <w:rsid w:val="0044628B"/>
  </w:style>
  <w:style w:type="table" w:customStyle="1" w:styleId="LightGrid13">
    <w:name w:val="Light Grid13"/>
    <w:basedOn w:val="TableNormal"/>
    <w:uiPriority w:val="62"/>
    <w:rsid w:val="0044628B"/>
    <w:rPr>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Grid120">
    <w:name w:val="Table Grid 12"/>
    <w:basedOn w:val="TableNormal"/>
    <w:next w:val="TableGrid1a"/>
    <w:rsid w:val="0044628B"/>
    <w:pPr>
      <w:bidi/>
    </w:pPr>
    <w:rPr>
      <w:rFonts w:ascii="Times New Roman" w:eastAsia="Times New Roman" w:hAnsi="Times New Roman" w:cs="Times New Roman"/>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2121">
    <w:name w:val="Light Grid - Accent 6212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mbria" w:eastAsia="Times New Roman" w:hAnsi="Cambria"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mbria" w:eastAsia="Times New Roman" w:hAnsi="Cambria"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4">
    <w:name w:val="Light Grid4"/>
    <w:basedOn w:val="TableNormal"/>
    <w:next w:val="LightGrid"/>
    <w:uiPriority w:val="62"/>
    <w:rsid w:val="0044628B"/>
    <w:rPr>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543">
    <w:name w:val="Light Grid - Accent 543"/>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3">
    <w:name w:val="Light Grid - Accent 431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2">
    <w:name w:val="Medium Shading 2 - Accent 22"/>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6">
    <w:name w:val="Light Grid - Accent 16"/>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2">
    <w:name w:val="Medium Grid 3 - Accent 12"/>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2">
    <w:name w:val="Medium Grid 3 - Accent 32"/>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2">
    <w:name w:val="Medium Grid 3 - Accent 42"/>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2">
    <w:name w:val="Medium Grid 3 - Accent 62"/>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2">
    <w:name w:val="Light List - Accent 12"/>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21">
    <w:name w:val="Light List - Accent 421"/>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212">
    <w:name w:val="Medium Shading 1 - Accent 6212"/>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4">
    <w:name w:val="Medium Shading 1 - Accent 34"/>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2">
    <w:name w:val="Medium Shading 1 - Accent 12"/>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12">
    <w:name w:val="Medium Shading 1 - Accent 421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2">
    <w:name w:val="Medium Shading 1 - Accent 52"/>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2">
    <w:name w:val="Medium Grid 3 - Accent 22"/>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4">
    <w:name w:val="Grid Table 4 - Accent 114"/>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112">
    <w:name w:val="Table Grid4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3">
    <w:name w:val="Light Grid - Accent 4111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Light" w:eastAsia="Times New Roman" w:hAnsi="Calibri Ligh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2">
    <w:name w:val="Light Grid - Accent 42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Light" w:eastAsia="Times New Roman" w:hAnsi="Calibri Ligh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2">
    <w:name w:val="Light Grid - Accent 43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Light" w:eastAsia="Times New Roman" w:hAnsi="Calibri Ligh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3">
    <w:name w:val="No List513"/>
    <w:next w:val="NoList"/>
    <w:uiPriority w:val="99"/>
    <w:semiHidden/>
    <w:unhideWhenUsed/>
    <w:rsid w:val="0044628B"/>
  </w:style>
  <w:style w:type="table" w:customStyle="1" w:styleId="PlainTable213">
    <w:name w:val="Plain Table 213"/>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2">
    <w:name w:val="Grid Table 4 - Accent 1112"/>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2">
    <w:name w:val="List Table 412"/>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2">
    <w:name w:val="List Table 312"/>
    <w:basedOn w:val="TableNormal"/>
    <w:uiPriority w:val="48"/>
    <w:rsid w:val="0044628B"/>
    <w:rPr>
      <w:lang w:val="en-GB" w:eastAsia="en-GB"/>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TableGrid11113">
    <w:name w:val="Table Grid11113"/>
    <w:basedOn w:val="TableNormal"/>
    <w:next w:val="TableGrid"/>
    <w:uiPriority w:val="5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1Light-Accent512">
    <w:name w:val="Grid Table 1 Light - Accent 512"/>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2">
    <w:name w:val="No List1212"/>
    <w:next w:val="NoList"/>
    <w:uiPriority w:val="99"/>
    <w:semiHidden/>
    <w:unhideWhenUsed/>
    <w:rsid w:val="0044628B"/>
  </w:style>
  <w:style w:type="table" w:customStyle="1" w:styleId="TableGrid21112">
    <w:name w:val="Table Grid2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2">
    <w:name w:val="Grid Table 4 - Accent 112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3">
    <w:name w:val="No List21113"/>
    <w:next w:val="NoList"/>
    <w:uiPriority w:val="99"/>
    <w:semiHidden/>
    <w:unhideWhenUsed/>
    <w:rsid w:val="0044628B"/>
  </w:style>
  <w:style w:type="table" w:customStyle="1" w:styleId="TableGrid31112">
    <w:name w:val="Table Grid3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2">
    <w:name w:val="Plain Table 222"/>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2">
    <w:name w:val="Grid Table 4 - Accent 12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2">
    <w:name w:val="List Table 422"/>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2">
    <w:name w:val="List Table 322"/>
    <w:basedOn w:val="TableNormal"/>
    <w:next w:val="ListTable31"/>
    <w:uiPriority w:val="48"/>
    <w:rsid w:val="0044628B"/>
    <w:rPr>
      <w:lang w:val="en-GB" w:eastAsia="en-GB"/>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TableGrid12112">
    <w:name w:val="Table Grid12112"/>
    <w:basedOn w:val="TableNormal"/>
    <w:next w:val="TableGrid"/>
    <w:uiPriority w:val="5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1Light-Accent522">
    <w:name w:val="Grid Table 1 Light - Accent 522"/>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2">
    <w:name w:val="Grid Table 412"/>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1113">
    <w:name w:val="Plain Table 111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1">
    <w:name w:val="No List631"/>
    <w:next w:val="NoList"/>
    <w:uiPriority w:val="99"/>
    <w:semiHidden/>
    <w:unhideWhenUsed/>
    <w:rsid w:val="0044628B"/>
  </w:style>
  <w:style w:type="table" w:customStyle="1" w:styleId="TableGrid1412">
    <w:name w:val="Table Grid14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2">
    <w:name w:val="Grid Table 4 - Accent 312"/>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2">
    <w:name w:val="Grid Table 3 - Accent 312"/>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PlainTable11112">
    <w:name w:val="Plain Table 11112"/>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2">
    <w:name w:val="No List1312"/>
    <w:next w:val="NoList"/>
    <w:uiPriority w:val="99"/>
    <w:semiHidden/>
    <w:unhideWhenUsed/>
    <w:rsid w:val="0044628B"/>
  </w:style>
  <w:style w:type="table" w:customStyle="1" w:styleId="LightGrid-Accent5132">
    <w:name w:val="Light Grid - Accent 513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 Nazanin" w:eastAsia="Times New Roman" w:hAnsi="B Nazani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 Nazanin" w:eastAsia="Times New Roman" w:hAnsi="B Nazani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412">
    <w:name w:val="Light Grid - Accent 44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Nazanin" w:eastAsia="Times New Roman" w:hAnsi="B Nazani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Nazanin" w:eastAsia="Times New Roman" w:hAnsi="B Nazani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32">
    <w:name w:val="Light Grid - Accent 33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 Nazanin" w:eastAsia="Times New Roman" w:hAnsi="B Nazani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 Nazanin" w:eastAsia="Times New Roman" w:hAnsi="B Nazani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12">
    <w:name w:val="No List2212"/>
    <w:next w:val="NoList"/>
    <w:uiPriority w:val="99"/>
    <w:semiHidden/>
    <w:unhideWhenUsed/>
    <w:rsid w:val="0044628B"/>
  </w:style>
  <w:style w:type="table" w:customStyle="1" w:styleId="TableGrid223">
    <w:name w:val="Table Grid22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2">
    <w:name w:val="Light List - Accent 31112"/>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2">
    <w:name w:val="Medium Grid 1 - Accent 312"/>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2">
    <w:name w:val="Light Grid112"/>
    <w:basedOn w:val="TableNormal"/>
    <w:next w:val="LightGrid"/>
    <w:uiPriority w:val="62"/>
    <w:rsid w:val="0044628B"/>
    <w:rPr>
      <w:sz w:val="22"/>
      <w:szCs w:val="22"/>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BLotus" w:eastAsia="Times New Roman" w:hAnsi="BLotus"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BLotus" w:eastAsia="Times New Roman" w:hAnsi="BLotu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List12">
    <w:name w:val="Light List12"/>
    <w:basedOn w:val="TableNormal"/>
    <w:next w:val="LightList"/>
    <w:uiPriority w:val="61"/>
    <w:rsid w:val="0044628B"/>
    <w:rPr>
      <w:sz w:val="22"/>
      <w:szCs w:val="22"/>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MediumShading112">
    <w:name w:val="Medium Shading 112"/>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3">
    <w:name w:val="Light Shading13"/>
    <w:basedOn w:val="TableNormal"/>
    <w:next w:val="LightShading"/>
    <w:uiPriority w:val="60"/>
    <w:rsid w:val="0044628B"/>
    <w:rPr>
      <w:color w:val="000000"/>
      <w:sz w:val="22"/>
      <w:szCs w:val="22"/>
      <w:lang w:val="en-GB" w:eastAsia="en-GB"/>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12">
    <w:name w:val="No List11212"/>
    <w:next w:val="NoList"/>
    <w:uiPriority w:val="99"/>
    <w:semiHidden/>
    <w:unhideWhenUsed/>
    <w:rsid w:val="0044628B"/>
  </w:style>
  <w:style w:type="table" w:customStyle="1" w:styleId="LightShading112">
    <w:name w:val="Light Shading112"/>
    <w:basedOn w:val="TableNormal"/>
    <w:rsid w:val="0044628B"/>
    <w:rPr>
      <w:color w:val="000000"/>
      <w:lang w:val="en-GB" w:eastAsia="en-GB"/>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2312">
    <w:name w:val="Light Shading - Accent 2312"/>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2">
    <w:name w:val="No List2122"/>
    <w:next w:val="NoList"/>
    <w:uiPriority w:val="99"/>
    <w:semiHidden/>
    <w:unhideWhenUsed/>
    <w:rsid w:val="0044628B"/>
  </w:style>
  <w:style w:type="table" w:customStyle="1" w:styleId="TableGrid2122">
    <w:name w:val="Table Grid2122"/>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Accent5232">
    <w:name w:val="Light Grid - Accent 523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Lotus" w:eastAsia="Times New Roman" w:hAnsi="BLotus"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Lotus" w:eastAsia="Times New Roman" w:hAnsi="BLotu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3">
    <w:name w:val="Light Grid - Accent 1111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Lotus" w:eastAsia="Times New Roman" w:hAnsi="BLotu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Lotus" w:eastAsia="Times New Roman" w:hAnsi="BLotu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12">
    <w:name w:val="Light Grid - Accent 412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Lotus" w:eastAsia="Times New Roman" w:hAnsi="BLotus"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Lotus" w:eastAsia="Times New Roman" w:hAnsi="BLotu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2">
    <w:name w:val="No List322"/>
    <w:next w:val="NoList"/>
    <w:uiPriority w:val="99"/>
    <w:semiHidden/>
    <w:unhideWhenUsed/>
    <w:rsid w:val="0044628B"/>
  </w:style>
  <w:style w:type="table" w:customStyle="1" w:styleId="LightShading-Accent122">
    <w:name w:val="Light Shading - Accent 122"/>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2">
    <w:name w:val="Light Grid - Accent 122"/>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Lotus" w:eastAsia="Times New Roman" w:hAnsi="BLotu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Lotus" w:eastAsia="Times New Roman" w:hAnsi="BLotu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2">
    <w:name w:val="No List111212"/>
    <w:next w:val="NoList"/>
    <w:semiHidden/>
    <w:rsid w:val="0044628B"/>
  </w:style>
  <w:style w:type="table" w:customStyle="1" w:styleId="MediumShading1-Accent312">
    <w:name w:val="Medium Shading 1 - Accent 312"/>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2">
    <w:name w:val="Light Shading - Accent 312"/>
    <w:basedOn w:val="TableNormal"/>
    <w:next w:val="LightShading-Accent3"/>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2">
    <w:name w:val="No List211112"/>
    <w:next w:val="NoList"/>
    <w:uiPriority w:val="99"/>
    <w:semiHidden/>
    <w:unhideWhenUsed/>
    <w:rsid w:val="0044628B"/>
  </w:style>
  <w:style w:type="table" w:customStyle="1" w:styleId="TableGrid111112">
    <w:name w:val="Table Grid111112"/>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Accent52121">
    <w:name w:val="Light Grid - Accent 521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 Nazanin" w:eastAsia="Times New Roman" w:hAnsi="B Nazani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 Nazanin" w:eastAsia="Times New Roman" w:hAnsi="B Nazani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2">
    <w:name w:val="Light Grid - Accent 1111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 Nazanin" w:eastAsia="Times New Roman" w:hAnsi="B Nazani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 Nazanin" w:eastAsia="Times New Roman" w:hAnsi="B Nazani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12">
    <w:name w:val="Light Grid - Accent 411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Nazanin" w:eastAsia="Times New Roman" w:hAnsi="B Nazani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Nazanin" w:eastAsia="Times New Roman" w:hAnsi="B Nazani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2">
    <w:name w:val="No List422"/>
    <w:next w:val="NoList"/>
    <w:uiPriority w:val="99"/>
    <w:semiHidden/>
    <w:unhideWhenUsed/>
    <w:rsid w:val="0044628B"/>
  </w:style>
  <w:style w:type="table" w:customStyle="1" w:styleId="LightList-Accent3212">
    <w:name w:val="Light List - Accent 321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2">
    <w:name w:val="Medium Grid 1 - Accent 322"/>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2">
    <w:name w:val="Light Grid22"/>
    <w:basedOn w:val="TableNormal"/>
    <w:next w:val="LightGrid"/>
    <w:uiPriority w:val="62"/>
    <w:unhideWhenUsed/>
    <w:rsid w:val="0044628B"/>
    <w:rPr>
      <w:sz w:val="22"/>
      <w:szCs w:val="22"/>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B Nazanin" w:eastAsia="Times New Roman" w:hAnsi="B Nazani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B Nazanin" w:eastAsia="Times New Roman" w:hAnsi="B Nazani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List22">
    <w:name w:val="Light List22"/>
    <w:basedOn w:val="TableNormal"/>
    <w:next w:val="LightList"/>
    <w:uiPriority w:val="61"/>
    <w:unhideWhenUsed/>
    <w:rsid w:val="0044628B"/>
    <w:rPr>
      <w:sz w:val="22"/>
      <w:szCs w:val="22"/>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MediumShading122">
    <w:name w:val="Medium Shading 122"/>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Accent132">
    <w:name w:val="Light Shading - Accent 132"/>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2">
    <w:name w:val="Light Grid - Accent 132"/>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B Nazanin" w:eastAsia="Times New Roman" w:hAnsi="B Nazani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B Nazanin" w:eastAsia="Times New Roman" w:hAnsi="B Nazani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2">
    <w:name w:val="Medium Shading 1 - Accent 322"/>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2">
    <w:name w:val="Light Shading - Accent 322"/>
    <w:basedOn w:val="TableNormal"/>
    <w:next w:val="LightShading-Accent3"/>
    <w:uiPriority w:val="60"/>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2">
    <w:name w:val="No List5112"/>
    <w:next w:val="NoList"/>
    <w:uiPriority w:val="99"/>
    <w:semiHidden/>
    <w:unhideWhenUsed/>
    <w:rsid w:val="0044628B"/>
  </w:style>
  <w:style w:type="numbering" w:customStyle="1" w:styleId="NoList612">
    <w:name w:val="No List612"/>
    <w:next w:val="NoList"/>
    <w:uiPriority w:val="99"/>
    <w:semiHidden/>
    <w:unhideWhenUsed/>
    <w:rsid w:val="0044628B"/>
  </w:style>
  <w:style w:type="table" w:customStyle="1" w:styleId="TableGrid322">
    <w:name w:val="Table Grid3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2">
    <w:name w:val="Table Grid1222"/>
    <w:basedOn w:val="TableNormal"/>
    <w:next w:val="TableGrid"/>
    <w:uiPriority w:val="59"/>
    <w:rsid w:val="0044628B"/>
    <w:rPr>
      <w:sz w:val="22"/>
      <w:szCs w:val="22"/>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PlainTable412">
    <w:name w:val="Plain Table 412"/>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2">
    <w:name w:val="Plain Table 2112"/>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2">
    <w:name w:val="Table Grid2212"/>
    <w:basedOn w:val="TableNormal"/>
    <w:next w:val="TableGrid"/>
    <w:uiPriority w:val="59"/>
    <w:rsid w:val="0044628B"/>
    <w:pPr>
      <w:jc w:val="both"/>
    </w:pPr>
    <w:rPr>
      <w:sz w:val="22"/>
      <w:szCs w:val="22"/>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22">
    <w:name w:val="Table Grid422"/>
    <w:basedOn w:val="TableNormal"/>
    <w:next w:val="TableGrid"/>
    <w:rsid w:val="0044628B"/>
    <w:rPr>
      <w:rFonts w:ascii="Book Antiqua" w:eastAsia="Book Antiqua" w:hAnsi="Book Antiqua" w:cs="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7211">
    <w:name w:val="No List7211"/>
    <w:next w:val="NoList"/>
    <w:uiPriority w:val="99"/>
    <w:semiHidden/>
    <w:unhideWhenUsed/>
    <w:rsid w:val="0044628B"/>
  </w:style>
  <w:style w:type="numbering" w:customStyle="1" w:styleId="NoList8211">
    <w:name w:val="No List8211"/>
    <w:next w:val="NoList"/>
    <w:uiPriority w:val="99"/>
    <w:semiHidden/>
    <w:unhideWhenUsed/>
    <w:rsid w:val="0044628B"/>
  </w:style>
  <w:style w:type="table" w:customStyle="1" w:styleId="MediumGrid1-Accent34">
    <w:name w:val="Medium Grid 1 - Accent 34"/>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4">
    <w:name w:val="Light List4"/>
    <w:basedOn w:val="TableNormal"/>
    <w:next w:val="LightList"/>
    <w:uiPriority w:val="61"/>
    <w:semiHidden/>
    <w:unhideWhenUsed/>
    <w:rsid w:val="0044628B"/>
    <w:rPr>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MediumShading14">
    <w:name w:val="Medium Shading 14"/>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Accent15">
    <w:name w:val="Light Shading - Accent 15"/>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4">
    <w:name w:val="Light Shading - Accent 34"/>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21">
    <w:name w:val="No List921"/>
    <w:next w:val="NoList"/>
    <w:uiPriority w:val="99"/>
    <w:semiHidden/>
    <w:unhideWhenUsed/>
    <w:rsid w:val="0044628B"/>
  </w:style>
  <w:style w:type="table" w:customStyle="1" w:styleId="LightGrid-Accent2212">
    <w:name w:val="Light Grid - Accent 2212"/>
    <w:basedOn w:val="TableNormal"/>
    <w:next w:val="LightGrid-Accent2"/>
    <w:uiPriority w:val="62"/>
    <w:rsid w:val="0044628B"/>
    <w:rPr>
      <w:rFonts w:ascii="BZar" w:hAnsi="BZar" w:cs="Times New Roman"/>
      <w:sz w:val="28"/>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B Lotus" w:eastAsia="Times New Roman" w:hAnsi="B Lotus"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B Lotus" w:eastAsia="Times New Roman" w:hAnsi="B Lotu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B Lotus" w:eastAsia="Times New Roman" w:hAnsi="B Lotus" w:cs="Times New Roman"/>
        <w:b/>
        <w:bCs/>
      </w:rPr>
    </w:tblStylePr>
    <w:tblStylePr w:type="lastCol">
      <w:rPr>
        <w:rFonts w:ascii="B Lotus" w:eastAsia="Times New Roman" w:hAnsi="B Lotu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TableGrid162">
    <w:name w:val="Table Grid162"/>
    <w:basedOn w:val="TableNormal"/>
    <w:next w:val="TableGrid"/>
    <w:uiPriority w:val="59"/>
    <w:rsid w:val="0044628B"/>
    <w:rPr>
      <w:rFonts w:ascii="Times New Roman" w:eastAsia="Times New Roman" w:hAnsi="Times New Roman" w:cs="Times New Roman"/>
      <w:lang w:val="en-GB" w:eastAsia="en-GB"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Accent6323">
    <w:name w:val="Light Grid - Accent 6323"/>
    <w:basedOn w:val="TableNormal"/>
    <w:next w:val="LightGrid-Accent6"/>
    <w:uiPriority w:val="62"/>
    <w:rsid w:val="0044628B"/>
    <w:rPr>
      <w:rFonts w:ascii="BZar" w:hAnsi="BZar" w:cs="Times New Roman"/>
      <w:sz w:val="28"/>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B Lotus" w:eastAsia="Times New Roman" w:hAnsi="B Lotus"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B Lotus" w:eastAsia="Times New Roman" w:hAnsi="B Lotu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B Lotus" w:eastAsia="Times New Roman" w:hAnsi="B Lotus" w:cs="Times New Roman"/>
        <w:b/>
        <w:bCs/>
      </w:rPr>
    </w:tblStylePr>
    <w:tblStylePr w:type="lastCol">
      <w:rPr>
        <w:rFonts w:ascii="B Lotus" w:eastAsia="Times New Roman" w:hAnsi="B Lotu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6212">
    <w:name w:val="Light List - Accent 6212"/>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2">
    <w:name w:val="Light Shading - Accent 6212"/>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2">
    <w:name w:val="Light Grid - Accent 1122"/>
    <w:basedOn w:val="TableNormal"/>
    <w:uiPriority w:val="62"/>
    <w:rsid w:val="0044628B"/>
    <w:rPr>
      <w:rFonts w:ascii="BZar" w:hAnsi="BZar" w:cs="Times New Roman"/>
      <w:sz w:val="28"/>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 Lotus" w:eastAsia="Times New Roman" w:hAnsi="B Lotu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 Lotus" w:eastAsia="Times New Roman" w:hAnsi="B Lotu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 Lotus" w:eastAsia="Times New Roman" w:hAnsi="B Lotus" w:cs="Times New Roman"/>
        <w:b/>
        <w:bCs/>
      </w:rPr>
    </w:tblStylePr>
    <w:tblStylePr w:type="lastCol">
      <w:rPr>
        <w:rFonts w:ascii="B Lotus" w:eastAsia="Times New Roman" w:hAnsi="B Lotu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
    <w:name w:val="Light List - Accent 5121"/>
    <w:basedOn w:val="TableNormal"/>
    <w:next w:val="LightList-Accent5"/>
    <w:uiPriority w:val="61"/>
    <w:semiHidden/>
    <w:unhideWhenUsed/>
    <w:rsid w:val="0044628B"/>
    <w:rPr>
      <w:rFonts w:ascii="BZar" w:hAnsi="BZar" w:cs="Times New Roman"/>
      <w:sz w:val="28"/>
      <w:szCs w:val="24"/>
      <w:lang w:val="en-GB" w:eastAsia="en-GB"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Grid-Accent142">
    <w:name w:val="Light Grid - Accent 142"/>
    <w:basedOn w:val="TableNormal"/>
    <w:next w:val="LightGrid-Accent1"/>
    <w:uiPriority w:val="62"/>
    <w:semiHidden/>
    <w:unhideWhenUsed/>
    <w:rsid w:val="0044628B"/>
    <w:rPr>
      <w:rFonts w:ascii="BZar" w:hAnsi="BZar" w:cs="Times New Roman"/>
      <w:sz w:val="28"/>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 Lotus" w:eastAsia="Times New Roman" w:hAnsi="B Lotu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 Lotus" w:eastAsia="Times New Roman" w:hAnsi="B Lotu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 Lotus" w:eastAsia="Times New Roman" w:hAnsi="B Lotus" w:cs="Times New Roman"/>
        <w:b/>
        <w:bCs/>
      </w:rPr>
    </w:tblStylePr>
    <w:tblStylePr w:type="lastCol">
      <w:rPr>
        <w:rFonts w:ascii="B Lotus" w:eastAsia="Times New Roman" w:hAnsi="B Lotu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2">
    <w:name w:val="Medium Grid 1 - Accent 112"/>
    <w:basedOn w:val="TableNormal"/>
    <w:next w:val="MediumGrid1-Accent1"/>
    <w:uiPriority w:val="67"/>
    <w:semiHidden/>
    <w:unhideWhenUsed/>
    <w:rsid w:val="0044628B"/>
    <w:rPr>
      <w:rFonts w:ascii="BZar" w:hAnsi="BZar" w:cs="Times New Roman"/>
      <w:sz w:val="28"/>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2">
    <w:name w:val="Table Grid172"/>
    <w:basedOn w:val="TableNormal"/>
    <w:next w:val="TableGrid"/>
    <w:uiPriority w:val="39"/>
    <w:rsid w:val="0044628B"/>
    <w:rPr>
      <w:rFonts w:eastAsia="Times New Roman"/>
      <w:sz w:val="22"/>
      <w:szCs w:val="22"/>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532">
    <w:name w:val="Light List - Accent 532"/>
    <w:basedOn w:val="TableNormal"/>
    <w:next w:val="LightList-Accent5"/>
    <w:uiPriority w:val="61"/>
    <w:semiHidden/>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3">
    <w:name w:val="Medium Grid 1 - Accent 13"/>
    <w:basedOn w:val="TableNormal"/>
    <w:next w:val="MediumGrid1-Accent1"/>
    <w:uiPriority w:val="67"/>
    <w:semiHidden/>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2">
    <w:name w:val="No List102"/>
    <w:next w:val="NoList"/>
    <w:uiPriority w:val="99"/>
    <w:semiHidden/>
    <w:unhideWhenUsed/>
    <w:rsid w:val="0044628B"/>
  </w:style>
  <w:style w:type="table" w:customStyle="1" w:styleId="LightGrid-Accent452">
    <w:name w:val="Light Grid - Accent 45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entury Gothic" w:eastAsia="Times New Roman" w:hAnsi="Century Gothic"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entury Gothic" w:eastAsia="Times New Roman" w:hAnsi="Century Gothic"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entury Gothic" w:eastAsia="Times New Roman" w:hAnsi="Century Gothic" w:cs="Times New Roman"/>
        <w:b/>
        <w:bCs/>
      </w:rPr>
    </w:tblStylePr>
    <w:tblStylePr w:type="lastCol">
      <w:rPr>
        <w:rFonts w:ascii="Century Gothic" w:eastAsia="Times New Roman" w:hAnsi="Century Gothic"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4111">
    <w:name w:val="No List14111"/>
    <w:next w:val="NoList"/>
    <w:uiPriority w:val="99"/>
    <w:semiHidden/>
    <w:unhideWhenUsed/>
    <w:rsid w:val="0044628B"/>
  </w:style>
  <w:style w:type="table" w:customStyle="1" w:styleId="TableGrid18111">
    <w:name w:val="Table Grid1811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11">
    <w:name w:val="No List15111"/>
    <w:next w:val="NoList"/>
    <w:uiPriority w:val="99"/>
    <w:semiHidden/>
    <w:unhideWhenUsed/>
    <w:rsid w:val="0044628B"/>
  </w:style>
  <w:style w:type="numbering" w:customStyle="1" w:styleId="NoList23111">
    <w:name w:val="No List23111"/>
    <w:next w:val="NoList"/>
    <w:uiPriority w:val="99"/>
    <w:semiHidden/>
    <w:unhideWhenUsed/>
    <w:rsid w:val="0044628B"/>
  </w:style>
  <w:style w:type="numbering" w:customStyle="1" w:styleId="NoList114111">
    <w:name w:val="No List114111"/>
    <w:next w:val="NoList"/>
    <w:uiPriority w:val="99"/>
    <w:semiHidden/>
    <w:unhideWhenUsed/>
    <w:rsid w:val="0044628B"/>
  </w:style>
  <w:style w:type="numbering" w:customStyle="1" w:styleId="NoList1113111">
    <w:name w:val="No List1113111"/>
    <w:next w:val="NoList"/>
    <w:semiHidden/>
    <w:unhideWhenUsed/>
    <w:rsid w:val="0044628B"/>
  </w:style>
  <w:style w:type="table" w:customStyle="1" w:styleId="TableGrid11311">
    <w:name w:val="Table Grid11311"/>
    <w:basedOn w:val="TableNormal"/>
    <w:next w:val="TableGrid"/>
    <w:uiPriority w:val="5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13111">
    <w:name w:val="No List213111"/>
    <w:next w:val="NoList"/>
    <w:uiPriority w:val="99"/>
    <w:semiHidden/>
    <w:unhideWhenUsed/>
    <w:rsid w:val="0044628B"/>
  </w:style>
  <w:style w:type="table" w:customStyle="1" w:styleId="TableGrid23111">
    <w:name w:val="Table Grid23111"/>
    <w:basedOn w:val="TableNormal"/>
    <w:next w:val="TableGrid"/>
    <w:uiPriority w:val="5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3111">
    <w:name w:val="No List33111"/>
    <w:next w:val="NoList"/>
    <w:uiPriority w:val="99"/>
    <w:semiHidden/>
    <w:unhideWhenUsed/>
    <w:rsid w:val="0044628B"/>
  </w:style>
  <w:style w:type="numbering" w:customStyle="1" w:styleId="NoList43111">
    <w:name w:val="No List43111"/>
    <w:next w:val="NoList"/>
    <w:uiPriority w:val="99"/>
    <w:semiHidden/>
    <w:unhideWhenUsed/>
    <w:rsid w:val="0044628B"/>
  </w:style>
  <w:style w:type="table" w:customStyle="1" w:styleId="TableGrid33111">
    <w:name w:val="Table Grid33111"/>
    <w:basedOn w:val="TableNormal"/>
    <w:next w:val="TableGrid"/>
    <w:uiPriority w:val="59"/>
    <w:rsid w:val="0044628B"/>
    <w:pPr>
      <w:bidi/>
    </w:pPr>
    <w:rPr>
      <w:rFonts w:ascii="Times New Roman" w:eastAsia="Times New Roman" w:hAnsi="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1">
    <w:name w:val="Table Web 311"/>
    <w:basedOn w:val="TableNormal"/>
    <w:next w:val="TableWeb3"/>
    <w:uiPriority w:val="99"/>
    <w:rsid w:val="0044628B"/>
    <w:pPr>
      <w:bidi/>
    </w:pPr>
    <w:rPr>
      <w:rFonts w:ascii="Times New Roman" w:eastAsia="Times New Roman" w:hAnsi="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10">
    <w:name w:val="Table Grid 711"/>
    <w:basedOn w:val="TableNormal"/>
    <w:next w:val="TableGrid70"/>
    <w:rsid w:val="0044628B"/>
    <w:pPr>
      <w:bidi/>
    </w:pPr>
    <w:rPr>
      <w:rFonts w:ascii="Times New Roman" w:eastAsia="Times New Roman" w:hAnsi="Times New Roman" w:cs="Times New Roman"/>
      <w:b/>
      <w:bCs/>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4110">
    <w:name w:val="Table Grid 411"/>
    <w:basedOn w:val="TableNormal"/>
    <w:next w:val="TableGrid40"/>
    <w:rsid w:val="0044628B"/>
    <w:pPr>
      <w:bidi/>
    </w:pPr>
    <w:rPr>
      <w:rFonts w:ascii="Times New Roman" w:eastAsia="Times New Roman" w:hAnsi="Times New Roman" w:cs="Times New Roman"/>
      <w:lang w:val="en-GB" w:eastAsia="en-GB"/>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2111">
    <w:name w:val="No List11112111"/>
    <w:next w:val="NoList"/>
    <w:semiHidden/>
    <w:rsid w:val="0044628B"/>
  </w:style>
  <w:style w:type="table" w:customStyle="1" w:styleId="TableGrid1110">
    <w:name w:val="Table Grid 111"/>
    <w:basedOn w:val="TableNormal"/>
    <w:next w:val="TableGrid1a"/>
    <w:rsid w:val="0044628B"/>
    <w:pPr>
      <w:bidi/>
    </w:pPr>
    <w:rPr>
      <w:rFonts w:ascii="Times New Roman" w:eastAsia="Times New Roman" w:hAnsi="Times New Roman" w:cs="Times New Roman"/>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412">
    <w:name w:val="Light Grid - Accent 6412"/>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mbria" w:eastAsia="Times New Roman" w:hAnsi="Cambria"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mbria" w:eastAsia="Times New Roman" w:hAnsi="Cambria"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61">
    <w:name w:val="Light Grid - Accent 46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11">
    <w:name w:val="Medium Shading 2 - Accent 211"/>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Grid3-Accent111">
    <w:name w:val="Medium Grid 3 - Accent 111"/>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1">
    <w:name w:val="Medium Grid 3 - Accent 311"/>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1">
    <w:name w:val="Medium Grid 3 - Accent 411"/>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1">
    <w:name w:val="Medium Grid 3 - Accent 611"/>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1">
    <w:name w:val="Light List - Accent 111"/>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111">
    <w:name w:val="Light List - Accent 4111"/>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31">
    <w:name w:val="Medium Shading 1 - Accent 63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111">
    <w:name w:val="Medium Shading 1 - Accent 111"/>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31">
    <w:name w:val="Medium Shading 1 - Accent 43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1">
    <w:name w:val="Medium Shading 1 - Accent 511"/>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1">
    <w:name w:val="Medium Grid 3 - Accent 211"/>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1">
    <w:name w:val="Grid Table 4 - Accent 113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311">
    <w:name w:val="Table Grid43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1">
    <w:name w:val="Light Grid - Accent 413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Zar" w:eastAsia="Times New Roman" w:hAnsi="B Zar"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Zar" w:eastAsia="Times New Roman" w:hAnsi="B Zar"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Zar" w:eastAsia="Times New Roman" w:hAnsi="B Zar" w:cs="Times New Roman"/>
        <w:b/>
        <w:bCs/>
      </w:rPr>
    </w:tblStylePr>
    <w:tblStylePr w:type="lastCol">
      <w:rPr>
        <w:rFonts w:ascii="B Zar" w:eastAsia="Times New Roman" w:hAnsi="B Zar"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1">
    <w:name w:val="Light Grid - Accent 42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Zar" w:eastAsia="Times New Roman" w:hAnsi="B Zar"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Zar" w:eastAsia="Times New Roman" w:hAnsi="B Zar"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Zar" w:eastAsia="Times New Roman" w:hAnsi="B Zar" w:cs="Times New Roman"/>
        <w:b/>
        <w:bCs/>
      </w:rPr>
    </w:tblStylePr>
    <w:tblStylePr w:type="lastCol">
      <w:rPr>
        <w:rFonts w:ascii="B Zar" w:eastAsia="Times New Roman" w:hAnsi="B Zar"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21">
    <w:name w:val="Light Grid - Accent 43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Zar" w:eastAsia="Times New Roman" w:hAnsi="B Zar"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Zar" w:eastAsia="Times New Roman" w:hAnsi="B Zar"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Zar" w:eastAsia="Times New Roman" w:hAnsi="B Zar" w:cs="Times New Roman"/>
        <w:b/>
        <w:bCs/>
      </w:rPr>
    </w:tblStylePr>
    <w:tblStylePr w:type="lastCol">
      <w:rPr>
        <w:rFonts w:ascii="B Zar" w:eastAsia="Times New Roman" w:hAnsi="B Zar"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1">
    <w:name w:val="No List52111"/>
    <w:next w:val="NoList"/>
    <w:uiPriority w:val="99"/>
    <w:semiHidden/>
    <w:unhideWhenUsed/>
    <w:rsid w:val="0044628B"/>
  </w:style>
  <w:style w:type="table" w:customStyle="1" w:styleId="TableGrid521">
    <w:name w:val="Table Grid521"/>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21">
    <w:name w:val="Plain Table 212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11">
    <w:name w:val="Grid Table 4 - Accent 111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1">
    <w:name w:val="List Table 41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1">
    <w:name w:val="List Table 3111"/>
    <w:basedOn w:val="TableNormal"/>
    <w:uiPriority w:val="48"/>
    <w:rsid w:val="0044628B"/>
    <w:rPr>
      <w:lang w:val="en-GB" w:eastAsia="en-GB"/>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GridTable1Light-Accent5111">
    <w:name w:val="Grid Table 1 Light - Accent 5111"/>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211">
    <w:name w:val="No List12211"/>
    <w:next w:val="NoList"/>
    <w:uiPriority w:val="99"/>
    <w:semiHidden/>
    <w:unhideWhenUsed/>
    <w:rsid w:val="0044628B"/>
  </w:style>
  <w:style w:type="table" w:customStyle="1" w:styleId="GridTable4-Accent11211">
    <w:name w:val="Grid Table 4 - Accent 1121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211">
    <w:name w:val="No List211211"/>
    <w:next w:val="NoList"/>
    <w:uiPriority w:val="99"/>
    <w:semiHidden/>
    <w:unhideWhenUsed/>
    <w:rsid w:val="0044628B"/>
  </w:style>
  <w:style w:type="table" w:customStyle="1" w:styleId="TableGrid312111">
    <w:name w:val="Table Grid312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11">
    <w:name w:val="Plain Table 2211"/>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11">
    <w:name w:val="Grid Table 4 - Accent 121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1">
    <w:name w:val="List Table 4211"/>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1">
    <w:name w:val="List Table 3211"/>
    <w:basedOn w:val="TableNormal"/>
    <w:next w:val="ListTable31"/>
    <w:uiPriority w:val="48"/>
    <w:rsid w:val="0044628B"/>
    <w:rPr>
      <w:lang w:val="en-GB" w:eastAsia="en-GB"/>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TableGrid12311">
    <w:name w:val="Table Grid12311"/>
    <w:basedOn w:val="TableNormal"/>
    <w:next w:val="TableGrid"/>
    <w:uiPriority w:val="5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1Light-Accent5211">
    <w:name w:val="Grid Table 1 Light - Accent 5211"/>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1">
    <w:name w:val="Grid Table 41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131">
    <w:name w:val="Plain Table 13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3411">
    <w:name w:val="Table Grid34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
    <w:name w:val="Table Grid24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1">
    <w:name w:val="Light Grid - Accent 414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entury Gothic" w:eastAsia="Times New Roman" w:hAnsi="Century Gothic"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entury Gothic" w:eastAsia="Times New Roman" w:hAnsi="Century Gothic"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entury Gothic" w:eastAsia="Times New Roman" w:hAnsi="Century Gothic" w:cs="Times New Roman"/>
        <w:b/>
        <w:bCs/>
      </w:rPr>
    </w:tblStylePr>
    <w:tblStylePr w:type="lastCol">
      <w:rPr>
        <w:rFonts w:ascii="Century Gothic" w:eastAsia="Times New Roman" w:hAnsi="Century Gothic"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51">
    <w:name w:val="Table Grid25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0">
    <w:name w:val="No List20"/>
    <w:next w:val="NoList"/>
    <w:uiPriority w:val="99"/>
    <w:semiHidden/>
    <w:unhideWhenUsed/>
    <w:rsid w:val="0044628B"/>
  </w:style>
  <w:style w:type="numbering" w:customStyle="1" w:styleId="NoList110">
    <w:name w:val="No List110"/>
    <w:next w:val="NoList"/>
    <w:uiPriority w:val="99"/>
    <w:semiHidden/>
    <w:unhideWhenUsed/>
    <w:rsid w:val="0044628B"/>
  </w:style>
  <w:style w:type="numbering" w:customStyle="1" w:styleId="NoList117">
    <w:name w:val="No List117"/>
    <w:next w:val="NoList"/>
    <w:semiHidden/>
    <w:unhideWhenUsed/>
    <w:rsid w:val="0044628B"/>
  </w:style>
  <w:style w:type="table" w:customStyle="1" w:styleId="TableGrid1160">
    <w:name w:val="Table Grid116"/>
    <w:basedOn w:val="TableNormal"/>
    <w:next w:val="TableGrid"/>
    <w:uiPriority w:val="3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6">
    <w:name w:val="No List26"/>
    <w:next w:val="NoList"/>
    <w:uiPriority w:val="99"/>
    <w:semiHidden/>
    <w:unhideWhenUsed/>
    <w:rsid w:val="0044628B"/>
  </w:style>
  <w:style w:type="table" w:customStyle="1" w:styleId="TableGrid27">
    <w:name w:val="Table Grid27"/>
    <w:basedOn w:val="TableNormal"/>
    <w:next w:val="TableGrid"/>
    <w:uiPriority w:val="3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51">
    <w:name w:val="No List351"/>
    <w:next w:val="NoList"/>
    <w:uiPriority w:val="99"/>
    <w:semiHidden/>
    <w:unhideWhenUsed/>
    <w:rsid w:val="0044628B"/>
  </w:style>
  <w:style w:type="numbering" w:customStyle="1" w:styleId="NoList45">
    <w:name w:val="No List45"/>
    <w:next w:val="NoList"/>
    <w:uiPriority w:val="99"/>
    <w:semiHidden/>
    <w:unhideWhenUsed/>
    <w:rsid w:val="0044628B"/>
  </w:style>
  <w:style w:type="table" w:customStyle="1" w:styleId="TableGrid35">
    <w:name w:val="Table Grid35"/>
    <w:basedOn w:val="TableNormal"/>
    <w:next w:val="TableGrid"/>
    <w:uiPriority w:val="59"/>
    <w:rsid w:val="0044628B"/>
    <w:pPr>
      <w:bidi/>
    </w:pPr>
    <w:rPr>
      <w:rFonts w:ascii="Times New Roman" w:eastAsia="Times New Roman" w:hAnsi="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6">
    <w:name w:val="No List1116"/>
    <w:next w:val="NoList"/>
    <w:semiHidden/>
    <w:rsid w:val="0044628B"/>
  </w:style>
  <w:style w:type="table" w:customStyle="1" w:styleId="LightGrid-Accent662">
    <w:name w:val="Light Grid - Accent 662"/>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mbria" w:eastAsia="Times New Roman" w:hAnsi="Cambria"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mbria" w:eastAsia="Times New Roman" w:hAnsi="Cambria"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8">
    <w:name w:val="Light Grid - Accent 48"/>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5">
    <w:name w:val="Medium Shading 1 - Accent 65"/>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5">
    <w:name w:val="Medium Shading 1 - Accent 45"/>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5">
    <w:name w:val="Table Grid4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6">
    <w:name w:val="Light Grid - Accent 416"/>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raditional Arabic" w:eastAsia="Times New Roman" w:hAnsi="Traditional Arabic"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raditional Arabic" w:eastAsia="Times New Roman" w:hAnsi="Traditional Arabic"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raditional Arabic" w:eastAsia="Times New Roman" w:hAnsi="Traditional Arabic" w:cs="Times New Roman"/>
        <w:b/>
        <w:bCs/>
      </w:rPr>
    </w:tblStylePr>
    <w:tblStylePr w:type="lastCol">
      <w:rPr>
        <w:rFonts w:ascii="Traditional Arabic" w:eastAsia="Times New Roman" w:hAnsi="Traditional Arabic"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6">
    <w:name w:val="Light Grid - Accent 426"/>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raditional Arabic" w:eastAsia="Times New Roman" w:hAnsi="Traditional Arabic"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raditional Arabic" w:eastAsia="Times New Roman" w:hAnsi="Traditional Arabic"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raditional Arabic" w:eastAsia="Times New Roman" w:hAnsi="Traditional Arabic" w:cs="Times New Roman"/>
        <w:b/>
        <w:bCs/>
      </w:rPr>
    </w:tblStylePr>
    <w:tblStylePr w:type="lastCol">
      <w:rPr>
        <w:rFonts w:ascii="Traditional Arabic" w:eastAsia="Times New Roman" w:hAnsi="Traditional Arabic"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4">
    <w:name w:val="Light Grid - Accent 434"/>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raditional Arabic" w:eastAsia="Times New Roman" w:hAnsi="Traditional Arabic"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raditional Arabic" w:eastAsia="Times New Roman" w:hAnsi="Traditional Arabic"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raditional Arabic" w:eastAsia="Times New Roman" w:hAnsi="Traditional Arabic" w:cs="Times New Roman"/>
        <w:b/>
        <w:bCs/>
      </w:rPr>
    </w:tblStylePr>
    <w:tblStylePr w:type="lastCol">
      <w:rPr>
        <w:rFonts w:ascii="Traditional Arabic" w:eastAsia="Times New Roman" w:hAnsi="Traditional Arabic"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4">
    <w:name w:val="No List54"/>
    <w:next w:val="NoList"/>
    <w:uiPriority w:val="99"/>
    <w:semiHidden/>
    <w:unhideWhenUsed/>
    <w:rsid w:val="0044628B"/>
  </w:style>
  <w:style w:type="table" w:customStyle="1" w:styleId="TableGrid117">
    <w:name w:val="Table Grid117"/>
    <w:basedOn w:val="TableNormal"/>
    <w:next w:val="TableGrid"/>
    <w:uiPriority w:val="3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25">
    <w:name w:val="No List125"/>
    <w:next w:val="NoList"/>
    <w:uiPriority w:val="99"/>
    <w:semiHidden/>
    <w:unhideWhenUsed/>
    <w:rsid w:val="0044628B"/>
  </w:style>
  <w:style w:type="numbering" w:customStyle="1" w:styleId="NoList215">
    <w:name w:val="No List215"/>
    <w:next w:val="NoList"/>
    <w:uiPriority w:val="99"/>
    <w:semiHidden/>
    <w:unhideWhenUsed/>
    <w:rsid w:val="0044628B"/>
  </w:style>
  <w:style w:type="table" w:customStyle="1" w:styleId="TableGrid314">
    <w:name w:val="Table Grid31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
    <w:name w:val="Table Grid125"/>
    <w:basedOn w:val="TableNormal"/>
    <w:next w:val="TableGrid"/>
    <w:uiPriority w:val="3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7">
    <w:name w:val="No List27"/>
    <w:next w:val="NoList"/>
    <w:uiPriority w:val="99"/>
    <w:semiHidden/>
    <w:unhideWhenUsed/>
    <w:rsid w:val="0044628B"/>
  </w:style>
  <w:style w:type="numbering" w:customStyle="1" w:styleId="NoList118">
    <w:name w:val="No List118"/>
    <w:next w:val="NoList"/>
    <w:uiPriority w:val="99"/>
    <w:semiHidden/>
    <w:unhideWhenUsed/>
    <w:rsid w:val="0044628B"/>
  </w:style>
  <w:style w:type="table" w:customStyle="1" w:styleId="TableGrid28">
    <w:name w:val="Table Grid28"/>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
    <w:name w:val="No List119"/>
    <w:next w:val="NoList"/>
    <w:semiHidden/>
    <w:unhideWhenUsed/>
    <w:rsid w:val="0044628B"/>
  </w:style>
  <w:style w:type="table" w:customStyle="1" w:styleId="TableGrid118">
    <w:name w:val="Table Grid118"/>
    <w:basedOn w:val="TableNormal"/>
    <w:next w:val="TableGrid"/>
    <w:uiPriority w:val="3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8">
    <w:name w:val="No List28"/>
    <w:next w:val="NoList"/>
    <w:uiPriority w:val="99"/>
    <w:semiHidden/>
    <w:unhideWhenUsed/>
    <w:rsid w:val="0044628B"/>
  </w:style>
  <w:style w:type="table" w:customStyle="1" w:styleId="TableGrid29">
    <w:name w:val="Table Grid29"/>
    <w:basedOn w:val="TableNormal"/>
    <w:next w:val="TableGrid"/>
    <w:uiPriority w:val="3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6">
    <w:name w:val="No List36"/>
    <w:next w:val="NoList"/>
    <w:uiPriority w:val="99"/>
    <w:semiHidden/>
    <w:unhideWhenUsed/>
    <w:rsid w:val="0044628B"/>
  </w:style>
  <w:style w:type="numbering" w:customStyle="1" w:styleId="NoList46">
    <w:name w:val="No List46"/>
    <w:next w:val="NoList"/>
    <w:uiPriority w:val="99"/>
    <w:semiHidden/>
    <w:unhideWhenUsed/>
    <w:rsid w:val="0044628B"/>
  </w:style>
  <w:style w:type="table" w:customStyle="1" w:styleId="TableGrid36">
    <w:name w:val="Table Grid36"/>
    <w:basedOn w:val="TableNormal"/>
    <w:next w:val="TableGrid"/>
    <w:uiPriority w:val="39"/>
    <w:rsid w:val="0044628B"/>
    <w:pPr>
      <w:bidi/>
    </w:pPr>
    <w:rPr>
      <w:rFonts w:ascii="Times New Roman" w:eastAsia="Times New Roman" w:hAnsi="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
    <w:name w:val="No List1117"/>
    <w:next w:val="NoList"/>
    <w:semiHidden/>
    <w:rsid w:val="0044628B"/>
  </w:style>
  <w:style w:type="table" w:customStyle="1" w:styleId="LightGrid-Accent671">
    <w:name w:val="Light Grid - Accent 67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mbria" w:eastAsia="Times New Roman" w:hAnsi="Cambria"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mbria" w:eastAsia="Times New Roman" w:hAnsi="Cambria"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9">
    <w:name w:val="Light Grid - Accent 49"/>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6">
    <w:name w:val="Medium Shading 1 - Accent 66"/>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6">
    <w:name w:val="Medium Shading 1 - Accent 46"/>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6">
    <w:name w:val="Table Grid46"/>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7">
    <w:name w:val="Light Grid - Accent 417"/>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Light" w:eastAsia="Times New Roman" w:hAnsi="Calibri Ligh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7">
    <w:name w:val="Light Grid - Accent 427"/>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Light" w:eastAsia="Times New Roman" w:hAnsi="Calibri Ligh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5">
    <w:name w:val="Light Grid - Accent 435"/>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Light" w:eastAsia="Times New Roman" w:hAnsi="Calibri Ligh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5">
    <w:name w:val="No List55"/>
    <w:next w:val="NoList"/>
    <w:uiPriority w:val="99"/>
    <w:semiHidden/>
    <w:unhideWhenUsed/>
    <w:rsid w:val="0044628B"/>
  </w:style>
  <w:style w:type="table" w:customStyle="1" w:styleId="TableGrid119">
    <w:name w:val="Table Grid119"/>
    <w:basedOn w:val="TableNormal"/>
    <w:next w:val="TableGrid"/>
    <w:uiPriority w:val="3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26">
    <w:name w:val="No List126"/>
    <w:next w:val="NoList"/>
    <w:uiPriority w:val="99"/>
    <w:semiHidden/>
    <w:unhideWhenUsed/>
    <w:rsid w:val="0044628B"/>
  </w:style>
  <w:style w:type="table" w:customStyle="1" w:styleId="TableGrid215">
    <w:name w:val="Table Grid21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6">
    <w:name w:val="No List216"/>
    <w:next w:val="NoList"/>
    <w:uiPriority w:val="99"/>
    <w:semiHidden/>
    <w:unhideWhenUsed/>
    <w:rsid w:val="0044628B"/>
  </w:style>
  <w:style w:type="table" w:customStyle="1" w:styleId="TableGrid315">
    <w:name w:val="Table Grid315"/>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
    <w:name w:val="Table Grid126"/>
    <w:basedOn w:val="TableNormal"/>
    <w:next w:val="TableGrid"/>
    <w:uiPriority w:val="3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64">
    <w:name w:val="No List64"/>
    <w:next w:val="NoList"/>
    <w:uiPriority w:val="99"/>
    <w:semiHidden/>
    <w:unhideWhenUsed/>
    <w:rsid w:val="0044628B"/>
  </w:style>
  <w:style w:type="numbering" w:customStyle="1" w:styleId="NoList134">
    <w:name w:val="No List134"/>
    <w:next w:val="NoList"/>
    <w:uiPriority w:val="99"/>
    <w:semiHidden/>
    <w:unhideWhenUsed/>
    <w:rsid w:val="0044628B"/>
  </w:style>
  <w:style w:type="table" w:customStyle="1" w:styleId="TableGrid134">
    <w:name w:val="Table Grid13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4">
    <w:name w:val="Plain Table 114"/>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Hyperlink1">
    <w:name w:val="Hyperlink1"/>
    <w:uiPriority w:val="99"/>
    <w:unhideWhenUsed/>
    <w:rsid w:val="0044628B"/>
    <w:rPr>
      <w:color w:val="0563C1"/>
      <w:u w:val="single"/>
    </w:rPr>
  </w:style>
  <w:style w:type="numbering" w:customStyle="1" w:styleId="NoList1125">
    <w:name w:val="No List1125"/>
    <w:next w:val="NoList"/>
    <w:uiPriority w:val="99"/>
    <w:semiHidden/>
    <w:unhideWhenUsed/>
    <w:rsid w:val="0044628B"/>
  </w:style>
  <w:style w:type="table" w:customStyle="1" w:styleId="TableGrid144">
    <w:name w:val="Table Grid144"/>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Accent5141">
    <w:name w:val="Light Grid - Accent 514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5">
    <w:name w:val="Light Grid - Accent 115"/>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4">
    <w:name w:val="Light Grid - Accent 44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41">
    <w:name w:val="Light Grid - Accent 34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Times New Roman"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Times New Roman"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paragraph" w:customStyle="1" w:styleId="TOC11">
    <w:name w:val="TOC 11"/>
    <w:basedOn w:val="Normal"/>
    <w:next w:val="Normal"/>
    <w:autoRedefine/>
    <w:uiPriority w:val="39"/>
    <w:unhideWhenUsed/>
    <w:rsid w:val="0044628B"/>
    <w:pPr>
      <w:tabs>
        <w:tab w:val="right" w:leader="dot" w:pos="9061"/>
      </w:tabs>
      <w:autoSpaceDE/>
      <w:autoSpaceDN/>
      <w:bidi/>
      <w:adjustRightInd/>
      <w:spacing w:after="100" w:line="276" w:lineRule="auto"/>
    </w:pPr>
    <w:rPr>
      <w:rFonts w:ascii="Calibri" w:eastAsia="Times New Roman" w:hAnsi="Calibri" w:cs="B Lotus"/>
      <w:b/>
      <w:bCs/>
      <w:noProof/>
      <w:sz w:val="24"/>
      <w:szCs w:val="24"/>
      <w:lang w:bidi="fa-IR"/>
    </w:rPr>
  </w:style>
  <w:style w:type="numbering" w:customStyle="1" w:styleId="NoList224">
    <w:name w:val="No List224"/>
    <w:next w:val="NoList"/>
    <w:uiPriority w:val="99"/>
    <w:semiHidden/>
    <w:unhideWhenUsed/>
    <w:rsid w:val="0044628B"/>
  </w:style>
  <w:style w:type="table" w:customStyle="1" w:styleId="LightList-Accent314">
    <w:name w:val="Light List - Accent 314"/>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13">
    <w:name w:val="Light Grid113"/>
    <w:basedOn w:val="TableNormal"/>
    <w:next w:val="LightGrid"/>
    <w:uiPriority w:val="62"/>
    <w:rsid w:val="0044628B"/>
    <w:rPr>
      <w:sz w:val="22"/>
      <w:szCs w:val="22"/>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entury Gothic" w:eastAsia="Times New Roman" w:hAnsi="Century Gothic"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entury Gothic" w:eastAsia="Times New Roman" w:hAnsi="Century Gothic"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entury Gothic" w:eastAsia="Times New Roman" w:hAnsi="Century Gothic" w:cs="Times New Roman"/>
        <w:b/>
        <w:bCs/>
      </w:rPr>
    </w:tblStylePr>
    <w:tblStylePr w:type="lastCol">
      <w:rPr>
        <w:rFonts w:ascii="Century Gothic" w:eastAsia="Times New Roman" w:hAnsi="Century Gothic"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numbering" w:customStyle="1" w:styleId="NoList11114">
    <w:name w:val="No List11114"/>
    <w:next w:val="NoList"/>
    <w:uiPriority w:val="99"/>
    <w:semiHidden/>
    <w:unhideWhenUsed/>
    <w:rsid w:val="0044628B"/>
  </w:style>
  <w:style w:type="table" w:customStyle="1" w:styleId="LightShading-Accent26">
    <w:name w:val="Light Shading - Accent 26"/>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4">
    <w:name w:val="Table Grid1114"/>
    <w:basedOn w:val="TableNormal"/>
    <w:next w:val="TableGrid"/>
    <w:uiPriority w:val="39"/>
    <w:rsid w:val="0044628B"/>
    <w:pPr>
      <w:ind w:firstLine="567"/>
    </w:pPr>
    <w:rPr>
      <w:rFonts w:eastAsia="Times New Roman"/>
      <w:sz w:val="22"/>
      <w:szCs w:val="22"/>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114">
    <w:name w:val="No List2114"/>
    <w:next w:val="NoList"/>
    <w:uiPriority w:val="99"/>
    <w:semiHidden/>
    <w:unhideWhenUsed/>
    <w:rsid w:val="0044628B"/>
  </w:style>
  <w:style w:type="table" w:customStyle="1" w:styleId="TableGrid2114">
    <w:name w:val="Table Grid2114"/>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Accent5241">
    <w:name w:val="Light Grid - Accent 524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entury Gothic" w:eastAsia="Times New Roman" w:hAnsi="Century Gothic"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entury Gothic" w:eastAsia="Times New Roman" w:hAnsi="Century Gothic"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entury Gothic" w:eastAsia="Times New Roman" w:hAnsi="Century Gothic" w:cs="Times New Roman"/>
        <w:b/>
        <w:bCs/>
      </w:rPr>
    </w:tblStylePr>
    <w:tblStylePr w:type="lastCol">
      <w:rPr>
        <w:rFonts w:ascii="Century Gothic" w:eastAsia="Times New Roman" w:hAnsi="Century Gothic"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4">
    <w:name w:val="Light Grid - Accent 51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entury Gothic" w:eastAsia="Times New Roman" w:hAnsi="Century Gothic"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entury Gothic" w:eastAsia="Times New Roman" w:hAnsi="Century Gothic"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entury Gothic" w:eastAsia="Times New Roman" w:hAnsi="Century Gothic" w:cs="Times New Roman"/>
        <w:b/>
        <w:bCs/>
      </w:rPr>
    </w:tblStylePr>
    <w:tblStylePr w:type="lastCol">
      <w:rPr>
        <w:rFonts w:ascii="Century Gothic" w:eastAsia="Times New Roman" w:hAnsi="Century Gothic"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4">
    <w:name w:val="Light Grid - Accent 111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entury Gothic" w:eastAsia="Times New Roman" w:hAnsi="Century Gothic"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entury Gothic" w:eastAsia="Times New Roman" w:hAnsi="Century Gothic"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entury Gothic" w:eastAsia="Times New Roman" w:hAnsi="Century Gothic" w:cs="Times New Roman"/>
        <w:b/>
        <w:bCs/>
      </w:rPr>
    </w:tblStylePr>
    <w:tblStylePr w:type="lastCol">
      <w:rPr>
        <w:rFonts w:ascii="Century Gothic" w:eastAsia="Times New Roman" w:hAnsi="Century Gothic"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4">
    <w:name w:val="Light Grid - Accent 41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entury Gothic" w:eastAsia="Times New Roman" w:hAnsi="Century Gothic"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entury Gothic" w:eastAsia="Times New Roman" w:hAnsi="Century Gothic"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entury Gothic" w:eastAsia="Times New Roman" w:hAnsi="Century Gothic" w:cs="Times New Roman"/>
        <w:b/>
        <w:bCs/>
      </w:rPr>
    </w:tblStylePr>
    <w:tblStylePr w:type="lastCol">
      <w:rPr>
        <w:rFonts w:ascii="Century Gothic" w:eastAsia="Times New Roman" w:hAnsi="Century Gothic"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4">
    <w:name w:val="Light Grid - Accent 3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entury Gothic" w:eastAsia="Times New Roman" w:hAnsi="Century Gothic"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entury Gothic" w:eastAsia="Times New Roman" w:hAnsi="Century Gothic"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entury Gothic" w:eastAsia="Times New Roman" w:hAnsi="Century Gothic" w:cs="Times New Roman"/>
        <w:b/>
        <w:bCs/>
      </w:rPr>
    </w:tblStylePr>
    <w:tblStylePr w:type="lastCol">
      <w:rPr>
        <w:rFonts w:ascii="Century Gothic" w:eastAsia="Times New Roman" w:hAnsi="Century Gothic"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14">
    <w:name w:val="No List314"/>
    <w:next w:val="NoList"/>
    <w:uiPriority w:val="99"/>
    <w:semiHidden/>
    <w:unhideWhenUsed/>
    <w:rsid w:val="0044628B"/>
  </w:style>
  <w:style w:type="table" w:customStyle="1" w:styleId="LightGrid-Accent123">
    <w:name w:val="Light Grid - Accent 123"/>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entury Gothic" w:eastAsia="Times New Roman" w:hAnsi="Century Gothic"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entury Gothic" w:eastAsia="Times New Roman" w:hAnsi="Century Gothic"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entury Gothic" w:eastAsia="Times New Roman" w:hAnsi="Century Gothic" w:cs="Times New Roman"/>
        <w:b/>
        <w:bCs/>
      </w:rPr>
    </w:tblStylePr>
    <w:tblStylePr w:type="lastCol">
      <w:rPr>
        <w:rFonts w:ascii="Century Gothic" w:eastAsia="Times New Roman" w:hAnsi="Century Gothic"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1131">
    <w:name w:val="No List1111131"/>
    <w:next w:val="NoList"/>
    <w:uiPriority w:val="99"/>
    <w:semiHidden/>
    <w:rsid w:val="0044628B"/>
  </w:style>
  <w:style w:type="numbering" w:customStyle="1" w:styleId="NoList21114">
    <w:name w:val="No List21114"/>
    <w:next w:val="NoList"/>
    <w:uiPriority w:val="99"/>
    <w:semiHidden/>
    <w:unhideWhenUsed/>
    <w:rsid w:val="0044628B"/>
  </w:style>
  <w:style w:type="table" w:customStyle="1" w:styleId="TableGrid11114">
    <w:name w:val="Table Grid11114"/>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Accent52131">
    <w:name w:val="Light Grid - Accent 521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3">
    <w:name w:val="Light Grid - Accent 51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4">
    <w:name w:val="Light Grid - Accent 1111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4">
    <w:name w:val="Light Grid - Accent 411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3">
    <w:name w:val="Light Grid - Accent 3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Times New Roman"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Times New Roman"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14">
    <w:name w:val="No List414"/>
    <w:next w:val="NoList"/>
    <w:uiPriority w:val="99"/>
    <w:semiHidden/>
    <w:unhideWhenUsed/>
    <w:rsid w:val="0044628B"/>
  </w:style>
  <w:style w:type="table" w:customStyle="1" w:styleId="LightGrid23">
    <w:name w:val="Light Grid23"/>
    <w:basedOn w:val="TableNormal"/>
    <w:next w:val="LightGrid"/>
    <w:uiPriority w:val="62"/>
    <w:unhideWhenUsed/>
    <w:rsid w:val="0044628B"/>
    <w:rPr>
      <w:sz w:val="22"/>
      <w:szCs w:val="22"/>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33">
    <w:name w:val="Light Grid - Accent 133"/>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Times New Roman"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Times New Roman"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14">
    <w:name w:val="No List514"/>
    <w:next w:val="NoList"/>
    <w:uiPriority w:val="99"/>
    <w:semiHidden/>
    <w:unhideWhenUsed/>
    <w:rsid w:val="0044628B"/>
  </w:style>
  <w:style w:type="numbering" w:customStyle="1" w:styleId="NoList613">
    <w:name w:val="No List613"/>
    <w:next w:val="NoList"/>
    <w:uiPriority w:val="99"/>
    <w:semiHidden/>
    <w:unhideWhenUsed/>
    <w:rsid w:val="0044628B"/>
  </w:style>
  <w:style w:type="table" w:customStyle="1" w:styleId="TableGrid1214">
    <w:name w:val="Table Grid1214"/>
    <w:basedOn w:val="TableNormal"/>
    <w:next w:val="TableGrid"/>
    <w:uiPriority w:val="59"/>
    <w:rsid w:val="0044628B"/>
    <w:rPr>
      <w:sz w:val="22"/>
      <w:szCs w:val="22"/>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PlainTable42">
    <w:name w:val="Plain Table 42"/>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3">
    <w:name w:val="Plain Table 23"/>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TOCHeading1">
    <w:name w:val="TOC Heading1"/>
    <w:basedOn w:val="Heading1"/>
    <w:next w:val="Normal"/>
    <w:uiPriority w:val="39"/>
    <w:unhideWhenUsed/>
    <w:qFormat/>
    <w:rsid w:val="0044628B"/>
    <w:pPr>
      <w:keepLines/>
      <w:autoSpaceDE/>
      <w:autoSpaceDN/>
      <w:adjustRightInd/>
      <w:spacing w:after="0" w:line="259" w:lineRule="auto"/>
      <w:outlineLvl w:val="9"/>
    </w:pPr>
    <w:rPr>
      <w:rFonts w:ascii="Calibri Light" w:hAnsi="Calibri Light" w:cs="Times New Roman"/>
      <w:b w:val="0"/>
      <w:bCs w:val="0"/>
      <w:color w:val="2E74B5"/>
      <w:kern w:val="0"/>
      <w:lang w:val="en-US" w:eastAsia="en-US"/>
    </w:rPr>
  </w:style>
  <w:style w:type="paragraph" w:customStyle="1" w:styleId="TOC21">
    <w:name w:val="TOC 21"/>
    <w:basedOn w:val="Normal"/>
    <w:next w:val="Normal"/>
    <w:autoRedefine/>
    <w:uiPriority w:val="39"/>
    <w:unhideWhenUsed/>
    <w:rsid w:val="0044628B"/>
    <w:pPr>
      <w:autoSpaceDE/>
      <w:autoSpaceDN/>
      <w:bidi/>
      <w:adjustRightInd/>
      <w:spacing w:after="100" w:line="259" w:lineRule="auto"/>
      <w:ind w:left="220"/>
    </w:pPr>
    <w:rPr>
      <w:rFonts w:ascii="Calibri" w:eastAsia="Times New Roman" w:hAnsi="Calibri" w:cs="Arial"/>
      <w:color w:val="auto"/>
      <w:sz w:val="22"/>
      <w:szCs w:val="22"/>
      <w:lang w:bidi="fa-IR"/>
    </w:rPr>
  </w:style>
  <w:style w:type="paragraph" w:customStyle="1" w:styleId="TOC31">
    <w:name w:val="TOC 31"/>
    <w:basedOn w:val="Normal"/>
    <w:next w:val="Normal"/>
    <w:autoRedefine/>
    <w:uiPriority w:val="39"/>
    <w:unhideWhenUsed/>
    <w:rsid w:val="0044628B"/>
    <w:pPr>
      <w:autoSpaceDE/>
      <w:autoSpaceDN/>
      <w:bidi/>
      <w:adjustRightInd/>
      <w:spacing w:after="100" w:line="259" w:lineRule="auto"/>
      <w:ind w:left="440"/>
    </w:pPr>
    <w:rPr>
      <w:rFonts w:ascii="Calibri" w:eastAsia="Times New Roman" w:hAnsi="Calibri" w:cs="Arial"/>
      <w:color w:val="auto"/>
      <w:sz w:val="22"/>
      <w:szCs w:val="22"/>
      <w:lang w:bidi="fa-IR"/>
    </w:rPr>
  </w:style>
  <w:style w:type="paragraph" w:customStyle="1" w:styleId="TOC41">
    <w:name w:val="TOC 41"/>
    <w:basedOn w:val="Normal"/>
    <w:next w:val="Normal"/>
    <w:autoRedefine/>
    <w:uiPriority w:val="39"/>
    <w:unhideWhenUsed/>
    <w:rsid w:val="0044628B"/>
    <w:pPr>
      <w:autoSpaceDE/>
      <w:autoSpaceDN/>
      <w:bidi/>
      <w:adjustRightInd/>
      <w:spacing w:after="100" w:line="259" w:lineRule="auto"/>
      <w:ind w:left="660"/>
    </w:pPr>
    <w:rPr>
      <w:rFonts w:ascii="Calibri" w:eastAsia="Times New Roman" w:hAnsi="Calibri" w:cs="Arial"/>
      <w:color w:val="auto"/>
      <w:sz w:val="22"/>
      <w:szCs w:val="22"/>
      <w:lang w:bidi="fa-IR"/>
    </w:rPr>
  </w:style>
  <w:style w:type="paragraph" w:customStyle="1" w:styleId="TOC51">
    <w:name w:val="TOC 51"/>
    <w:basedOn w:val="Normal"/>
    <w:next w:val="Normal"/>
    <w:autoRedefine/>
    <w:uiPriority w:val="39"/>
    <w:unhideWhenUsed/>
    <w:rsid w:val="0044628B"/>
    <w:pPr>
      <w:autoSpaceDE/>
      <w:autoSpaceDN/>
      <w:bidi/>
      <w:adjustRightInd/>
      <w:spacing w:after="100" w:line="259" w:lineRule="auto"/>
      <w:ind w:left="880"/>
    </w:pPr>
    <w:rPr>
      <w:rFonts w:ascii="Calibri" w:eastAsia="Times New Roman" w:hAnsi="Calibri" w:cs="Arial"/>
      <w:color w:val="auto"/>
      <w:sz w:val="22"/>
      <w:szCs w:val="22"/>
      <w:lang w:bidi="fa-IR"/>
    </w:rPr>
  </w:style>
  <w:style w:type="paragraph" w:customStyle="1" w:styleId="TOC61">
    <w:name w:val="TOC 61"/>
    <w:basedOn w:val="Normal"/>
    <w:next w:val="Normal"/>
    <w:autoRedefine/>
    <w:uiPriority w:val="39"/>
    <w:unhideWhenUsed/>
    <w:rsid w:val="0044628B"/>
    <w:pPr>
      <w:autoSpaceDE/>
      <w:autoSpaceDN/>
      <w:bidi/>
      <w:adjustRightInd/>
      <w:spacing w:after="100" w:line="259" w:lineRule="auto"/>
      <w:ind w:left="1100"/>
    </w:pPr>
    <w:rPr>
      <w:rFonts w:ascii="Calibri" w:eastAsia="Times New Roman" w:hAnsi="Calibri" w:cs="Arial"/>
      <w:color w:val="auto"/>
      <w:sz w:val="22"/>
      <w:szCs w:val="22"/>
      <w:lang w:bidi="fa-IR"/>
    </w:rPr>
  </w:style>
  <w:style w:type="paragraph" w:customStyle="1" w:styleId="TOC71">
    <w:name w:val="TOC 71"/>
    <w:basedOn w:val="Normal"/>
    <w:next w:val="Normal"/>
    <w:autoRedefine/>
    <w:uiPriority w:val="39"/>
    <w:unhideWhenUsed/>
    <w:rsid w:val="0044628B"/>
    <w:pPr>
      <w:autoSpaceDE/>
      <w:autoSpaceDN/>
      <w:bidi/>
      <w:adjustRightInd/>
      <w:spacing w:after="100" w:line="259" w:lineRule="auto"/>
      <w:ind w:left="1320"/>
    </w:pPr>
    <w:rPr>
      <w:rFonts w:ascii="Calibri" w:eastAsia="Times New Roman" w:hAnsi="Calibri" w:cs="Arial"/>
      <w:color w:val="auto"/>
      <w:sz w:val="22"/>
      <w:szCs w:val="22"/>
      <w:lang w:bidi="fa-IR"/>
    </w:rPr>
  </w:style>
  <w:style w:type="paragraph" w:customStyle="1" w:styleId="TOC81">
    <w:name w:val="TOC 81"/>
    <w:basedOn w:val="Normal"/>
    <w:next w:val="Normal"/>
    <w:autoRedefine/>
    <w:uiPriority w:val="39"/>
    <w:unhideWhenUsed/>
    <w:rsid w:val="0044628B"/>
    <w:pPr>
      <w:autoSpaceDE/>
      <w:autoSpaceDN/>
      <w:bidi/>
      <w:adjustRightInd/>
      <w:spacing w:after="100" w:line="259" w:lineRule="auto"/>
      <w:ind w:left="1540"/>
    </w:pPr>
    <w:rPr>
      <w:rFonts w:ascii="Calibri" w:eastAsia="Times New Roman" w:hAnsi="Calibri" w:cs="Arial"/>
      <w:color w:val="auto"/>
      <w:sz w:val="22"/>
      <w:szCs w:val="22"/>
      <w:lang w:bidi="fa-IR"/>
    </w:rPr>
  </w:style>
  <w:style w:type="paragraph" w:customStyle="1" w:styleId="TOC91">
    <w:name w:val="TOC 91"/>
    <w:basedOn w:val="Normal"/>
    <w:next w:val="Normal"/>
    <w:autoRedefine/>
    <w:uiPriority w:val="39"/>
    <w:unhideWhenUsed/>
    <w:rsid w:val="0044628B"/>
    <w:pPr>
      <w:autoSpaceDE/>
      <w:autoSpaceDN/>
      <w:bidi/>
      <w:adjustRightInd/>
      <w:spacing w:after="100" w:line="259" w:lineRule="auto"/>
      <w:ind w:left="1760"/>
    </w:pPr>
    <w:rPr>
      <w:rFonts w:ascii="Calibri" w:eastAsia="Times New Roman" w:hAnsi="Calibri" w:cs="Arial"/>
      <w:color w:val="auto"/>
      <w:sz w:val="22"/>
      <w:szCs w:val="22"/>
      <w:lang w:bidi="fa-IR"/>
    </w:rPr>
  </w:style>
  <w:style w:type="table" w:customStyle="1" w:styleId="LightList-Accent35">
    <w:name w:val="Light List - Accent 35"/>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32">
    <w:name w:val="Light Grid32"/>
    <w:basedOn w:val="TableNormal"/>
    <w:next w:val="LightGrid"/>
    <w:uiPriority w:val="62"/>
    <w:semiHidden/>
    <w:unhideWhenUsed/>
    <w:rsid w:val="0044628B"/>
    <w:rPr>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43">
    <w:name w:val="Light Grid - Accent 143"/>
    <w:basedOn w:val="TableNormal"/>
    <w:next w:val="LightGrid-Accent1"/>
    <w:uiPriority w:val="62"/>
    <w:semiHidden/>
    <w:unhideWhenUsed/>
    <w:rsid w:val="0044628B"/>
    <w:rPr>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Times New Roman"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Times New Roman"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2">
    <w:name w:val="Medium Shading 1 - Accent 332"/>
    <w:basedOn w:val="TableNormal"/>
    <w:next w:val="MediumShading1-Accent3"/>
    <w:uiPriority w:val="63"/>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numbering" w:customStyle="1" w:styleId="NoList73">
    <w:name w:val="No List73"/>
    <w:next w:val="NoList"/>
    <w:uiPriority w:val="99"/>
    <w:semiHidden/>
    <w:unhideWhenUsed/>
    <w:rsid w:val="0044628B"/>
  </w:style>
  <w:style w:type="table" w:customStyle="1" w:styleId="TableGrid414">
    <w:name w:val="Table Grid4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11">
    <w:name w:val="Grid Table 4 - Accent 311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1213">
    <w:name w:val="No List1213"/>
    <w:next w:val="NoList"/>
    <w:uiPriority w:val="99"/>
    <w:semiHidden/>
    <w:unhideWhenUsed/>
    <w:rsid w:val="0044628B"/>
  </w:style>
  <w:style w:type="table" w:customStyle="1" w:styleId="TableGrid1313">
    <w:name w:val="Table Grid1313"/>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Accent1123">
    <w:name w:val="Light Grid - Accent 112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214">
    <w:name w:val="Light Grid - Accent 42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13">
    <w:name w:val="No List2213"/>
    <w:next w:val="NoList"/>
    <w:uiPriority w:val="99"/>
    <w:semiHidden/>
    <w:unhideWhenUsed/>
    <w:rsid w:val="0044628B"/>
  </w:style>
  <w:style w:type="table" w:customStyle="1" w:styleId="LightGrid1111">
    <w:name w:val="Light Grid1111"/>
    <w:basedOn w:val="TableNormal"/>
    <w:next w:val="LightGrid"/>
    <w:uiPriority w:val="62"/>
    <w:rsid w:val="0044628B"/>
    <w:rPr>
      <w:sz w:val="22"/>
      <w:szCs w:val="22"/>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Nazanin" w:eastAsia="Times New Roman" w:hAnsi="Nazani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Nazanin" w:eastAsia="Times New Roman" w:hAnsi="Nazani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Nazanin" w:eastAsia="Times New Roman" w:hAnsi="Nazanin" w:cs="Times New Roman"/>
        <w:b/>
        <w:bCs/>
      </w:rPr>
    </w:tblStylePr>
    <w:tblStylePr w:type="lastCol">
      <w:rPr>
        <w:rFonts w:ascii="Nazanin" w:eastAsia="Times New Roman" w:hAnsi="Nazani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numbering" w:customStyle="1" w:styleId="NoList11213">
    <w:name w:val="No List11213"/>
    <w:next w:val="NoList"/>
    <w:uiPriority w:val="99"/>
    <w:semiHidden/>
    <w:unhideWhenUsed/>
    <w:rsid w:val="0044628B"/>
  </w:style>
  <w:style w:type="table" w:customStyle="1" w:styleId="LightShading-Accent214">
    <w:name w:val="Light Shading - Accent 214"/>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3">
    <w:name w:val="No List2123"/>
    <w:next w:val="NoList"/>
    <w:uiPriority w:val="99"/>
    <w:semiHidden/>
    <w:unhideWhenUsed/>
    <w:rsid w:val="0044628B"/>
  </w:style>
  <w:style w:type="table" w:customStyle="1" w:styleId="LightGrid-Accent52221">
    <w:name w:val="Light Grid - Accent 522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Nazanin" w:eastAsia="Times New Roman" w:hAnsi="Nazani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Nazanin" w:eastAsia="Times New Roman" w:hAnsi="Nazani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Nazanin" w:eastAsia="Times New Roman" w:hAnsi="Nazanin" w:cs="Times New Roman"/>
        <w:b/>
        <w:bCs/>
      </w:rPr>
    </w:tblStylePr>
    <w:tblStylePr w:type="lastCol">
      <w:rPr>
        <w:rFonts w:ascii="Nazanin" w:eastAsia="Times New Roman" w:hAnsi="Nazani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2">
    <w:name w:val="Light Grid - Accent 5112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Nazanin" w:eastAsia="Times New Roman" w:hAnsi="Nazani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Nazanin" w:eastAsia="Times New Roman" w:hAnsi="Nazani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Nazanin" w:eastAsia="Times New Roman" w:hAnsi="Nazanin" w:cs="Times New Roman"/>
        <w:b/>
        <w:bCs/>
      </w:rPr>
    </w:tblStylePr>
    <w:tblStylePr w:type="lastCol">
      <w:rPr>
        <w:rFonts w:ascii="Nazanin" w:eastAsia="Times New Roman" w:hAnsi="Nazani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2">
    <w:name w:val="Light Grid - Accent 1112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Nazanin" w:eastAsia="Times New Roman" w:hAnsi="Nazani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Nazanin" w:eastAsia="Times New Roman" w:hAnsi="Nazani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Nazanin" w:eastAsia="Times New Roman" w:hAnsi="Nazanin" w:cs="Times New Roman"/>
        <w:b/>
        <w:bCs/>
      </w:rPr>
    </w:tblStylePr>
    <w:tblStylePr w:type="lastCol">
      <w:rPr>
        <w:rFonts w:ascii="Nazanin" w:eastAsia="Times New Roman" w:hAnsi="Nazani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4">
    <w:name w:val="Light Grid - Accent 412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Nazanin" w:eastAsia="Times New Roman" w:hAnsi="Nazani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Nazanin" w:eastAsia="Times New Roman" w:hAnsi="Nazani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Nazanin" w:eastAsia="Times New Roman" w:hAnsi="Nazanin" w:cs="Times New Roman"/>
        <w:b/>
        <w:bCs/>
      </w:rPr>
    </w:tblStylePr>
    <w:tblStylePr w:type="lastCol">
      <w:rPr>
        <w:rFonts w:ascii="Nazanin" w:eastAsia="Times New Roman" w:hAnsi="Nazani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2">
    <w:name w:val="Light Grid - Accent 312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Nazanin" w:eastAsia="Times New Roman" w:hAnsi="Nazani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Nazanin" w:eastAsia="Times New Roman" w:hAnsi="Nazani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Nazanin" w:eastAsia="Times New Roman" w:hAnsi="Nazanin" w:cs="Times New Roman"/>
        <w:b/>
        <w:bCs/>
      </w:rPr>
    </w:tblStylePr>
    <w:tblStylePr w:type="lastCol">
      <w:rPr>
        <w:rFonts w:ascii="Nazanin" w:eastAsia="Times New Roman" w:hAnsi="Nazani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113">
    <w:name w:val="No List3113"/>
    <w:next w:val="NoList"/>
    <w:uiPriority w:val="99"/>
    <w:semiHidden/>
    <w:unhideWhenUsed/>
    <w:rsid w:val="0044628B"/>
  </w:style>
  <w:style w:type="table" w:customStyle="1" w:styleId="LightGrid-Accent1212">
    <w:name w:val="Light Grid - Accent 1212"/>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Nazanin" w:eastAsia="Times New Roman" w:hAnsi="Nazani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Nazanin" w:eastAsia="Times New Roman" w:hAnsi="Nazani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Nazanin" w:eastAsia="Times New Roman" w:hAnsi="Nazanin" w:cs="Times New Roman"/>
        <w:b/>
        <w:bCs/>
      </w:rPr>
    </w:tblStylePr>
    <w:tblStylePr w:type="lastCol">
      <w:rPr>
        <w:rFonts w:ascii="Nazanin" w:eastAsia="Times New Roman" w:hAnsi="Nazani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4">
    <w:name w:val="No List11124"/>
    <w:next w:val="NoList"/>
    <w:uiPriority w:val="99"/>
    <w:semiHidden/>
    <w:rsid w:val="0044628B"/>
  </w:style>
  <w:style w:type="numbering" w:customStyle="1" w:styleId="NoList211113">
    <w:name w:val="No List211113"/>
    <w:next w:val="NoList"/>
    <w:uiPriority w:val="99"/>
    <w:semiHidden/>
    <w:unhideWhenUsed/>
    <w:rsid w:val="0044628B"/>
  </w:style>
  <w:style w:type="table" w:customStyle="1" w:styleId="LightGrid-Accent111113">
    <w:name w:val="Light Grid - Accent 11111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4113">
    <w:name w:val="No List4113"/>
    <w:next w:val="NoList"/>
    <w:uiPriority w:val="99"/>
    <w:semiHidden/>
    <w:unhideWhenUsed/>
    <w:rsid w:val="0044628B"/>
  </w:style>
  <w:style w:type="table" w:customStyle="1" w:styleId="LightList-Accent332">
    <w:name w:val="Light List - Accent 33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2">
    <w:name w:val="Medium Grid 1 - Accent 332"/>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11">
    <w:name w:val="Light Grid311"/>
    <w:basedOn w:val="TableNormal"/>
    <w:next w:val="LightGrid"/>
    <w:uiPriority w:val="62"/>
    <w:unhideWhenUsed/>
    <w:rsid w:val="0044628B"/>
    <w:rPr>
      <w:sz w:val="22"/>
      <w:szCs w:val="22"/>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List32">
    <w:name w:val="Light List32"/>
    <w:basedOn w:val="TableNormal"/>
    <w:next w:val="LightList"/>
    <w:uiPriority w:val="61"/>
    <w:semiHidden/>
    <w:unhideWhenUsed/>
    <w:rsid w:val="0044628B"/>
    <w:rPr>
      <w:sz w:val="22"/>
      <w:szCs w:val="22"/>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MediumShading132">
    <w:name w:val="Medium Shading 132"/>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2">
    <w:name w:val="Light Shading32"/>
    <w:basedOn w:val="TableNormal"/>
    <w:next w:val="LightShading"/>
    <w:uiPriority w:val="60"/>
    <w:unhideWhenUsed/>
    <w:rsid w:val="0044628B"/>
    <w:rPr>
      <w:color w:val="000000"/>
      <w:sz w:val="22"/>
      <w:szCs w:val="22"/>
      <w:lang w:val="en-GB" w:eastAsia="en-GB"/>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2">
    <w:name w:val="Light Shading - Accent 142"/>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411">
    <w:name w:val="Light Grid - Accent 14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Times New Roman"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Times New Roman"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11">
    <w:name w:val="Medium Shading 1 - Accent 3311"/>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2">
    <w:name w:val="Light Shading - Accent 332"/>
    <w:basedOn w:val="TableNormal"/>
    <w:next w:val="LightShading-Accent3"/>
    <w:uiPriority w:val="60"/>
    <w:semiHidden/>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3">
    <w:name w:val="No List5113"/>
    <w:next w:val="NoList"/>
    <w:uiPriority w:val="99"/>
    <w:semiHidden/>
    <w:unhideWhenUsed/>
    <w:rsid w:val="0044628B"/>
  </w:style>
  <w:style w:type="numbering" w:customStyle="1" w:styleId="NoList6112">
    <w:name w:val="No List6112"/>
    <w:next w:val="NoList"/>
    <w:uiPriority w:val="99"/>
    <w:semiHidden/>
    <w:unhideWhenUsed/>
    <w:rsid w:val="0044628B"/>
  </w:style>
  <w:style w:type="paragraph" w:customStyle="1" w:styleId="TOCHeading2">
    <w:name w:val="TOC Heading2"/>
    <w:basedOn w:val="Heading1"/>
    <w:next w:val="Normal"/>
    <w:uiPriority w:val="39"/>
    <w:unhideWhenUsed/>
    <w:qFormat/>
    <w:rsid w:val="0044628B"/>
    <w:pPr>
      <w:keepLines/>
      <w:autoSpaceDE/>
      <w:autoSpaceDN/>
      <w:adjustRightInd/>
      <w:spacing w:after="0" w:line="259" w:lineRule="auto"/>
      <w:outlineLvl w:val="9"/>
    </w:pPr>
    <w:rPr>
      <w:rFonts w:ascii="Calibri Light" w:hAnsi="Calibri Light" w:cs="Times New Roman"/>
      <w:b w:val="0"/>
      <w:bCs w:val="0"/>
      <w:color w:val="2E74B5"/>
      <w:kern w:val="0"/>
      <w:lang w:val="en-US" w:eastAsia="en-US"/>
    </w:rPr>
  </w:style>
  <w:style w:type="paragraph" w:customStyle="1" w:styleId="TOC22">
    <w:name w:val="TOC 22"/>
    <w:basedOn w:val="Normal"/>
    <w:next w:val="Normal"/>
    <w:autoRedefine/>
    <w:uiPriority w:val="39"/>
    <w:unhideWhenUsed/>
    <w:rsid w:val="0044628B"/>
    <w:pPr>
      <w:autoSpaceDE/>
      <w:autoSpaceDN/>
      <w:bidi/>
      <w:adjustRightInd/>
      <w:spacing w:after="100" w:line="259" w:lineRule="auto"/>
      <w:ind w:left="220"/>
    </w:pPr>
    <w:rPr>
      <w:rFonts w:ascii="Calibri" w:eastAsia="Times New Roman" w:hAnsi="Calibri" w:cs="Arial"/>
      <w:color w:val="auto"/>
      <w:sz w:val="22"/>
      <w:szCs w:val="22"/>
      <w:lang w:bidi="fa-IR"/>
    </w:rPr>
  </w:style>
  <w:style w:type="paragraph" w:customStyle="1" w:styleId="TOC32">
    <w:name w:val="TOC 32"/>
    <w:basedOn w:val="Normal"/>
    <w:next w:val="Normal"/>
    <w:autoRedefine/>
    <w:uiPriority w:val="39"/>
    <w:unhideWhenUsed/>
    <w:rsid w:val="0044628B"/>
    <w:pPr>
      <w:autoSpaceDE/>
      <w:autoSpaceDN/>
      <w:bidi/>
      <w:adjustRightInd/>
      <w:spacing w:after="100" w:line="259" w:lineRule="auto"/>
      <w:ind w:left="440"/>
    </w:pPr>
    <w:rPr>
      <w:rFonts w:ascii="Calibri" w:eastAsia="Times New Roman" w:hAnsi="Calibri" w:cs="Arial"/>
      <w:color w:val="auto"/>
      <w:sz w:val="22"/>
      <w:szCs w:val="22"/>
      <w:lang w:bidi="fa-IR"/>
    </w:rPr>
  </w:style>
  <w:style w:type="paragraph" w:customStyle="1" w:styleId="TOC42">
    <w:name w:val="TOC 42"/>
    <w:basedOn w:val="Normal"/>
    <w:next w:val="Normal"/>
    <w:autoRedefine/>
    <w:uiPriority w:val="39"/>
    <w:unhideWhenUsed/>
    <w:rsid w:val="0044628B"/>
    <w:pPr>
      <w:autoSpaceDE/>
      <w:autoSpaceDN/>
      <w:bidi/>
      <w:adjustRightInd/>
      <w:spacing w:after="100" w:line="259" w:lineRule="auto"/>
      <w:ind w:left="660"/>
    </w:pPr>
    <w:rPr>
      <w:rFonts w:ascii="Calibri" w:eastAsia="Times New Roman" w:hAnsi="Calibri" w:cs="Arial"/>
      <w:color w:val="auto"/>
      <w:sz w:val="22"/>
      <w:szCs w:val="22"/>
      <w:lang w:bidi="fa-IR"/>
    </w:rPr>
  </w:style>
  <w:style w:type="paragraph" w:customStyle="1" w:styleId="TOC52">
    <w:name w:val="TOC 52"/>
    <w:basedOn w:val="Normal"/>
    <w:next w:val="Normal"/>
    <w:autoRedefine/>
    <w:uiPriority w:val="39"/>
    <w:unhideWhenUsed/>
    <w:rsid w:val="0044628B"/>
    <w:pPr>
      <w:autoSpaceDE/>
      <w:autoSpaceDN/>
      <w:bidi/>
      <w:adjustRightInd/>
      <w:spacing w:after="100" w:line="259" w:lineRule="auto"/>
      <w:ind w:left="880"/>
    </w:pPr>
    <w:rPr>
      <w:rFonts w:ascii="Calibri" w:eastAsia="Times New Roman" w:hAnsi="Calibri" w:cs="Arial"/>
      <w:color w:val="auto"/>
      <w:sz w:val="22"/>
      <w:szCs w:val="22"/>
      <w:lang w:bidi="fa-IR"/>
    </w:rPr>
  </w:style>
  <w:style w:type="paragraph" w:customStyle="1" w:styleId="TOC62">
    <w:name w:val="TOC 62"/>
    <w:basedOn w:val="Normal"/>
    <w:next w:val="Normal"/>
    <w:autoRedefine/>
    <w:uiPriority w:val="39"/>
    <w:unhideWhenUsed/>
    <w:rsid w:val="0044628B"/>
    <w:pPr>
      <w:autoSpaceDE/>
      <w:autoSpaceDN/>
      <w:bidi/>
      <w:adjustRightInd/>
      <w:spacing w:after="100" w:line="259" w:lineRule="auto"/>
      <w:ind w:left="1100"/>
    </w:pPr>
    <w:rPr>
      <w:rFonts w:ascii="Calibri" w:eastAsia="Times New Roman" w:hAnsi="Calibri" w:cs="Arial"/>
      <w:color w:val="auto"/>
      <w:sz w:val="22"/>
      <w:szCs w:val="22"/>
      <w:lang w:bidi="fa-IR"/>
    </w:rPr>
  </w:style>
  <w:style w:type="paragraph" w:customStyle="1" w:styleId="TOC72">
    <w:name w:val="TOC 72"/>
    <w:basedOn w:val="Normal"/>
    <w:next w:val="Normal"/>
    <w:autoRedefine/>
    <w:uiPriority w:val="39"/>
    <w:unhideWhenUsed/>
    <w:rsid w:val="0044628B"/>
    <w:pPr>
      <w:autoSpaceDE/>
      <w:autoSpaceDN/>
      <w:bidi/>
      <w:adjustRightInd/>
      <w:spacing w:after="100" w:line="259" w:lineRule="auto"/>
      <w:ind w:left="1320"/>
    </w:pPr>
    <w:rPr>
      <w:rFonts w:ascii="Calibri" w:eastAsia="Times New Roman" w:hAnsi="Calibri" w:cs="Arial"/>
      <w:color w:val="auto"/>
      <w:sz w:val="22"/>
      <w:szCs w:val="22"/>
      <w:lang w:bidi="fa-IR"/>
    </w:rPr>
  </w:style>
  <w:style w:type="paragraph" w:customStyle="1" w:styleId="TOC82">
    <w:name w:val="TOC 82"/>
    <w:basedOn w:val="Normal"/>
    <w:next w:val="Normal"/>
    <w:autoRedefine/>
    <w:uiPriority w:val="39"/>
    <w:unhideWhenUsed/>
    <w:rsid w:val="0044628B"/>
    <w:pPr>
      <w:autoSpaceDE/>
      <w:autoSpaceDN/>
      <w:bidi/>
      <w:adjustRightInd/>
      <w:spacing w:after="100" w:line="259" w:lineRule="auto"/>
      <w:ind w:left="1540"/>
    </w:pPr>
    <w:rPr>
      <w:rFonts w:ascii="Calibri" w:eastAsia="Times New Roman" w:hAnsi="Calibri" w:cs="Arial"/>
      <w:color w:val="auto"/>
      <w:sz w:val="22"/>
      <w:szCs w:val="22"/>
      <w:lang w:bidi="fa-IR"/>
    </w:rPr>
  </w:style>
  <w:style w:type="paragraph" w:customStyle="1" w:styleId="TOC92">
    <w:name w:val="TOC 92"/>
    <w:basedOn w:val="Normal"/>
    <w:next w:val="Normal"/>
    <w:autoRedefine/>
    <w:uiPriority w:val="39"/>
    <w:unhideWhenUsed/>
    <w:rsid w:val="0044628B"/>
    <w:pPr>
      <w:autoSpaceDE/>
      <w:autoSpaceDN/>
      <w:bidi/>
      <w:adjustRightInd/>
      <w:spacing w:after="100" w:line="259" w:lineRule="auto"/>
      <w:ind w:left="1760"/>
    </w:pPr>
    <w:rPr>
      <w:rFonts w:ascii="Calibri" w:eastAsia="Times New Roman" w:hAnsi="Calibri" w:cs="Arial"/>
      <w:color w:val="auto"/>
      <w:sz w:val="22"/>
      <w:szCs w:val="22"/>
      <w:lang w:bidi="fa-IR"/>
    </w:rPr>
  </w:style>
  <w:style w:type="table" w:customStyle="1" w:styleId="TableGrid4113">
    <w:name w:val="Table Grid4113"/>
    <w:basedOn w:val="TableNormal"/>
    <w:next w:val="TableGrid"/>
    <w:rsid w:val="0044628B"/>
    <w:rPr>
      <w:rFonts w:ascii="Book Antiqua" w:eastAsia="Book Antiqua" w:hAnsi="Book Antiqua" w:cs="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712">
    <w:name w:val="No List712"/>
    <w:next w:val="NoList"/>
    <w:uiPriority w:val="99"/>
    <w:semiHidden/>
    <w:unhideWhenUsed/>
    <w:rsid w:val="0044628B"/>
  </w:style>
  <w:style w:type="numbering" w:customStyle="1" w:styleId="NoList83">
    <w:name w:val="No List83"/>
    <w:next w:val="NoList"/>
    <w:uiPriority w:val="99"/>
    <w:semiHidden/>
    <w:unhideWhenUsed/>
    <w:rsid w:val="0044628B"/>
  </w:style>
  <w:style w:type="table" w:customStyle="1" w:styleId="LightList-Accent3122">
    <w:name w:val="Light List - Accent 3122"/>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1132">
    <w:name w:val="Light Grid - Accent 113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 Nazanin" w:eastAsia="Times New Roman" w:hAnsi="B Nazani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 Nazanin" w:eastAsia="Times New Roman" w:hAnsi="B Nazani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224">
    <w:name w:val="Light Shading - Accent 224"/>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6241">
    <w:name w:val="Light Grid - Accent 6241"/>
    <w:basedOn w:val="TableNormal"/>
    <w:next w:val="LightGrid-Accent6"/>
    <w:uiPriority w:val="62"/>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Times New Roman"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Times New Roman"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4">
    <w:name w:val="Medium Shading 1 - Accent 424"/>
    <w:basedOn w:val="TableNormal"/>
    <w:next w:val="MediumShading1-Accent4"/>
    <w:uiPriority w:val="63"/>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24">
    <w:name w:val="Medium Shading 1 - Accent 624"/>
    <w:basedOn w:val="TableNormal"/>
    <w:next w:val="MediumShading1-Accent6"/>
    <w:uiPriority w:val="63"/>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Grid-Accent4132">
    <w:name w:val="Light Grid - Accent 413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Nazanin" w:eastAsia="Times New Roman" w:hAnsi="B Nazani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Nazanin" w:eastAsia="Times New Roman" w:hAnsi="B Nazani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53">
    <w:name w:val="Light Grid - Accent 453"/>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mbria" w:eastAsia="Times New Roman" w:hAnsi="Cambria"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mbria" w:eastAsia="Times New Roman" w:hAnsi="Cambria"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2">
    <w:name w:val="Table Grid332"/>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23">
    <w:name w:val="Table Grid423"/>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23">
    <w:name w:val="Table Grid122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2">
    <w:name w:val="Plain Table 112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4314">
    <w:name w:val="Light Grid - Accent 43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624">
    <w:name w:val="Light List - Accent 624"/>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4">
    <w:name w:val="Light Shading - Accent 234"/>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4">
    <w:name w:val="Light Grid - Accent 224"/>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Cambria" w:eastAsia="Times New Roman" w:hAnsi="Cambria"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Cambria" w:eastAsia="Times New Roman" w:hAnsi="Cambria"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4">
    <w:name w:val="Light Shading - Accent 624"/>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TableGrid3122">
    <w:name w:val="Table Grid3122"/>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2">
    <w:name w:val="Table Grid111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3">
    <w:name w:val="No List1133"/>
    <w:next w:val="NoList"/>
    <w:uiPriority w:val="99"/>
    <w:semiHidden/>
    <w:unhideWhenUsed/>
    <w:rsid w:val="0044628B"/>
  </w:style>
  <w:style w:type="table" w:customStyle="1" w:styleId="TableGrid513">
    <w:name w:val="Table Grid5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2131">
    <w:name w:val="Light Grid - Accent 6213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mbria" w:eastAsia="Times New Roman" w:hAnsi="Cambria"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mbria" w:eastAsia="Times New Roman" w:hAnsi="Cambria"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6213">
    <w:name w:val="Medium Shading 1 - Accent 6213"/>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13">
    <w:name w:val="Medium Shading 1 - Accent 4213"/>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111113">
    <w:name w:val="Table Grid111113"/>
    <w:basedOn w:val="TableNormal"/>
    <w:next w:val="TableGrid"/>
    <w:uiPriority w:val="5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13">
    <w:name w:val="Table Grid14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3">
    <w:name w:val="No List1313"/>
    <w:next w:val="NoList"/>
    <w:uiPriority w:val="99"/>
    <w:semiHidden/>
    <w:unhideWhenUsed/>
    <w:rsid w:val="0044628B"/>
  </w:style>
  <w:style w:type="table" w:customStyle="1" w:styleId="LightShading-Accent2313">
    <w:name w:val="Light Shading - Accent 2313"/>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111122">
    <w:name w:val="Light Grid - Accent 11112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Lotus" w:eastAsia="Times New Roman" w:hAnsi="BLotu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Lotus" w:eastAsia="Times New Roman" w:hAnsi="BLotu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323">
    <w:name w:val="No List323"/>
    <w:next w:val="NoList"/>
    <w:uiPriority w:val="99"/>
    <w:semiHidden/>
    <w:unhideWhenUsed/>
    <w:rsid w:val="0044628B"/>
  </w:style>
  <w:style w:type="numbering" w:customStyle="1" w:styleId="NoList111213">
    <w:name w:val="No List111213"/>
    <w:next w:val="NoList"/>
    <w:semiHidden/>
    <w:rsid w:val="0044628B"/>
  </w:style>
  <w:style w:type="numbering" w:customStyle="1" w:styleId="NoList423">
    <w:name w:val="No List423"/>
    <w:next w:val="NoList"/>
    <w:uiPriority w:val="99"/>
    <w:semiHidden/>
    <w:unhideWhenUsed/>
    <w:rsid w:val="0044628B"/>
  </w:style>
  <w:style w:type="table" w:customStyle="1" w:styleId="LightGrid212">
    <w:name w:val="Light Grid212"/>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B Nazanin" w:eastAsia="Times New Roman" w:hAnsi="B Nazani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B Nazanin" w:eastAsia="Times New Roman" w:hAnsi="B Nazani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312">
    <w:name w:val="Light Grid - Accent 1312"/>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B Nazanin" w:eastAsia="Times New Roman" w:hAnsi="B Nazani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B Nazanin" w:eastAsia="Times New Roman" w:hAnsi="B Nazani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93">
    <w:name w:val="No List93"/>
    <w:next w:val="NoList"/>
    <w:uiPriority w:val="99"/>
    <w:semiHidden/>
    <w:unhideWhenUsed/>
    <w:rsid w:val="0044628B"/>
  </w:style>
  <w:style w:type="table" w:customStyle="1" w:styleId="LightGrid-Accent2213">
    <w:name w:val="Light Grid - Accent 2213"/>
    <w:basedOn w:val="TableNormal"/>
    <w:next w:val="LightGrid-Accent2"/>
    <w:uiPriority w:val="62"/>
    <w:rsid w:val="0044628B"/>
    <w:rPr>
      <w:rFonts w:ascii="BZar" w:hAnsi="BZar" w:cs="Times New Roman"/>
      <w:sz w:val="28"/>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B Lotus" w:eastAsia="Times New Roman" w:hAnsi="B Lotus"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B Lotus" w:eastAsia="Times New Roman" w:hAnsi="B Lotu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B Lotus" w:eastAsia="Times New Roman" w:hAnsi="B Lotus" w:cs="Times New Roman"/>
        <w:b/>
        <w:bCs/>
      </w:rPr>
    </w:tblStylePr>
    <w:tblStylePr w:type="lastCol">
      <w:rPr>
        <w:rFonts w:ascii="B Lotus" w:eastAsia="Times New Roman" w:hAnsi="B Lotu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3">
    <w:name w:val="Light List - Accent 6213"/>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3">
    <w:name w:val="Light Shading - Accent 6213"/>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11">
    <w:name w:val="Light Grid - Accent 11211"/>
    <w:basedOn w:val="TableNormal"/>
    <w:uiPriority w:val="62"/>
    <w:rsid w:val="0044628B"/>
    <w:rPr>
      <w:rFonts w:ascii="BZar" w:hAnsi="BZar" w:cs="Times New Roman"/>
      <w:sz w:val="28"/>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 Lotus" w:eastAsia="Times New Roman" w:hAnsi="B Lotu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 Lotus" w:eastAsia="Times New Roman" w:hAnsi="B Lotu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 Lotus" w:eastAsia="Times New Roman" w:hAnsi="B Lotus" w:cs="Times New Roman"/>
        <w:b/>
        <w:bCs/>
      </w:rPr>
    </w:tblStylePr>
    <w:tblStylePr w:type="lastCol">
      <w:rPr>
        <w:rFonts w:ascii="B Lotus" w:eastAsia="Times New Roman" w:hAnsi="B Lotu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03">
    <w:name w:val="No List103"/>
    <w:next w:val="NoList"/>
    <w:uiPriority w:val="99"/>
    <w:semiHidden/>
    <w:unhideWhenUsed/>
    <w:rsid w:val="0044628B"/>
  </w:style>
  <w:style w:type="table" w:customStyle="1" w:styleId="LightGrid-Accent4511">
    <w:name w:val="Light Grid - Accent 451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entury Gothic" w:eastAsia="Times New Roman" w:hAnsi="Century Gothic"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entury Gothic" w:eastAsia="Times New Roman" w:hAnsi="Century Gothic"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entury Gothic" w:eastAsia="Times New Roman" w:hAnsi="Century Gothic" w:cs="Times New Roman"/>
        <w:b/>
        <w:bCs/>
      </w:rPr>
    </w:tblStylePr>
    <w:tblStylePr w:type="lastCol">
      <w:rPr>
        <w:rFonts w:ascii="Century Gothic" w:eastAsia="Times New Roman" w:hAnsi="Century Gothic"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421">
    <w:name w:val="No List1421"/>
    <w:next w:val="NoList"/>
    <w:uiPriority w:val="99"/>
    <w:semiHidden/>
    <w:unhideWhenUsed/>
    <w:rsid w:val="0044628B"/>
  </w:style>
  <w:style w:type="table" w:customStyle="1" w:styleId="TableGrid182">
    <w:name w:val="Table Grid182"/>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
    <w:name w:val="No List152"/>
    <w:next w:val="NoList"/>
    <w:uiPriority w:val="99"/>
    <w:semiHidden/>
    <w:unhideWhenUsed/>
    <w:rsid w:val="0044628B"/>
  </w:style>
  <w:style w:type="numbering" w:customStyle="1" w:styleId="NoList2321">
    <w:name w:val="No List2321"/>
    <w:next w:val="NoList"/>
    <w:uiPriority w:val="99"/>
    <w:semiHidden/>
    <w:unhideWhenUsed/>
    <w:rsid w:val="0044628B"/>
  </w:style>
  <w:style w:type="numbering" w:customStyle="1" w:styleId="NoList1142">
    <w:name w:val="No List1142"/>
    <w:next w:val="NoList"/>
    <w:uiPriority w:val="99"/>
    <w:semiHidden/>
    <w:unhideWhenUsed/>
    <w:rsid w:val="0044628B"/>
  </w:style>
  <w:style w:type="table" w:customStyle="1" w:styleId="TableGrid192">
    <w:name w:val="Table Grid19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32">
    <w:name w:val="No List11132"/>
    <w:next w:val="NoList"/>
    <w:uiPriority w:val="99"/>
    <w:semiHidden/>
    <w:unhideWhenUsed/>
    <w:rsid w:val="0044628B"/>
  </w:style>
  <w:style w:type="numbering" w:customStyle="1" w:styleId="NoList2132">
    <w:name w:val="No List2132"/>
    <w:next w:val="NoList"/>
    <w:uiPriority w:val="99"/>
    <w:semiHidden/>
    <w:unhideWhenUsed/>
    <w:rsid w:val="0044628B"/>
  </w:style>
  <w:style w:type="table" w:customStyle="1" w:styleId="TableGrid2312">
    <w:name w:val="Table Grid2312"/>
    <w:basedOn w:val="TableNormal"/>
    <w:next w:val="TableGrid"/>
    <w:uiPriority w:val="5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32">
    <w:name w:val="No List332"/>
    <w:next w:val="NoList"/>
    <w:uiPriority w:val="99"/>
    <w:semiHidden/>
    <w:unhideWhenUsed/>
    <w:rsid w:val="0044628B"/>
  </w:style>
  <w:style w:type="numbering" w:customStyle="1" w:styleId="NoList432">
    <w:name w:val="No List432"/>
    <w:next w:val="NoList"/>
    <w:uiPriority w:val="99"/>
    <w:semiHidden/>
    <w:unhideWhenUsed/>
    <w:rsid w:val="0044628B"/>
  </w:style>
  <w:style w:type="table" w:customStyle="1" w:styleId="TableGrid3312">
    <w:name w:val="Table Grid3312"/>
    <w:basedOn w:val="TableNormal"/>
    <w:next w:val="TableGrid"/>
    <w:uiPriority w:val="59"/>
    <w:rsid w:val="0044628B"/>
    <w:pPr>
      <w:bidi/>
    </w:pPr>
    <w:rPr>
      <w:rFonts w:ascii="Times New Roman" w:eastAsia="Times New Roman" w:hAnsi="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2">
    <w:name w:val="No List111122"/>
    <w:next w:val="NoList"/>
    <w:semiHidden/>
    <w:rsid w:val="0044628B"/>
  </w:style>
  <w:style w:type="table" w:customStyle="1" w:styleId="LightGrid122">
    <w:name w:val="Light Grid122"/>
    <w:basedOn w:val="TableNormal"/>
    <w:uiPriority w:val="62"/>
    <w:rsid w:val="0044628B"/>
    <w:rPr>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6421">
    <w:name w:val="Light Grid - Accent 642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mbria" w:eastAsia="Times New Roman" w:hAnsi="Cambria"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mbria" w:eastAsia="Times New Roman" w:hAnsi="Cambria"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321">
    <w:name w:val="Light Grid321"/>
    <w:basedOn w:val="TableNormal"/>
    <w:next w:val="LightGrid"/>
    <w:uiPriority w:val="62"/>
    <w:rsid w:val="0044628B"/>
    <w:rPr>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462">
    <w:name w:val="Light Grid - Accent 46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152">
    <w:name w:val="Light Grid - Accent 152"/>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632">
    <w:name w:val="Medium Shading 1 - Accent 632"/>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321">
    <w:name w:val="Medium Shading 1 - Accent 3321"/>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32">
    <w:name w:val="Medium Shading 1 - Accent 43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32">
    <w:name w:val="Table Grid43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2">
    <w:name w:val="Light Grid - Accent 413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Zar" w:eastAsia="Times New Roman" w:hAnsi="B Zar"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Zar" w:eastAsia="Times New Roman" w:hAnsi="B Zar"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Zar" w:eastAsia="Times New Roman" w:hAnsi="B Zar" w:cs="Times New Roman"/>
        <w:b/>
        <w:bCs/>
      </w:rPr>
    </w:tblStylePr>
    <w:tblStylePr w:type="lastCol">
      <w:rPr>
        <w:rFonts w:ascii="B Zar" w:eastAsia="Times New Roman" w:hAnsi="B Zar"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2">
    <w:name w:val="Light Grid - Accent 423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Zar" w:eastAsia="Times New Roman" w:hAnsi="B Zar"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Zar" w:eastAsia="Times New Roman" w:hAnsi="B Zar"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Zar" w:eastAsia="Times New Roman" w:hAnsi="B Zar" w:cs="Times New Roman"/>
        <w:b/>
        <w:bCs/>
      </w:rPr>
    </w:tblStylePr>
    <w:tblStylePr w:type="lastCol">
      <w:rPr>
        <w:rFonts w:ascii="B Zar" w:eastAsia="Times New Roman" w:hAnsi="B Zar"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22">
    <w:name w:val="Light Grid - Accent 432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Zar" w:eastAsia="Times New Roman" w:hAnsi="B Zar"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Zar" w:eastAsia="Times New Roman" w:hAnsi="B Zar"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Zar" w:eastAsia="Times New Roman" w:hAnsi="B Zar" w:cs="Times New Roman"/>
        <w:b/>
        <w:bCs/>
      </w:rPr>
    </w:tblStylePr>
    <w:tblStylePr w:type="lastCol">
      <w:rPr>
        <w:rFonts w:ascii="B Zar" w:eastAsia="Times New Roman" w:hAnsi="B Zar"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2">
    <w:name w:val="No List522"/>
    <w:next w:val="NoList"/>
    <w:uiPriority w:val="99"/>
    <w:semiHidden/>
    <w:unhideWhenUsed/>
    <w:rsid w:val="0044628B"/>
  </w:style>
  <w:style w:type="numbering" w:customStyle="1" w:styleId="NoList1222">
    <w:name w:val="No List1222"/>
    <w:next w:val="NoList"/>
    <w:uiPriority w:val="99"/>
    <w:semiHidden/>
    <w:unhideWhenUsed/>
    <w:rsid w:val="0044628B"/>
  </w:style>
  <w:style w:type="table" w:customStyle="1" w:styleId="TableGrid2132">
    <w:name w:val="Table Grid213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22">
    <w:name w:val="No List21122"/>
    <w:next w:val="NoList"/>
    <w:uiPriority w:val="99"/>
    <w:semiHidden/>
    <w:unhideWhenUsed/>
    <w:rsid w:val="0044628B"/>
  </w:style>
  <w:style w:type="table" w:customStyle="1" w:styleId="TableGrid31212">
    <w:name w:val="Table Grid312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2">
    <w:name w:val="Table Grid1232"/>
    <w:basedOn w:val="TableNormal"/>
    <w:next w:val="TableGrid"/>
    <w:uiPriority w:val="5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2">
    <w:name w:val="Table Grid6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
    <w:name w:val="Table Grid20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2">
    <w:name w:val="Light Grid - Accent 414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entury Gothic" w:eastAsia="Times New Roman" w:hAnsi="Century Gothic"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entury Gothic" w:eastAsia="Times New Roman" w:hAnsi="Century Gothic"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entury Gothic" w:eastAsia="Times New Roman" w:hAnsi="Century Gothic" w:cs="Times New Roman"/>
        <w:b/>
        <w:bCs/>
      </w:rPr>
    </w:tblStylePr>
    <w:tblStylePr w:type="lastCol">
      <w:rPr>
        <w:rFonts w:ascii="Century Gothic" w:eastAsia="Times New Roman" w:hAnsi="Century Gothic"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52">
    <w:name w:val="Table Grid252"/>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2">
    <w:name w:val="No List162"/>
    <w:next w:val="NoList"/>
    <w:uiPriority w:val="99"/>
    <w:semiHidden/>
    <w:unhideWhenUsed/>
    <w:rsid w:val="0044628B"/>
  </w:style>
  <w:style w:type="table" w:customStyle="1" w:styleId="TableGrid261">
    <w:name w:val="Table Grid261"/>
    <w:basedOn w:val="TableNormal"/>
    <w:next w:val="TableGrid"/>
    <w:uiPriority w:val="59"/>
    <w:rsid w:val="0044628B"/>
    <w:rPr>
      <w:sz w:val="22"/>
      <w:szCs w:val="22"/>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72">
    <w:name w:val="No List172"/>
    <w:next w:val="NoList"/>
    <w:uiPriority w:val="99"/>
    <w:semiHidden/>
    <w:unhideWhenUsed/>
    <w:rsid w:val="0044628B"/>
  </w:style>
  <w:style w:type="table" w:customStyle="1" w:styleId="TableGrid1102">
    <w:name w:val="Table Grid110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1">
    <w:name w:val="No List1151"/>
    <w:next w:val="NoList"/>
    <w:uiPriority w:val="99"/>
    <w:semiHidden/>
    <w:unhideWhenUsed/>
    <w:rsid w:val="0044628B"/>
  </w:style>
  <w:style w:type="numbering" w:customStyle="1" w:styleId="NoList242">
    <w:name w:val="No List242"/>
    <w:next w:val="NoList"/>
    <w:uiPriority w:val="99"/>
    <w:semiHidden/>
    <w:unhideWhenUsed/>
    <w:rsid w:val="0044628B"/>
  </w:style>
  <w:style w:type="numbering" w:customStyle="1" w:styleId="NoList342">
    <w:name w:val="No List342"/>
    <w:next w:val="NoList"/>
    <w:uiPriority w:val="99"/>
    <w:semiHidden/>
    <w:unhideWhenUsed/>
    <w:rsid w:val="0044628B"/>
  </w:style>
  <w:style w:type="numbering" w:customStyle="1" w:styleId="NoList442">
    <w:name w:val="No List442"/>
    <w:next w:val="NoList"/>
    <w:uiPriority w:val="99"/>
    <w:semiHidden/>
    <w:unhideWhenUsed/>
    <w:rsid w:val="0044628B"/>
  </w:style>
  <w:style w:type="numbering" w:customStyle="1" w:styleId="NoList11142">
    <w:name w:val="No List11142"/>
    <w:next w:val="NoList"/>
    <w:uiPriority w:val="99"/>
    <w:semiHidden/>
    <w:unhideWhenUsed/>
    <w:rsid w:val="0044628B"/>
  </w:style>
  <w:style w:type="numbering" w:customStyle="1" w:styleId="NoList111132">
    <w:name w:val="No List111132"/>
    <w:next w:val="NoList"/>
    <w:uiPriority w:val="99"/>
    <w:semiHidden/>
    <w:unhideWhenUsed/>
    <w:rsid w:val="0044628B"/>
  </w:style>
  <w:style w:type="table" w:customStyle="1" w:styleId="TableGrid13211">
    <w:name w:val="Table Grid13211"/>
    <w:basedOn w:val="TableNormal"/>
    <w:next w:val="TableGrid"/>
    <w:uiPriority w:val="5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142">
    <w:name w:val="No List2142"/>
    <w:next w:val="NoList"/>
    <w:uiPriority w:val="99"/>
    <w:semiHidden/>
    <w:unhideWhenUsed/>
    <w:rsid w:val="0044628B"/>
  </w:style>
  <w:style w:type="table" w:customStyle="1" w:styleId="TableGrid2141">
    <w:name w:val="Table Grid2141"/>
    <w:basedOn w:val="TableNormal"/>
    <w:next w:val="TableGrid"/>
    <w:uiPriority w:val="5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1211">
    <w:name w:val="No List31211"/>
    <w:next w:val="NoList"/>
    <w:uiPriority w:val="99"/>
    <w:semiHidden/>
    <w:unhideWhenUsed/>
    <w:rsid w:val="0044628B"/>
  </w:style>
  <w:style w:type="numbering" w:customStyle="1" w:styleId="NoList41211">
    <w:name w:val="No List41211"/>
    <w:next w:val="NoList"/>
    <w:uiPriority w:val="99"/>
    <w:semiHidden/>
    <w:unhideWhenUsed/>
    <w:rsid w:val="0044628B"/>
  </w:style>
  <w:style w:type="table" w:customStyle="1" w:styleId="TableGrid3131">
    <w:name w:val="Table Grid3131"/>
    <w:basedOn w:val="TableNormal"/>
    <w:next w:val="TableGrid"/>
    <w:uiPriority w:val="59"/>
    <w:rsid w:val="0044628B"/>
    <w:pPr>
      <w:bidi/>
    </w:pPr>
    <w:rPr>
      <w:rFonts w:ascii="Times New Roman" w:eastAsia="Times New Roman" w:hAnsi="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2">
    <w:name w:val="No List1111112"/>
    <w:next w:val="NoList"/>
    <w:semiHidden/>
    <w:rsid w:val="0044628B"/>
  </w:style>
  <w:style w:type="table" w:customStyle="1" w:styleId="LightGrid-Accent62212">
    <w:name w:val="Light Grid - Accent 62212"/>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mbria" w:eastAsia="Times New Roman" w:hAnsi="Cambria"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mbria" w:eastAsia="Times New Roman" w:hAnsi="Cambria"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331">
    <w:name w:val="Light Grid - Accent 43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221">
    <w:name w:val="Medium Shading 1 - Accent 622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21">
    <w:name w:val="Medium Shading 1 - Accent 422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21">
    <w:name w:val="Table Grid41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21">
    <w:name w:val="Light Grid - Accent 4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Light" w:eastAsia="Times New Roman" w:hAnsi="Calibri Ligh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21">
    <w:name w:val="Light Grid - Accent 42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Light" w:eastAsia="Times New Roman" w:hAnsi="Calibri Ligh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21">
    <w:name w:val="Light Grid - Accent 43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Light" w:eastAsia="Times New Roman" w:hAnsi="Calibri Ligh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32">
    <w:name w:val="No List532"/>
    <w:next w:val="NoList"/>
    <w:uiPriority w:val="99"/>
    <w:semiHidden/>
    <w:unhideWhenUsed/>
    <w:rsid w:val="0044628B"/>
  </w:style>
  <w:style w:type="numbering" w:customStyle="1" w:styleId="NoList1231">
    <w:name w:val="No List1231"/>
    <w:next w:val="NoList"/>
    <w:uiPriority w:val="99"/>
    <w:semiHidden/>
    <w:unhideWhenUsed/>
    <w:rsid w:val="0044628B"/>
  </w:style>
  <w:style w:type="table" w:customStyle="1" w:styleId="TableGrid21121">
    <w:name w:val="Table Grid2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2">
    <w:name w:val="No List21132"/>
    <w:next w:val="NoList"/>
    <w:uiPriority w:val="99"/>
    <w:semiHidden/>
    <w:unhideWhenUsed/>
    <w:rsid w:val="0044628B"/>
  </w:style>
  <w:style w:type="table" w:customStyle="1" w:styleId="TableGrid31121">
    <w:name w:val="Table Grid3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1">
    <w:name w:val="Table Grid12121"/>
    <w:basedOn w:val="TableNormal"/>
    <w:next w:val="TableGrid"/>
    <w:uiPriority w:val="5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622">
    <w:name w:val="No List622"/>
    <w:next w:val="NoList"/>
    <w:uiPriority w:val="99"/>
    <w:semiHidden/>
    <w:unhideWhenUsed/>
    <w:rsid w:val="0044628B"/>
  </w:style>
  <w:style w:type="table" w:customStyle="1" w:styleId="TableGrid14211">
    <w:name w:val="Table Grid142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21">
    <w:name w:val="Plain Table 1112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211">
    <w:name w:val="No List13211"/>
    <w:next w:val="NoList"/>
    <w:uiPriority w:val="99"/>
    <w:semiHidden/>
    <w:unhideWhenUsed/>
    <w:rsid w:val="0044628B"/>
  </w:style>
  <w:style w:type="table" w:customStyle="1" w:styleId="LightGrid-Accent4421">
    <w:name w:val="Light Grid - Accent 44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Nazanin" w:eastAsia="Times New Roman" w:hAnsi="B Nazani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Nazanin" w:eastAsia="Times New Roman" w:hAnsi="B Nazani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211">
    <w:name w:val="No List22211"/>
    <w:next w:val="NoList"/>
    <w:uiPriority w:val="99"/>
    <w:semiHidden/>
    <w:unhideWhenUsed/>
    <w:rsid w:val="0044628B"/>
  </w:style>
  <w:style w:type="table" w:customStyle="1" w:styleId="LightList-Accent31121">
    <w:name w:val="Light List - Accent 3112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12211">
    <w:name w:val="No List112211"/>
    <w:next w:val="NoList"/>
    <w:uiPriority w:val="99"/>
    <w:semiHidden/>
    <w:unhideWhenUsed/>
    <w:rsid w:val="0044628B"/>
  </w:style>
  <w:style w:type="table" w:customStyle="1" w:styleId="LightShading-Accent2321">
    <w:name w:val="Light Shading - Accent 232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12">
    <w:name w:val="No List21212"/>
    <w:next w:val="NoList"/>
    <w:uiPriority w:val="99"/>
    <w:semiHidden/>
    <w:unhideWhenUsed/>
    <w:rsid w:val="0044628B"/>
  </w:style>
  <w:style w:type="table" w:customStyle="1" w:styleId="LightGrid-Accent41221">
    <w:name w:val="Light Grid - Accent 412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Lotus" w:eastAsia="Times New Roman" w:hAnsi="BLotus"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Lotus" w:eastAsia="Times New Roman" w:hAnsi="BLotu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12">
    <w:name w:val="No List3212"/>
    <w:next w:val="NoList"/>
    <w:uiPriority w:val="99"/>
    <w:semiHidden/>
    <w:unhideWhenUsed/>
    <w:rsid w:val="0044628B"/>
  </w:style>
  <w:style w:type="numbering" w:customStyle="1" w:styleId="NoList111221">
    <w:name w:val="No List111221"/>
    <w:next w:val="NoList"/>
    <w:semiHidden/>
    <w:rsid w:val="0044628B"/>
  </w:style>
  <w:style w:type="numbering" w:customStyle="1" w:styleId="NoList211121">
    <w:name w:val="No List211121"/>
    <w:next w:val="NoList"/>
    <w:uiPriority w:val="99"/>
    <w:semiHidden/>
    <w:unhideWhenUsed/>
    <w:rsid w:val="0044628B"/>
  </w:style>
  <w:style w:type="table" w:customStyle="1" w:styleId="LightGrid-Accent411121">
    <w:name w:val="Light Grid - Accent 411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Nazanin" w:eastAsia="Times New Roman" w:hAnsi="B Nazani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Nazanin" w:eastAsia="Times New Roman" w:hAnsi="B Nazani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12">
    <w:name w:val="No List4212"/>
    <w:next w:val="NoList"/>
    <w:uiPriority w:val="99"/>
    <w:semiHidden/>
    <w:unhideWhenUsed/>
    <w:rsid w:val="0044628B"/>
  </w:style>
  <w:style w:type="table" w:customStyle="1" w:styleId="LightList-Accent3221">
    <w:name w:val="Light List - Accent 322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NoList51211">
    <w:name w:val="No List51211"/>
    <w:next w:val="NoList"/>
    <w:uiPriority w:val="99"/>
    <w:semiHidden/>
    <w:unhideWhenUsed/>
    <w:rsid w:val="0044628B"/>
  </w:style>
  <w:style w:type="numbering" w:customStyle="1" w:styleId="NoList812">
    <w:name w:val="No List812"/>
    <w:next w:val="NoList"/>
    <w:uiPriority w:val="99"/>
    <w:semiHidden/>
    <w:unhideWhenUsed/>
    <w:rsid w:val="0044628B"/>
  </w:style>
  <w:style w:type="numbering" w:customStyle="1" w:styleId="NoList912">
    <w:name w:val="No List912"/>
    <w:next w:val="NoList"/>
    <w:uiPriority w:val="99"/>
    <w:semiHidden/>
    <w:unhideWhenUsed/>
    <w:rsid w:val="0044628B"/>
  </w:style>
  <w:style w:type="table" w:customStyle="1" w:styleId="LightGrid-Accent2221">
    <w:name w:val="Light Grid - Accent 2221"/>
    <w:basedOn w:val="TableNormal"/>
    <w:next w:val="LightGrid-Accent2"/>
    <w:uiPriority w:val="62"/>
    <w:rsid w:val="0044628B"/>
    <w:rPr>
      <w:rFonts w:ascii="BZar" w:hAnsi="BZar" w:cs="Times New Roman"/>
      <w:sz w:val="28"/>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B Lotus" w:eastAsia="Times New Roman" w:hAnsi="B Lotus"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B Lotus" w:eastAsia="Times New Roman" w:hAnsi="B Lotu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B Lotus" w:eastAsia="Times New Roman" w:hAnsi="B Lotus" w:cs="Times New Roman"/>
        <w:b/>
        <w:bCs/>
      </w:rPr>
    </w:tblStylePr>
    <w:tblStylePr w:type="lastCol">
      <w:rPr>
        <w:rFonts w:ascii="B Lotus" w:eastAsia="Times New Roman" w:hAnsi="B Lotu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21">
    <w:name w:val="Light List - Accent 622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21">
    <w:name w:val="Light Shading - Accent 6221"/>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numbering" w:customStyle="1" w:styleId="NoList1012">
    <w:name w:val="No List1012"/>
    <w:next w:val="NoList"/>
    <w:uiPriority w:val="99"/>
    <w:semiHidden/>
    <w:unhideWhenUsed/>
    <w:rsid w:val="0044628B"/>
  </w:style>
  <w:style w:type="table" w:customStyle="1" w:styleId="TableGrid1812">
    <w:name w:val="Table Grid18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12">
    <w:name w:val="No List1412"/>
    <w:next w:val="NoList"/>
    <w:uiPriority w:val="99"/>
    <w:semiHidden/>
    <w:unhideWhenUsed/>
    <w:rsid w:val="0044628B"/>
  </w:style>
  <w:style w:type="numbering" w:customStyle="1" w:styleId="NoList2312">
    <w:name w:val="No List2312"/>
    <w:next w:val="NoList"/>
    <w:uiPriority w:val="99"/>
    <w:semiHidden/>
    <w:unhideWhenUsed/>
    <w:rsid w:val="0044628B"/>
  </w:style>
  <w:style w:type="table" w:customStyle="1" w:styleId="TableGrid19111">
    <w:name w:val="Table Grid19111"/>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312">
    <w:name w:val="No List3312"/>
    <w:next w:val="NoList"/>
    <w:uiPriority w:val="99"/>
    <w:semiHidden/>
    <w:unhideWhenUsed/>
    <w:rsid w:val="0044628B"/>
  </w:style>
  <w:style w:type="table" w:customStyle="1" w:styleId="TableGrid113111">
    <w:name w:val="Table Grid11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2">
    <w:name w:val="No List1512"/>
    <w:next w:val="NoList"/>
    <w:uiPriority w:val="99"/>
    <w:semiHidden/>
    <w:unhideWhenUsed/>
    <w:rsid w:val="0044628B"/>
  </w:style>
  <w:style w:type="table" w:customStyle="1" w:styleId="TableGrid2011">
    <w:name w:val="Table Grid2011"/>
    <w:basedOn w:val="TableNormal"/>
    <w:next w:val="TableGrid"/>
    <w:rsid w:val="0044628B"/>
    <w:rPr>
      <w:rFonts w:ascii="Times New Roman" w:eastAsia="Times New Roman" w:hAnsi="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11">
    <w:name w:val="No List16111"/>
    <w:next w:val="NoList"/>
    <w:uiPriority w:val="99"/>
    <w:semiHidden/>
    <w:unhideWhenUsed/>
    <w:rsid w:val="0044628B"/>
  </w:style>
  <w:style w:type="table" w:customStyle="1" w:styleId="TableGrid11011">
    <w:name w:val="Table Grid110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111">
    <w:name w:val="Plain Table 11211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312">
    <w:name w:val="No List11312"/>
    <w:next w:val="NoList"/>
    <w:uiPriority w:val="99"/>
    <w:semiHidden/>
    <w:unhideWhenUsed/>
    <w:rsid w:val="0044628B"/>
  </w:style>
  <w:style w:type="table" w:customStyle="1" w:styleId="LightGrid-Accent53112">
    <w:name w:val="Light Grid - Accent 53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311">
    <w:name w:val="Light Grid - Accent 113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111">
    <w:name w:val="Light Grid - Accent 45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4111">
    <w:name w:val="No List24111"/>
    <w:next w:val="NoList"/>
    <w:uiPriority w:val="99"/>
    <w:semiHidden/>
    <w:unhideWhenUsed/>
    <w:rsid w:val="0044628B"/>
  </w:style>
  <w:style w:type="table" w:customStyle="1" w:styleId="TableGrid231111">
    <w:name w:val="Table Grid231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211">
    <w:name w:val="Light List - Accent 3121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211">
    <w:name w:val="Light Grid1211"/>
    <w:basedOn w:val="TableNormal"/>
    <w:next w:val="LightGrid"/>
    <w:uiPriority w:val="62"/>
    <w:rsid w:val="0044628B"/>
    <w:rPr>
      <w:sz w:val="22"/>
      <w:szCs w:val="22"/>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Unicode MS" w:eastAsia="Times New Roman" w:hAnsi="Arial Unicode MS"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Unicode MS" w:eastAsia="Times New Roman" w:hAnsi="Arial Unicode M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Unicode MS" w:eastAsia="Times New Roman" w:hAnsi="Arial Unicode MS" w:cs="Times New Roman"/>
        <w:b/>
        <w:bCs/>
      </w:rPr>
    </w:tblStylePr>
    <w:tblStylePr w:type="lastCol">
      <w:rPr>
        <w:rFonts w:ascii="Arial Unicode MS" w:eastAsia="Times New Roman" w:hAnsi="Arial Unicode M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numbering" w:customStyle="1" w:styleId="NoList111312">
    <w:name w:val="No List111312"/>
    <w:next w:val="NoList"/>
    <w:uiPriority w:val="99"/>
    <w:semiHidden/>
    <w:unhideWhenUsed/>
    <w:rsid w:val="0044628B"/>
  </w:style>
  <w:style w:type="table" w:customStyle="1" w:styleId="TableGrid1112111">
    <w:name w:val="Table Grid1112111"/>
    <w:basedOn w:val="TableNormal"/>
    <w:next w:val="TableGrid"/>
    <w:uiPriority w:val="59"/>
    <w:rsid w:val="0044628B"/>
    <w:pPr>
      <w:ind w:firstLine="567"/>
    </w:pPr>
    <w:rPr>
      <w:rFonts w:eastAsia="Times New Roman"/>
      <w:sz w:val="22"/>
      <w:szCs w:val="22"/>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1312">
    <w:name w:val="No List21312"/>
    <w:next w:val="NoList"/>
    <w:uiPriority w:val="99"/>
    <w:semiHidden/>
    <w:unhideWhenUsed/>
    <w:rsid w:val="0044628B"/>
  </w:style>
  <w:style w:type="table" w:customStyle="1" w:styleId="TableGrid21311">
    <w:name w:val="Table Grid21311"/>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Accent522111">
    <w:name w:val="Light Grid - Accent 522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Arial Unicode MS" w:eastAsia="Times New Roman" w:hAnsi="Arial Unicode MS"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Arial Unicode MS" w:eastAsia="Times New Roman" w:hAnsi="Arial Unicode M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Arial Unicode MS" w:eastAsia="Times New Roman" w:hAnsi="Arial Unicode MS" w:cs="Times New Roman"/>
        <w:b/>
        <w:bCs/>
      </w:rPr>
    </w:tblStylePr>
    <w:tblStylePr w:type="lastCol">
      <w:rPr>
        <w:rFonts w:ascii="Arial Unicode MS" w:eastAsia="Times New Roman" w:hAnsi="Arial Unicode M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1">
    <w:name w:val="Light Grid - Accent 5112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Arial Unicode MS" w:eastAsia="Times New Roman" w:hAnsi="Arial Unicode MS"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Arial Unicode MS" w:eastAsia="Times New Roman" w:hAnsi="Arial Unicode M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Arial Unicode MS" w:eastAsia="Times New Roman" w:hAnsi="Arial Unicode MS" w:cs="Times New Roman"/>
        <w:b/>
        <w:bCs/>
      </w:rPr>
    </w:tblStylePr>
    <w:tblStylePr w:type="lastCol">
      <w:rPr>
        <w:rFonts w:ascii="Arial Unicode MS" w:eastAsia="Times New Roman" w:hAnsi="Arial Unicode M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11">
    <w:name w:val="Light Grid - Accent 1112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 Unicode MS" w:eastAsia="Times New Roman" w:hAnsi="Arial Unicode M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 Unicode MS" w:eastAsia="Times New Roman" w:hAnsi="Arial Unicode M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 Unicode MS" w:eastAsia="Times New Roman" w:hAnsi="Arial Unicode MS" w:cs="Times New Roman"/>
        <w:b/>
        <w:bCs/>
      </w:rPr>
    </w:tblStylePr>
    <w:tblStylePr w:type="lastCol">
      <w:rPr>
        <w:rFonts w:ascii="Arial Unicode MS" w:eastAsia="Times New Roman" w:hAnsi="Arial Unicode M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3111">
    <w:name w:val="Light Grid - Accent 413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Arial Unicode MS" w:eastAsia="Times New Roman" w:hAnsi="Arial Unicode MS"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Arial Unicode MS" w:eastAsia="Times New Roman" w:hAnsi="Arial Unicode M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Arial Unicode MS" w:eastAsia="Times New Roman" w:hAnsi="Arial Unicode MS" w:cs="Times New Roman"/>
        <w:b/>
        <w:bCs/>
      </w:rPr>
    </w:tblStylePr>
    <w:tblStylePr w:type="lastCol">
      <w:rPr>
        <w:rFonts w:ascii="Arial Unicode MS" w:eastAsia="Times New Roman" w:hAnsi="Arial Unicode M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111">
    <w:name w:val="Light Grid - Accent 312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Arial Unicode MS" w:eastAsia="Times New Roman" w:hAnsi="Arial Unicode MS"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Arial Unicode MS" w:eastAsia="Times New Roman" w:hAnsi="Arial Unicode M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Arial Unicode MS" w:eastAsia="Times New Roman" w:hAnsi="Arial Unicode MS" w:cs="Times New Roman"/>
        <w:b/>
        <w:bCs/>
      </w:rPr>
    </w:tblStylePr>
    <w:tblStylePr w:type="lastCol">
      <w:rPr>
        <w:rFonts w:ascii="Arial Unicode MS" w:eastAsia="Times New Roman" w:hAnsi="Arial Unicode M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411">
    <w:name w:val="No List3411"/>
    <w:next w:val="NoList"/>
    <w:uiPriority w:val="99"/>
    <w:semiHidden/>
    <w:unhideWhenUsed/>
    <w:rsid w:val="0044628B"/>
  </w:style>
  <w:style w:type="table" w:customStyle="1" w:styleId="LightGrid-Accent12111">
    <w:name w:val="Light Grid - Accent 12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 Unicode MS" w:eastAsia="Times New Roman" w:hAnsi="Arial Unicode M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 Unicode MS" w:eastAsia="Times New Roman" w:hAnsi="Arial Unicode M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 Unicode MS" w:eastAsia="Times New Roman" w:hAnsi="Arial Unicode MS" w:cs="Times New Roman"/>
        <w:b/>
        <w:bCs/>
      </w:rPr>
    </w:tblStylePr>
    <w:tblStylePr w:type="lastCol">
      <w:rPr>
        <w:rFonts w:ascii="Arial Unicode MS" w:eastAsia="Times New Roman" w:hAnsi="Arial Unicode M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1212">
    <w:name w:val="No List1111212"/>
    <w:next w:val="NoList"/>
    <w:semiHidden/>
    <w:rsid w:val="0044628B"/>
  </w:style>
  <w:style w:type="numbering" w:customStyle="1" w:styleId="NoList211212">
    <w:name w:val="No List211212"/>
    <w:next w:val="NoList"/>
    <w:uiPriority w:val="99"/>
    <w:semiHidden/>
    <w:unhideWhenUsed/>
    <w:rsid w:val="0044628B"/>
  </w:style>
  <w:style w:type="table" w:customStyle="1" w:styleId="LightGrid-Accent1111211">
    <w:name w:val="Light Grid - Accent 11112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11">
    <w:name w:val="Light Grid - Accent 4112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312">
    <w:name w:val="No List4312"/>
    <w:next w:val="NoList"/>
    <w:uiPriority w:val="99"/>
    <w:semiHidden/>
    <w:unhideWhenUsed/>
    <w:rsid w:val="0044628B"/>
  </w:style>
  <w:style w:type="table" w:customStyle="1" w:styleId="LightGrid21111">
    <w:name w:val="Light Grid2111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3111">
    <w:name w:val="Light Grid - Accent 13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Times New Roman"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Times New Roman"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212">
    <w:name w:val="No List5212"/>
    <w:next w:val="NoList"/>
    <w:uiPriority w:val="99"/>
    <w:semiHidden/>
    <w:unhideWhenUsed/>
    <w:rsid w:val="0044628B"/>
  </w:style>
  <w:style w:type="numbering" w:customStyle="1" w:styleId="NoList62111">
    <w:name w:val="No List62111"/>
    <w:next w:val="NoList"/>
    <w:uiPriority w:val="99"/>
    <w:semiHidden/>
    <w:unhideWhenUsed/>
    <w:rsid w:val="0044628B"/>
  </w:style>
  <w:style w:type="table" w:customStyle="1" w:styleId="TableGrid331111">
    <w:name w:val="Table Grid33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2">
    <w:name w:val="Table Grid12312"/>
    <w:basedOn w:val="TableNormal"/>
    <w:next w:val="TableGrid"/>
    <w:uiPriority w:val="59"/>
    <w:rsid w:val="0044628B"/>
    <w:rPr>
      <w:sz w:val="22"/>
      <w:szCs w:val="22"/>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312">
    <w:name w:val="Table Grid4312"/>
    <w:basedOn w:val="TableNormal"/>
    <w:next w:val="TableGrid"/>
    <w:rsid w:val="0044628B"/>
    <w:rPr>
      <w:rFonts w:ascii="Book Antiqua" w:eastAsia="Book Antiqua" w:hAnsi="Book Antiqua" w:cs="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71111">
    <w:name w:val="No List71111"/>
    <w:next w:val="NoList"/>
    <w:uiPriority w:val="99"/>
    <w:semiHidden/>
    <w:unhideWhenUsed/>
    <w:rsid w:val="0044628B"/>
  </w:style>
  <w:style w:type="numbering" w:customStyle="1" w:styleId="NoList81111">
    <w:name w:val="No List81111"/>
    <w:next w:val="NoList"/>
    <w:uiPriority w:val="99"/>
    <w:semiHidden/>
    <w:unhideWhenUsed/>
    <w:rsid w:val="0044628B"/>
  </w:style>
  <w:style w:type="table" w:customStyle="1" w:styleId="LightList-Accent3311">
    <w:name w:val="Light List - Accent 3311"/>
    <w:basedOn w:val="TableNormal"/>
    <w:next w:val="LightList-Accent3"/>
    <w:uiPriority w:val="61"/>
    <w:semiHidden/>
    <w:unhideWhenUsed/>
    <w:rsid w:val="0044628B"/>
    <w:rPr>
      <w:rFonts w:ascii="Times New Roman" w:eastAsia="Times New Roman" w:hAnsi="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11">
    <w:name w:val="Medium Grid 1 - Accent 3311"/>
    <w:basedOn w:val="TableNormal"/>
    <w:next w:val="MediumGrid1-Accent3"/>
    <w:uiPriority w:val="67"/>
    <w:semiHidden/>
    <w:unhideWhenUsed/>
    <w:rsid w:val="0044628B"/>
    <w:rPr>
      <w:rFonts w:ascii="Times New Roman" w:eastAsia="Times New Roman" w:hAnsi="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111">
    <w:name w:val="Light Grid3111"/>
    <w:basedOn w:val="TableNormal"/>
    <w:next w:val="LightGrid"/>
    <w:uiPriority w:val="62"/>
    <w:semiHidden/>
    <w:unhideWhenUsed/>
    <w:rsid w:val="0044628B"/>
    <w:rPr>
      <w:rFonts w:ascii="Times New Roman" w:eastAsia="Times New Roman" w:hAnsi="Times New Roman" w:cs="Times New Roman"/>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List311">
    <w:name w:val="Light List311"/>
    <w:basedOn w:val="TableNormal"/>
    <w:next w:val="LightList"/>
    <w:uiPriority w:val="61"/>
    <w:semiHidden/>
    <w:unhideWhenUsed/>
    <w:rsid w:val="0044628B"/>
    <w:rPr>
      <w:rFonts w:ascii="Times New Roman" w:eastAsia="Times New Roman" w:hAnsi="Times New Roman" w:cs="Times New Roman"/>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MediumShading1311">
    <w:name w:val="Medium Shading 1311"/>
    <w:basedOn w:val="TableNormal"/>
    <w:next w:val="MediumShading1"/>
    <w:uiPriority w:val="63"/>
    <w:semiHidden/>
    <w:unhideWhenUsed/>
    <w:rsid w:val="0044628B"/>
    <w:rPr>
      <w:rFonts w:ascii="Times New Roman" w:eastAsia="Times New Roman" w:hAnsi="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1">
    <w:name w:val="Light Shading3111"/>
    <w:basedOn w:val="TableNormal"/>
    <w:next w:val="LightShading"/>
    <w:uiPriority w:val="60"/>
    <w:unhideWhenUsed/>
    <w:rsid w:val="0044628B"/>
    <w:rPr>
      <w:rFonts w:ascii="Times New Roman" w:eastAsia="Times New Roman" w:hAnsi="Times New Roman" w:cs="Times New Roman"/>
      <w:color w:val="000000"/>
      <w:lang w:val="en-GB" w:eastAsia="en-GB"/>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
    <w:name w:val="Light Shading - Accent 1411"/>
    <w:basedOn w:val="TableNormal"/>
    <w:next w:val="LightShading-Accent1"/>
    <w:uiPriority w:val="60"/>
    <w:semiHidden/>
    <w:unhideWhenUsed/>
    <w:rsid w:val="0044628B"/>
    <w:rPr>
      <w:rFonts w:ascii="Times New Roman" w:eastAsia="Times New Roman" w:hAnsi="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11">
    <w:name w:val="Light Grid - Accent 1511"/>
    <w:basedOn w:val="TableNormal"/>
    <w:next w:val="LightGrid-Accent1"/>
    <w:uiPriority w:val="62"/>
    <w:semiHidden/>
    <w:unhideWhenUsed/>
    <w:rsid w:val="0044628B"/>
    <w:rPr>
      <w:rFonts w:ascii="Times New Roman" w:eastAsia="Times New Roman" w:hAnsi="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Times New Roman"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Times New Roman"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111">
    <w:name w:val="Medium Shading 1 - Accent 33111"/>
    <w:basedOn w:val="TableNormal"/>
    <w:next w:val="MediumShading1-Accent3"/>
    <w:uiPriority w:val="63"/>
    <w:semiHidden/>
    <w:unhideWhenUsed/>
    <w:rsid w:val="0044628B"/>
    <w:rPr>
      <w:rFonts w:ascii="Times New Roman" w:eastAsia="Times New Roman" w:hAnsi="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11">
    <w:name w:val="Light Shading - Accent 3311"/>
    <w:basedOn w:val="TableNormal"/>
    <w:next w:val="LightShading-Accent3"/>
    <w:uiPriority w:val="60"/>
    <w:semiHidden/>
    <w:unhideWhenUsed/>
    <w:rsid w:val="0044628B"/>
    <w:rPr>
      <w:rFonts w:ascii="Times New Roman" w:eastAsia="Times New Roman" w:hAnsi="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111">
    <w:name w:val="Table Grid51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1">
    <w:name w:val="Table Grid61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111">
    <w:name w:val="No List17111"/>
    <w:next w:val="NoList"/>
    <w:uiPriority w:val="99"/>
    <w:semiHidden/>
    <w:unhideWhenUsed/>
    <w:rsid w:val="0044628B"/>
  </w:style>
  <w:style w:type="table" w:customStyle="1" w:styleId="TableGrid2411">
    <w:name w:val="Table Grid2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2">
    <w:name w:val="No List182"/>
    <w:next w:val="NoList"/>
    <w:uiPriority w:val="99"/>
    <w:semiHidden/>
    <w:unhideWhenUsed/>
    <w:rsid w:val="0044628B"/>
  </w:style>
  <w:style w:type="numbering" w:customStyle="1" w:styleId="NoList252">
    <w:name w:val="No List252"/>
    <w:next w:val="NoList"/>
    <w:uiPriority w:val="99"/>
    <w:semiHidden/>
    <w:unhideWhenUsed/>
    <w:rsid w:val="0044628B"/>
  </w:style>
  <w:style w:type="numbering" w:customStyle="1" w:styleId="NoList352">
    <w:name w:val="No List352"/>
    <w:next w:val="NoList"/>
    <w:uiPriority w:val="99"/>
    <w:semiHidden/>
    <w:unhideWhenUsed/>
    <w:rsid w:val="0044628B"/>
  </w:style>
  <w:style w:type="numbering" w:customStyle="1" w:styleId="NoList4411">
    <w:name w:val="No List4411"/>
    <w:next w:val="NoList"/>
    <w:uiPriority w:val="99"/>
    <w:semiHidden/>
    <w:unhideWhenUsed/>
    <w:rsid w:val="0044628B"/>
  </w:style>
  <w:style w:type="numbering" w:customStyle="1" w:styleId="NoList11412">
    <w:name w:val="No List11412"/>
    <w:next w:val="NoList"/>
    <w:uiPriority w:val="99"/>
    <w:semiHidden/>
    <w:unhideWhenUsed/>
    <w:rsid w:val="0044628B"/>
  </w:style>
  <w:style w:type="numbering" w:customStyle="1" w:styleId="NoList111411">
    <w:name w:val="No List111411"/>
    <w:next w:val="NoList"/>
    <w:uiPriority w:val="99"/>
    <w:semiHidden/>
    <w:unhideWhenUsed/>
    <w:rsid w:val="0044628B"/>
  </w:style>
  <w:style w:type="numbering" w:customStyle="1" w:styleId="NoList11113111">
    <w:name w:val="No List11113111"/>
    <w:next w:val="NoList"/>
    <w:uiPriority w:val="99"/>
    <w:semiHidden/>
    <w:rsid w:val="0044628B"/>
  </w:style>
  <w:style w:type="table" w:customStyle="1" w:styleId="TableGrid131111">
    <w:name w:val="Table Grid131111"/>
    <w:basedOn w:val="TableNormal"/>
    <w:next w:val="TableGrid"/>
    <w:rsid w:val="0044628B"/>
    <w:pPr>
      <w:bidi/>
    </w:pPr>
    <w:rPr>
      <w:rFonts w:ascii="Times New Roman" w:eastAsia="Times New Roman" w:hAnsi="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11">
    <w:name w:val="Light Grid - Accent 432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1411">
    <w:name w:val="No List21411"/>
    <w:next w:val="NoList"/>
    <w:uiPriority w:val="99"/>
    <w:semiHidden/>
    <w:unhideWhenUsed/>
    <w:rsid w:val="0044628B"/>
  </w:style>
  <w:style w:type="numbering" w:customStyle="1" w:styleId="NoList12112">
    <w:name w:val="No List12112"/>
    <w:next w:val="NoList"/>
    <w:uiPriority w:val="99"/>
    <w:semiHidden/>
    <w:unhideWhenUsed/>
    <w:rsid w:val="0044628B"/>
  </w:style>
  <w:style w:type="numbering" w:customStyle="1" w:styleId="NoList112112">
    <w:name w:val="No List112112"/>
    <w:next w:val="NoList"/>
    <w:uiPriority w:val="99"/>
    <w:semiHidden/>
    <w:rsid w:val="0044628B"/>
  </w:style>
  <w:style w:type="table" w:customStyle="1" w:styleId="LightGrid-Accent4211111">
    <w:name w:val="Light Grid - Accent 42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entury Gothic" w:eastAsia="Times New Roman" w:hAnsi="Century Gothic"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entury Gothic" w:eastAsia="Times New Roman" w:hAnsi="Century Gothic"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entury Gothic" w:eastAsia="Times New Roman" w:hAnsi="Century Gothic" w:cs="Times New Roman"/>
        <w:b/>
        <w:bCs/>
      </w:rPr>
    </w:tblStylePr>
    <w:tblStylePr w:type="lastCol">
      <w:rPr>
        <w:rFonts w:ascii="Century Gothic" w:eastAsia="Times New Roman" w:hAnsi="Century Gothic"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3111">
    <w:name w:val="No List53111"/>
    <w:next w:val="NoList"/>
    <w:uiPriority w:val="99"/>
    <w:semiHidden/>
    <w:unhideWhenUsed/>
    <w:rsid w:val="0044628B"/>
  </w:style>
  <w:style w:type="numbering" w:customStyle="1" w:styleId="NoList13112">
    <w:name w:val="No List13112"/>
    <w:next w:val="NoList"/>
    <w:uiPriority w:val="99"/>
    <w:semiHidden/>
    <w:unhideWhenUsed/>
    <w:rsid w:val="0044628B"/>
  </w:style>
  <w:style w:type="numbering" w:customStyle="1" w:styleId="NoList22112">
    <w:name w:val="No List22112"/>
    <w:next w:val="NoList"/>
    <w:uiPriority w:val="99"/>
    <w:semiHidden/>
    <w:unhideWhenUsed/>
    <w:rsid w:val="0044628B"/>
  </w:style>
  <w:style w:type="table" w:customStyle="1" w:styleId="LightList-Accent311111">
    <w:name w:val="Light List - Accent 31111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41111">
    <w:name w:val="Table Grid141111"/>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321111">
    <w:name w:val="Light List - Accent 32111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112">
    <w:name w:val="Light List - Accent 62112"/>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111">
    <w:name w:val="Light Shading - Accent 2311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112">
    <w:name w:val="Light Grid - Accent 22112"/>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Cambria" w:eastAsia="Times New Roman" w:hAnsi="Cambria"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Cambria" w:eastAsia="Times New Roman" w:hAnsi="Cambria"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111">
    <w:name w:val="Light Shading - Accent 6211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1111">
    <w:name w:val="Light Grid - Accent 62111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Times New Roman"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Times New Roman"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111">
    <w:name w:val="Medium Shading 1 - Accent 4211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21111">
    <w:name w:val="Medium Shading 1 - Accent 62111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1411">
    <w:name w:val="Table Grid214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2">
    <w:name w:val="No List31112"/>
    <w:next w:val="NoList"/>
    <w:uiPriority w:val="99"/>
    <w:semiHidden/>
    <w:unhideWhenUsed/>
    <w:rsid w:val="0044628B"/>
  </w:style>
  <w:style w:type="table" w:customStyle="1" w:styleId="LightGrid-Accent412111">
    <w:name w:val="Light Grid - Accent 412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Nazanin" w:eastAsia="Times New Roman" w:hAnsi="B Nazani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Nazanin" w:eastAsia="Times New Roman" w:hAnsi="B Nazani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111">
    <w:name w:val="Light Grid - Accent 4411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mbria" w:eastAsia="Times New Roman" w:hAnsi="Cambria"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mbria" w:eastAsia="Times New Roman" w:hAnsi="Cambria"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311">
    <w:name w:val="Table Grid31311"/>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11111">
    <w:name w:val="Table Grid411111"/>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1111">
    <w:name w:val="Table Grid12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12">
    <w:name w:val="No List41112"/>
    <w:next w:val="NoList"/>
    <w:uiPriority w:val="99"/>
    <w:semiHidden/>
    <w:unhideWhenUsed/>
    <w:rsid w:val="0044628B"/>
  </w:style>
  <w:style w:type="numbering" w:customStyle="1" w:styleId="NoList1131111">
    <w:name w:val="No List1131111"/>
    <w:next w:val="NoList"/>
    <w:uiPriority w:val="99"/>
    <w:semiHidden/>
    <w:unhideWhenUsed/>
    <w:rsid w:val="0044628B"/>
  </w:style>
  <w:style w:type="table" w:customStyle="1" w:styleId="TableGrid511111">
    <w:name w:val="Table Grid5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112">
    <w:name w:val="No List1112112"/>
    <w:next w:val="NoList"/>
    <w:semiHidden/>
    <w:unhideWhenUsed/>
    <w:rsid w:val="0044628B"/>
  </w:style>
  <w:style w:type="table" w:customStyle="1" w:styleId="TableGrid1311111">
    <w:name w:val="Table Grid1311111"/>
    <w:basedOn w:val="TableNormal"/>
    <w:next w:val="TableGrid"/>
    <w:uiPriority w:val="5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11311">
    <w:name w:val="No List211311"/>
    <w:next w:val="NoList"/>
    <w:uiPriority w:val="99"/>
    <w:semiHidden/>
    <w:unhideWhenUsed/>
    <w:rsid w:val="0044628B"/>
  </w:style>
  <w:style w:type="table" w:customStyle="1" w:styleId="TableGrid2111111">
    <w:name w:val="Table Grid2111111"/>
    <w:basedOn w:val="TableNormal"/>
    <w:next w:val="TableGrid"/>
    <w:uiPriority w:val="5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111111">
    <w:name w:val="No List3111111"/>
    <w:next w:val="NoList"/>
    <w:uiPriority w:val="99"/>
    <w:semiHidden/>
    <w:unhideWhenUsed/>
    <w:rsid w:val="0044628B"/>
  </w:style>
  <w:style w:type="numbering" w:customStyle="1" w:styleId="NoList4111111">
    <w:name w:val="No List4111111"/>
    <w:next w:val="NoList"/>
    <w:uiPriority w:val="99"/>
    <w:semiHidden/>
    <w:unhideWhenUsed/>
    <w:rsid w:val="0044628B"/>
  </w:style>
  <w:style w:type="table" w:customStyle="1" w:styleId="TableGrid3111111">
    <w:name w:val="Table Grid3111111"/>
    <w:basedOn w:val="TableNormal"/>
    <w:next w:val="TableGrid"/>
    <w:uiPriority w:val="59"/>
    <w:rsid w:val="0044628B"/>
    <w:pPr>
      <w:bidi/>
    </w:pPr>
    <w:rPr>
      <w:rFonts w:ascii="Times New Roman" w:eastAsia="Times New Roman" w:hAnsi="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2">
    <w:name w:val="No List11111112"/>
    <w:next w:val="NoList"/>
    <w:semiHidden/>
    <w:rsid w:val="0044628B"/>
  </w:style>
  <w:style w:type="table" w:customStyle="1" w:styleId="LightGrid-Accent6211111">
    <w:name w:val="Light Grid - Accent 621111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mbria" w:eastAsia="Times New Roman" w:hAnsi="Cambria"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mbria" w:eastAsia="Times New Roman" w:hAnsi="Cambria"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311111">
    <w:name w:val="Light Grid - Accent 43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211111">
    <w:name w:val="Medium Shading 1 - Accent 621111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1111">
    <w:name w:val="Medium Shading 1 - Accent 42111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11111">
    <w:name w:val="Table Grid41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111">
    <w:name w:val="Light Grid - Accent 41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Light" w:eastAsia="Times New Roman" w:hAnsi="Calibri Ligh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11">
    <w:name w:val="Light Grid - Accent 421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Light" w:eastAsia="Times New Roman" w:hAnsi="Calibri Ligh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11">
    <w:name w:val="Light Grid - Accent 431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Light" w:eastAsia="Times New Roman" w:hAnsi="Calibri Ligh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112">
    <w:name w:val="No List51112"/>
    <w:next w:val="NoList"/>
    <w:uiPriority w:val="99"/>
    <w:semiHidden/>
    <w:unhideWhenUsed/>
    <w:rsid w:val="0044628B"/>
  </w:style>
  <w:style w:type="numbering" w:customStyle="1" w:styleId="NoList1211111">
    <w:name w:val="No List1211111"/>
    <w:next w:val="NoList"/>
    <w:uiPriority w:val="99"/>
    <w:semiHidden/>
    <w:unhideWhenUsed/>
    <w:rsid w:val="0044628B"/>
  </w:style>
  <w:style w:type="table" w:customStyle="1" w:styleId="TableGrid21111111">
    <w:name w:val="Table Grid21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1112">
    <w:name w:val="No List2111112"/>
    <w:next w:val="NoList"/>
    <w:uiPriority w:val="99"/>
    <w:semiHidden/>
    <w:unhideWhenUsed/>
    <w:rsid w:val="0044628B"/>
  </w:style>
  <w:style w:type="table" w:customStyle="1" w:styleId="TableGrid31111111">
    <w:name w:val="Table Grid31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11">
    <w:name w:val="Table Grid12111111"/>
    <w:basedOn w:val="TableNormal"/>
    <w:next w:val="TableGrid"/>
    <w:uiPriority w:val="5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PlainTable1111111">
    <w:name w:val="Plain Table 11111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2">
    <w:name w:val="No List632"/>
    <w:next w:val="NoList"/>
    <w:uiPriority w:val="99"/>
    <w:semiHidden/>
    <w:unhideWhenUsed/>
    <w:rsid w:val="0044628B"/>
  </w:style>
  <w:style w:type="table" w:customStyle="1" w:styleId="TableGrid1411111">
    <w:name w:val="Table Grid1411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111">
    <w:name w:val="Plain Table 1111111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1111">
    <w:name w:val="No List1311111"/>
    <w:next w:val="NoList"/>
    <w:uiPriority w:val="99"/>
    <w:semiHidden/>
    <w:unhideWhenUsed/>
    <w:rsid w:val="0044628B"/>
  </w:style>
  <w:style w:type="table" w:customStyle="1" w:styleId="LightGrid-Accent441111">
    <w:name w:val="Light Grid - Accent 44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Nazanin" w:eastAsia="Times New Roman" w:hAnsi="B Nazani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Nazanin" w:eastAsia="Times New Roman" w:hAnsi="B Nazani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11111">
    <w:name w:val="No List2211111"/>
    <w:next w:val="NoList"/>
    <w:uiPriority w:val="99"/>
    <w:semiHidden/>
    <w:unhideWhenUsed/>
    <w:rsid w:val="0044628B"/>
  </w:style>
  <w:style w:type="table" w:customStyle="1" w:styleId="LightList-Accent3111111">
    <w:name w:val="Light List - Accent 311111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1211111">
    <w:name w:val="No List11211111"/>
    <w:next w:val="NoList"/>
    <w:uiPriority w:val="99"/>
    <w:semiHidden/>
    <w:unhideWhenUsed/>
    <w:rsid w:val="0044628B"/>
  </w:style>
  <w:style w:type="table" w:customStyle="1" w:styleId="LightShading-Accent231111">
    <w:name w:val="Light Shading - Accent 23111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1111">
    <w:name w:val="No List2121111"/>
    <w:next w:val="NoList"/>
    <w:uiPriority w:val="99"/>
    <w:semiHidden/>
    <w:unhideWhenUsed/>
    <w:rsid w:val="0044628B"/>
  </w:style>
  <w:style w:type="table" w:customStyle="1" w:styleId="LightGrid-Accent4121111">
    <w:name w:val="Light Grid - Accent 412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Lotus" w:eastAsia="Times New Roman" w:hAnsi="BLotus"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Lotus" w:eastAsia="Times New Roman" w:hAnsi="BLotu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1111">
    <w:name w:val="No List321111"/>
    <w:next w:val="NoList"/>
    <w:uiPriority w:val="99"/>
    <w:semiHidden/>
    <w:unhideWhenUsed/>
    <w:rsid w:val="0044628B"/>
  </w:style>
  <w:style w:type="numbering" w:customStyle="1" w:styleId="NoList111211111">
    <w:name w:val="No List111211111"/>
    <w:next w:val="NoList"/>
    <w:semiHidden/>
    <w:rsid w:val="0044628B"/>
  </w:style>
  <w:style w:type="numbering" w:customStyle="1" w:styleId="NoList211111111">
    <w:name w:val="No List211111111"/>
    <w:next w:val="NoList"/>
    <w:uiPriority w:val="99"/>
    <w:semiHidden/>
    <w:unhideWhenUsed/>
    <w:rsid w:val="0044628B"/>
  </w:style>
  <w:style w:type="table" w:customStyle="1" w:styleId="LightGrid-Accent41111111">
    <w:name w:val="Light Grid - Accent 4111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Nazanin" w:eastAsia="Times New Roman" w:hAnsi="B Nazani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Nazanin" w:eastAsia="Times New Roman" w:hAnsi="B Nazani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1111">
    <w:name w:val="No List421111"/>
    <w:next w:val="NoList"/>
    <w:uiPriority w:val="99"/>
    <w:semiHidden/>
    <w:unhideWhenUsed/>
    <w:rsid w:val="0044628B"/>
  </w:style>
  <w:style w:type="table" w:customStyle="1" w:styleId="LightList-Accent3211111">
    <w:name w:val="Light List - Accent 321111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NoList5111111">
    <w:name w:val="No List5111111"/>
    <w:next w:val="NoList"/>
    <w:uiPriority w:val="99"/>
    <w:semiHidden/>
    <w:unhideWhenUsed/>
    <w:rsid w:val="0044628B"/>
  </w:style>
  <w:style w:type="numbering" w:customStyle="1" w:styleId="NoList611111">
    <w:name w:val="No List611111"/>
    <w:next w:val="NoList"/>
    <w:uiPriority w:val="99"/>
    <w:semiHidden/>
    <w:unhideWhenUsed/>
    <w:rsid w:val="0044628B"/>
  </w:style>
  <w:style w:type="numbering" w:customStyle="1" w:styleId="NoList722">
    <w:name w:val="No List722"/>
    <w:next w:val="NoList"/>
    <w:uiPriority w:val="99"/>
    <w:semiHidden/>
    <w:unhideWhenUsed/>
    <w:rsid w:val="0044628B"/>
  </w:style>
  <w:style w:type="numbering" w:customStyle="1" w:styleId="NoList822">
    <w:name w:val="No List822"/>
    <w:next w:val="NoList"/>
    <w:uiPriority w:val="99"/>
    <w:semiHidden/>
    <w:unhideWhenUsed/>
    <w:rsid w:val="0044628B"/>
  </w:style>
  <w:style w:type="numbering" w:customStyle="1" w:styleId="NoList91111">
    <w:name w:val="No List91111"/>
    <w:next w:val="NoList"/>
    <w:uiPriority w:val="99"/>
    <w:semiHidden/>
    <w:unhideWhenUsed/>
    <w:rsid w:val="0044628B"/>
  </w:style>
  <w:style w:type="table" w:customStyle="1" w:styleId="LightGrid-Accent221111">
    <w:name w:val="Light Grid - Accent 221111"/>
    <w:basedOn w:val="TableNormal"/>
    <w:next w:val="LightGrid-Accent2"/>
    <w:uiPriority w:val="62"/>
    <w:rsid w:val="0044628B"/>
    <w:rPr>
      <w:rFonts w:ascii="BZar" w:hAnsi="BZar" w:cs="Times New Roman"/>
      <w:sz w:val="28"/>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B Lotus" w:eastAsia="Times New Roman" w:hAnsi="B Lotus"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B Lotus" w:eastAsia="Times New Roman" w:hAnsi="B Lotu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B Lotus" w:eastAsia="Times New Roman" w:hAnsi="B Lotus" w:cs="Times New Roman"/>
        <w:b/>
        <w:bCs/>
      </w:rPr>
    </w:tblStylePr>
    <w:tblStylePr w:type="lastCol">
      <w:rPr>
        <w:rFonts w:ascii="B Lotus" w:eastAsia="Times New Roman" w:hAnsi="B Lotu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11">
    <w:name w:val="Light List - Accent 62111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111">
    <w:name w:val="Light Shading - Accent 621111"/>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numbering" w:customStyle="1" w:styleId="NoList101111">
    <w:name w:val="No List101111"/>
    <w:next w:val="NoList"/>
    <w:uiPriority w:val="99"/>
    <w:semiHidden/>
    <w:unhideWhenUsed/>
    <w:rsid w:val="0044628B"/>
  </w:style>
  <w:style w:type="numbering" w:customStyle="1" w:styleId="NoList141111">
    <w:name w:val="No List141111"/>
    <w:next w:val="NoList"/>
    <w:uiPriority w:val="99"/>
    <w:semiHidden/>
    <w:unhideWhenUsed/>
    <w:rsid w:val="0044628B"/>
  </w:style>
  <w:style w:type="numbering" w:customStyle="1" w:styleId="NoList151111">
    <w:name w:val="No List151111"/>
    <w:next w:val="NoList"/>
    <w:uiPriority w:val="99"/>
    <w:semiHidden/>
    <w:unhideWhenUsed/>
    <w:rsid w:val="0044628B"/>
  </w:style>
  <w:style w:type="numbering" w:customStyle="1" w:styleId="NoList1141111">
    <w:name w:val="No List1141111"/>
    <w:next w:val="NoList"/>
    <w:uiPriority w:val="99"/>
    <w:semiHidden/>
    <w:unhideWhenUsed/>
    <w:rsid w:val="0044628B"/>
  </w:style>
  <w:style w:type="numbering" w:customStyle="1" w:styleId="NoList11131111">
    <w:name w:val="No List11131111"/>
    <w:next w:val="NoList"/>
    <w:semiHidden/>
    <w:rsid w:val="0044628B"/>
  </w:style>
  <w:style w:type="table" w:customStyle="1" w:styleId="TableGrid181111">
    <w:name w:val="Table Grid181111"/>
    <w:basedOn w:val="TableNormal"/>
    <w:next w:val="TableGrid"/>
    <w:rsid w:val="0044628B"/>
    <w:pPr>
      <w:bidi/>
    </w:pPr>
    <w:rPr>
      <w:rFonts w:ascii="Times New Roman" w:eastAsia="Times New Roman" w:hAnsi="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111">
    <w:name w:val="Light Grid - Accent 413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31111">
    <w:name w:val="No List231111"/>
    <w:next w:val="NoList"/>
    <w:uiPriority w:val="99"/>
    <w:semiHidden/>
    <w:unhideWhenUsed/>
    <w:rsid w:val="0044628B"/>
  </w:style>
  <w:style w:type="numbering" w:customStyle="1" w:styleId="NoList122111">
    <w:name w:val="No List122111"/>
    <w:next w:val="NoList"/>
    <w:uiPriority w:val="99"/>
    <w:semiHidden/>
    <w:unhideWhenUsed/>
    <w:rsid w:val="0044628B"/>
  </w:style>
  <w:style w:type="numbering" w:customStyle="1" w:styleId="NoList1122111">
    <w:name w:val="No List1122111"/>
    <w:next w:val="NoList"/>
    <w:uiPriority w:val="99"/>
    <w:semiHidden/>
    <w:rsid w:val="0044628B"/>
  </w:style>
  <w:style w:type="table" w:customStyle="1" w:styleId="LightGrid-Accent42311">
    <w:name w:val="Light Grid - Accent 423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entury Gothic" w:eastAsia="Times New Roman" w:hAnsi="Century Gothic"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entury Gothic" w:eastAsia="Times New Roman" w:hAnsi="Century Gothic"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entury Gothic" w:eastAsia="Times New Roman" w:hAnsi="Century Gothic" w:cs="Times New Roman"/>
        <w:b/>
        <w:bCs/>
      </w:rPr>
    </w:tblStylePr>
    <w:tblStylePr w:type="lastCol">
      <w:rPr>
        <w:rFonts w:ascii="Century Gothic" w:eastAsia="Times New Roman" w:hAnsi="Century Gothic"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61111">
    <w:name w:val="No List161111"/>
    <w:next w:val="NoList"/>
    <w:uiPriority w:val="99"/>
    <w:semiHidden/>
    <w:unhideWhenUsed/>
    <w:rsid w:val="0044628B"/>
  </w:style>
  <w:style w:type="numbering" w:customStyle="1" w:styleId="NoList171111">
    <w:name w:val="No List171111"/>
    <w:next w:val="NoList"/>
    <w:uiPriority w:val="99"/>
    <w:semiHidden/>
    <w:unhideWhenUsed/>
    <w:rsid w:val="0044628B"/>
  </w:style>
  <w:style w:type="table" w:customStyle="1" w:styleId="TableGrid191111">
    <w:name w:val="Table Grid19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11">
    <w:name w:val="No List11511"/>
    <w:next w:val="NoList"/>
    <w:uiPriority w:val="99"/>
    <w:semiHidden/>
    <w:unhideWhenUsed/>
    <w:rsid w:val="0044628B"/>
  </w:style>
  <w:style w:type="numbering" w:customStyle="1" w:styleId="NoList241111">
    <w:name w:val="No List241111"/>
    <w:next w:val="NoList"/>
    <w:uiPriority w:val="99"/>
    <w:semiHidden/>
    <w:unhideWhenUsed/>
    <w:rsid w:val="0044628B"/>
  </w:style>
  <w:style w:type="table" w:customStyle="1" w:styleId="LightList-Accent312111">
    <w:name w:val="Light List - Accent 31211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0111">
    <w:name w:val="Table Grid110111"/>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Accent113111">
    <w:name w:val="Light Grid - Accent 113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 Nazanin" w:eastAsia="Times New Roman" w:hAnsi="B Nazani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 Nazanin" w:eastAsia="Times New Roman" w:hAnsi="B Nazani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111">
    <w:name w:val="Light List - Accent 3311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64111">
    <w:name w:val="Light Grid - Accent 64111"/>
    <w:basedOn w:val="TableNormal"/>
    <w:next w:val="LightGrid-Accent6"/>
    <w:uiPriority w:val="62"/>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Times New Roman"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Times New Roman"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311">
    <w:name w:val="Medium Shading 1 - Accent 431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311">
    <w:name w:val="Medium Shading 1 - Accent 631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311111">
    <w:name w:val="Table Grid23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111">
    <w:name w:val="No List331111"/>
    <w:next w:val="NoList"/>
    <w:uiPriority w:val="99"/>
    <w:semiHidden/>
    <w:unhideWhenUsed/>
    <w:rsid w:val="0044628B"/>
  </w:style>
  <w:style w:type="table" w:customStyle="1" w:styleId="LightGrid-Accent41411">
    <w:name w:val="Light Grid - Accent 414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Nazanin" w:eastAsia="Times New Roman" w:hAnsi="B Nazani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Nazanin" w:eastAsia="Times New Roman" w:hAnsi="B Nazani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611">
    <w:name w:val="Light Grid - Accent 461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mbria" w:eastAsia="Times New Roman" w:hAnsi="Cambria"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mbria" w:eastAsia="Times New Roman" w:hAnsi="Cambria"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11111">
    <w:name w:val="Table Grid3311111"/>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3111">
    <w:name w:val="Table Grid43111"/>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3111">
    <w:name w:val="Table Grid12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111">
    <w:name w:val="No List431111"/>
    <w:next w:val="NoList"/>
    <w:uiPriority w:val="99"/>
    <w:semiHidden/>
    <w:unhideWhenUsed/>
    <w:rsid w:val="0044628B"/>
  </w:style>
  <w:style w:type="numbering" w:customStyle="1" w:styleId="NoList1114111">
    <w:name w:val="No List1114111"/>
    <w:next w:val="NoList"/>
    <w:uiPriority w:val="99"/>
    <w:semiHidden/>
    <w:unhideWhenUsed/>
    <w:rsid w:val="0044628B"/>
  </w:style>
  <w:style w:type="table" w:customStyle="1" w:styleId="PlainTable1121111">
    <w:name w:val="Plain Table 11211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121111">
    <w:name w:val="No List111121111"/>
    <w:next w:val="NoList"/>
    <w:uiPriority w:val="99"/>
    <w:semiHidden/>
    <w:unhideWhenUsed/>
    <w:rsid w:val="0044628B"/>
  </w:style>
  <w:style w:type="numbering" w:customStyle="1" w:styleId="NoList1111111111">
    <w:name w:val="No List1111111111"/>
    <w:next w:val="NoList"/>
    <w:uiPriority w:val="99"/>
    <w:semiHidden/>
    <w:rsid w:val="0044628B"/>
  </w:style>
  <w:style w:type="table" w:customStyle="1" w:styleId="TableGrid132111">
    <w:name w:val="Table Grid132111"/>
    <w:basedOn w:val="TableNormal"/>
    <w:next w:val="TableGrid"/>
    <w:rsid w:val="0044628B"/>
    <w:pPr>
      <w:bidi/>
    </w:pPr>
    <w:rPr>
      <w:rFonts w:ascii="Times New Roman" w:eastAsia="Times New Roman" w:hAnsi="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111">
    <w:name w:val="No List2131111"/>
    <w:next w:val="NoList"/>
    <w:uiPriority w:val="99"/>
    <w:semiHidden/>
    <w:unhideWhenUsed/>
    <w:rsid w:val="0044628B"/>
  </w:style>
  <w:style w:type="numbering" w:customStyle="1" w:styleId="NoList12311">
    <w:name w:val="No List12311"/>
    <w:next w:val="NoList"/>
    <w:uiPriority w:val="99"/>
    <w:semiHidden/>
    <w:unhideWhenUsed/>
    <w:rsid w:val="0044628B"/>
  </w:style>
  <w:style w:type="numbering" w:customStyle="1" w:styleId="NoList11231">
    <w:name w:val="No List11231"/>
    <w:next w:val="NoList"/>
    <w:uiPriority w:val="99"/>
    <w:semiHidden/>
    <w:rsid w:val="0044628B"/>
  </w:style>
  <w:style w:type="table" w:customStyle="1" w:styleId="LightGrid-Accent421211">
    <w:name w:val="Light Grid - Accent 4212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Lotus" w:eastAsia="Times New Roman" w:hAnsi="B Lotus"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Lotus" w:eastAsia="Times New Roman" w:hAnsi="B Lotu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Lotus" w:eastAsia="Times New Roman" w:hAnsi="B Lotus" w:cs="Times New Roman"/>
        <w:b/>
        <w:bCs/>
      </w:rPr>
    </w:tblStylePr>
    <w:tblStylePr w:type="lastCol">
      <w:rPr>
        <w:rFonts w:ascii="B Lotus" w:eastAsia="Times New Roman" w:hAnsi="B Lotu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11">
    <w:name w:val="No List521111"/>
    <w:next w:val="NoList"/>
    <w:uiPriority w:val="99"/>
    <w:semiHidden/>
    <w:unhideWhenUsed/>
    <w:rsid w:val="0044628B"/>
  </w:style>
  <w:style w:type="table" w:customStyle="1" w:styleId="TableGrid611111">
    <w:name w:val="Table Grid6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111">
    <w:name w:val="No List132111"/>
    <w:next w:val="NoList"/>
    <w:uiPriority w:val="99"/>
    <w:semiHidden/>
    <w:unhideWhenUsed/>
    <w:rsid w:val="0044628B"/>
  </w:style>
  <w:style w:type="numbering" w:customStyle="1" w:styleId="NoList222111">
    <w:name w:val="No List222111"/>
    <w:next w:val="NoList"/>
    <w:uiPriority w:val="99"/>
    <w:semiHidden/>
    <w:unhideWhenUsed/>
    <w:rsid w:val="0044628B"/>
  </w:style>
  <w:style w:type="table" w:customStyle="1" w:styleId="LightList-Accent311211">
    <w:name w:val="Light List - Accent 31121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42111">
    <w:name w:val="Table Grid142111"/>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Accent1112111">
    <w:name w:val="Light Grid - Accent 1112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 Nazanin" w:eastAsia="Times New Roman" w:hAnsi="B Nazani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 Nazanin" w:eastAsia="Times New Roman" w:hAnsi="B Nazani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2211">
    <w:name w:val="Light List - Accent 3221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211">
    <w:name w:val="Light List - Accent 6221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211">
    <w:name w:val="Light Shading - Accent 23211"/>
    <w:basedOn w:val="TableNormal"/>
    <w:next w:val="LightShading-Accent2"/>
    <w:uiPriority w:val="60"/>
    <w:semiHidden/>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211">
    <w:name w:val="Light Grid - Accent 2221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Cambria" w:eastAsia="Times New Roman" w:hAnsi="Cambria"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Cambria" w:eastAsia="Times New Roman" w:hAnsi="Cambria"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211">
    <w:name w:val="Light Shading - Accent 6221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2111">
    <w:name w:val="Light Grid - Accent 622111"/>
    <w:basedOn w:val="TableNormal"/>
    <w:next w:val="LightGrid-Accent6"/>
    <w:uiPriority w:val="62"/>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Times New Roman"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Times New Roman"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211">
    <w:name w:val="Medium Shading 1 - Accent 4221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2211">
    <w:name w:val="Medium Shading 1 - Accent 6221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13111">
    <w:name w:val="Table Grid21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2111">
    <w:name w:val="No List312111"/>
    <w:next w:val="NoList"/>
    <w:uiPriority w:val="99"/>
    <w:semiHidden/>
    <w:unhideWhenUsed/>
    <w:rsid w:val="0044628B"/>
  </w:style>
  <w:style w:type="table" w:customStyle="1" w:styleId="LightGrid-Accent412211">
    <w:name w:val="Light Grid - Accent 4122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Nazanin" w:eastAsia="Times New Roman" w:hAnsi="B Nazani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Nazanin" w:eastAsia="Times New Roman" w:hAnsi="B Nazani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211">
    <w:name w:val="Light Grid - Accent 4421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mbria" w:eastAsia="Times New Roman" w:hAnsi="Cambria"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mbria" w:eastAsia="Times New Roman" w:hAnsi="Cambria"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21111">
    <w:name w:val="Table Grid3121111"/>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1111">
    <w:name w:val="Table Grid1112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11">
    <w:name w:val="Table Grid41211"/>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211">
    <w:name w:val="Table Grid121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111">
    <w:name w:val="No List412111"/>
    <w:next w:val="NoList"/>
    <w:uiPriority w:val="99"/>
    <w:semiHidden/>
    <w:unhideWhenUsed/>
    <w:rsid w:val="0044628B"/>
  </w:style>
  <w:style w:type="numbering" w:customStyle="1" w:styleId="NoList11311111">
    <w:name w:val="No List11311111"/>
    <w:next w:val="NoList"/>
    <w:uiPriority w:val="99"/>
    <w:semiHidden/>
    <w:unhideWhenUsed/>
    <w:rsid w:val="0044628B"/>
  </w:style>
  <w:style w:type="numbering" w:customStyle="1" w:styleId="NoList1112211">
    <w:name w:val="No List1112211"/>
    <w:next w:val="NoList"/>
    <w:semiHidden/>
    <w:unhideWhenUsed/>
    <w:rsid w:val="0044628B"/>
  </w:style>
  <w:style w:type="numbering" w:customStyle="1" w:styleId="NoList2112111">
    <w:name w:val="No List2112111"/>
    <w:next w:val="NoList"/>
    <w:uiPriority w:val="99"/>
    <w:semiHidden/>
    <w:unhideWhenUsed/>
    <w:rsid w:val="0044628B"/>
  </w:style>
  <w:style w:type="table" w:customStyle="1" w:styleId="TableGrid211211">
    <w:name w:val="Table Grid211211"/>
    <w:basedOn w:val="TableNormal"/>
    <w:next w:val="TableGrid"/>
    <w:uiPriority w:val="5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1111111">
    <w:name w:val="No List31111111"/>
    <w:next w:val="NoList"/>
    <w:uiPriority w:val="99"/>
    <w:semiHidden/>
    <w:unhideWhenUsed/>
    <w:rsid w:val="0044628B"/>
  </w:style>
  <w:style w:type="numbering" w:customStyle="1" w:styleId="NoList41111111">
    <w:name w:val="No List41111111"/>
    <w:next w:val="NoList"/>
    <w:uiPriority w:val="99"/>
    <w:semiHidden/>
    <w:unhideWhenUsed/>
    <w:rsid w:val="0044628B"/>
  </w:style>
  <w:style w:type="table" w:customStyle="1" w:styleId="TableGrid311211">
    <w:name w:val="Table Grid311211"/>
    <w:basedOn w:val="TableNormal"/>
    <w:next w:val="TableGrid"/>
    <w:uiPriority w:val="59"/>
    <w:rsid w:val="0044628B"/>
    <w:pPr>
      <w:bidi/>
    </w:pPr>
    <w:rPr>
      <w:rFonts w:ascii="Times New Roman" w:eastAsia="Times New Roman" w:hAnsi="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1111">
    <w:name w:val="No List11111111111"/>
    <w:next w:val="NoList"/>
    <w:semiHidden/>
    <w:rsid w:val="0044628B"/>
  </w:style>
  <w:style w:type="table" w:customStyle="1" w:styleId="LightGrid12111">
    <w:name w:val="Light Grid12111"/>
    <w:basedOn w:val="TableNormal"/>
    <w:uiPriority w:val="62"/>
    <w:rsid w:val="0044628B"/>
    <w:rPr>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31111">
    <w:name w:val="Light Grid31111"/>
    <w:basedOn w:val="TableNormal"/>
    <w:next w:val="LightGrid"/>
    <w:uiPriority w:val="62"/>
    <w:rsid w:val="0044628B"/>
    <w:rPr>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531111">
    <w:name w:val="Light Grid - Accent 531111"/>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211">
    <w:name w:val="Light Grid - Accent 4312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15111">
    <w:name w:val="Light Grid - Accent 15111"/>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331111">
    <w:name w:val="Medium Shading 1 - Accent 331111"/>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Grid-Accent4111211">
    <w:name w:val="Light Grid - Accent 41112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Zar" w:eastAsia="Times New Roman" w:hAnsi="Zar"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Zar" w:eastAsia="Times New Roman" w:hAnsi="Zar"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Zar" w:eastAsia="Times New Roman" w:hAnsi="Zar" w:cs="Times New Roman"/>
        <w:b/>
        <w:bCs/>
      </w:rPr>
    </w:tblStylePr>
    <w:tblStylePr w:type="lastCol">
      <w:rPr>
        <w:rFonts w:ascii="Zar" w:eastAsia="Times New Roman" w:hAnsi="Zar"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111">
    <w:name w:val="Light Grid - Accent 4211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Zar" w:eastAsia="Times New Roman" w:hAnsi="Zar"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Zar" w:eastAsia="Times New Roman" w:hAnsi="Zar"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Zar" w:eastAsia="Times New Roman" w:hAnsi="Zar" w:cs="Times New Roman"/>
        <w:b/>
        <w:bCs/>
      </w:rPr>
    </w:tblStylePr>
    <w:tblStylePr w:type="lastCol">
      <w:rPr>
        <w:rFonts w:ascii="Zar" w:eastAsia="Times New Roman" w:hAnsi="Zar"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111">
    <w:name w:val="Light Grid - Accent 4311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Zar" w:eastAsia="Times New Roman" w:hAnsi="Zar"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Zar" w:eastAsia="Times New Roman" w:hAnsi="Zar"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Zar" w:eastAsia="Times New Roman" w:hAnsi="Zar" w:cs="Times New Roman"/>
        <w:b/>
        <w:bCs/>
      </w:rPr>
    </w:tblStylePr>
    <w:tblStylePr w:type="lastCol">
      <w:rPr>
        <w:rFonts w:ascii="Zar" w:eastAsia="Times New Roman" w:hAnsi="Zar"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2111">
    <w:name w:val="No List512111"/>
    <w:next w:val="NoList"/>
    <w:uiPriority w:val="99"/>
    <w:semiHidden/>
    <w:unhideWhenUsed/>
    <w:rsid w:val="0044628B"/>
  </w:style>
  <w:style w:type="numbering" w:customStyle="1" w:styleId="NoList12111111">
    <w:name w:val="No List12111111"/>
    <w:next w:val="NoList"/>
    <w:uiPriority w:val="99"/>
    <w:semiHidden/>
    <w:unhideWhenUsed/>
    <w:rsid w:val="0044628B"/>
  </w:style>
  <w:style w:type="numbering" w:customStyle="1" w:styleId="NoList2111211">
    <w:name w:val="No List2111211"/>
    <w:next w:val="NoList"/>
    <w:uiPriority w:val="99"/>
    <w:semiHidden/>
    <w:unhideWhenUsed/>
    <w:rsid w:val="0044628B"/>
  </w:style>
  <w:style w:type="table" w:customStyle="1" w:styleId="PlainTable111211">
    <w:name w:val="Plain Table 1112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21111">
    <w:name w:val="No List621111"/>
    <w:next w:val="NoList"/>
    <w:uiPriority w:val="99"/>
    <w:semiHidden/>
    <w:unhideWhenUsed/>
    <w:rsid w:val="0044628B"/>
  </w:style>
  <w:style w:type="table" w:customStyle="1" w:styleId="GridTable4-Accent31111">
    <w:name w:val="Grid Table 4 - Accent 3111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13111111">
    <w:name w:val="No List13111111"/>
    <w:next w:val="NoList"/>
    <w:uiPriority w:val="99"/>
    <w:semiHidden/>
    <w:unhideWhenUsed/>
    <w:rsid w:val="0044628B"/>
  </w:style>
  <w:style w:type="numbering" w:customStyle="1" w:styleId="NoList22111111">
    <w:name w:val="No List22111111"/>
    <w:next w:val="NoList"/>
    <w:uiPriority w:val="99"/>
    <w:semiHidden/>
    <w:unhideWhenUsed/>
    <w:rsid w:val="0044628B"/>
  </w:style>
  <w:style w:type="table" w:customStyle="1" w:styleId="LightGrid11111">
    <w:name w:val="Light Grid11111"/>
    <w:basedOn w:val="TableNormal"/>
    <w:next w:val="LightGrid"/>
    <w:uiPriority w:val="62"/>
    <w:rsid w:val="0044628B"/>
    <w:rPr>
      <w:sz w:val="22"/>
      <w:szCs w:val="22"/>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BLotus" w:eastAsia="Times New Roman" w:hAnsi="BLotus"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BLotus" w:eastAsia="Times New Roman" w:hAnsi="BLotu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numbering" w:customStyle="1" w:styleId="NoList112111111">
    <w:name w:val="No List112111111"/>
    <w:next w:val="NoList"/>
    <w:uiPriority w:val="99"/>
    <w:semiHidden/>
    <w:unhideWhenUsed/>
    <w:rsid w:val="0044628B"/>
  </w:style>
  <w:style w:type="numbering" w:customStyle="1" w:styleId="NoList21211111">
    <w:name w:val="No List21211111"/>
    <w:next w:val="NoList"/>
    <w:uiPriority w:val="99"/>
    <w:semiHidden/>
    <w:unhideWhenUsed/>
    <w:rsid w:val="0044628B"/>
  </w:style>
  <w:style w:type="table" w:customStyle="1" w:styleId="LightGrid-Accent5221111">
    <w:name w:val="Light Grid - Accent 522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Lotus" w:eastAsia="Times New Roman" w:hAnsi="BLotus"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Lotus" w:eastAsia="Times New Roman" w:hAnsi="BLotu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11">
    <w:name w:val="Light Grid - Accent 5112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Lotus" w:eastAsia="Times New Roman" w:hAnsi="BLotus"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Lotus" w:eastAsia="Times New Roman" w:hAnsi="BLotu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11">
    <w:name w:val="Light Grid - Accent 11112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Lotus" w:eastAsia="Times New Roman" w:hAnsi="BLotu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Lotus" w:eastAsia="Times New Roman" w:hAnsi="BLotu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111">
    <w:name w:val="Light Grid - Accent 312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Lotus" w:eastAsia="Times New Roman" w:hAnsi="BLotus"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Lotus" w:eastAsia="Times New Roman" w:hAnsi="BLotu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11111">
    <w:name w:val="No List3211111"/>
    <w:next w:val="NoList"/>
    <w:uiPriority w:val="99"/>
    <w:semiHidden/>
    <w:unhideWhenUsed/>
    <w:rsid w:val="0044628B"/>
  </w:style>
  <w:style w:type="table" w:customStyle="1" w:styleId="LightGrid-Accent121111">
    <w:name w:val="Light Grid - Accent 121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Lotus" w:eastAsia="Times New Roman" w:hAnsi="BLotu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Lotus" w:eastAsia="Times New Roman" w:hAnsi="BLotu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11111">
    <w:name w:val="No List1112111111"/>
    <w:next w:val="NoList"/>
    <w:semiHidden/>
    <w:rsid w:val="0044628B"/>
  </w:style>
  <w:style w:type="numbering" w:customStyle="1" w:styleId="NoList2111111111">
    <w:name w:val="No List2111111111"/>
    <w:next w:val="NoList"/>
    <w:uiPriority w:val="99"/>
    <w:semiHidden/>
    <w:unhideWhenUsed/>
    <w:rsid w:val="0044628B"/>
  </w:style>
  <w:style w:type="numbering" w:customStyle="1" w:styleId="NoList4211111">
    <w:name w:val="No List4211111"/>
    <w:next w:val="NoList"/>
    <w:uiPriority w:val="99"/>
    <w:semiHidden/>
    <w:unhideWhenUsed/>
    <w:rsid w:val="0044628B"/>
  </w:style>
  <w:style w:type="table" w:customStyle="1" w:styleId="LightList-Accent32111111">
    <w:name w:val="Light List - Accent 3211111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211111">
    <w:name w:val="Light Grid21111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B Nazanin" w:eastAsia="Times New Roman" w:hAnsi="B Nazani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B Nazanin" w:eastAsia="Times New Roman" w:hAnsi="B Nazani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31111">
    <w:name w:val="Light Grid - Accent 131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B Nazanin" w:eastAsia="Times New Roman" w:hAnsi="B Nazani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B Nazanin" w:eastAsia="Times New Roman" w:hAnsi="B Nazani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1111111">
    <w:name w:val="No List51111111"/>
    <w:next w:val="NoList"/>
    <w:uiPriority w:val="99"/>
    <w:semiHidden/>
    <w:unhideWhenUsed/>
    <w:rsid w:val="0044628B"/>
  </w:style>
  <w:style w:type="numbering" w:customStyle="1" w:styleId="NoList6111111">
    <w:name w:val="No List6111111"/>
    <w:next w:val="NoList"/>
    <w:uiPriority w:val="99"/>
    <w:semiHidden/>
    <w:unhideWhenUsed/>
    <w:rsid w:val="0044628B"/>
  </w:style>
  <w:style w:type="numbering" w:customStyle="1" w:styleId="NoList711111">
    <w:name w:val="No List711111"/>
    <w:next w:val="NoList"/>
    <w:uiPriority w:val="99"/>
    <w:semiHidden/>
    <w:unhideWhenUsed/>
    <w:rsid w:val="0044628B"/>
  </w:style>
  <w:style w:type="numbering" w:customStyle="1" w:styleId="NoList811111">
    <w:name w:val="No List811111"/>
    <w:next w:val="NoList"/>
    <w:uiPriority w:val="99"/>
    <w:semiHidden/>
    <w:unhideWhenUsed/>
    <w:rsid w:val="0044628B"/>
  </w:style>
  <w:style w:type="table" w:customStyle="1" w:styleId="MediumGrid1-Accent33111">
    <w:name w:val="Medium Grid 1 - Accent 33111"/>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1">
    <w:name w:val="Light List3111"/>
    <w:basedOn w:val="TableNormal"/>
    <w:next w:val="LightList"/>
    <w:uiPriority w:val="61"/>
    <w:semiHidden/>
    <w:unhideWhenUsed/>
    <w:rsid w:val="0044628B"/>
    <w:rPr>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MediumShading13111">
    <w:name w:val="Medium Shading 13111"/>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11">
    <w:name w:val="Light Shading31111"/>
    <w:basedOn w:val="TableNormal"/>
    <w:next w:val="LightShading"/>
    <w:uiPriority w:val="60"/>
    <w:semiHidden/>
    <w:unhideWhenUsed/>
    <w:rsid w:val="0044628B"/>
    <w:rPr>
      <w:color w:val="000000"/>
      <w:lang w:val="en-GB" w:eastAsia="en-GB"/>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1">
    <w:name w:val="Light Shading - Accent 14111"/>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1">
    <w:name w:val="Light Shading - Accent 33111"/>
    <w:basedOn w:val="TableNormal"/>
    <w:next w:val="LightShading-Accent3"/>
    <w:uiPriority w:val="60"/>
    <w:semiHidden/>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11111">
    <w:name w:val="No List911111"/>
    <w:next w:val="NoList"/>
    <w:uiPriority w:val="99"/>
    <w:semiHidden/>
    <w:unhideWhenUsed/>
    <w:rsid w:val="0044628B"/>
  </w:style>
  <w:style w:type="table" w:customStyle="1" w:styleId="LightGrid-Accent2211111">
    <w:name w:val="Light Grid - Accent 2211111"/>
    <w:basedOn w:val="TableNormal"/>
    <w:next w:val="LightGrid-Accent2"/>
    <w:uiPriority w:val="62"/>
    <w:rsid w:val="0044628B"/>
    <w:rPr>
      <w:rFonts w:ascii="BZar" w:hAnsi="BZar" w:cs="Times New Roman"/>
      <w:sz w:val="28"/>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B Nazanin,Bold" w:eastAsia="Times New Roman" w:hAnsi="B Nazanin,Bold"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B Nazanin,Bold" w:eastAsia="Times New Roman" w:hAnsi="B Nazanin,Bold"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B Nazanin,Bold" w:eastAsia="Times New Roman" w:hAnsi="B Nazanin,Bold" w:cs="Times New Roman"/>
        <w:b/>
        <w:bCs/>
      </w:rPr>
    </w:tblStylePr>
    <w:tblStylePr w:type="lastCol">
      <w:rPr>
        <w:rFonts w:ascii="B Nazanin,Bold" w:eastAsia="Times New Roman" w:hAnsi="B Nazanin,Bold"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111">
    <w:name w:val="Light List - Accent 621111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112111">
    <w:name w:val="Light Grid - Accent 112111"/>
    <w:basedOn w:val="TableNormal"/>
    <w:uiPriority w:val="62"/>
    <w:rsid w:val="0044628B"/>
    <w:rPr>
      <w:rFonts w:ascii="BZar" w:hAnsi="BZar" w:cs="Times New Roman"/>
      <w:sz w:val="28"/>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 Nazanin,Bold" w:eastAsia="Times New Roman" w:hAnsi="B Nazanin,Bold"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 Nazanin,Bold" w:eastAsia="Times New Roman" w:hAnsi="B Nazanin,Bold"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 Nazanin,Bold" w:eastAsia="Times New Roman" w:hAnsi="B Nazanin,Bold" w:cs="Times New Roman"/>
        <w:b/>
        <w:bCs/>
      </w:rPr>
    </w:tblStylePr>
    <w:tblStylePr w:type="lastCol">
      <w:rPr>
        <w:rFonts w:ascii="B Nazanin,Bold" w:eastAsia="Times New Roman" w:hAnsi="B Nazanin,Bold"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1">
    <w:name w:val="Light Grid - Accent 14111"/>
    <w:basedOn w:val="TableNormal"/>
    <w:next w:val="LightGrid-Accent1"/>
    <w:uiPriority w:val="62"/>
    <w:semiHidden/>
    <w:unhideWhenUsed/>
    <w:rsid w:val="0044628B"/>
    <w:rPr>
      <w:rFonts w:ascii="BZar" w:hAnsi="BZar" w:cs="Times New Roman"/>
      <w:sz w:val="28"/>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 Nazanin,Bold" w:eastAsia="Times New Roman" w:hAnsi="B Nazanin,Bold"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 Nazanin,Bold" w:eastAsia="Times New Roman" w:hAnsi="B Nazanin,Bold"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 Nazanin,Bold" w:eastAsia="Times New Roman" w:hAnsi="B Nazanin,Bold" w:cs="Times New Roman"/>
        <w:b/>
        <w:bCs/>
      </w:rPr>
    </w:tblStylePr>
    <w:tblStylePr w:type="lastCol">
      <w:rPr>
        <w:rFonts w:ascii="B Nazanin,Bold" w:eastAsia="Times New Roman" w:hAnsi="B Nazanin,Bold"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011111">
    <w:name w:val="No List1011111"/>
    <w:next w:val="NoList"/>
    <w:uiPriority w:val="99"/>
    <w:semiHidden/>
    <w:unhideWhenUsed/>
    <w:rsid w:val="0044628B"/>
  </w:style>
  <w:style w:type="table" w:customStyle="1" w:styleId="LightGrid-Accent451111">
    <w:name w:val="Light Grid - Accent 45111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Lotus" w:eastAsia="Times New Roman" w:hAnsi="B Lotus"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Lotus" w:eastAsia="Times New Roman" w:hAnsi="B Lotu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Lotus" w:eastAsia="Times New Roman" w:hAnsi="B Lotus" w:cs="Times New Roman"/>
        <w:b/>
        <w:bCs/>
      </w:rPr>
    </w:tblStylePr>
    <w:tblStylePr w:type="lastCol">
      <w:rPr>
        <w:rFonts w:ascii="B Lotus" w:eastAsia="Times New Roman" w:hAnsi="B Lotu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0111">
    <w:name w:val="Table Grid20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111">
    <w:name w:val="No List18111"/>
    <w:next w:val="NoList"/>
    <w:uiPriority w:val="99"/>
    <w:semiHidden/>
    <w:unhideWhenUsed/>
    <w:rsid w:val="0044628B"/>
  </w:style>
  <w:style w:type="numbering" w:customStyle="1" w:styleId="NoList1911">
    <w:name w:val="No List1911"/>
    <w:next w:val="NoList"/>
    <w:uiPriority w:val="99"/>
    <w:semiHidden/>
    <w:unhideWhenUsed/>
    <w:rsid w:val="0044628B"/>
  </w:style>
  <w:style w:type="numbering" w:customStyle="1" w:styleId="NoList25111">
    <w:name w:val="No List25111"/>
    <w:next w:val="NoList"/>
    <w:uiPriority w:val="99"/>
    <w:semiHidden/>
    <w:unhideWhenUsed/>
    <w:rsid w:val="0044628B"/>
  </w:style>
  <w:style w:type="table" w:customStyle="1" w:styleId="TableGrid2511">
    <w:name w:val="Table Grid25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111">
    <w:name w:val="No List34111"/>
    <w:next w:val="NoList"/>
    <w:uiPriority w:val="99"/>
    <w:semiHidden/>
    <w:unhideWhenUsed/>
    <w:rsid w:val="0044628B"/>
  </w:style>
  <w:style w:type="numbering" w:customStyle="1" w:styleId="NoList44111">
    <w:name w:val="No List44111"/>
    <w:next w:val="NoList"/>
    <w:uiPriority w:val="99"/>
    <w:semiHidden/>
    <w:unhideWhenUsed/>
    <w:rsid w:val="0044628B"/>
  </w:style>
  <w:style w:type="numbering" w:customStyle="1" w:styleId="NoList1161">
    <w:name w:val="No List1161"/>
    <w:next w:val="NoList"/>
    <w:uiPriority w:val="99"/>
    <w:semiHidden/>
    <w:unhideWhenUsed/>
    <w:rsid w:val="0044628B"/>
  </w:style>
  <w:style w:type="numbering" w:customStyle="1" w:styleId="NoList11151">
    <w:name w:val="No List11151"/>
    <w:next w:val="NoList"/>
    <w:uiPriority w:val="99"/>
    <w:semiHidden/>
    <w:unhideWhenUsed/>
    <w:rsid w:val="0044628B"/>
  </w:style>
  <w:style w:type="numbering" w:customStyle="1" w:styleId="NoList111131111">
    <w:name w:val="No List111131111"/>
    <w:next w:val="NoList"/>
    <w:uiPriority w:val="99"/>
    <w:semiHidden/>
    <w:rsid w:val="0044628B"/>
  </w:style>
  <w:style w:type="table" w:customStyle="1" w:styleId="LightGrid-Accent43311">
    <w:name w:val="Light Grid - Accent 433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14111">
    <w:name w:val="No List214111"/>
    <w:next w:val="NoList"/>
    <w:uiPriority w:val="99"/>
    <w:semiHidden/>
    <w:unhideWhenUsed/>
    <w:rsid w:val="0044628B"/>
  </w:style>
  <w:style w:type="numbering" w:customStyle="1" w:styleId="NoList1241">
    <w:name w:val="No List1241"/>
    <w:next w:val="NoList"/>
    <w:uiPriority w:val="99"/>
    <w:semiHidden/>
    <w:unhideWhenUsed/>
    <w:rsid w:val="0044628B"/>
  </w:style>
  <w:style w:type="numbering" w:customStyle="1" w:styleId="NoList11241">
    <w:name w:val="No List11241"/>
    <w:next w:val="NoList"/>
    <w:uiPriority w:val="99"/>
    <w:semiHidden/>
    <w:rsid w:val="0044628B"/>
  </w:style>
  <w:style w:type="numbering" w:customStyle="1" w:styleId="NoList531111">
    <w:name w:val="No List531111"/>
    <w:next w:val="NoList"/>
    <w:uiPriority w:val="99"/>
    <w:semiHidden/>
    <w:unhideWhenUsed/>
    <w:rsid w:val="0044628B"/>
  </w:style>
  <w:style w:type="numbering" w:customStyle="1" w:styleId="NoList1331">
    <w:name w:val="No List1331"/>
    <w:next w:val="NoList"/>
    <w:uiPriority w:val="99"/>
    <w:semiHidden/>
    <w:unhideWhenUsed/>
    <w:rsid w:val="0044628B"/>
  </w:style>
  <w:style w:type="numbering" w:customStyle="1" w:styleId="NoList2231">
    <w:name w:val="No List2231"/>
    <w:next w:val="NoList"/>
    <w:uiPriority w:val="99"/>
    <w:semiHidden/>
    <w:unhideWhenUsed/>
    <w:rsid w:val="0044628B"/>
  </w:style>
  <w:style w:type="numbering" w:customStyle="1" w:styleId="NoList31311">
    <w:name w:val="No List31311"/>
    <w:next w:val="NoList"/>
    <w:uiPriority w:val="99"/>
    <w:semiHidden/>
    <w:unhideWhenUsed/>
    <w:rsid w:val="0044628B"/>
  </w:style>
  <w:style w:type="numbering" w:customStyle="1" w:styleId="NoList4131">
    <w:name w:val="No List4131"/>
    <w:next w:val="NoList"/>
    <w:uiPriority w:val="99"/>
    <w:semiHidden/>
    <w:unhideWhenUsed/>
    <w:rsid w:val="0044628B"/>
  </w:style>
  <w:style w:type="numbering" w:customStyle="1" w:styleId="NoList11321">
    <w:name w:val="No List11321"/>
    <w:next w:val="NoList"/>
    <w:uiPriority w:val="99"/>
    <w:semiHidden/>
    <w:unhideWhenUsed/>
    <w:rsid w:val="0044628B"/>
  </w:style>
  <w:style w:type="numbering" w:customStyle="1" w:styleId="NoList111231">
    <w:name w:val="No List111231"/>
    <w:next w:val="NoList"/>
    <w:semiHidden/>
    <w:unhideWhenUsed/>
    <w:rsid w:val="0044628B"/>
  </w:style>
  <w:style w:type="numbering" w:customStyle="1" w:styleId="NoList2113111">
    <w:name w:val="No List2113111"/>
    <w:next w:val="NoList"/>
    <w:uiPriority w:val="99"/>
    <w:semiHidden/>
    <w:unhideWhenUsed/>
    <w:rsid w:val="0044628B"/>
  </w:style>
  <w:style w:type="numbering" w:customStyle="1" w:styleId="NoList31121">
    <w:name w:val="No List31121"/>
    <w:next w:val="NoList"/>
    <w:uiPriority w:val="99"/>
    <w:semiHidden/>
    <w:unhideWhenUsed/>
    <w:rsid w:val="0044628B"/>
  </w:style>
  <w:style w:type="numbering" w:customStyle="1" w:styleId="NoList41121">
    <w:name w:val="No List41121"/>
    <w:next w:val="NoList"/>
    <w:uiPriority w:val="99"/>
    <w:semiHidden/>
    <w:unhideWhenUsed/>
    <w:rsid w:val="0044628B"/>
  </w:style>
  <w:style w:type="numbering" w:customStyle="1" w:styleId="NoList11111211">
    <w:name w:val="No List11111211"/>
    <w:next w:val="NoList"/>
    <w:semiHidden/>
    <w:rsid w:val="0044628B"/>
  </w:style>
  <w:style w:type="numbering" w:customStyle="1" w:styleId="NoList5131">
    <w:name w:val="No List5131"/>
    <w:next w:val="NoList"/>
    <w:uiPriority w:val="99"/>
    <w:semiHidden/>
    <w:unhideWhenUsed/>
    <w:rsid w:val="0044628B"/>
  </w:style>
  <w:style w:type="numbering" w:customStyle="1" w:styleId="NoList12121">
    <w:name w:val="No List12121"/>
    <w:next w:val="NoList"/>
    <w:uiPriority w:val="99"/>
    <w:semiHidden/>
    <w:unhideWhenUsed/>
    <w:rsid w:val="0044628B"/>
  </w:style>
  <w:style w:type="numbering" w:customStyle="1" w:styleId="NoList211131">
    <w:name w:val="No List211131"/>
    <w:next w:val="NoList"/>
    <w:uiPriority w:val="99"/>
    <w:semiHidden/>
    <w:unhideWhenUsed/>
    <w:rsid w:val="0044628B"/>
  </w:style>
  <w:style w:type="numbering" w:customStyle="1" w:styleId="NoList6311">
    <w:name w:val="No List6311"/>
    <w:next w:val="NoList"/>
    <w:uiPriority w:val="99"/>
    <w:semiHidden/>
    <w:unhideWhenUsed/>
    <w:rsid w:val="0044628B"/>
  </w:style>
  <w:style w:type="numbering" w:customStyle="1" w:styleId="NoList13121">
    <w:name w:val="No List13121"/>
    <w:next w:val="NoList"/>
    <w:uiPriority w:val="99"/>
    <w:semiHidden/>
    <w:unhideWhenUsed/>
    <w:rsid w:val="0044628B"/>
  </w:style>
  <w:style w:type="numbering" w:customStyle="1" w:styleId="NoList22121">
    <w:name w:val="No List22121"/>
    <w:next w:val="NoList"/>
    <w:uiPriority w:val="99"/>
    <w:semiHidden/>
    <w:unhideWhenUsed/>
    <w:rsid w:val="0044628B"/>
  </w:style>
  <w:style w:type="numbering" w:customStyle="1" w:styleId="NoList112121">
    <w:name w:val="No List112121"/>
    <w:next w:val="NoList"/>
    <w:uiPriority w:val="99"/>
    <w:semiHidden/>
    <w:unhideWhenUsed/>
    <w:rsid w:val="0044628B"/>
  </w:style>
  <w:style w:type="numbering" w:customStyle="1" w:styleId="NoList21221">
    <w:name w:val="No List21221"/>
    <w:next w:val="NoList"/>
    <w:uiPriority w:val="99"/>
    <w:semiHidden/>
    <w:unhideWhenUsed/>
    <w:rsid w:val="0044628B"/>
  </w:style>
  <w:style w:type="numbering" w:customStyle="1" w:styleId="NoList3221">
    <w:name w:val="No List3221"/>
    <w:next w:val="NoList"/>
    <w:uiPriority w:val="99"/>
    <w:semiHidden/>
    <w:unhideWhenUsed/>
    <w:rsid w:val="0044628B"/>
  </w:style>
  <w:style w:type="numbering" w:customStyle="1" w:styleId="NoList1112121">
    <w:name w:val="No List1112121"/>
    <w:next w:val="NoList"/>
    <w:semiHidden/>
    <w:rsid w:val="0044628B"/>
  </w:style>
  <w:style w:type="numbering" w:customStyle="1" w:styleId="NoList2111121">
    <w:name w:val="No List2111121"/>
    <w:next w:val="NoList"/>
    <w:uiPriority w:val="99"/>
    <w:semiHidden/>
    <w:unhideWhenUsed/>
    <w:rsid w:val="0044628B"/>
  </w:style>
  <w:style w:type="numbering" w:customStyle="1" w:styleId="NoList4221">
    <w:name w:val="No List4221"/>
    <w:next w:val="NoList"/>
    <w:uiPriority w:val="99"/>
    <w:semiHidden/>
    <w:unhideWhenUsed/>
    <w:rsid w:val="0044628B"/>
  </w:style>
  <w:style w:type="numbering" w:customStyle="1" w:styleId="NoList51121">
    <w:name w:val="No List51121"/>
    <w:next w:val="NoList"/>
    <w:uiPriority w:val="99"/>
    <w:semiHidden/>
    <w:unhideWhenUsed/>
    <w:rsid w:val="0044628B"/>
  </w:style>
  <w:style w:type="numbering" w:customStyle="1" w:styleId="NoList6121">
    <w:name w:val="No List6121"/>
    <w:next w:val="NoList"/>
    <w:uiPriority w:val="99"/>
    <w:semiHidden/>
    <w:unhideWhenUsed/>
    <w:rsid w:val="0044628B"/>
  </w:style>
  <w:style w:type="numbering" w:customStyle="1" w:styleId="NoList72111">
    <w:name w:val="No List72111"/>
    <w:next w:val="NoList"/>
    <w:uiPriority w:val="99"/>
    <w:semiHidden/>
    <w:unhideWhenUsed/>
    <w:rsid w:val="0044628B"/>
  </w:style>
  <w:style w:type="numbering" w:customStyle="1" w:styleId="NoList82111">
    <w:name w:val="No List82111"/>
    <w:next w:val="NoList"/>
    <w:uiPriority w:val="99"/>
    <w:semiHidden/>
    <w:unhideWhenUsed/>
    <w:rsid w:val="0044628B"/>
  </w:style>
  <w:style w:type="numbering" w:customStyle="1" w:styleId="NoList9211">
    <w:name w:val="No List9211"/>
    <w:next w:val="NoList"/>
    <w:uiPriority w:val="99"/>
    <w:semiHidden/>
    <w:unhideWhenUsed/>
    <w:rsid w:val="0044628B"/>
  </w:style>
  <w:style w:type="numbering" w:customStyle="1" w:styleId="NoList1021">
    <w:name w:val="No List1021"/>
    <w:next w:val="NoList"/>
    <w:uiPriority w:val="99"/>
    <w:semiHidden/>
    <w:unhideWhenUsed/>
    <w:rsid w:val="0044628B"/>
  </w:style>
  <w:style w:type="numbering" w:customStyle="1" w:styleId="NoList1411111">
    <w:name w:val="No List1411111"/>
    <w:next w:val="NoList"/>
    <w:uiPriority w:val="99"/>
    <w:semiHidden/>
    <w:unhideWhenUsed/>
    <w:rsid w:val="0044628B"/>
  </w:style>
  <w:style w:type="table" w:customStyle="1" w:styleId="TableGrid1811111">
    <w:name w:val="Table Grid181111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1111">
    <w:name w:val="No List1511111"/>
    <w:next w:val="NoList"/>
    <w:uiPriority w:val="99"/>
    <w:semiHidden/>
    <w:unhideWhenUsed/>
    <w:rsid w:val="0044628B"/>
  </w:style>
  <w:style w:type="numbering" w:customStyle="1" w:styleId="NoList2311111">
    <w:name w:val="No List2311111"/>
    <w:next w:val="NoList"/>
    <w:uiPriority w:val="99"/>
    <w:semiHidden/>
    <w:unhideWhenUsed/>
    <w:rsid w:val="0044628B"/>
  </w:style>
  <w:style w:type="numbering" w:customStyle="1" w:styleId="NoList11411111">
    <w:name w:val="No List11411111"/>
    <w:next w:val="NoList"/>
    <w:uiPriority w:val="99"/>
    <w:semiHidden/>
    <w:unhideWhenUsed/>
    <w:rsid w:val="0044628B"/>
  </w:style>
  <w:style w:type="numbering" w:customStyle="1" w:styleId="NoList111311111">
    <w:name w:val="No List111311111"/>
    <w:next w:val="NoList"/>
    <w:semiHidden/>
    <w:unhideWhenUsed/>
    <w:rsid w:val="0044628B"/>
  </w:style>
  <w:style w:type="table" w:customStyle="1" w:styleId="TableGrid1131111">
    <w:name w:val="Table Grid1131111"/>
    <w:basedOn w:val="TableNormal"/>
    <w:next w:val="TableGrid"/>
    <w:uiPriority w:val="5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1311111">
    <w:name w:val="No List21311111"/>
    <w:next w:val="NoList"/>
    <w:uiPriority w:val="99"/>
    <w:semiHidden/>
    <w:unhideWhenUsed/>
    <w:rsid w:val="0044628B"/>
  </w:style>
  <w:style w:type="table" w:customStyle="1" w:styleId="TableGrid23111111">
    <w:name w:val="Table Grid23111111"/>
    <w:basedOn w:val="TableNormal"/>
    <w:next w:val="TableGrid"/>
    <w:uiPriority w:val="5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311111">
    <w:name w:val="No List3311111"/>
    <w:next w:val="NoList"/>
    <w:uiPriority w:val="99"/>
    <w:semiHidden/>
    <w:unhideWhenUsed/>
    <w:rsid w:val="0044628B"/>
  </w:style>
  <w:style w:type="numbering" w:customStyle="1" w:styleId="NoList4311111">
    <w:name w:val="No List4311111"/>
    <w:next w:val="NoList"/>
    <w:uiPriority w:val="99"/>
    <w:semiHidden/>
    <w:unhideWhenUsed/>
    <w:rsid w:val="0044628B"/>
  </w:style>
  <w:style w:type="table" w:customStyle="1" w:styleId="TableGrid33111111">
    <w:name w:val="Table Grid33111111"/>
    <w:basedOn w:val="TableNormal"/>
    <w:next w:val="TableGrid"/>
    <w:uiPriority w:val="59"/>
    <w:rsid w:val="0044628B"/>
    <w:pPr>
      <w:bidi/>
    </w:pPr>
    <w:rPr>
      <w:rFonts w:ascii="Times New Roman" w:eastAsia="Times New Roman" w:hAnsi="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11111">
    <w:name w:val="No List1111211111"/>
    <w:next w:val="NoList"/>
    <w:semiHidden/>
    <w:rsid w:val="0044628B"/>
  </w:style>
  <w:style w:type="table" w:customStyle="1" w:styleId="LightGrid-Accent641111">
    <w:name w:val="Light Grid - Accent 64111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mbria" w:eastAsia="Times New Roman" w:hAnsi="Cambria"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mbria" w:eastAsia="Times New Roman" w:hAnsi="Cambria"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6111">
    <w:name w:val="Light Grid - Accent 46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3111">
    <w:name w:val="Medium Shading 1 - Accent 6311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3111">
    <w:name w:val="Medium Shading 1 - Accent 4311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31111">
    <w:name w:val="Table Grid43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1111">
    <w:name w:val="Light Grid - Accent 413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Zar" w:eastAsia="Times New Roman" w:hAnsi="B Zar"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Zar" w:eastAsia="Times New Roman" w:hAnsi="B Zar"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Zar" w:eastAsia="Times New Roman" w:hAnsi="B Zar" w:cs="Times New Roman"/>
        <w:b/>
        <w:bCs/>
      </w:rPr>
    </w:tblStylePr>
    <w:tblStylePr w:type="lastCol">
      <w:rPr>
        <w:rFonts w:ascii="B Zar" w:eastAsia="Times New Roman" w:hAnsi="B Zar"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111">
    <w:name w:val="Light Grid - Accent 423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Zar" w:eastAsia="Times New Roman" w:hAnsi="B Zar"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Zar" w:eastAsia="Times New Roman" w:hAnsi="B Zar"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Zar" w:eastAsia="Times New Roman" w:hAnsi="B Zar" w:cs="Times New Roman"/>
        <w:b/>
        <w:bCs/>
      </w:rPr>
    </w:tblStylePr>
    <w:tblStylePr w:type="lastCol">
      <w:rPr>
        <w:rFonts w:ascii="B Zar" w:eastAsia="Times New Roman" w:hAnsi="B Zar"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2111">
    <w:name w:val="Light Grid - Accent 432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Zar" w:eastAsia="Times New Roman" w:hAnsi="B Zar"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Zar" w:eastAsia="Times New Roman" w:hAnsi="B Zar"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Zar" w:eastAsia="Times New Roman" w:hAnsi="B Zar" w:cs="Times New Roman"/>
        <w:b/>
        <w:bCs/>
      </w:rPr>
    </w:tblStylePr>
    <w:tblStylePr w:type="lastCol">
      <w:rPr>
        <w:rFonts w:ascii="B Zar" w:eastAsia="Times New Roman" w:hAnsi="B Zar"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111">
    <w:name w:val="No List5211111"/>
    <w:next w:val="NoList"/>
    <w:uiPriority w:val="99"/>
    <w:semiHidden/>
    <w:unhideWhenUsed/>
    <w:rsid w:val="0044628B"/>
  </w:style>
  <w:style w:type="numbering" w:customStyle="1" w:styleId="NoList1221111">
    <w:name w:val="No List1221111"/>
    <w:next w:val="NoList"/>
    <w:uiPriority w:val="99"/>
    <w:semiHidden/>
    <w:unhideWhenUsed/>
    <w:rsid w:val="0044628B"/>
  </w:style>
  <w:style w:type="numbering" w:customStyle="1" w:styleId="NoList21121111">
    <w:name w:val="No List21121111"/>
    <w:next w:val="NoList"/>
    <w:uiPriority w:val="99"/>
    <w:semiHidden/>
    <w:unhideWhenUsed/>
    <w:rsid w:val="0044628B"/>
  </w:style>
  <w:style w:type="table" w:customStyle="1" w:styleId="TableGrid31211111">
    <w:name w:val="Table Grid312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111">
    <w:name w:val="Table Grid1231111"/>
    <w:basedOn w:val="TableNormal"/>
    <w:next w:val="TableGrid"/>
    <w:uiPriority w:val="5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111">
    <w:name w:val="Table Grid24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111">
    <w:name w:val="Light Grid - Accent 41411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entury Gothic" w:eastAsia="Times New Roman" w:hAnsi="Century Gothic"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entury Gothic" w:eastAsia="Times New Roman" w:hAnsi="Century Gothic"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entury Gothic" w:eastAsia="Times New Roman" w:hAnsi="Century Gothic" w:cs="Times New Roman"/>
        <w:b/>
        <w:bCs/>
      </w:rPr>
    </w:tblStylePr>
    <w:tblStylePr w:type="lastCol">
      <w:rPr>
        <w:rFonts w:ascii="Century Gothic" w:eastAsia="Times New Roman" w:hAnsi="Century Gothic"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5111">
    <w:name w:val="Table Grid2511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1">
    <w:name w:val="Table Grid26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01">
    <w:name w:val="No List201"/>
    <w:next w:val="NoList"/>
    <w:uiPriority w:val="99"/>
    <w:semiHidden/>
    <w:unhideWhenUsed/>
    <w:rsid w:val="0044628B"/>
  </w:style>
  <w:style w:type="numbering" w:customStyle="1" w:styleId="NoList1101">
    <w:name w:val="No List1101"/>
    <w:next w:val="NoList"/>
    <w:uiPriority w:val="99"/>
    <w:semiHidden/>
    <w:unhideWhenUsed/>
    <w:rsid w:val="0044628B"/>
  </w:style>
  <w:style w:type="numbering" w:customStyle="1" w:styleId="NoList1171">
    <w:name w:val="No List1171"/>
    <w:next w:val="NoList"/>
    <w:semiHidden/>
    <w:unhideWhenUsed/>
    <w:rsid w:val="0044628B"/>
  </w:style>
  <w:style w:type="numbering" w:customStyle="1" w:styleId="NoList261">
    <w:name w:val="No List261"/>
    <w:next w:val="NoList"/>
    <w:uiPriority w:val="99"/>
    <w:semiHidden/>
    <w:unhideWhenUsed/>
    <w:rsid w:val="0044628B"/>
  </w:style>
  <w:style w:type="numbering" w:customStyle="1" w:styleId="NoList3511">
    <w:name w:val="No List3511"/>
    <w:next w:val="NoList"/>
    <w:uiPriority w:val="99"/>
    <w:semiHidden/>
    <w:unhideWhenUsed/>
    <w:rsid w:val="0044628B"/>
  </w:style>
  <w:style w:type="numbering" w:customStyle="1" w:styleId="NoList451">
    <w:name w:val="No List451"/>
    <w:next w:val="NoList"/>
    <w:uiPriority w:val="99"/>
    <w:semiHidden/>
    <w:unhideWhenUsed/>
    <w:rsid w:val="0044628B"/>
  </w:style>
  <w:style w:type="numbering" w:customStyle="1" w:styleId="NoList11161">
    <w:name w:val="No List11161"/>
    <w:next w:val="NoList"/>
    <w:semiHidden/>
    <w:rsid w:val="0044628B"/>
  </w:style>
  <w:style w:type="numbering" w:customStyle="1" w:styleId="NoList541">
    <w:name w:val="No List541"/>
    <w:next w:val="NoList"/>
    <w:uiPriority w:val="99"/>
    <w:semiHidden/>
    <w:unhideWhenUsed/>
    <w:rsid w:val="0044628B"/>
  </w:style>
  <w:style w:type="numbering" w:customStyle="1" w:styleId="NoList1251">
    <w:name w:val="No List1251"/>
    <w:next w:val="NoList"/>
    <w:uiPriority w:val="99"/>
    <w:semiHidden/>
    <w:unhideWhenUsed/>
    <w:rsid w:val="0044628B"/>
  </w:style>
  <w:style w:type="numbering" w:customStyle="1" w:styleId="NoList2151">
    <w:name w:val="No List2151"/>
    <w:next w:val="NoList"/>
    <w:uiPriority w:val="99"/>
    <w:semiHidden/>
    <w:unhideWhenUsed/>
    <w:rsid w:val="0044628B"/>
  </w:style>
  <w:style w:type="table" w:customStyle="1" w:styleId="TableGrid1341">
    <w:name w:val="Table Grid1341"/>
    <w:basedOn w:val="TableNormal"/>
    <w:next w:val="TableGrid"/>
    <w:uiPriority w:val="59"/>
    <w:rsid w:val="0044628B"/>
    <w:rPr>
      <w:sz w:val="22"/>
      <w:szCs w:val="22"/>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41">
    <w:name w:val="Table Grid144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41">
    <w:name w:val="Light List - Accent 314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Shading-Accent2141">
    <w:name w:val="Light Shading - Accent 214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41">
    <w:name w:val="Table Grid11141"/>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Accent1151">
    <w:name w:val="Light Grid - Accent 115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 Nazanin" w:eastAsia="Times New Roman" w:hAnsi="B Nazani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 Nazanin" w:eastAsia="Times New Roman" w:hAnsi="B Nazani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51">
    <w:name w:val="Light List - Accent 351"/>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61">
    <w:name w:val="Light Shading - Accent 26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TableGrid224">
    <w:name w:val="Table Grid22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2241">
    <w:name w:val="Light Shading - Accent 224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41141">
    <w:name w:val="Light Grid - Accent 4114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Nazanin" w:eastAsia="Times New Roman" w:hAnsi="B Nazani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Nazanin" w:eastAsia="Times New Roman" w:hAnsi="B Nazani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41">
    <w:name w:val="Light Grid - Accent 4441"/>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mbria" w:eastAsia="Times New Roman" w:hAnsi="Cambria"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mbria" w:eastAsia="Times New Roman" w:hAnsi="Cambria"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23">
    <w:name w:val="Table Grid323"/>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41">
    <w:name w:val="Table Grid111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41">
    <w:name w:val="Table Grid4141"/>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41">
    <w:name w:val="Table Grid12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141">
    <w:name w:val="Light Grid - Accent 4214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Lotus" w:eastAsia="Times New Roman" w:hAnsi="B Lotus"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Lotus" w:eastAsia="Times New Roman" w:hAnsi="B Lotu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Lotus" w:eastAsia="Times New Roman" w:hAnsi="B Lotus" w:cs="Times New Roman"/>
        <w:b/>
        <w:bCs/>
      </w:rPr>
    </w:tblStylePr>
    <w:tblStylePr w:type="lastCol">
      <w:rPr>
        <w:rFonts w:ascii="B Lotus" w:eastAsia="Times New Roman" w:hAnsi="B Lotu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3131">
    <w:name w:val="Table Grid13131"/>
    <w:basedOn w:val="TableNormal"/>
    <w:next w:val="TableGrid"/>
    <w:uiPriority w:val="5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41">
    <w:name w:val="Table Grid21141"/>
    <w:basedOn w:val="TableNormal"/>
    <w:next w:val="TableGrid"/>
    <w:uiPriority w:val="5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14">
    <w:name w:val="Table Grid3114"/>
    <w:basedOn w:val="TableNormal"/>
    <w:next w:val="TableGrid"/>
    <w:uiPriority w:val="59"/>
    <w:rsid w:val="0044628B"/>
    <w:pPr>
      <w:bidi/>
    </w:pPr>
    <w:rPr>
      <w:rFonts w:ascii="Times New Roman" w:eastAsia="Times New Roman" w:hAnsi="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141">
    <w:name w:val="Light Grid - Accent 4314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41131">
    <w:name w:val="Table Grid4113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41">
    <w:name w:val="Light Grid - Accent 41114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Light" w:eastAsia="Times New Roman" w:hAnsi="Calibri Ligh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3">
    <w:name w:val="Light Grid - Accent 4211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Light" w:eastAsia="Times New Roman" w:hAnsi="Calibri Ligh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3">
    <w:name w:val="Light Grid - Accent 4311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Light" w:eastAsia="Times New Roman" w:hAnsi="Calibri Ligh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1113">
    <w:name w:val="Table Grid21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3">
    <w:name w:val="Table Grid31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3">
    <w:name w:val="Table Grid12113"/>
    <w:basedOn w:val="TableNormal"/>
    <w:next w:val="TableGrid"/>
    <w:uiPriority w:val="5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PlainTable1141">
    <w:name w:val="Plain Table 114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1411">
    <w:name w:val="Light Grid - Accent 514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 Nazanin" w:eastAsia="Times New Roman" w:hAnsi="B Nazani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 Nazanin" w:eastAsia="Times New Roman" w:hAnsi="B Nazani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41">
    <w:name w:val="Light Grid - Accent 1114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 Nazanin" w:eastAsia="Times New Roman" w:hAnsi="B Nazani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 Nazanin" w:eastAsia="Times New Roman" w:hAnsi="B Nazani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13">
    <w:name w:val="Light Grid - Accent 44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Nazanin" w:eastAsia="Times New Roman" w:hAnsi="B Nazani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Nazanin" w:eastAsia="Times New Roman" w:hAnsi="B Nazani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411">
    <w:name w:val="Light Grid - Accent 34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 Nazanin" w:eastAsia="Times New Roman" w:hAnsi="B Nazani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 Nazanin" w:eastAsia="Times New Roman" w:hAnsi="B Nazani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13">
    <w:name w:val="Table Grid22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131">
    <w:name w:val="Light Grid1131"/>
    <w:basedOn w:val="TableNormal"/>
    <w:next w:val="LightGrid"/>
    <w:uiPriority w:val="62"/>
    <w:rsid w:val="0044628B"/>
    <w:rPr>
      <w:sz w:val="22"/>
      <w:szCs w:val="22"/>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BLotus" w:eastAsia="Times New Roman" w:hAnsi="BLotus"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BLotus" w:eastAsia="Times New Roman" w:hAnsi="BLotu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Shading-Accent2341">
    <w:name w:val="Light Shading - Accent 234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52411">
    <w:name w:val="Light Grid - Accent 524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Lotus" w:eastAsia="Times New Roman" w:hAnsi="BLotus"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Lotus" w:eastAsia="Times New Roman" w:hAnsi="BLotu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41">
    <w:name w:val="Light Grid - Accent 5114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Lotus" w:eastAsia="Times New Roman" w:hAnsi="BLotus"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Lotus" w:eastAsia="Times New Roman" w:hAnsi="BLotu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41">
    <w:name w:val="Light Grid - Accent 11114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Lotus" w:eastAsia="Times New Roman" w:hAnsi="BLotu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Lotus" w:eastAsia="Times New Roman" w:hAnsi="BLotu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41">
    <w:name w:val="Light Grid - Accent 4124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Lotus" w:eastAsia="Times New Roman" w:hAnsi="BLotus"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Lotus" w:eastAsia="Times New Roman" w:hAnsi="BLotu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41">
    <w:name w:val="Light Grid - Accent 314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Lotus" w:eastAsia="Times New Roman" w:hAnsi="BLotus"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Lotus" w:eastAsia="Times New Roman" w:hAnsi="BLotu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31">
    <w:name w:val="Light Grid - Accent 123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Lotus" w:eastAsia="Times New Roman" w:hAnsi="BLotu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Lotus" w:eastAsia="Times New Roman" w:hAnsi="BLotu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311">
    <w:name w:val="Light Grid - Accent 5213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 Nazanin" w:eastAsia="Times New Roman" w:hAnsi="B Nazani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 Nazanin" w:eastAsia="Times New Roman" w:hAnsi="B Nazani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31">
    <w:name w:val="Light Grid - Accent 5111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 Nazanin" w:eastAsia="Times New Roman" w:hAnsi="B Nazani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 Nazanin" w:eastAsia="Times New Roman" w:hAnsi="B Nazani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31">
    <w:name w:val="Light Grid - Accent 111113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 Nazanin" w:eastAsia="Times New Roman" w:hAnsi="B Nazani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 Nazanin" w:eastAsia="Times New Roman" w:hAnsi="B Nazani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13">
    <w:name w:val="Light Grid - Accent 4111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Nazanin" w:eastAsia="Times New Roman" w:hAnsi="B Nazani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Nazanin" w:eastAsia="Times New Roman" w:hAnsi="B Nazani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31">
    <w:name w:val="Light Grid - Accent 3113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 Nazanin" w:eastAsia="Times New Roman" w:hAnsi="B Nazani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 Nazanin" w:eastAsia="Times New Roman" w:hAnsi="B Nazani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31">
    <w:name w:val="Light Grid231"/>
    <w:basedOn w:val="TableNormal"/>
    <w:next w:val="LightGrid"/>
    <w:uiPriority w:val="62"/>
    <w:unhideWhenUsed/>
    <w:rsid w:val="0044628B"/>
    <w:rPr>
      <w:sz w:val="22"/>
      <w:szCs w:val="22"/>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B Nazanin" w:eastAsia="Times New Roman" w:hAnsi="B Nazani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B Nazanin" w:eastAsia="Times New Roman" w:hAnsi="B Nazani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331">
    <w:name w:val="Light Grid - Accent 133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B Nazanin" w:eastAsia="Times New Roman" w:hAnsi="B Nazani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B Nazanin" w:eastAsia="Times New Roman" w:hAnsi="B Nazani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12231">
    <w:name w:val="Table Grid12231"/>
    <w:basedOn w:val="TableNormal"/>
    <w:next w:val="TableGrid"/>
    <w:uiPriority w:val="59"/>
    <w:rsid w:val="0044628B"/>
    <w:rPr>
      <w:sz w:val="22"/>
      <w:szCs w:val="22"/>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231">
    <w:name w:val="Table Grid4231"/>
    <w:basedOn w:val="TableNormal"/>
    <w:next w:val="TableGrid"/>
    <w:rsid w:val="0044628B"/>
    <w:rPr>
      <w:rFonts w:ascii="Book Antiqua" w:eastAsia="Book Antiqua" w:hAnsi="Book Antiqua" w:cs="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Accent2241">
    <w:name w:val="Light Grid - Accent 2241"/>
    <w:basedOn w:val="TableNormal"/>
    <w:next w:val="LightGrid-Accent2"/>
    <w:uiPriority w:val="62"/>
    <w:rsid w:val="0044628B"/>
    <w:rPr>
      <w:rFonts w:ascii="BZar" w:hAnsi="BZar" w:cs="Times New Roman"/>
      <w:sz w:val="28"/>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B Lotus" w:eastAsia="Times New Roman" w:hAnsi="B Lotus"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B Lotus" w:eastAsia="Times New Roman" w:hAnsi="B Lotu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B Lotus" w:eastAsia="Times New Roman" w:hAnsi="B Lotus" w:cs="Times New Roman"/>
        <w:b/>
        <w:bCs/>
      </w:rPr>
    </w:tblStylePr>
    <w:tblStylePr w:type="lastCol">
      <w:rPr>
        <w:rFonts w:ascii="B Lotus" w:eastAsia="Times New Roman" w:hAnsi="B Lotu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41">
    <w:name w:val="Light List - Accent 624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41">
    <w:name w:val="Light Shading - Accent 6241"/>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31">
    <w:name w:val="Light Grid - Accent 11231"/>
    <w:basedOn w:val="TableNormal"/>
    <w:uiPriority w:val="62"/>
    <w:rsid w:val="0044628B"/>
    <w:rPr>
      <w:rFonts w:ascii="BZar" w:hAnsi="BZar" w:cs="Times New Roman"/>
      <w:sz w:val="28"/>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 Lotus" w:eastAsia="Times New Roman" w:hAnsi="B Lotu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 Lotus" w:eastAsia="Times New Roman" w:hAnsi="B Lotu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 Lotus" w:eastAsia="Times New Roman" w:hAnsi="B Lotus" w:cs="Times New Roman"/>
        <w:b/>
        <w:bCs/>
      </w:rPr>
    </w:tblStylePr>
    <w:tblStylePr w:type="lastCol">
      <w:rPr>
        <w:rFonts w:ascii="B Lotus" w:eastAsia="Times New Roman" w:hAnsi="B Lotu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31">
    <w:name w:val="Light Grid - Accent 1431"/>
    <w:basedOn w:val="TableNormal"/>
    <w:next w:val="LightGrid-Accent1"/>
    <w:uiPriority w:val="62"/>
    <w:semiHidden/>
    <w:unhideWhenUsed/>
    <w:rsid w:val="0044628B"/>
    <w:rPr>
      <w:rFonts w:ascii="BZar" w:hAnsi="BZar" w:cs="Times New Roman"/>
      <w:sz w:val="28"/>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 Lotus" w:eastAsia="Times New Roman" w:hAnsi="B Lotu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 Lotus" w:eastAsia="Times New Roman" w:hAnsi="B Lotu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 Lotus" w:eastAsia="Times New Roman" w:hAnsi="B Lotus" w:cs="Times New Roman"/>
        <w:b/>
        <w:bCs/>
      </w:rPr>
    </w:tblStylePr>
    <w:tblStylePr w:type="lastCol">
      <w:rPr>
        <w:rFonts w:ascii="B Lotus" w:eastAsia="Times New Roman" w:hAnsi="B Lotu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821">
    <w:name w:val="Table Grid18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21">
    <w:name w:val="Table Grid1921"/>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021">
    <w:name w:val="Table Grid2021"/>
    <w:basedOn w:val="TableNormal"/>
    <w:next w:val="TableGrid"/>
    <w:rsid w:val="0044628B"/>
    <w:rPr>
      <w:rFonts w:ascii="Times New Roman" w:eastAsia="Times New Roman" w:hAnsi="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21">
    <w:name w:val="Table Grid110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21">
    <w:name w:val="Plain Table 1122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11321">
    <w:name w:val="Light Grid - Accent 113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31">
    <w:name w:val="Light Grid - Accent 45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31221">
    <w:name w:val="Light List - Accent 3122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221">
    <w:name w:val="Light Grid1221"/>
    <w:basedOn w:val="TableNormal"/>
    <w:next w:val="LightGrid"/>
    <w:uiPriority w:val="62"/>
    <w:rsid w:val="0044628B"/>
    <w:rPr>
      <w:sz w:val="22"/>
      <w:szCs w:val="22"/>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Unicode MS" w:eastAsia="Times New Roman" w:hAnsi="Arial Unicode MS"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Unicode MS" w:eastAsia="Times New Roman" w:hAnsi="Arial Unicode M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Unicode MS" w:eastAsia="Times New Roman" w:hAnsi="Arial Unicode MS" w:cs="Times New Roman"/>
        <w:b/>
        <w:bCs/>
      </w:rPr>
    </w:tblStylePr>
    <w:tblStylePr w:type="lastCol">
      <w:rPr>
        <w:rFonts w:ascii="Arial Unicode MS" w:eastAsia="Times New Roman" w:hAnsi="Arial Unicode M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Grid111221">
    <w:name w:val="Table Grid111221"/>
    <w:basedOn w:val="TableNormal"/>
    <w:next w:val="TableGrid"/>
    <w:uiPriority w:val="59"/>
    <w:rsid w:val="0044628B"/>
    <w:pPr>
      <w:ind w:firstLine="567"/>
    </w:pPr>
    <w:rPr>
      <w:rFonts w:eastAsia="Times New Roman"/>
      <w:sz w:val="22"/>
      <w:szCs w:val="22"/>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321">
    <w:name w:val="Table Grid21321"/>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Accent522211">
    <w:name w:val="Light Grid - Accent 5222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Arial Unicode MS" w:eastAsia="Times New Roman" w:hAnsi="Arial Unicode MS"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Arial Unicode MS" w:eastAsia="Times New Roman" w:hAnsi="Arial Unicode M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Arial Unicode MS" w:eastAsia="Times New Roman" w:hAnsi="Arial Unicode MS" w:cs="Times New Roman"/>
        <w:b/>
        <w:bCs/>
      </w:rPr>
    </w:tblStylePr>
    <w:tblStylePr w:type="lastCol">
      <w:rPr>
        <w:rFonts w:ascii="Arial Unicode MS" w:eastAsia="Times New Roman" w:hAnsi="Arial Unicode M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21">
    <w:name w:val="Light Grid - Accent 5112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Arial Unicode MS" w:eastAsia="Times New Roman" w:hAnsi="Arial Unicode MS"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Arial Unicode MS" w:eastAsia="Times New Roman" w:hAnsi="Arial Unicode M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Arial Unicode MS" w:eastAsia="Times New Roman" w:hAnsi="Arial Unicode MS" w:cs="Times New Roman"/>
        <w:b/>
        <w:bCs/>
      </w:rPr>
    </w:tblStylePr>
    <w:tblStylePr w:type="lastCol">
      <w:rPr>
        <w:rFonts w:ascii="Arial Unicode MS" w:eastAsia="Times New Roman" w:hAnsi="Arial Unicode M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21">
    <w:name w:val="Light Grid - Accent 1112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 Unicode MS" w:eastAsia="Times New Roman" w:hAnsi="Arial Unicode M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 Unicode MS" w:eastAsia="Times New Roman" w:hAnsi="Arial Unicode M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 Unicode MS" w:eastAsia="Times New Roman" w:hAnsi="Arial Unicode MS" w:cs="Times New Roman"/>
        <w:b/>
        <w:bCs/>
      </w:rPr>
    </w:tblStylePr>
    <w:tblStylePr w:type="lastCol">
      <w:rPr>
        <w:rFonts w:ascii="Arial Unicode MS" w:eastAsia="Times New Roman" w:hAnsi="Arial Unicode M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321">
    <w:name w:val="Light Grid - Accent 413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Arial Unicode MS" w:eastAsia="Times New Roman" w:hAnsi="Arial Unicode MS"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Arial Unicode MS" w:eastAsia="Times New Roman" w:hAnsi="Arial Unicode M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Arial Unicode MS" w:eastAsia="Times New Roman" w:hAnsi="Arial Unicode MS" w:cs="Times New Roman"/>
        <w:b/>
        <w:bCs/>
      </w:rPr>
    </w:tblStylePr>
    <w:tblStylePr w:type="lastCol">
      <w:rPr>
        <w:rFonts w:ascii="Arial Unicode MS" w:eastAsia="Times New Roman" w:hAnsi="Arial Unicode M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21">
    <w:name w:val="Light Grid - Accent 3122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Arial Unicode MS" w:eastAsia="Times New Roman" w:hAnsi="Arial Unicode MS"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Arial Unicode MS" w:eastAsia="Times New Roman" w:hAnsi="Arial Unicode M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Arial Unicode MS" w:eastAsia="Times New Roman" w:hAnsi="Arial Unicode MS" w:cs="Times New Roman"/>
        <w:b/>
        <w:bCs/>
      </w:rPr>
    </w:tblStylePr>
    <w:tblStylePr w:type="lastCol">
      <w:rPr>
        <w:rFonts w:ascii="Arial Unicode MS" w:eastAsia="Times New Roman" w:hAnsi="Arial Unicode M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21">
    <w:name w:val="Light Grid - Accent 1212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 Unicode MS" w:eastAsia="Times New Roman" w:hAnsi="Arial Unicode M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 Unicode MS" w:eastAsia="Times New Roman" w:hAnsi="Arial Unicode M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 Unicode MS" w:eastAsia="Times New Roman" w:hAnsi="Arial Unicode MS" w:cs="Times New Roman"/>
        <w:b/>
        <w:bCs/>
      </w:rPr>
    </w:tblStylePr>
    <w:tblStylePr w:type="lastCol">
      <w:rPr>
        <w:rFonts w:ascii="Arial Unicode MS" w:eastAsia="Times New Roman" w:hAnsi="Arial Unicode M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111221">
    <w:name w:val="Light Grid - Accent 11112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2121">
    <w:name w:val="Light Grid212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3121">
    <w:name w:val="Light Grid - Accent 1312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Times New Roman"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Times New Roman"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321">
    <w:name w:val="Table Grid33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21">
    <w:name w:val="Table Grid12321"/>
    <w:basedOn w:val="TableNormal"/>
    <w:next w:val="TableGrid"/>
    <w:uiPriority w:val="59"/>
    <w:rsid w:val="0044628B"/>
    <w:rPr>
      <w:sz w:val="22"/>
      <w:szCs w:val="22"/>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321">
    <w:name w:val="Table Grid4321"/>
    <w:basedOn w:val="TableNormal"/>
    <w:next w:val="TableGrid"/>
    <w:rsid w:val="0044628B"/>
    <w:rPr>
      <w:rFonts w:ascii="Book Antiqua" w:eastAsia="Book Antiqua" w:hAnsi="Book Antiqua" w:cs="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3321">
    <w:name w:val="Light List - Accent 3321"/>
    <w:basedOn w:val="TableNormal"/>
    <w:next w:val="LightList-Accent3"/>
    <w:uiPriority w:val="61"/>
    <w:semiHidden/>
    <w:unhideWhenUsed/>
    <w:rsid w:val="0044628B"/>
    <w:rPr>
      <w:rFonts w:ascii="Times New Roman" w:eastAsia="Times New Roman" w:hAnsi="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21">
    <w:name w:val="Medium Grid 1 - Accent 3321"/>
    <w:basedOn w:val="TableNormal"/>
    <w:next w:val="MediumGrid1-Accent3"/>
    <w:uiPriority w:val="67"/>
    <w:semiHidden/>
    <w:unhideWhenUsed/>
    <w:rsid w:val="0044628B"/>
    <w:rPr>
      <w:rFonts w:ascii="Times New Roman" w:eastAsia="Times New Roman" w:hAnsi="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3">
    <w:name w:val="Light Grid33"/>
    <w:basedOn w:val="TableNormal"/>
    <w:next w:val="LightGrid"/>
    <w:uiPriority w:val="62"/>
    <w:semiHidden/>
    <w:unhideWhenUsed/>
    <w:rsid w:val="0044628B"/>
    <w:rPr>
      <w:rFonts w:ascii="Times New Roman" w:eastAsia="Times New Roman" w:hAnsi="Times New Roman" w:cs="Times New Roman"/>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List321">
    <w:name w:val="Light List321"/>
    <w:basedOn w:val="TableNormal"/>
    <w:next w:val="LightList"/>
    <w:uiPriority w:val="61"/>
    <w:semiHidden/>
    <w:unhideWhenUsed/>
    <w:rsid w:val="0044628B"/>
    <w:rPr>
      <w:rFonts w:ascii="Times New Roman" w:eastAsia="Times New Roman" w:hAnsi="Times New Roman" w:cs="Times New Roman"/>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MediumShading1321">
    <w:name w:val="Medium Shading 1321"/>
    <w:basedOn w:val="TableNormal"/>
    <w:next w:val="MediumShading1"/>
    <w:uiPriority w:val="63"/>
    <w:semiHidden/>
    <w:unhideWhenUsed/>
    <w:rsid w:val="0044628B"/>
    <w:rPr>
      <w:rFonts w:ascii="Times New Roman" w:eastAsia="Times New Roman" w:hAnsi="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21">
    <w:name w:val="Light Shading321"/>
    <w:basedOn w:val="TableNormal"/>
    <w:next w:val="LightShading"/>
    <w:uiPriority w:val="60"/>
    <w:unhideWhenUsed/>
    <w:rsid w:val="0044628B"/>
    <w:rPr>
      <w:rFonts w:ascii="Times New Roman" w:eastAsia="Times New Roman" w:hAnsi="Times New Roman" w:cs="Times New Roman"/>
      <w:color w:val="000000"/>
      <w:lang w:val="en-GB" w:eastAsia="en-GB"/>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21">
    <w:name w:val="Light Shading - Accent 1421"/>
    <w:basedOn w:val="TableNormal"/>
    <w:next w:val="LightShading-Accent1"/>
    <w:uiPriority w:val="60"/>
    <w:semiHidden/>
    <w:unhideWhenUsed/>
    <w:rsid w:val="0044628B"/>
    <w:rPr>
      <w:rFonts w:ascii="Times New Roman" w:eastAsia="Times New Roman" w:hAnsi="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21">
    <w:name w:val="Light Grid - Accent 1521"/>
    <w:basedOn w:val="TableNormal"/>
    <w:next w:val="LightGrid-Accent1"/>
    <w:uiPriority w:val="62"/>
    <w:semiHidden/>
    <w:unhideWhenUsed/>
    <w:rsid w:val="0044628B"/>
    <w:rPr>
      <w:rFonts w:ascii="Times New Roman" w:eastAsia="Times New Roman" w:hAnsi="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Times New Roman"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Times New Roman"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3">
    <w:name w:val="Medium Shading 1 - Accent 333"/>
    <w:basedOn w:val="TableNormal"/>
    <w:next w:val="MediumShading1-Accent3"/>
    <w:uiPriority w:val="63"/>
    <w:semiHidden/>
    <w:unhideWhenUsed/>
    <w:rsid w:val="0044628B"/>
    <w:rPr>
      <w:rFonts w:ascii="Times New Roman" w:eastAsia="Times New Roman" w:hAnsi="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21">
    <w:name w:val="Light Shading - Accent 3321"/>
    <w:basedOn w:val="TableNormal"/>
    <w:next w:val="LightShading-Accent3"/>
    <w:uiPriority w:val="60"/>
    <w:semiHidden/>
    <w:unhideWhenUsed/>
    <w:rsid w:val="0044628B"/>
    <w:rPr>
      <w:rFonts w:ascii="Times New Roman" w:eastAsia="Times New Roman" w:hAnsi="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31">
    <w:name w:val="Table Grid513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21">
    <w:name w:val="Table Grid312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1">
    <w:name w:val="Table Grid612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2">
    <w:name w:val="Table Grid13112"/>
    <w:basedOn w:val="TableNormal"/>
    <w:next w:val="TableGrid"/>
    <w:rsid w:val="0044628B"/>
    <w:pPr>
      <w:bidi/>
    </w:pPr>
    <w:rPr>
      <w:rFonts w:ascii="Times New Roman" w:eastAsia="Times New Roman" w:hAnsi="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21">
    <w:name w:val="Light Grid - Accent 432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2">
    <w:name w:val="Light Grid - Accent 42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entury Gothic" w:eastAsia="Times New Roman" w:hAnsi="Century Gothic"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entury Gothic" w:eastAsia="Times New Roman" w:hAnsi="Century Gothic"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entury Gothic" w:eastAsia="Times New Roman" w:hAnsi="Century Gothic" w:cs="Times New Roman"/>
        <w:b/>
        <w:bCs/>
      </w:rPr>
    </w:tblStylePr>
    <w:tblStylePr w:type="lastCol">
      <w:rPr>
        <w:rFonts w:ascii="Century Gothic" w:eastAsia="Times New Roman" w:hAnsi="Century Gothic"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62131">
    <w:name w:val="Light List - Accent 6213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131">
    <w:name w:val="Light Shading - Accent 23131"/>
    <w:basedOn w:val="TableNormal"/>
    <w:next w:val="LightShading-Accent2"/>
    <w:uiPriority w:val="60"/>
    <w:semiHidden/>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131">
    <w:name w:val="Light Grid - Accent 2213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Cambria" w:eastAsia="Times New Roman" w:hAnsi="Cambria"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Cambria" w:eastAsia="Times New Roman" w:hAnsi="Cambria"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131">
    <w:name w:val="Light Shading - Accent 6213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TableGrid2142">
    <w:name w:val="Table Grid214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4112">
    <w:name w:val="Light Grid - Accent 44112"/>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mbria" w:eastAsia="Times New Roman" w:hAnsi="Cambria"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mbria" w:eastAsia="Times New Roman" w:hAnsi="Cambria"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32">
    <w:name w:val="Table Grid3132"/>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1112">
    <w:name w:val="Table Grid41112"/>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112">
    <w:name w:val="Table Grid12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2">
    <w:name w:val="Table Grid5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12">
    <w:name w:val="Table Grid131112"/>
    <w:basedOn w:val="TableNormal"/>
    <w:next w:val="TableGrid"/>
    <w:uiPriority w:val="5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112">
    <w:name w:val="Table Grid211112"/>
    <w:basedOn w:val="TableNormal"/>
    <w:next w:val="TableGrid"/>
    <w:uiPriority w:val="5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1112">
    <w:name w:val="Table Grid311112"/>
    <w:basedOn w:val="TableNormal"/>
    <w:next w:val="TableGrid"/>
    <w:uiPriority w:val="59"/>
    <w:rsid w:val="0044628B"/>
    <w:pPr>
      <w:bidi/>
    </w:pPr>
    <w:rPr>
      <w:rFonts w:ascii="Times New Roman" w:eastAsia="Times New Roman" w:hAnsi="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1112">
    <w:name w:val="Light Grid - Accent 43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411112">
    <w:name w:val="Table Grid411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112">
    <w:name w:val="Light Grid - Accent 411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Light" w:eastAsia="Times New Roman" w:hAnsi="Calibri Ligh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2">
    <w:name w:val="Light Grid - Accent 421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Light" w:eastAsia="Times New Roman" w:hAnsi="Calibri Ligh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2">
    <w:name w:val="Light Grid - Accent 431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Light" w:eastAsia="Times New Roman" w:hAnsi="Calibri Ligh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111112">
    <w:name w:val="Table Grid211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112">
    <w:name w:val="Table Grid311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2">
    <w:name w:val="Table Grid1211112"/>
    <w:basedOn w:val="TableNormal"/>
    <w:next w:val="TableGrid"/>
    <w:uiPriority w:val="5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Accent441112">
    <w:name w:val="Light Grid - Accent 441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Nazanin" w:eastAsia="Times New Roman" w:hAnsi="B Nazani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Nazanin" w:eastAsia="Times New Roman" w:hAnsi="B Nazani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23112">
    <w:name w:val="Light Shading - Accent 23112"/>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41111112">
    <w:name w:val="Light Grid - Accent 41111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Nazanin" w:eastAsia="Times New Roman" w:hAnsi="B Nazani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Nazanin" w:eastAsia="Times New Roman" w:hAnsi="B Nazani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221121">
    <w:name w:val="Light Grid - Accent 221121"/>
    <w:basedOn w:val="TableNormal"/>
    <w:next w:val="LightGrid-Accent2"/>
    <w:uiPriority w:val="62"/>
    <w:rsid w:val="0044628B"/>
    <w:rPr>
      <w:rFonts w:ascii="BZar" w:hAnsi="BZar" w:cs="Times New Roman"/>
      <w:sz w:val="28"/>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B Lotus" w:eastAsia="Times New Roman" w:hAnsi="B Lotus"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B Lotus" w:eastAsia="Times New Roman" w:hAnsi="B Lotu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B Lotus" w:eastAsia="Times New Roman" w:hAnsi="B Lotus" w:cs="Times New Roman"/>
        <w:b/>
        <w:bCs/>
      </w:rPr>
    </w:tblStylePr>
    <w:tblStylePr w:type="lastCol">
      <w:rPr>
        <w:rFonts w:ascii="B Lotus" w:eastAsia="Times New Roman" w:hAnsi="B Lotu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21">
    <w:name w:val="Light List - Accent 62112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12">
    <w:name w:val="Light Shading - Accent 62112"/>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TableGrid18121">
    <w:name w:val="Table Grid18121"/>
    <w:basedOn w:val="TableNormal"/>
    <w:next w:val="TableGrid"/>
    <w:rsid w:val="0044628B"/>
    <w:pPr>
      <w:bidi/>
    </w:pPr>
    <w:rPr>
      <w:rFonts w:ascii="Times New Roman" w:eastAsia="Times New Roman" w:hAnsi="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21">
    <w:name w:val="Light Grid - Accent 413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21">
    <w:name w:val="Light Grid - Accent 423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entury Gothic" w:eastAsia="Times New Roman" w:hAnsi="Century Gothic"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entury Gothic" w:eastAsia="Times New Roman" w:hAnsi="Century Gothic"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entury Gothic" w:eastAsia="Times New Roman" w:hAnsi="Century Gothic" w:cs="Times New Roman"/>
        <w:b/>
        <w:bCs/>
      </w:rPr>
    </w:tblStylePr>
    <w:tblStylePr w:type="lastCol">
      <w:rPr>
        <w:rFonts w:ascii="Century Gothic" w:eastAsia="Times New Roman" w:hAnsi="Century Gothic"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912">
    <w:name w:val="Table Grid19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212">
    <w:name w:val="Light List - Accent 31212"/>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012">
    <w:name w:val="Table Grid11012"/>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Accent11312">
    <w:name w:val="Light Grid - Accent 113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 Nazanin" w:eastAsia="Times New Roman" w:hAnsi="B Nazani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 Nazanin" w:eastAsia="Times New Roman" w:hAnsi="B Nazani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12">
    <w:name w:val="Light List - Accent 3312"/>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64211">
    <w:name w:val="Light Grid - Accent 6421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Times New Roman"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Times New Roman"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321">
    <w:name w:val="Medium Shading 1 - Accent 432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321">
    <w:name w:val="Medium Shading 1 - Accent 632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3121">
    <w:name w:val="Table Grid231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21">
    <w:name w:val="Light Grid - Accent 414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Nazanin" w:eastAsia="Times New Roman" w:hAnsi="B Nazani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Nazanin" w:eastAsia="Times New Roman" w:hAnsi="B Nazani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621">
    <w:name w:val="Light Grid - Accent 462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mbria" w:eastAsia="Times New Roman" w:hAnsi="Cambria"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mbria" w:eastAsia="Times New Roman" w:hAnsi="Cambria"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121">
    <w:name w:val="Table Grid33121"/>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3121">
    <w:name w:val="Table Grid43121"/>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3121">
    <w:name w:val="Table Grid123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12">
    <w:name w:val="Plain Table 1121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42122">
    <w:name w:val="Light Grid - Accent 4212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Lotus" w:eastAsia="Times New Roman" w:hAnsi="B Lotus"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Lotus" w:eastAsia="Times New Roman" w:hAnsi="B Lotu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Lotus" w:eastAsia="Times New Roman" w:hAnsi="B Lotus" w:cs="Times New Roman"/>
        <w:b/>
        <w:bCs/>
      </w:rPr>
    </w:tblStylePr>
    <w:tblStylePr w:type="lastCol">
      <w:rPr>
        <w:rFonts w:ascii="B Lotus" w:eastAsia="Times New Roman" w:hAnsi="B Lotu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6112">
    <w:name w:val="Table Grid6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22">
    <w:name w:val="Light List - Accent 31122"/>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422">
    <w:name w:val="Table Grid1422"/>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Accent111212">
    <w:name w:val="Light Grid - Accent 1112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 Nazanin" w:eastAsia="Times New Roman" w:hAnsi="B Nazani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 Nazanin" w:eastAsia="Times New Roman" w:hAnsi="B Nazani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222">
    <w:name w:val="Light List - Accent 3222"/>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22">
    <w:name w:val="Light List - Accent 6222"/>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22">
    <w:name w:val="Light Shading - Accent 2322"/>
    <w:basedOn w:val="TableNormal"/>
    <w:next w:val="LightShading-Accent2"/>
    <w:uiPriority w:val="60"/>
    <w:semiHidden/>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22">
    <w:name w:val="Light Grid - Accent 2222"/>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Cambria" w:eastAsia="Times New Roman" w:hAnsi="Cambria"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Cambria" w:eastAsia="Times New Roman" w:hAnsi="Cambria"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22">
    <w:name w:val="Light Shading - Accent 6222"/>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221">
    <w:name w:val="Light Grid - Accent 6222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Times New Roman"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Times New Roman"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22">
    <w:name w:val="Medium Shading 1 - Accent 4222"/>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222">
    <w:name w:val="Medium Shading 1 - Accent 6222"/>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1312">
    <w:name w:val="Table Grid213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222">
    <w:name w:val="Light Grid - Accent 4122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Nazanin" w:eastAsia="Times New Roman" w:hAnsi="B Nazani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Nazanin" w:eastAsia="Times New Roman" w:hAnsi="B Nazani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22">
    <w:name w:val="Light Grid - Accent 4422"/>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mbria" w:eastAsia="Times New Roman" w:hAnsi="Cambria"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mbria" w:eastAsia="Times New Roman" w:hAnsi="Cambria"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2121">
    <w:name w:val="Table Grid312121"/>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12">
    <w:name w:val="Table Grid1112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2">
    <w:name w:val="Table Grid121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22">
    <w:name w:val="Table Grid21122"/>
    <w:basedOn w:val="TableNormal"/>
    <w:next w:val="TableGrid"/>
    <w:uiPriority w:val="5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122">
    <w:name w:val="Table Grid31122"/>
    <w:basedOn w:val="TableNormal"/>
    <w:next w:val="TableGrid"/>
    <w:uiPriority w:val="59"/>
    <w:rsid w:val="0044628B"/>
    <w:pPr>
      <w:bidi/>
    </w:pPr>
    <w:rPr>
      <w:rFonts w:ascii="Times New Roman" w:eastAsia="Times New Roman" w:hAnsi="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12">
    <w:name w:val="Light Grid1212"/>
    <w:basedOn w:val="TableNormal"/>
    <w:uiPriority w:val="62"/>
    <w:rsid w:val="0044628B"/>
    <w:rPr>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312">
    <w:name w:val="Light Grid312"/>
    <w:basedOn w:val="TableNormal"/>
    <w:next w:val="LightGrid"/>
    <w:uiPriority w:val="62"/>
    <w:rsid w:val="0044628B"/>
    <w:rPr>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43122">
    <w:name w:val="Light Grid - Accent 4312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1512">
    <w:name w:val="Light Grid - Accent 1512"/>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3312">
    <w:name w:val="Medium Shading 1 - Accent 3312"/>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Grid-Accent411122">
    <w:name w:val="Light Grid - Accent 41112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Zar" w:eastAsia="Times New Roman" w:hAnsi="Zar"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Zar" w:eastAsia="Times New Roman" w:hAnsi="Zar"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Zar" w:eastAsia="Times New Roman" w:hAnsi="Zar" w:cs="Times New Roman"/>
        <w:b/>
        <w:bCs/>
      </w:rPr>
    </w:tblStylePr>
    <w:tblStylePr w:type="lastCol">
      <w:rPr>
        <w:rFonts w:ascii="Zar" w:eastAsia="Times New Roman" w:hAnsi="Zar"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12">
    <w:name w:val="Light Grid - Accent 4211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Zar" w:eastAsia="Times New Roman" w:hAnsi="Zar"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Zar" w:eastAsia="Times New Roman" w:hAnsi="Zar"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Zar" w:eastAsia="Times New Roman" w:hAnsi="Zar" w:cs="Times New Roman"/>
        <w:b/>
        <w:bCs/>
      </w:rPr>
    </w:tblStylePr>
    <w:tblStylePr w:type="lastCol">
      <w:rPr>
        <w:rFonts w:ascii="Zar" w:eastAsia="Times New Roman" w:hAnsi="Zar"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12">
    <w:name w:val="Light Grid - Accent 4311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Zar" w:eastAsia="Times New Roman" w:hAnsi="Zar"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Zar" w:eastAsia="Times New Roman" w:hAnsi="Zar"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Zar" w:eastAsia="Times New Roman" w:hAnsi="Zar" w:cs="Times New Roman"/>
        <w:b/>
        <w:bCs/>
      </w:rPr>
    </w:tblStylePr>
    <w:tblStylePr w:type="lastCol">
      <w:rPr>
        <w:rFonts w:ascii="Zar" w:eastAsia="Times New Roman" w:hAnsi="Zar"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11122">
    <w:name w:val="Plain Table 1112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4-Accent3112">
    <w:name w:val="Grid Table 4 - Accent 3112"/>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ghtGrid1112">
    <w:name w:val="Light Grid1112"/>
    <w:basedOn w:val="TableNormal"/>
    <w:next w:val="LightGrid"/>
    <w:uiPriority w:val="62"/>
    <w:rsid w:val="0044628B"/>
    <w:rPr>
      <w:sz w:val="22"/>
      <w:szCs w:val="22"/>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BLotus" w:eastAsia="Times New Roman" w:hAnsi="BLotus"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BLotus" w:eastAsia="Times New Roman" w:hAnsi="BLotu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511212">
    <w:name w:val="Light Grid - Accent 5112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Lotus" w:eastAsia="Times New Roman" w:hAnsi="BLotus"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Lotus" w:eastAsia="Times New Roman" w:hAnsi="BLotu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2">
    <w:name w:val="Light Grid - Accent 11112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Lotus" w:eastAsia="Times New Roman" w:hAnsi="BLotu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Lotus" w:eastAsia="Times New Roman" w:hAnsi="BLotu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2">
    <w:name w:val="Light Grid - Accent 312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Lotus" w:eastAsia="Times New Roman" w:hAnsi="BLotus"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Lotus" w:eastAsia="Times New Roman" w:hAnsi="BLotu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2">
    <w:name w:val="Light Grid - Accent 12112"/>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Lotus" w:eastAsia="Times New Roman" w:hAnsi="BLotu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Lotus" w:eastAsia="Times New Roman" w:hAnsi="BLotu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21112">
    <w:name w:val="Light List - Accent 32111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2112">
    <w:name w:val="Light Grid2112"/>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B Nazanin" w:eastAsia="Times New Roman" w:hAnsi="B Nazani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B Nazanin" w:eastAsia="Times New Roman" w:hAnsi="B Nazani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3112">
    <w:name w:val="Light Grid - Accent 13112"/>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B Nazanin" w:eastAsia="Times New Roman" w:hAnsi="B Nazani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B Nazanin" w:eastAsia="Times New Roman" w:hAnsi="B Nazani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
    <w:name w:val="Medium Grid 1 - Accent 3312"/>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2">
    <w:name w:val="Light List312"/>
    <w:basedOn w:val="TableNormal"/>
    <w:next w:val="LightList"/>
    <w:uiPriority w:val="61"/>
    <w:semiHidden/>
    <w:unhideWhenUsed/>
    <w:rsid w:val="0044628B"/>
    <w:rPr>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MediumShading1312">
    <w:name w:val="Medium Shading 1312"/>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2">
    <w:name w:val="Light Shading312"/>
    <w:basedOn w:val="TableNormal"/>
    <w:next w:val="LightShading"/>
    <w:uiPriority w:val="60"/>
    <w:unhideWhenUsed/>
    <w:rsid w:val="0044628B"/>
    <w:rPr>
      <w:color w:val="000000"/>
      <w:lang w:val="en-GB" w:eastAsia="en-GB"/>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2">
    <w:name w:val="Light Shading - Accent 1412"/>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2">
    <w:name w:val="Light Shading - Accent 3312"/>
    <w:basedOn w:val="TableNormal"/>
    <w:next w:val="LightShading-Accent3"/>
    <w:uiPriority w:val="60"/>
    <w:semiHidden/>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221112">
    <w:name w:val="Light Grid - Accent 221112"/>
    <w:basedOn w:val="TableNormal"/>
    <w:next w:val="LightGrid-Accent2"/>
    <w:uiPriority w:val="62"/>
    <w:rsid w:val="0044628B"/>
    <w:rPr>
      <w:rFonts w:ascii="BZar" w:hAnsi="BZar" w:cs="Times New Roman"/>
      <w:sz w:val="28"/>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B Nazanin,Bold" w:eastAsia="Times New Roman" w:hAnsi="B Nazanin,Bold"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B Nazanin,Bold" w:eastAsia="Times New Roman" w:hAnsi="B Nazanin,Bold"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B Nazanin,Bold" w:eastAsia="Times New Roman" w:hAnsi="B Nazanin,Bold" w:cs="Times New Roman"/>
        <w:b/>
        <w:bCs/>
      </w:rPr>
    </w:tblStylePr>
    <w:tblStylePr w:type="lastCol">
      <w:rPr>
        <w:rFonts w:ascii="B Nazanin,Bold" w:eastAsia="Times New Roman" w:hAnsi="B Nazanin,Bold"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12">
    <w:name w:val="Light List - Accent 621112"/>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11212">
    <w:name w:val="Light Grid - Accent 11212"/>
    <w:basedOn w:val="TableNormal"/>
    <w:uiPriority w:val="62"/>
    <w:rsid w:val="0044628B"/>
    <w:rPr>
      <w:rFonts w:ascii="BZar" w:hAnsi="BZar" w:cs="Times New Roman"/>
      <w:sz w:val="28"/>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 Nazanin,Bold" w:eastAsia="Times New Roman" w:hAnsi="B Nazanin,Bold"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 Nazanin,Bold" w:eastAsia="Times New Roman" w:hAnsi="B Nazanin,Bold"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 Nazanin,Bold" w:eastAsia="Times New Roman" w:hAnsi="B Nazanin,Bold" w:cs="Times New Roman"/>
        <w:b/>
        <w:bCs/>
      </w:rPr>
    </w:tblStylePr>
    <w:tblStylePr w:type="lastCol">
      <w:rPr>
        <w:rFonts w:ascii="B Nazanin,Bold" w:eastAsia="Times New Roman" w:hAnsi="B Nazanin,Bold"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2">
    <w:name w:val="Light Grid - Accent 1412"/>
    <w:basedOn w:val="TableNormal"/>
    <w:next w:val="LightGrid-Accent1"/>
    <w:uiPriority w:val="62"/>
    <w:semiHidden/>
    <w:unhideWhenUsed/>
    <w:rsid w:val="0044628B"/>
    <w:rPr>
      <w:rFonts w:ascii="BZar" w:hAnsi="BZar" w:cs="Times New Roman"/>
      <w:sz w:val="28"/>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 Nazanin,Bold" w:eastAsia="Times New Roman" w:hAnsi="B Nazanin,Bold"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 Nazanin,Bold" w:eastAsia="Times New Roman" w:hAnsi="B Nazanin,Bold"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 Nazanin,Bold" w:eastAsia="Times New Roman" w:hAnsi="B Nazanin,Bold" w:cs="Times New Roman"/>
        <w:b/>
        <w:bCs/>
      </w:rPr>
    </w:tblStylePr>
    <w:tblStylePr w:type="lastCol">
      <w:rPr>
        <w:rFonts w:ascii="B Nazanin,Bold" w:eastAsia="Times New Roman" w:hAnsi="B Nazanin,Bold"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12">
    <w:name w:val="Light Grid - Accent 451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Lotus" w:eastAsia="Times New Roman" w:hAnsi="B Lotus"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Lotus" w:eastAsia="Times New Roman" w:hAnsi="B Lotu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Lotus" w:eastAsia="Times New Roman" w:hAnsi="B Lotus" w:cs="Times New Roman"/>
        <w:b/>
        <w:bCs/>
      </w:rPr>
    </w:tblStylePr>
    <w:tblStylePr w:type="lastCol">
      <w:rPr>
        <w:rFonts w:ascii="B Lotus" w:eastAsia="Times New Roman" w:hAnsi="B Lotu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012">
    <w:name w:val="Table Grid20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1">
    <w:name w:val="Table Grid25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32">
    <w:name w:val="Light Grid - Accent 433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8112">
    <w:name w:val="Table Grid18112"/>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12">
    <w:name w:val="Table Grid23112"/>
    <w:basedOn w:val="TableNormal"/>
    <w:next w:val="TableGrid"/>
    <w:uiPriority w:val="5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3112">
    <w:name w:val="Table Grid33112"/>
    <w:basedOn w:val="TableNormal"/>
    <w:next w:val="TableGrid"/>
    <w:uiPriority w:val="59"/>
    <w:rsid w:val="0044628B"/>
    <w:pPr>
      <w:bidi/>
    </w:pPr>
    <w:rPr>
      <w:rFonts w:ascii="Times New Roman" w:eastAsia="Times New Roman" w:hAnsi="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612">
    <w:name w:val="Light Grid - Accent 46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312">
    <w:name w:val="Medium Shading 1 - Accent 6312"/>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312">
    <w:name w:val="Medium Shading 1 - Accent 431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3112">
    <w:name w:val="Table Grid43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12">
    <w:name w:val="Light Grid - Accent 413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Zar" w:eastAsia="Times New Roman" w:hAnsi="B Zar"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Zar" w:eastAsia="Times New Roman" w:hAnsi="B Zar"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Zar" w:eastAsia="Times New Roman" w:hAnsi="B Zar" w:cs="Times New Roman"/>
        <w:b/>
        <w:bCs/>
      </w:rPr>
    </w:tblStylePr>
    <w:tblStylePr w:type="lastCol">
      <w:rPr>
        <w:rFonts w:ascii="B Zar" w:eastAsia="Times New Roman" w:hAnsi="B Zar"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12">
    <w:name w:val="Light Grid - Accent 423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Zar" w:eastAsia="Times New Roman" w:hAnsi="B Zar"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Zar" w:eastAsia="Times New Roman" w:hAnsi="B Zar"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Zar" w:eastAsia="Times New Roman" w:hAnsi="B Zar" w:cs="Times New Roman"/>
        <w:b/>
        <w:bCs/>
      </w:rPr>
    </w:tblStylePr>
    <w:tblStylePr w:type="lastCol">
      <w:rPr>
        <w:rFonts w:ascii="B Zar" w:eastAsia="Times New Roman" w:hAnsi="B Zar"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212">
    <w:name w:val="Light Grid - Accent 432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Zar" w:eastAsia="Times New Roman" w:hAnsi="B Zar"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Zar" w:eastAsia="Times New Roman" w:hAnsi="B Zar"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Zar" w:eastAsia="Times New Roman" w:hAnsi="B Zar" w:cs="Times New Roman"/>
        <w:b/>
        <w:bCs/>
      </w:rPr>
    </w:tblStylePr>
    <w:tblStylePr w:type="lastCol">
      <w:rPr>
        <w:rFonts w:ascii="B Zar" w:eastAsia="Times New Roman" w:hAnsi="B Zar"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312112">
    <w:name w:val="Table Grid312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12">
    <w:name w:val="Table Grid123112"/>
    <w:basedOn w:val="TableNormal"/>
    <w:next w:val="TableGrid"/>
    <w:uiPriority w:val="5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Accent41412">
    <w:name w:val="Light Grid - Accent 4141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entury Gothic" w:eastAsia="Times New Roman" w:hAnsi="Century Gothic"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entury Gothic" w:eastAsia="Times New Roman" w:hAnsi="Century Gothic"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entury Gothic" w:eastAsia="Times New Roman" w:hAnsi="Century Gothic" w:cs="Times New Roman"/>
        <w:b/>
        <w:bCs/>
      </w:rPr>
    </w:tblStylePr>
    <w:tblStylePr w:type="lastCol">
      <w:rPr>
        <w:rFonts w:ascii="Century Gothic" w:eastAsia="Times New Roman" w:hAnsi="Century Gothic"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512">
    <w:name w:val="Table Grid2512"/>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
    <w:name w:val="Table Grid26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1">
    <w:name w:val="Table Grid36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411">
    <w:name w:val="Table Grid134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411">
    <w:name w:val="Table Grid14411"/>
    <w:basedOn w:val="TableNormal"/>
    <w:next w:val="TableGrid"/>
    <w:uiPriority w:val="5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41">
    <w:name w:val="Table Grid2241"/>
    <w:basedOn w:val="TableNormal"/>
    <w:next w:val="TableGrid"/>
    <w:uiPriority w:val="5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231">
    <w:name w:val="Table Grid3231"/>
    <w:basedOn w:val="TableNormal"/>
    <w:next w:val="TableGrid"/>
    <w:rsid w:val="0044628B"/>
    <w:pPr>
      <w:bidi/>
    </w:pPr>
    <w:rPr>
      <w:rFonts w:ascii="Times New Roman" w:eastAsia="Times New Roman" w:hAnsi="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1311">
    <w:name w:val="Light Grid11311"/>
    <w:basedOn w:val="TableNormal"/>
    <w:uiPriority w:val="62"/>
    <w:rsid w:val="0044628B"/>
    <w:rPr>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6141">
    <w:name w:val="Light Grid - Accent 614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mbria" w:eastAsia="Times New Roman" w:hAnsi="Cambria"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mbria" w:eastAsia="Times New Roman" w:hAnsi="Cambria"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2311">
    <w:name w:val="Light Grid2311"/>
    <w:basedOn w:val="TableNormal"/>
    <w:next w:val="LightGrid"/>
    <w:uiPriority w:val="62"/>
    <w:rsid w:val="0044628B"/>
    <w:rPr>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514111">
    <w:name w:val="Light Grid - Accent 514111"/>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4411">
    <w:name w:val="Light Grid - Accent 444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11511">
    <w:name w:val="Light Grid - Accent 11511"/>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614">
    <w:name w:val="Medium Shading 1 - Accent 614"/>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13">
    <w:name w:val="Medium Shading 1 - Accent 313"/>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4">
    <w:name w:val="Medium Shading 1 - Accent 414"/>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411">
    <w:name w:val="Table Grid414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411">
    <w:name w:val="Light Grid - Accent 4114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Light" w:eastAsia="Times New Roman" w:hAnsi="Calibri Ligh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411">
    <w:name w:val="Light Grid - Accent 4214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Light" w:eastAsia="Times New Roman" w:hAnsi="Calibri Ligh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411">
    <w:name w:val="Light Grid - Accent 4314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Light" w:eastAsia="Times New Roman" w:hAnsi="Calibri Ligh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51311">
    <w:name w:val="Table Grid513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411">
    <w:name w:val="Table Grid111411"/>
    <w:basedOn w:val="TableNormal"/>
    <w:next w:val="TableGrid"/>
    <w:uiPriority w:val="5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411">
    <w:name w:val="Table Grid211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41">
    <w:name w:val="Table Grid31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411">
    <w:name w:val="Table Grid121411"/>
    <w:basedOn w:val="TableNormal"/>
    <w:next w:val="TableGrid"/>
    <w:uiPriority w:val="5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211">
    <w:name w:val="Table Grid612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31">
    <w:name w:val="Table Grid14131"/>
    <w:basedOn w:val="TableNormal"/>
    <w:next w:val="TableGrid"/>
    <w:rsid w:val="0044628B"/>
    <w:rPr>
      <w:rFonts w:ascii="Times New Roman" w:eastAsia="Times New Roman" w:hAnsi="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411">
    <w:name w:val="Table Grid11114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31">
    <w:name w:val="Table Grid1111131"/>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Accent511411">
    <w:name w:val="Light Grid - Accent 5114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411">
    <w:name w:val="Light Grid - Accent 1114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131">
    <w:name w:val="Light Grid - Accent 441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4111">
    <w:name w:val="Light Grid - Accent 34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Times New Roman"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Times New Roman"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List-Accent31411">
    <w:name w:val="Light List - Accent 3141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11111">
    <w:name w:val="Light Grid111111"/>
    <w:basedOn w:val="TableNormal"/>
    <w:next w:val="LightGrid"/>
    <w:uiPriority w:val="62"/>
    <w:rsid w:val="0044628B"/>
    <w:rPr>
      <w:sz w:val="22"/>
      <w:szCs w:val="22"/>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Unicode MS" w:eastAsia="Times New Roman" w:hAnsi="Arial Unicode MS"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Unicode MS" w:eastAsia="Times New Roman" w:hAnsi="Arial Unicode M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Unicode MS" w:eastAsia="Times New Roman" w:hAnsi="Arial Unicode MS" w:cs="Times New Roman"/>
        <w:b/>
        <w:bCs/>
      </w:rPr>
    </w:tblStylePr>
    <w:tblStylePr w:type="lastCol">
      <w:rPr>
        <w:rFonts w:ascii="Arial Unicode MS" w:eastAsia="Times New Roman" w:hAnsi="Arial Unicode M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Shading-Accent2611">
    <w:name w:val="Light Shading - Accent 261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1111">
    <w:name w:val="Table Grid1111111"/>
    <w:basedOn w:val="TableNormal"/>
    <w:next w:val="TableGrid"/>
    <w:uiPriority w:val="59"/>
    <w:rsid w:val="0044628B"/>
    <w:pPr>
      <w:ind w:firstLine="567"/>
    </w:pPr>
    <w:rPr>
      <w:rFonts w:eastAsia="Times New Roman"/>
      <w:sz w:val="22"/>
      <w:szCs w:val="22"/>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131">
    <w:name w:val="Table Grid211131"/>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Accent524111">
    <w:name w:val="Light Grid - Accent 524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Arial Unicode MS" w:eastAsia="Times New Roman" w:hAnsi="Arial Unicode MS"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Arial Unicode MS" w:eastAsia="Times New Roman" w:hAnsi="Arial Unicode M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Arial Unicode MS" w:eastAsia="Times New Roman" w:hAnsi="Arial Unicode MS" w:cs="Times New Roman"/>
        <w:b/>
        <w:bCs/>
      </w:rPr>
    </w:tblStylePr>
    <w:tblStylePr w:type="lastCol">
      <w:rPr>
        <w:rFonts w:ascii="Arial Unicode MS" w:eastAsia="Times New Roman" w:hAnsi="Arial Unicode M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311">
    <w:name w:val="Light Grid - Accent 51113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Arial Unicode MS" w:eastAsia="Times New Roman" w:hAnsi="Arial Unicode MS"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Arial Unicode MS" w:eastAsia="Times New Roman" w:hAnsi="Arial Unicode M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Arial Unicode MS" w:eastAsia="Times New Roman" w:hAnsi="Arial Unicode MS" w:cs="Times New Roman"/>
        <w:b/>
        <w:bCs/>
      </w:rPr>
    </w:tblStylePr>
    <w:tblStylePr w:type="lastCol">
      <w:rPr>
        <w:rFonts w:ascii="Arial Unicode MS" w:eastAsia="Times New Roman" w:hAnsi="Arial Unicode M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411">
    <w:name w:val="Light Grid - Accent 11114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 Unicode MS" w:eastAsia="Times New Roman" w:hAnsi="Arial Unicode M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 Unicode MS" w:eastAsia="Times New Roman" w:hAnsi="Arial Unicode M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 Unicode MS" w:eastAsia="Times New Roman" w:hAnsi="Arial Unicode MS" w:cs="Times New Roman"/>
        <w:b/>
        <w:bCs/>
      </w:rPr>
    </w:tblStylePr>
    <w:tblStylePr w:type="lastCol">
      <w:rPr>
        <w:rFonts w:ascii="Arial Unicode MS" w:eastAsia="Times New Roman" w:hAnsi="Arial Unicode M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411">
    <w:name w:val="Light Grid - Accent 41114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Arial Unicode MS" w:eastAsia="Times New Roman" w:hAnsi="Arial Unicode MS"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Arial Unicode MS" w:eastAsia="Times New Roman" w:hAnsi="Arial Unicode M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Arial Unicode MS" w:eastAsia="Times New Roman" w:hAnsi="Arial Unicode MS" w:cs="Times New Roman"/>
        <w:b/>
        <w:bCs/>
      </w:rPr>
    </w:tblStylePr>
    <w:tblStylePr w:type="lastCol">
      <w:rPr>
        <w:rFonts w:ascii="Arial Unicode MS" w:eastAsia="Times New Roman" w:hAnsi="Arial Unicode M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411">
    <w:name w:val="Light Grid - Accent 314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Arial Unicode MS" w:eastAsia="Times New Roman" w:hAnsi="Arial Unicode MS"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Arial Unicode MS" w:eastAsia="Times New Roman" w:hAnsi="Arial Unicode M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Arial Unicode MS" w:eastAsia="Times New Roman" w:hAnsi="Arial Unicode MS" w:cs="Times New Roman"/>
        <w:b/>
        <w:bCs/>
      </w:rPr>
    </w:tblStylePr>
    <w:tblStylePr w:type="lastCol">
      <w:rPr>
        <w:rFonts w:ascii="Arial Unicode MS" w:eastAsia="Times New Roman" w:hAnsi="Arial Unicode M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311">
    <w:name w:val="Light Grid - Accent 123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 Unicode MS" w:eastAsia="Times New Roman" w:hAnsi="Arial Unicode M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 Unicode MS" w:eastAsia="Times New Roman" w:hAnsi="Arial Unicode M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 Unicode MS" w:eastAsia="Times New Roman" w:hAnsi="Arial Unicode MS" w:cs="Times New Roman"/>
        <w:b/>
        <w:bCs/>
      </w:rPr>
    </w:tblStylePr>
    <w:tblStylePr w:type="lastCol">
      <w:rPr>
        <w:rFonts w:ascii="Arial Unicode MS" w:eastAsia="Times New Roman" w:hAnsi="Arial Unicode M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1111">
    <w:name w:val="Table Grid11111111"/>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Accent5213111">
    <w:name w:val="Light Grid - Accent 5213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311">
    <w:name w:val="Light Grid - Accent 111113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131">
    <w:name w:val="Light Grid - Accent 41111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311">
    <w:name w:val="Light Grid - Accent 3113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Times New Roman"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Times New Roman"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311">
    <w:name w:val="Light Grid - Accent 133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Times New Roman"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Times New Roman"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121131">
    <w:name w:val="Table Grid121131"/>
    <w:basedOn w:val="TableNormal"/>
    <w:next w:val="TableGrid"/>
    <w:uiPriority w:val="59"/>
    <w:rsid w:val="0044628B"/>
    <w:rPr>
      <w:sz w:val="22"/>
      <w:szCs w:val="22"/>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11311">
    <w:name w:val="Table Grid411311"/>
    <w:basedOn w:val="TableNormal"/>
    <w:next w:val="TableGrid"/>
    <w:rsid w:val="0044628B"/>
    <w:rPr>
      <w:rFonts w:ascii="Book Antiqua" w:eastAsia="Book Antiqua" w:hAnsi="Book Antiqua" w:cs="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3511">
    <w:name w:val="Light List - Accent 3511"/>
    <w:basedOn w:val="TableNormal"/>
    <w:next w:val="LightList-Accent3"/>
    <w:uiPriority w:val="61"/>
    <w:semiHidden/>
    <w:unhideWhenUsed/>
    <w:rsid w:val="0044628B"/>
    <w:rPr>
      <w:rFonts w:ascii="Times New Roman" w:eastAsia="Times New Roman" w:hAnsi="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5">
    <w:name w:val="Medium Grid 1 - Accent 35"/>
    <w:basedOn w:val="TableNormal"/>
    <w:next w:val="MediumGrid1-Accent3"/>
    <w:uiPriority w:val="67"/>
    <w:semiHidden/>
    <w:unhideWhenUsed/>
    <w:rsid w:val="0044628B"/>
    <w:rPr>
      <w:rFonts w:ascii="Times New Roman" w:eastAsia="Times New Roman" w:hAnsi="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5">
    <w:name w:val="Light List5"/>
    <w:basedOn w:val="TableNormal"/>
    <w:next w:val="LightList"/>
    <w:uiPriority w:val="61"/>
    <w:semiHidden/>
    <w:unhideWhenUsed/>
    <w:rsid w:val="0044628B"/>
    <w:rPr>
      <w:rFonts w:ascii="Times New Roman" w:eastAsia="Times New Roman" w:hAnsi="Times New Roman" w:cs="Times New Roman"/>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MediumShading15">
    <w:name w:val="Medium Shading 15"/>
    <w:basedOn w:val="TableNormal"/>
    <w:next w:val="MediumShading1"/>
    <w:uiPriority w:val="63"/>
    <w:semiHidden/>
    <w:unhideWhenUsed/>
    <w:rsid w:val="0044628B"/>
    <w:rPr>
      <w:rFonts w:ascii="Times New Roman" w:eastAsia="Times New Roman" w:hAnsi="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5">
    <w:name w:val="Light Shading5"/>
    <w:basedOn w:val="TableNormal"/>
    <w:next w:val="LightShading"/>
    <w:uiPriority w:val="60"/>
    <w:unhideWhenUsed/>
    <w:rsid w:val="0044628B"/>
    <w:rPr>
      <w:rFonts w:ascii="Times New Roman" w:eastAsia="Times New Roman" w:hAnsi="Times New Roman" w:cs="Times New Roman"/>
      <w:color w:val="000000"/>
      <w:lang w:val="en-GB" w:eastAsia="en-GB"/>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6">
    <w:name w:val="Light Shading - Accent 16"/>
    <w:basedOn w:val="TableNormal"/>
    <w:next w:val="LightShading-Accent1"/>
    <w:uiPriority w:val="60"/>
    <w:semiHidden/>
    <w:unhideWhenUsed/>
    <w:rsid w:val="0044628B"/>
    <w:rPr>
      <w:rFonts w:ascii="Times New Roman" w:eastAsia="Times New Roman" w:hAnsi="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4311">
    <w:name w:val="Light Grid - Accent 14311"/>
    <w:basedOn w:val="TableNormal"/>
    <w:next w:val="LightGrid-Accent1"/>
    <w:uiPriority w:val="62"/>
    <w:semiHidden/>
    <w:unhideWhenUsed/>
    <w:rsid w:val="0044628B"/>
    <w:rPr>
      <w:rFonts w:ascii="Times New Roman" w:eastAsia="Times New Roman" w:hAnsi="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Times New Roman"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Times New Roman"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Shading-Accent35">
    <w:name w:val="Light Shading - Accent 35"/>
    <w:basedOn w:val="TableNormal"/>
    <w:next w:val="LightShading-Accent3"/>
    <w:uiPriority w:val="60"/>
    <w:unhideWhenUsed/>
    <w:rsid w:val="0044628B"/>
    <w:rPr>
      <w:rFonts w:ascii="Times New Roman" w:eastAsia="Times New Roman" w:hAnsi="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paragraph" w:customStyle="1" w:styleId="Heading31">
    <w:name w:val="Heading 31"/>
    <w:basedOn w:val="Normal"/>
    <w:next w:val="Normal"/>
    <w:uiPriority w:val="99"/>
    <w:unhideWhenUsed/>
    <w:qFormat/>
    <w:rsid w:val="0044628B"/>
    <w:pPr>
      <w:keepNext/>
      <w:keepLines/>
      <w:autoSpaceDE/>
      <w:autoSpaceDN/>
      <w:bidi/>
      <w:adjustRightInd/>
      <w:spacing w:before="40" w:line="259" w:lineRule="auto"/>
      <w:outlineLvl w:val="2"/>
    </w:pPr>
    <w:rPr>
      <w:rFonts w:ascii="Calibri Light" w:eastAsia="Times New Roman" w:hAnsi="Calibri Light" w:cs="Times New Roman"/>
      <w:color w:val="1F4D78"/>
      <w:sz w:val="24"/>
      <w:szCs w:val="24"/>
      <w:lang w:bidi="fa-IR"/>
    </w:rPr>
  </w:style>
  <w:style w:type="table" w:customStyle="1" w:styleId="TableGrid5111111">
    <w:name w:val="Table Grid511111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111">
    <w:name w:val="Table Grid611111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1">
    <w:name w:val="Table Grid7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1">
    <w:name w:val="Table Grid8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1">
    <w:name w:val="Table Grid9111"/>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3">
    <w:name w:val="Table Grid153"/>
    <w:basedOn w:val="TableNormal"/>
    <w:next w:val="TableGrid"/>
    <w:uiPriority w:val="59"/>
    <w:rsid w:val="0044628B"/>
    <w:rPr>
      <w:sz w:val="22"/>
      <w:szCs w:val="22"/>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3">
    <w:name w:val="Table Grid16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4">
    <w:name w:val="Light List - Accent 3114"/>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23">
    <w:name w:val="Table Grid1123"/>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Accent112311">
    <w:name w:val="Light Grid - Accent 1123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 Nazanin" w:eastAsia="Times New Roman" w:hAnsi="B Nazani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 Nazanin" w:eastAsia="Times New Roman" w:hAnsi="B Nazani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211">
    <w:name w:val="Light List - Accent 33211"/>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2411">
    <w:name w:val="Light Shading - Accent 2241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TableGrid232">
    <w:name w:val="Table Grid23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2411">
    <w:name w:val="Light Grid - Accent 4124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Nazanin" w:eastAsia="Times New Roman" w:hAnsi="B Nazani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Nazanin" w:eastAsia="Times New Roman" w:hAnsi="B Nazani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5311">
    <w:name w:val="Light Grid - Accent 45311"/>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mbria" w:eastAsia="Times New Roman" w:hAnsi="Cambria"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mbria" w:eastAsia="Times New Roman" w:hAnsi="Cambria"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211">
    <w:name w:val="Table Grid33211"/>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211">
    <w:name w:val="Table Grid1112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11">
    <w:name w:val="Table Grid42311"/>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2311">
    <w:name w:val="Table Grid1223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3">
    <w:name w:val="Table Grid2123"/>
    <w:basedOn w:val="TableNormal"/>
    <w:next w:val="TableGrid"/>
    <w:uiPriority w:val="5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2211">
    <w:name w:val="Table Grid312211"/>
    <w:basedOn w:val="TableNormal"/>
    <w:next w:val="TableGrid"/>
    <w:uiPriority w:val="59"/>
    <w:rsid w:val="0044628B"/>
    <w:pPr>
      <w:bidi/>
    </w:pPr>
    <w:rPr>
      <w:rFonts w:ascii="Times New Roman" w:eastAsia="Times New Roman" w:hAnsi="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211">
    <w:name w:val="Light Grid - Accent 4322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1122">
    <w:name w:val="Table Grid111122"/>
    <w:basedOn w:val="TableNormal"/>
    <w:next w:val="TableGrid"/>
    <w:uiPriority w:val="5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21111">
    <w:name w:val="Table Grid1421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21">
    <w:name w:val="Light Grid - Accent 512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 Nazanin" w:eastAsia="Times New Roman" w:hAnsi="B Nazani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 Nazanin" w:eastAsia="Times New Roman" w:hAnsi="B Nazani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211">
    <w:name w:val="Light Grid - Accent 11122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 Nazanin" w:eastAsia="Times New Roman" w:hAnsi="B Nazani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 Nazanin" w:eastAsia="Times New Roman" w:hAnsi="B Nazani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2111">
    <w:name w:val="Light Grid - Accent 442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Nazanin" w:eastAsia="Times New Roman" w:hAnsi="B Nazani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Nazanin" w:eastAsia="Times New Roman" w:hAnsi="B Nazani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21">
    <w:name w:val="Light Grid - Accent 322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 Nazanin" w:eastAsia="Times New Roman" w:hAnsi="B Nazani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 Nazanin" w:eastAsia="Times New Roman" w:hAnsi="B Nazani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2">
    <w:name w:val="Table Grid222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3">
    <w:name w:val="Light List - Accent 31113"/>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5222111">
    <w:name w:val="Light Grid - Accent 5222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Lotus" w:eastAsia="Times New Roman" w:hAnsi="BLotus"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Lotus" w:eastAsia="Times New Roman" w:hAnsi="BLotu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211">
    <w:name w:val="Light Grid - Accent 51122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Lotus" w:eastAsia="Times New Roman" w:hAnsi="BLotus"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Lotus" w:eastAsia="Times New Roman" w:hAnsi="BLotu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211">
    <w:name w:val="Light Grid - Accent 111122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Lotus" w:eastAsia="Times New Roman" w:hAnsi="BLotu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Lotus" w:eastAsia="Times New Roman" w:hAnsi="BLotu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13">
    <w:name w:val="Light Grid - Accent 412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Lotus" w:eastAsia="Times New Roman" w:hAnsi="BLotus"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Lotus" w:eastAsia="Times New Roman" w:hAnsi="BLotu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211">
    <w:name w:val="Light Grid - Accent 3122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Lotus" w:eastAsia="Times New Roman" w:hAnsi="BLotus"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Lotus" w:eastAsia="Times New Roman" w:hAnsi="BLotu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211">
    <w:name w:val="Light Grid - Accent 1212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Lotus" w:eastAsia="Times New Roman" w:hAnsi="BLotu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Lotus" w:eastAsia="Times New Roman" w:hAnsi="BLotu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121">
    <w:name w:val="Light Grid - Accent 5211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 Nazanin" w:eastAsia="Times New Roman" w:hAnsi="B Nazani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 Nazanin" w:eastAsia="Times New Roman" w:hAnsi="B Nazani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1112111">
    <w:name w:val="Light Grid - Accent 41112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Nazanin" w:eastAsia="Times New Roman" w:hAnsi="B Nazani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Nazanin" w:eastAsia="Times New Roman" w:hAnsi="B Nazani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12">
    <w:name w:val="Light Grid - Accent 31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 Nazanin" w:eastAsia="Times New Roman" w:hAnsi="B Nazani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 Nazanin" w:eastAsia="Times New Roman" w:hAnsi="B Nazani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211">
    <w:name w:val="Light Grid - Accent 1312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B Nazanin" w:eastAsia="Times New Roman" w:hAnsi="B Nazani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B Nazanin" w:eastAsia="Times New Roman" w:hAnsi="B Nazani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1">
    <w:name w:val="Medium Grid 1 - Accent 33211"/>
    <w:basedOn w:val="TableNormal"/>
    <w:next w:val="MediumGrid1-Accent3"/>
    <w:uiPriority w:val="67"/>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211">
    <w:name w:val="Light List3211"/>
    <w:basedOn w:val="TableNormal"/>
    <w:next w:val="LightList"/>
    <w:uiPriority w:val="61"/>
    <w:unhideWhenUsed/>
    <w:rsid w:val="0044628B"/>
    <w:rPr>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MediumShading13211">
    <w:name w:val="Medium Shading 13211"/>
    <w:basedOn w:val="TableNormal"/>
    <w:next w:val="MediumShading1"/>
    <w:uiPriority w:val="63"/>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211">
    <w:name w:val="Light Shading3211"/>
    <w:basedOn w:val="TableNormal"/>
    <w:next w:val="LightShading"/>
    <w:uiPriority w:val="60"/>
    <w:unhideWhenUsed/>
    <w:rsid w:val="0044628B"/>
    <w:rPr>
      <w:color w:val="000000"/>
      <w:lang w:val="en-GB" w:eastAsia="en-GB"/>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211">
    <w:name w:val="Light Shading - Accent 14211"/>
    <w:basedOn w:val="TableNormal"/>
    <w:next w:val="LightShading-Accent1"/>
    <w:uiPriority w:val="60"/>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211">
    <w:name w:val="Light Shading - Accent 33211"/>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111">
    <w:name w:val="Light Grid - Accent 1121111"/>
    <w:basedOn w:val="TableNormal"/>
    <w:uiPriority w:val="62"/>
    <w:rsid w:val="0044628B"/>
    <w:rPr>
      <w:rFonts w:ascii="BZar" w:hAnsi="BZar" w:cs="Times New Roman"/>
      <w:sz w:val="28"/>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 Lotus" w:eastAsia="Times New Roman" w:hAnsi="B Lotu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 Lotus" w:eastAsia="Times New Roman" w:hAnsi="B Lotu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 Lotus" w:eastAsia="Times New Roman" w:hAnsi="B Lotus" w:cs="Times New Roman"/>
        <w:b/>
        <w:bCs/>
      </w:rPr>
    </w:tblStylePr>
    <w:tblStylePr w:type="lastCol">
      <w:rPr>
        <w:rFonts w:ascii="B Lotus" w:eastAsia="Times New Roman" w:hAnsi="B Lotu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11">
    <w:name w:val="Light Grid - Accent 141111"/>
    <w:basedOn w:val="TableNormal"/>
    <w:next w:val="LightGrid-Accent1"/>
    <w:uiPriority w:val="62"/>
    <w:semiHidden/>
    <w:unhideWhenUsed/>
    <w:rsid w:val="0044628B"/>
    <w:rPr>
      <w:rFonts w:ascii="BZar" w:hAnsi="BZar" w:cs="Times New Roman"/>
      <w:sz w:val="28"/>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 Lotus" w:eastAsia="Times New Roman" w:hAnsi="B Lotu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 Lotus" w:eastAsia="Times New Roman" w:hAnsi="B Lotu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 Lotus" w:eastAsia="Times New Roman" w:hAnsi="B Lotus" w:cs="Times New Roman"/>
        <w:b/>
        <w:bCs/>
      </w:rPr>
    </w:tblStylePr>
    <w:tblStylePr w:type="lastCol">
      <w:rPr>
        <w:rFonts w:ascii="B Lotus" w:eastAsia="Times New Roman" w:hAnsi="B Lotu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11">
    <w:name w:val="Light Grid - Accent 512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111">
    <w:name w:val="Light Grid - Accent 32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Times New Roman"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Times New Roman"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31211">
    <w:name w:val="Table Grid2312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1111">
    <w:name w:val="Table Grid111211111"/>
    <w:basedOn w:val="TableNormal"/>
    <w:next w:val="TableGrid"/>
    <w:uiPriority w:val="59"/>
    <w:rsid w:val="0044628B"/>
    <w:pPr>
      <w:ind w:firstLine="567"/>
    </w:pPr>
    <w:rPr>
      <w:rFonts w:eastAsia="Times New Roman"/>
      <w:sz w:val="22"/>
      <w:szCs w:val="22"/>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Accent52211111">
    <w:name w:val="Light Grid - Accent 522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Arial Unicode MS" w:eastAsia="Times New Roman" w:hAnsi="Arial Unicode MS"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Arial Unicode MS" w:eastAsia="Times New Roman" w:hAnsi="Arial Unicode M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Arial Unicode MS" w:eastAsia="Times New Roman" w:hAnsi="Arial Unicode MS" w:cs="Times New Roman"/>
        <w:b/>
        <w:bCs/>
      </w:rPr>
    </w:tblStylePr>
    <w:tblStylePr w:type="lastCol">
      <w:rPr>
        <w:rFonts w:ascii="Arial Unicode MS" w:eastAsia="Times New Roman" w:hAnsi="Arial Unicode M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111">
    <w:name w:val="Light Grid - Accent 5112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Arial Unicode MS" w:eastAsia="Times New Roman" w:hAnsi="Arial Unicode MS"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Arial Unicode MS" w:eastAsia="Times New Roman" w:hAnsi="Arial Unicode M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Arial Unicode MS" w:eastAsia="Times New Roman" w:hAnsi="Arial Unicode MS" w:cs="Times New Roman"/>
        <w:b/>
        <w:bCs/>
      </w:rPr>
    </w:tblStylePr>
    <w:tblStylePr w:type="lastCol">
      <w:rPr>
        <w:rFonts w:ascii="Arial Unicode MS" w:eastAsia="Times New Roman" w:hAnsi="Arial Unicode M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1111">
    <w:name w:val="Light Grid - Accent 1112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 Unicode MS" w:eastAsia="Times New Roman" w:hAnsi="Arial Unicode M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 Unicode MS" w:eastAsia="Times New Roman" w:hAnsi="Arial Unicode M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 Unicode MS" w:eastAsia="Times New Roman" w:hAnsi="Arial Unicode MS" w:cs="Times New Roman"/>
        <w:b/>
        <w:bCs/>
      </w:rPr>
    </w:tblStylePr>
    <w:tblStylePr w:type="lastCol">
      <w:rPr>
        <w:rFonts w:ascii="Arial Unicode MS" w:eastAsia="Times New Roman" w:hAnsi="Arial Unicode M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1111">
    <w:name w:val="Light Grid - Accent 3121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Arial Unicode MS" w:eastAsia="Times New Roman" w:hAnsi="Arial Unicode MS"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Arial Unicode MS" w:eastAsia="Times New Roman" w:hAnsi="Arial Unicode M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Arial Unicode MS" w:eastAsia="Times New Roman" w:hAnsi="Arial Unicode MS" w:cs="Times New Roman"/>
        <w:b/>
        <w:bCs/>
      </w:rPr>
    </w:tblStylePr>
    <w:tblStylePr w:type="lastCol">
      <w:rPr>
        <w:rFonts w:ascii="Arial Unicode MS" w:eastAsia="Times New Roman" w:hAnsi="Arial Unicode M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111">
    <w:name w:val="Light Grid - Accent 1211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 Unicode MS" w:eastAsia="Times New Roman" w:hAnsi="Arial Unicode M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 Unicode MS" w:eastAsia="Times New Roman" w:hAnsi="Arial Unicode M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 Unicode MS" w:eastAsia="Times New Roman" w:hAnsi="Arial Unicode MS" w:cs="Times New Roman"/>
        <w:b/>
        <w:bCs/>
      </w:rPr>
    </w:tblStylePr>
    <w:tblStylePr w:type="lastCol">
      <w:rPr>
        <w:rFonts w:ascii="Arial Unicode MS" w:eastAsia="Times New Roman" w:hAnsi="Arial Unicode M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211">
    <w:name w:val="Table Grid1111211"/>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Accent5211111">
    <w:name w:val="Light Grid - Accent 52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111">
    <w:name w:val="Light Grid - Accent 11112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11111">
    <w:name w:val="Light Grid - Accent 311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Times New Roman"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Times New Roman"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1111">
    <w:name w:val="Light Grid - Accent 1311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Times New Roman"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Times New Roman"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31211">
    <w:name w:val="Table Grid3312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1">
    <w:name w:val="Table Grid22211"/>
    <w:basedOn w:val="TableNormal"/>
    <w:next w:val="TableGrid"/>
    <w:uiPriority w:val="59"/>
    <w:rsid w:val="0044628B"/>
    <w:pPr>
      <w:jc w:val="both"/>
    </w:pPr>
    <w:rPr>
      <w:sz w:val="22"/>
      <w:szCs w:val="22"/>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331111">
    <w:name w:val="Light List - Accent 331111"/>
    <w:basedOn w:val="TableNormal"/>
    <w:next w:val="LightList-Accent3"/>
    <w:uiPriority w:val="61"/>
    <w:semiHidden/>
    <w:unhideWhenUsed/>
    <w:rsid w:val="0044628B"/>
    <w:rPr>
      <w:rFonts w:ascii="Times New Roman" w:eastAsia="Times New Roman" w:hAnsi="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1111">
    <w:name w:val="Medium Grid 1 - Accent 331111"/>
    <w:basedOn w:val="TableNormal"/>
    <w:next w:val="MediumGrid1-Accent3"/>
    <w:uiPriority w:val="67"/>
    <w:semiHidden/>
    <w:unhideWhenUsed/>
    <w:rsid w:val="0044628B"/>
    <w:rPr>
      <w:rFonts w:ascii="Times New Roman" w:eastAsia="Times New Roman" w:hAnsi="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11">
    <w:name w:val="Light List31111"/>
    <w:basedOn w:val="TableNormal"/>
    <w:next w:val="LightList"/>
    <w:uiPriority w:val="61"/>
    <w:semiHidden/>
    <w:unhideWhenUsed/>
    <w:rsid w:val="0044628B"/>
    <w:rPr>
      <w:rFonts w:ascii="Times New Roman" w:eastAsia="Times New Roman" w:hAnsi="Times New Roman" w:cs="Times New Roman"/>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MediumShading131111">
    <w:name w:val="Medium Shading 131111"/>
    <w:basedOn w:val="TableNormal"/>
    <w:next w:val="MediumShading1"/>
    <w:uiPriority w:val="63"/>
    <w:semiHidden/>
    <w:unhideWhenUsed/>
    <w:rsid w:val="0044628B"/>
    <w:rPr>
      <w:rFonts w:ascii="Times New Roman" w:eastAsia="Times New Roman" w:hAnsi="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111">
    <w:name w:val="Light Shading311111"/>
    <w:basedOn w:val="TableNormal"/>
    <w:next w:val="LightShading"/>
    <w:uiPriority w:val="60"/>
    <w:semiHidden/>
    <w:unhideWhenUsed/>
    <w:rsid w:val="0044628B"/>
    <w:rPr>
      <w:rFonts w:ascii="Times New Roman" w:eastAsia="Times New Roman" w:hAnsi="Times New Roman" w:cs="Times New Roman"/>
      <w:color w:val="000000"/>
      <w:lang w:val="en-GB" w:eastAsia="en-GB"/>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11">
    <w:name w:val="Light Shading - Accent 141111"/>
    <w:basedOn w:val="TableNormal"/>
    <w:next w:val="LightShading-Accent1"/>
    <w:uiPriority w:val="60"/>
    <w:semiHidden/>
    <w:unhideWhenUsed/>
    <w:rsid w:val="0044628B"/>
    <w:rPr>
      <w:rFonts w:ascii="Times New Roman" w:eastAsia="Times New Roman" w:hAnsi="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11">
    <w:name w:val="Light Shading - Accent 331111"/>
    <w:basedOn w:val="TableNormal"/>
    <w:next w:val="LightShading-Accent3"/>
    <w:uiPriority w:val="60"/>
    <w:semiHidden/>
    <w:unhideWhenUsed/>
    <w:rsid w:val="0044628B"/>
    <w:rPr>
      <w:rFonts w:ascii="Times New Roman" w:eastAsia="Times New Roman" w:hAnsi="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21">
    <w:name w:val="Table Grid51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1211">
    <w:name w:val="Table Grid31212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111">
    <w:name w:val="Table Grid612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1111">
    <w:name w:val="Light Grid - Accent 432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31">
    <w:name w:val="Light Grid - Accent 4211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entury Gothic" w:eastAsia="Times New Roman" w:hAnsi="Century Gothic"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entury Gothic" w:eastAsia="Times New Roman" w:hAnsi="Century Gothic"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entury Gothic" w:eastAsia="Times New Roman" w:hAnsi="Century Gothic" w:cs="Times New Roman"/>
        <w:b/>
        <w:bCs/>
      </w:rPr>
    </w:tblStylePr>
    <w:tblStylePr w:type="lastCol">
      <w:rPr>
        <w:rFonts w:ascii="Century Gothic" w:eastAsia="Times New Roman" w:hAnsi="Century Gothic"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51111111">
    <w:name w:val="Table Grid511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31">
    <w:name w:val="Table Grid311131"/>
    <w:basedOn w:val="TableNormal"/>
    <w:next w:val="TableGrid"/>
    <w:uiPriority w:val="59"/>
    <w:rsid w:val="0044628B"/>
    <w:pPr>
      <w:bidi/>
    </w:pPr>
    <w:rPr>
      <w:rFonts w:ascii="Times New Roman" w:eastAsia="Times New Roman" w:hAnsi="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21">
    <w:name w:val="No List11111121"/>
    <w:next w:val="NoList"/>
    <w:semiHidden/>
    <w:rsid w:val="0044628B"/>
  </w:style>
  <w:style w:type="table" w:customStyle="1" w:styleId="LightGrid-Accent431131">
    <w:name w:val="Light Grid - Accent 4311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21">
    <w:name w:val="Light Grid - Accent 421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Light" w:eastAsia="Times New Roman" w:hAnsi="Calibri Ligh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21">
    <w:name w:val="Light Grid - Accent 431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Light" w:eastAsia="Times New Roman" w:hAnsi="Calibri Ligh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3111121">
    <w:name w:val="Table Grid31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11111">
    <w:name w:val="Light List - Accent 331111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TableGrid61111111">
    <w:name w:val="Table Grid611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211111">
    <w:name w:val="Table Grid14211111"/>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Accent111211111">
    <w:name w:val="Light Grid - Accent 11121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 Nazanin" w:eastAsia="Times New Roman" w:hAnsi="B Nazani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 Nazanin" w:eastAsia="Times New Roman" w:hAnsi="B Nazani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21111">
    <w:name w:val="Light Grid - Accent 442111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mbria" w:eastAsia="Times New Roman" w:hAnsi="Cambria"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mbria" w:eastAsia="Times New Roman" w:hAnsi="Cambria"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2111111">
    <w:name w:val="Table Grid312111111"/>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111111">
    <w:name w:val="Table Grid1112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21111">
    <w:name w:val="Light Grid - Accent 41112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Zar" w:eastAsia="Times New Roman" w:hAnsi="Zar"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Zar" w:eastAsia="Times New Roman" w:hAnsi="Zar"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Zar" w:eastAsia="Times New Roman" w:hAnsi="Zar" w:cs="Times New Roman"/>
        <w:b/>
        <w:bCs/>
      </w:rPr>
    </w:tblStylePr>
    <w:tblStylePr w:type="lastCol">
      <w:rPr>
        <w:rFonts w:ascii="Zar" w:eastAsia="Times New Roman" w:hAnsi="Zar"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21">
    <w:name w:val="Light Grid - Accent 4211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Zar" w:eastAsia="Times New Roman" w:hAnsi="Zar"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Zar" w:eastAsia="Times New Roman" w:hAnsi="Zar"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Zar" w:eastAsia="Times New Roman" w:hAnsi="Zar" w:cs="Times New Roman"/>
        <w:b/>
        <w:bCs/>
      </w:rPr>
    </w:tblStylePr>
    <w:tblStylePr w:type="lastCol">
      <w:rPr>
        <w:rFonts w:ascii="Zar" w:eastAsia="Times New Roman" w:hAnsi="Zar"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21">
    <w:name w:val="Light Grid - Accent 4311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Zar" w:eastAsia="Times New Roman" w:hAnsi="Zar"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Zar" w:eastAsia="Times New Roman" w:hAnsi="Zar"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Zar" w:eastAsia="Times New Roman" w:hAnsi="Zar" w:cs="Times New Roman"/>
        <w:b/>
        <w:bCs/>
      </w:rPr>
    </w:tblStylePr>
    <w:tblStylePr w:type="lastCol">
      <w:rPr>
        <w:rFonts w:ascii="Zar" w:eastAsia="Times New Roman" w:hAnsi="Zar"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112111">
    <w:name w:val="Table Grid11112111"/>
    <w:basedOn w:val="TableNormal"/>
    <w:next w:val="TableGrid"/>
    <w:uiPriority w:val="5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Accent5121111">
    <w:name w:val="Light Grid - Accent 512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 Nazanin" w:eastAsia="Times New Roman" w:hAnsi="B Nazani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 Nazanin" w:eastAsia="Times New Roman" w:hAnsi="B Nazani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1111">
    <w:name w:val="Light Grid - Accent 32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 Nazanin" w:eastAsia="Times New Roman" w:hAnsi="B Nazani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 Nazanin" w:eastAsia="Times New Roman" w:hAnsi="B Nazani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111">
    <w:name w:val="Table Grid222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111111">
    <w:name w:val="Light Grid1111111"/>
    <w:basedOn w:val="TableNormal"/>
    <w:next w:val="LightGrid"/>
    <w:uiPriority w:val="62"/>
    <w:rsid w:val="0044628B"/>
    <w:rPr>
      <w:sz w:val="22"/>
      <w:szCs w:val="22"/>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BLotus" w:eastAsia="Times New Roman" w:hAnsi="BLotus"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BLotus" w:eastAsia="Times New Roman" w:hAnsi="BLotu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522111111">
    <w:name w:val="Light Grid - Accent 5221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Lotus" w:eastAsia="Times New Roman" w:hAnsi="BLotus"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Lotus" w:eastAsia="Times New Roman" w:hAnsi="BLotu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1111">
    <w:name w:val="Light Grid - Accent 51121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Lotus" w:eastAsia="Times New Roman" w:hAnsi="BLotus"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Lotus" w:eastAsia="Times New Roman" w:hAnsi="BLotu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1111">
    <w:name w:val="Light Grid - Accent 111121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Lotus" w:eastAsia="Times New Roman" w:hAnsi="BLotu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Lotus" w:eastAsia="Times New Roman" w:hAnsi="BLotu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11111">
    <w:name w:val="Light Grid - Accent 31211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Lotus" w:eastAsia="Times New Roman" w:hAnsi="BLotus"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Lotus" w:eastAsia="Times New Roman" w:hAnsi="BLotu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1111">
    <w:name w:val="Light Grid - Accent 12111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Lotus" w:eastAsia="Times New Roman" w:hAnsi="BLotu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Lotus" w:eastAsia="Times New Roman" w:hAnsi="BLotu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112">
    <w:name w:val="Table Grid1111112"/>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Accent52111111">
    <w:name w:val="Light Grid - Accent 521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 Nazanin" w:eastAsia="Times New Roman" w:hAnsi="B Nazani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 Nazanin" w:eastAsia="Times New Roman" w:hAnsi="B Nazani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111">
    <w:name w:val="Light Grid - Accent 3111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 Nazanin" w:eastAsia="Times New Roman" w:hAnsi="B Nazani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 Nazanin" w:eastAsia="Times New Roman" w:hAnsi="B Nazani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11111">
    <w:name w:val="Light Grid - Accent 13111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B Nazanin" w:eastAsia="Times New Roman" w:hAnsi="B Nazani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B Nazanin" w:eastAsia="Times New Roman" w:hAnsi="B Nazani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11">
    <w:name w:val="Medium Grid 1 - Accent 3311111"/>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111">
    <w:name w:val="Light List311111"/>
    <w:basedOn w:val="TableNormal"/>
    <w:next w:val="LightList"/>
    <w:uiPriority w:val="61"/>
    <w:semiHidden/>
    <w:unhideWhenUsed/>
    <w:rsid w:val="0044628B"/>
    <w:rPr>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MediumShading1311111">
    <w:name w:val="Medium Shading 1311111"/>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1111">
    <w:name w:val="Light Shading3111111"/>
    <w:basedOn w:val="TableNormal"/>
    <w:next w:val="LightShading"/>
    <w:uiPriority w:val="60"/>
    <w:semiHidden/>
    <w:unhideWhenUsed/>
    <w:rsid w:val="0044628B"/>
    <w:rPr>
      <w:color w:val="000000"/>
      <w:lang w:val="en-GB" w:eastAsia="en-GB"/>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111">
    <w:name w:val="Light Shading - Accent 1411111"/>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111">
    <w:name w:val="Light Shading - Accent 3311111"/>
    <w:basedOn w:val="TableNormal"/>
    <w:next w:val="LightShading-Accent3"/>
    <w:uiPriority w:val="60"/>
    <w:semiHidden/>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1111">
    <w:name w:val="Light Grid - Accent 11211111"/>
    <w:basedOn w:val="TableNormal"/>
    <w:uiPriority w:val="62"/>
    <w:rsid w:val="0044628B"/>
    <w:rPr>
      <w:rFonts w:ascii="BZar" w:hAnsi="BZar" w:cs="Times New Roman"/>
      <w:sz w:val="28"/>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 Nazanin,Bold" w:eastAsia="Times New Roman" w:hAnsi="B Nazanin,Bold"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 Nazanin,Bold" w:eastAsia="Times New Roman" w:hAnsi="B Nazanin,Bold"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 Nazanin,Bold" w:eastAsia="Times New Roman" w:hAnsi="B Nazanin,Bold" w:cs="Times New Roman"/>
        <w:b/>
        <w:bCs/>
      </w:rPr>
    </w:tblStylePr>
    <w:tblStylePr w:type="lastCol">
      <w:rPr>
        <w:rFonts w:ascii="B Nazanin,Bold" w:eastAsia="Times New Roman" w:hAnsi="B Nazanin,Bold"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111">
    <w:name w:val="Light Grid - Accent 1411111"/>
    <w:basedOn w:val="TableNormal"/>
    <w:next w:val="LightGrid-Accent1"/>
    <w:uiPriority w:val="62"/>
    <w:semiHidden/>
    <w:unhideWhenUsed/>
    <w:rsid w:val="0044628B"/>
    <w:rPr>
      <w:rFonts w:ascii="BZar" w:hAnsi="BZar" w:cs="Times New Roman"/>
      <w:sz w:val="28"/>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 Nazanin,Bold" w:eastAsia="Times New Roman" w:hAnsi="B Nazanin,Bold"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 Nazanin,Bold" w:eastAsia="Times New Roman" w:hAnsi="B Nazanin,Bold"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 Nazanin,Bold" w:eastAsia="Times New Roman" w:hAnsi="B Nazanin,Bold" w:cs="Times New Roman"/>
        <w:b/>
        <w:bCs/>
      </w:rPr>
    </w:tblStylePr>
    <w:tblStylePr w:type="lastCol">
      <w:rPr>
        <w:rFonts w:ascii="B Nazanin,Bold" w:eastAsia="Times New Roman" w:hAnsi="B Nazanin,Bold"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51211">
    <w:name w:val="Table Grid512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2111">
    <w:name w:val="No List111112111"/>
    <w:next w:val="NoList"/>
    <w:semiHidden/>
    <w:rsid w:val="0044628B"/>
  </w:style>
  <w:style w:type="numbering" w:customStyle="1" w:styleId="NoList61211">
    <w:name w:val="No List61211"/>
    <w:next w:val="NoList"/>
    <w:uiPriority w:val="99"/>
    <w:semiHidden/>
    <w:unhideWhenUsed/>
    <w:rsid w:val="0044628B"/>
  </w:style>
  <w:style w:type="table" w:customStyle="1" w:styleId="LightGrid-Accent43211111">
    <w:name w:val="Light Grid - Accent 432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Zar" w:eastAsia="Times New Roman" w:hAnsi="B Zar"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Zar" w:eastAsia="Times New Roman" w:hAnsi="B Zar"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Zar" w:eastAsia="Times New Roman" w:hAnsi="B Zar" w:cs="Times New Roman"/>
        <w:b/>
        <w:bCs/>
      </w:rPr>
    </w:tblStylePr>
    <w:tblStylePr w:type="lastCol">
      <w:rPr>
        <w:rFonts w:ascii="B Zar" w:eastAsia="Times New Roman" w:hAnsi="B Zar"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3121111111">
    <w:name w:val="Table Grid3121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11">
    <w:name w:val="Table Grid7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11">
    <w:name w:val="Table Grid8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11">
    <w:name w:val="Table Grid9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71">
    <w:name w:val="No List271"/>
    <w:next w:val="NoList"/>
    <w:uiPriority w:val="99"/>
    <w:semiHidden/>
    <w:unhideWhenUsed/>
    <w:rsid w:val="0044628B"/>
  </w:style>
  <w:style w:type="table" w:customStyle="1" w:styleId="TableGrid281">
    <w:name w:val="Table Grid281"/>
    <w:basedOn w:val="TableNormal"/>
    <w:next w:val="TableGrid"/>
    <w:uiPriority w:val="59"/>
    <w:rsid w:val="0044628B"/>
    <w:rPr>
      <w:sz w:val="22"/>
      <w:szCs w:val="22"/>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81">
    <w:name w:val="No List1181"/>
    <w:next w:val="NoList"/>
    <w:uiPriority w:val="99"/>
    <w:semiHidden/>
    <w:unhideWhenUsed/>
    <w:rsid w:val="0044628B"/>
  </w:style>
  <w:style w:type="table" w:customStyle="1" w:styleId="TableGrid1181">
    <w:name w:val="Table Grid118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1">
    <w:name w:val="No List1191"/>
    <w:next w:val="NoList"/>
    <w:semiHidden/>
    <w:unhideWhenUsed/>
    <w:rsid w:val="0044628B"/>
  </w:style>
  <w:style w:type="numbering" w:customStyle="1" w:styleId="NoList281">
    <w:name w:val="No List281"/>
    <w:next w:val="NoList"/>
    <w:uiPriority w:val="99"/>
    <w:semiHidden/>
    <w:unhideWhenUsed/>
    <w:rsid w:val="0044628B"/>
  </w:style>
  <w:style w:type="table" w:customStyle="1" w:styleId="LightList-Accent314111">
    <w:name w:val="Light List - Accent 31411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4">
    <w:name w:val="Light List - Accent 614"/>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214">
    <w:name w:val="Light Grid - Accent 214"/>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B Nazanin" w:eastAsia="Times New Roman" w:hAnsi="B Nazani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B Nazanin" w:eastAsia="Times New Roman" w:hAnsi="B Nazani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4">
    <w:name w:val="Light Shading - Accent 614"/>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411">
    <w:name w:val="Light Grid - Accent 61411"/>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B Nazanin" w:eastAsia="Times New Roman" w:hAnsi="B Nazani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B Nazanin" w:eastAsia="Times New Roman" w:hAnsi="B Nazani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41">
    <w:name w:val="Medium Shading 1 - Accent 414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4">
    <w:name w:val="Medium Shading 2 - Accent 614"/>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41">
    <w:name w:val="Medium Shading 1 - Accent 614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191">
    <w:name w:val="Table Grid1191"/>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Accent115111">
    <w:name w:val="Light Grid - Accent 115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 Nazanin" w:eastAsia="Times New Roman" w:hAnsi="B Nazani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 Nazanin" w:eastAsia="Times New Roman" w:hAnsi="B Nazani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4">
    <w:name w:val="Light List - Accent 214"/>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5111">
    <w:name w:val="Light List - Accent 35111"/>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5">
    <w:name w:val="Light List - Accent 65"/>
    <w:basedOn w:val="TableNormal"/>
    <w:next w:val="LightList-Accent6"/>
    <w:uiPriority w:val="61"/>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6111">
    <w:name w:val="Light Shading - Accent 2611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5">
    <w:name w:val="Light Grid - Accent 25"/>
    <w:basedOn w:val="TableNormal"/>
    <w:next w:val="LightGrid-Accent2"/>
    <w:uiPriority w:val="62"/>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Cambria" w:eastAsia="Times New Roman" w:hAnsi="Cambria"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Cambria" w:eastAsia="Times New Roman" w:hAnsi="Cambria"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5">
    <w:name w:val="Light Shading - Accent 65"/>
    <w:basedOn w:val="TableNormal"/>
    <w:next w:val="LightShading-Accent6"/>
    <w:uiPriority w:val="60"/>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711">
    <w:name w:val="Light Grid - Accent 6711"/>
    <w:basedOn w:val="TableNormal"/>
    <w:next w:val="LightGrid-Accent6"/>
    <w:uiPriority w:val="62"/>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Times New Roman"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Times New Roman"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61">
    <w:name w:val="Medium Shading 1 - Accent 461"/>
    <w:basedOn w:val="TableNormal"/>
    <w:next w:val="MediumShading1-Accent4"/>
    <w:uiPriority w:val="63"/>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5">
    <w:name w:val="Medium Shading 2 - Accent 65"/>
    <w:basedOn w:val="TableNormal"/>
    <w:next w:val="MediumShading2-Accent6"/>
    <w:uiPriority w:val="64"/>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61">
    <w:name w:val="Medium Shading 1 - Accent 661"/>
    <w:basedOn w:val="TableNormal"/>
    <w:next w:val="MediumShading1-Accent6"/>
    <w:uiPriority w:val="63"/>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6">
    <w:name w:val="Light List - Accent 26"/>
    <w:basedOn w:val="TableNormal"/>
    <w:next w:val="LightList-Accent2"/>
    <w:uiPriority w:val="61"/>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91">
    <w:name w:val="Table Grid29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61">
    <w:name w:val="No List361"/>
    <w:next w:val="NoList"/>
    <w:uiPriority w:val="99"/>
    <w:semiHidden/>
    <w:unhideWhenUsed/>
    <w:rsid w:val="0044628B"/>
  </w:style>
  <w:style w:type="table" w:customStyle="1" w:styleId="LightShading-Accent224111">
    <w:name w:val="Light Shading - Accent 22411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4">
    <w:name w:val="Light List - Accent 224"/>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71">
    <w:name w:val="Light Grid - Accent 417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Nazanin" w:eastAsia="Times New Roman" w:hAnsi="B Nazani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Nazanin" w:eastAsia="Times New Roman" w:hAnsi="B Nazani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91">
    <w:name w:val="Light Grid - Accent 491"/>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mbria" w:eastAsia="Times New Roman" w:hAnsi="Cambria"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mbria" w:eastAsia="Times New Roman" w:hAnsi="Cambria"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611">
    <w:name w:val="Table Grid3611"/>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4111">
    <w:name w:val="Table Grid1114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61">
    <w:name w:val="Table Grid461"/>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61">
    <w:name w:val="Table Grid126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71">
    <w:name w:val="Light Grid - Accent 427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Lotus" w:eastAsia="Times New Roman" w:hAnsi="B Lotus"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Lotus" w:eastAsia="Times New Roman" w:hAnsi="B Lotu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Lotus" w:eastAsia="Times New Roman" w:hAnsi="B Lotus" w:cs="Times New Roman"/>
        <w:b/>
        <w:bCs/>
      </w:rPr>
    </w:tblStylePr>
    <w:tblStylePr w:type="lastCol">
      <w:rPr>
        <w:rFonts w:ascii="B Lotus" w:eastAsia="Times New Roman" w:hAnsi="B Lotu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4">
    <w:name w:val="Plain Table 54"/>
    <w:basedOn w:val="TableNormal"/>
    <w:next w:val="PlainTable51"/>
    <w:uiPriority w:val="45"/>
    <w:rsid w:val="0044628B"/>
    <w:rPr>
      <w:lang w:val="en-GB" w:eastAsia="en-GB"/>
    </w:rPr>
    <w:tblPr>
      <w:tblStyleRowBandSize w:val="1"/>
      <w:tblStyleColBandSize w:val="1"/>
    </w:tblPr>
    <w:tblStylePr w:type="firstRow">
      <w:rPr>
        <w:rFonts w:ascii="B Nazanin" w:eastAsia="Times New Roman" w:hAnsi="B Nazanin" w:cs="Times New Roman"/>
        <w:i/>
        <w:iCs/>
        <w:sz w:val="26"/>
      </w:rPr>
      <w:tblPr/>
      <w:tcPr>
        <w:tcBorders>
          <w:bottom w:val="single" w:sz="4" w:space="0" w:color="7F7F7F"/>
        </w:tcBorders>
        <w:shd w:val="clear" w:color="auto" w:fill="FFFFFF"/>
      </w:tcPr>
    </w:tblStylePr>
    <w:tblStylePr w:type="lastRow">
      <w:rPr>
        <w:rFonts w:ascii="B Nazanin" w:eastAsia="Times New Roman" w:hAnsi="B Nazanin" w:cs="Times New Roman"/>
        <w:i/>
        <w:iCs/>
        <w:sz w:val="26"/>
      </w:rPr>
      <w:tblPr/>
      <w:tcPr>
        <w:tcBorders>
          <w:top w:val="single" w:sz="4" w:space="0" w:color="7F7F7F"/>
        </w:tcBorders>
        <w:shd w:val="clear" w:color="auto" w:fill="FFFFFF"/>
      </w:tcPr>
    </w:tblStylePr>
    <w:tblStylePr w:type="firstCol">
      <w:pPr>
        <w:jc w:val="right"/>
      </w:pPr>
      <w:rPr>
        <w:rFonts w:ascii="B Nazanin" w:eastAsia="Times New Roman" w:hAnsi="B Nazanin" w:cs="Times New Roman"/>
        <w:i/>
        <w:iCs/>
        <w:sz w:val="26"/>
      </w:rPr>
      <w:tblPr/>
      <w:tcPr>
        <w:tcBorders>
          <w:right w:val="single" w:sz="4" w:space="0" w:color="7F7F7F"/>
        </w:tcBorders>
        <w:shd w:val="clear" w:color="auto" w:fill="FFFFFF"/>
      </w:tcPr>
    </w:tblStylePr>
    <w:tblStylePr w:type="lastCol">
      <w:rPr>
        <w:rFonts w:ascii="B Nazanin" w:eastAsia="Times New Roman" w:hAnsi="B Nazani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5">
    <w:name w:val="Plain Table 15"/>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61">
    <w:name w:val="No List461"/>
    <w:next w:val="NoList"/>
    <w:uiPriority w:val="99"/>
    <w:semiHidden/>
    <w:unhideWhenUsed/>
    <w:rsid w:val="0044628B"/>
  </w:style>
  <w:style w:type="numbering" w:customStyle="1" w:styleId="NoList11171">
    <w:name w:val="No List11171"/>
    <w:next w:val="NoList"/>
    <w:semiHidden/>
    <w:unhideWhenUsed/>
    <w:rsid w:val="0044628B"/>
  </w:style>
  <w:style w:type="table" w:customStyle="1" w:styleId="TableGrid54">
    <w:name w:val="Table Grid5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41">
    <w:name w:val="No List111141"/>
    <w:next w:val="NoList"/>
    <w:semiHidden/>
    <w:unhideWhenUsed/>
    <w:rsid w:val="0044628B"/>
  </w:style>
  <w:style w:type="table" w:customStyle="1" w:styleId="TableGrid134111">
    <w:name w:val="Table Grid134111"/>
    <w:basedOn w:val="TableNormal"/>
    <w:next w:val="TableGrid"/>
    <w:uiPriority w:val="5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161">
    <w:name w:val="No List2161"/>
    <w:next w:val="NoList"/>
    <w:uiPriority w:val="99"/>
    <w:semiHidden/>
    <w:unhideWhenUsed/>
    <w:rsid w:val="0044628B"/>
  </w:style>
  <w:style w:type="table" w:customStyle="1" w:styleId="TableGrid2151">
    <w:name w:val="Table Grid2151"/>
    <w:basedOn w:val="TableNormal"/>
    <w:next w:val="TableGrid"/>
    <w:uiPriority w:val="5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141">
    <w:name w:val="No List3141"/>
    <w:next w:val="NoList"/>
    <w:uiPriority w:val="99"/>
    <w:semiHidden/>
    <w:unhideWhenUsed/>
    <w:rsid w:val="0044628B"/>
  </w:style>
  <w:style w:type="numbering" w:customStyle="1" w:styleId="NoList4141">
    <w:name w:val="No List4141"/>
    <w:next w:val="NoList"/>
    <w:uiPriority w:val="99"/>
    <w:semiHidden/>
    <w:unhideWhenUsed/>
    <w:rsid w:val="0044628B"/>
  </w:style>
  <w:style w:type="table" w:customStyle="1" w:styleId="TableGrid3151">
    <w:name w:val="Table Grid3151"/>
    <w:basedOn w:val="TableNormal"/>
    <w:next w:val="TableGrid"/>
    <w:uiPriority w:val="59"/>
    <w:rsid w:val="0044628B"/>
    <w:pPr>
      <w:bidi/>
    </w:pPr>
    <w:rPr>
      <w:rFonts w:ascii="Times New Roman" w:eastAsia="Times New Roman" w:hAnsi="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3">
    <w:name w:val="Table Web 33"/>
    <w:basedOn w:val="TableNormal"/>
    <w:next w:val="TableWeb3"/>
    <w:rsid w:val="0044628B"/>
    <w:pPr>
      <w:bidi/>
    </w:pPr>
    <w:rPr>
      <w:rFonts w:ascii="Times New Roman" w:eastAsia="Times New Roman" w:hAnsi="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3">
    <w:name w:val="Table Grid 73"/>
    <w:basedOn w:val="TableNormal"/>
    <w:next w:val="TableGrid70"/>
    <w:rsid w:val="0044628B"/>
    <w:pPr>
      <w:bidi/>
    </w:pPr>
    <w:rPr>
      <w:rFonts w:ascii="Times New Roman" w:eastAsia="Times New Roman" w:hAnsi="Times New Roman" w:cs="Times New Roman"/>
      <w:b/>
      <w:bCs/>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430">
    <w:name w:val="Table Grid 43"/>
    <w:basedOn w:val="TableNormal"/>
    <w:next w:val="TableGrid40"/>
    <w:rsid w:val="0044628B"/>
    <w:pPr>
      <w:bidi/>
    </w:pPr>
    <w:rPr>
      <w:rFonts w:ascii="Times New Roman" w:eastAsia="Times New Roman" w:hAnsi="Times New Roman" w:cs="Times New Roman"/>
      <w:lang w:val="en-GB" w:eastAsia="en-GB"/>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311">
    <w:name w:val="No List11111311"/>
    <w:next w:val="NoList"/>
    <w:semiHidden/>
    <w:rsid w:val="0044628B"/>
  </w:style>
  <w:style w:type="table" w:customStyle="1" w:styleId="LightGrid14">
    <w:name w:val="Light Grid14"/>
    <w:basedOn w:val="TableNormal"/>
    <w:uiPriority w:val="62"/>
    <w:rsid w:val="0044628B"/>
    <w:rPr>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Theme3">
    <w:name w:val="Table Theme3"/>
    <w:basedOn w:val="TableNormal"/>
    <w:next w:val="TableTheme"/>
    <w:rsid w:val="0044628B"/>
    <w:pPr>
      <w:bidi/>
    </w:pPr>
    <w:rPr>
      <w:rFonts w:ascii="Times New Roman" w:eastAsia="Times New Roman" w:hAnsi="Times New Roman" w:cs="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0">
    <w:name w:val="Table Grid 13"/>
    <w:basedOn w:val="TableNormal"/>
    <w:next w:val="TableGrid1a"/>
    <w:rsid w:val="0044628B"/>
    <w:pPr>
      <w:bidi/>
    </w:pPr>
    <w:rPr>
      <w:rFonts w:ascii="Times New Roman" w:eastAsia="Times New Roman" w:hAnsi="Times New Roman" w:cs="Times New Roman"/>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2411">
    <w:name w:val="Light Grid - Accent 6241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mbria" w:eastAsia="Times New Roman" w:hAnsi="Cambria"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mbria" w:eastAsia="Times New Roman" w:hAnsi="Cambria"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5">
    <w:name w:val="Light Grid5"/>
    <w:basedOn w:val="TableNormal"/>
    <w:next w:val="LightGrid"/>
    <w:uiPriority w:val="62"/>
    <w:rsid w:val="0044628B"/>
    <w:rPr>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553">
    <w:name w:val="Light Grid - Accent 553"/>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51">
    <w:name w:val="Light Grid - Accent 435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3">
    <w:name w:val="Medium Shading 2 - Accent 23"/>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7">
    <w:name w:val="Light Grid - Accent 17"/>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3">
    <w:name w:val="Medium Grid 3 - Accent 13"/>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3">
    <w:name w:val="Medium Grid 3 - Accent 33"/>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3">
    <w:name w:val="Medium Grid 3 - Accent 43"/>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3">
    <w:name w:val="Medium Grid 3 - Accent 63"/>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3">
    <w:name w:val="Light List - Accent 13"/>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6241">
    <w:name w:val="Medium Shading 1 - Accent 624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5">
    <w:name w:val="Medium Shading 1 - Accent 35"/>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3">
    <w:name w:val="Medium Shading 1 - Accent 13"/>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41">
    <w:name w:val="Medium Shading 1 - Accent 424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3">
    <w:name w:val="Medium Shading 1 - Accent 53"/>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3">
    <w:name w:val="Medium Grid 3 - Accent 23"/>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5">
    <w:name w:val="Grid Table 4 - Accent 115"/>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551">
    <w:name w:val="No List551"/>
    <w:next w:val="NoList"/>
    <w:uiPriority w:val="99"/>
    <w:semiHidden/>
    <w:unhideWhenUsed/>
    <w:rsid w:val="0044628B"/>
  </w:style>
  <w:style w:type="table" w:customStyle="1" w:styleId="PlainTable214">
    <w:name w:val="Plain Table 214"/>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3">
    <w:name w:val="Grid Table 4 - Accent 1113"/>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3">
    <w:name w:val="List Table 413"/>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3">
    <w:name w:val="List Table 313"/>
    <w:basedOn w:val="TableNormal"/>
    <w:uiPriority w:val="48"/>
    <w:rsid w:val="0044628B"/>
    <w:rPr>
      <w:lang w:val="en-GB" w:eastAsia="en-GB"/>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TableGrid11114111">
    <w:name w:val="Table Grid11114111"/>
    <w:basedOn w:val="TableNormal"/>
    <w:next w:val="TableGrid"/>
    <w:uiPriority w:val="5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1Light-Accent513">
    <w:name w:val="Grid Table 1 Light - Accent 513"/>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61">
    <w:name w:val="No List1261"/>
    <w:next w:val="NoList"/>
    <w:uiPriority w:val="99"/>
    <w:semiHidden/>
    <w:unhideWhenUsed/>
    <w:rsid w:val="0044628B"/>
  </w:style>
  <w:style w:type="table" w:customStyle="1" w:styleId="GridTable4-Accent1123">
    <w:name w:val="Grid Table 4 - Accent 1123"/>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41">
    <w:name w:val="No List21141"/>
    <w:next w:val="NoList"/>
    <w:uiPriority w:val="99"/>
    <w:semiHidden/>
    <w:unhideWhenUsed/>
    <w:rsid w:val="0044628B"/>
  </w:style>
  <w:style w:type="table" w:customStyle="1" w:styleId="PlainTable223">
    <w:name w:val="Plain Table 223"/>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3">
    <w:name w:val="Grid Table 4 - Accent 123"/>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3">
    <w:name w:val="List Table 423"/>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3">
    <w:name w:val="List Table 323"/>
    <w:basedOn w:val="TableNormal"/>
    <w:next w:val="ListTable31"/>
    <w:uiPriority w:val="48"/>
    <w:rsid w:val="0044628B"/>
    <w:rPr>
      <w:lang w:val="en-GB" w:eastAsia="en-GB"/>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GridTable1Light-Accent523">
    <w:name w:val="Grid Table 1 Light - Accent 523"/>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3">
    <w:name w:val="Grid Table 413"/>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63">
    <w:name w:val="Table Grid6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0">
    <w:name w:val="Table Grid7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
    <w:name w:val="Table Grid8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
    <w:name w:val="Table Grid9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3">
    <w:name w:val="Table Grid10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1">
    <w:name w:val="No List641"/>
    <w:next w:val="NoList"/>
    <w:uiPriority w:val="99"/>
    <w:semiHidden/>
    <w:unhideWhenUsed/>
    <w:rsid w:val="0044628B"/>
  </w:style>
  <w:style w:type="table" w:customStyle="1" w:styleId="TableGrid144111">
    <w:name w:val="Table Grid144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3">
    <w:name w:val="Grid Table 4 - Accent 313"/>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3">
    <w:name w:val="Grid Table 3 - Accent 313"/>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3">
    <w:name w:val="Grid Table 1 Light - Accent 313"/>
    <w:basedOn w:val="TableNormal"/>
    <w:uiPriority w:val="46"/>
    <w:rsid w:val="0044628B"/>
    <w:rPr>
      <w:sz w:val="22"/>
      <w:szCs w:val="22"/>
      <w:lang w:val="en-GB" w:eastAsia="en-GB"/>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1114">
    <w:name w:val="Plain Table 1114"/>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41">
    <w:name w:val="No List1341"/>
    <w:next w:val="NoList"/>
    <w:uiPriority w:val="99"/>
    <w:semiHidden/>
    <w:unhideWhenUsed/>
    <w:rsid w:val="0044628B"/>
  </w:style>
  <w:style w:type="table" w:customStyle="1" w:styleId="TableGrid1531">
    <w:name w:val="Table Grid1531"/>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Accent5141111">
    <w:name w:val="Light Grid - Accent 514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 Nazanin" w:eastAsia="Times New Roman" w:hAnsi="B Nazani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 Nazanin" w:eastAsia="Times New Roman" w:hAnsi="B Nazani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4111">
    <w:name w:val="Light Grid - Accent 1114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 Nazanin" w:eastAsia="Times New Roman" w:hAnsi="B Nazani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 Nazanin" w:eastAsia="Times New Roman" w:hAnsi="B Nazani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4">
    <w:name w:val="Light Shading - Accent 114"/>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44111">
    <w:name w:val="Light Grid - Accent 444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Nazanin" w:eastAsia="Times New Roman" w:hAnsi="B Nazani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Nazanin" w:eastAsia="Times New Roman" w:hAnsi="B Nazani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4">
    <w:name w:val="Light Shading - Accent 54"/>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41111">
    <w:name w:val="Light Grid - Accent 34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 Nazanin" w:eastAsia="Times New Roman" w:hAnsi="B Nazani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 Nazanin" w:eastAsia="Times New Roman" w:hAnsi="B Nazani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41">
    <w:name w:val="No List2241"/>
    <w:next w:val="NoList"/>
    <w:uiPriority w:val="99"/>
    <w:semiHidden/>
    <w:unhideWhenUsed/>
    <w:rsid w:val="0044628B"/>
  </w:style>
  <w:style w:type="table" w:customStyle="1" w:styleId="TableGrid22411">
    <w:name w:val="Table Grid224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41">
    <w:name w:val="Light List - Accent 3114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3">
    <w:name w:val="Medium Grid 1 - Accent 313"/>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3111">
    <w:name w:val="Light Grid113111"/>
    <w:basedOn w:val="TableNormal"/>
    <w:next w:val="LightGrid"/>
    <w:uiPriority w:val="62"/>
    <w:rsid w:val="0044628B"/>
    <w:rPr>
      <w:sz w:val="22"/>
      <w:szCs w:val="22"/>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BLotus" w:eastAsia="Times New Roman" w:hAnsi="BLotus"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BLotus" w:eastAsia="Times New Roman" w:hAnsi="BLotu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List13">
    <w:name w:val="Light List13"/>
    <w:basedOn w:val="TableNormal"/>
    <w:next w:val="LightList"/>
    <w:uiPriority w:val="61"/>
    <w:rsid w:val="0044628B"/>
    <w:rPr>
      <w:sz w:val="22"/>
      <w:szCs w:val="22"/>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MediumShading113">
    <w:name w:val="Medium Shading 113"/>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4">
    <w:name w:val="Light Shading14"/>
    <w:basedOn w:val="TableNormal"/>
    <w:next w:val="LightShading"/>
    <w:uiPriority w:val="60"/>
    <w:rsid w:val="0044628B"/>
    <w:rPr>
      <w:color w:val="000000"/>
      <w:sz w:val="22"/>
      <w:szCs w:val="22"/>
      <w:lang w:val="en-GB" w:eastAsia="en-GB"/>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51">
    <w:name w:val="No List11251"/>
    <w:next w:val="NoList"/>
    <w:uiPriority w:val="99"/>
    <w:semiHidden/>
    <w:unhideWhenUsed/>
    <w:rsid w:val="0044628B"/>
  </w:style>
  <w:style w:type="table" w:customStyle="1" w:styleId="LightShading113">
    <w:name w:val="Light Shading113"/>
    <w:basedOn w:val="TableNormal"/>
    <w:uiPriority w:val="60"/>
    <w:rsid w:val="0044628B"/>
    <w:rPr>
      <w:color w:val="000000"/>
      <w:lang w:val="en-GB" w:eastAsia="en-GB"/>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Grid11231">
    <w:name w:val="Table Grid11231"/>
    <w:basedOn w:val="TableNormal"/>
    <w:next w:val="TableGrid"/>
    <w:uiPriority w:val="59"/>
    <w:rsid w:val="0044628B"/>
    <w:pPr>
      <w:ind w:firstLine="567"/>
    </w:pPr>
    <w:rPr>
      <w:rFonts w:eastAsia="Times New Roman"/>
      <w:sz w:val="22"/>
      <w:szCs w:val="22"/>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1231">
    <w:name w:val="No List21231"/>
    <w:next w:val="NoList"/>
    <w:uiPriority w:val="99"/>
    <w:semiHidden/>
    <w:unhideWhenUsed/>
    <w:rsid w:val="0044628B"/>
  </w:style>
  <w:style w:type="table" w:customStyle="1" w:styleId="TableGrid21231">
    <w:name w:val="Table Grid21231"/>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Accent5241111">
    <w:name w:val="Light Grid - Accent 524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Lotus" w:eastAsia="Times New Roman" w:hAnsi="BLotus"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Lotus" w:eastAsia="Times New Roman" w:hAnsi="BLotu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4111">
    <w:name w:val="Light Grid - Accent 5114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Lotus" w:eastAsia="Times New Roman" w:hAnsi="BLotus"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Lotus" w:eastAsia="Times New Roman" w:hAnsi="BLotu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4111">
    <w:name w:val="Light Grid - Accent 11114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Lotus" w:eastAsia="Times New Roman" w:hAnsi="BLotu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Lotus" w:eastAsia="Times New Roman" w:hAnsi="BLotu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13">
    <w:name w:val="Light Shading - Accent 1113"/>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124111">
    <w:name w:val="Light Grid - Accent 4124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Lotus" w:eastAsia="Times New Roman" w:hAnsi="BLotus"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Lotus" w:eastAsia="Times New Roman" w:hAnsi="BLotu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13">
    <w:name w:val="Light Shading - Accent 513"/>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14111">
    <w:name w:val="Light Grid - Accent 314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Lotus" w:eastAsia="Times New Roman" w:hAnsi="BLotus"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Lotus" w:eastAsia="Times New Roman" w:hAnsi="BLotu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31">
    <w:name w:val="No List3231"/>
    <w:next w:val="NoList"/>
    <w:uiPriority w:val="99"/>
    <w:semiHidden/>
    <w:unhideWhenUsed/>
    <w:rsid w:val="0044628B"/>
  </w:style>
  <w:style w:type="table" w:customStyle="1" w:styleId="LightShading-Accent123">
    <w:name w:val="Light Shading - Accent 123"/>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3111">
    <w:name w:val="Light Grid - Accent 123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Lotus" w:eastAsia="Times New Roman" w:hAnsi="BLotu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Lotus" w:eastAsia="Times New Roman" w:hAnsi="BLotu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41">
    <w:name w:val="No List111241"/>
    <w:next w:val="NoList"/>
    <w:semiHidden/>
    <w:rsid w:val="0044628B"/>
  </w:style>
  <w:style w:type="table" w:customStyle="1" w:styleId="MediumShading1-Accent3131">
    <w:name w:val="Medium Shading 1 - Accent 3131"/>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3">
    <w:name w:val="Light Shading - Accent 313"/>
    <w:basedOn w:val="TableNormal"/>
    <w:next w:val="LightShading-Accent3"/>
    <w:uiPriority w:val="60"/>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41">
    <w:name w:val="No List211141"/>
    <w:next w:val="NoList"/>
    <w:uiPriority w:val="99"/>
    <w:semiHidden/>
    <w:unhideWhenUsed/>
    <w:rsid w:val="0044628B"/>
  </w:style>
  <w:style w:type="table" w:customStyle="1" w:styleId="LightGrid-Accent52131111">
    <w:name w:val="Light Grid - Accent 5213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 Nazanin" w:eastAsia="Times New Roman" w:hAnsi="B Nazani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 Nazanin" w:eastAsia="Times New Roman" w:hAnsi="B Nazani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3111">
    <w:name w:val="Light Grid - Accent 51113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 Nazanin" w:eastAsia="Times New Roman" w:hAnsi="B Nazani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 Nazanin" w:eastAsia="Times New Roman" w:hAnsi="B Nazani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3111">
    <w:name w:val="Light Grid - Accent 111113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 Nazanin" w:eastAsia="Times New Roman" w:hAnsi="B Nazani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 Nazanin" w:eastAsia="Times New Roman" w:hAnsi="B Nazani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4111">
    <w:name w:val="Light Grid - Accent 41114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Nazanin" w:eastAsia="Times New Roman" w:hAnsi="B Nazani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Nazanin" w:eastAsia="Times New Roman" w:hAnsi="B Nazani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3111">
    <w:name w:val="Light Grid - Accent 3113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 Nazanin" w:eastAsia="Times New Roman" w:hAnsi="B Nazani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 Nazanin" w:eastAsia="Times New Roman" w:hAnsi="B Nazani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31">
    <w:name w:val="No List4231"/>
    <w:next w:val="NoList"/>
    <w:uiPriority w:val="99"/>
    <w:semiHidden/>
    <w:unhideWhenUsed/>
    <w:rsid w:val="0044628B"/>
  </w:style>
  <w:style w:type="table" w:customStyle="1" w:styleId="LightList-Accent324">
    <w:name w:val="Light List - Accent 324"/>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3">
    <w:name w:val="Medium Grid 1 - Accent 323"/>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3111">
    <w:name w:val="Light Grid2311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B Nazanin" w:eastAsia="Times New Roman" w:hAnsi="B Nazani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B Nazanin" w:eastAsia="Times New Roman" w:hAnsi="B Nazani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List23">
    <w:name w:val="Light List23"/>
    <w:basedOn w:val="TableNormal"/>
    <w:next w:val="LightList"/>
    <w:uiPriority w:val="61"/>
    <w:unhideWhenUsed/>
    <w:rsid w:val="0044628B"/>
    <w:rPr>
      <w:sz w:val="22"/>
      <w:szCs w:val="22"/>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MediumShading123">
    <w:name w:val="Medium Shading 123"/>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23">
    <w:name w:val="Light Shading23"/>
    <w:basedOn w:val="TableNormal"/>
    <w:next w:val="LightShading"/>
    <w:uiPriority w:val="60"/>
    <w:unhideWhenUsed/>
    <w:rsid w:val="0044628B"/>
    <w:rPr>
      <w:color w:val="000000"/>
      <w:sz w:val="22"/>
      <w:szCs w:val="22"/>
      <w:lang w:val="en-GB" w:eastAsia="en-GB"/>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3">
    <w:name w:val="Light Shading - Accent 133"/>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3111">
    <w:name w:val="Light Grid - Accent 133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B Nazanin" w:eastAsia="Times New Roman" w:hAnsi="B Nazani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B Nazanin" w:eastAsia="Times New Roman" w:hAnsi="B Nazani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3">
    <w:name w:val="Medium Shading 1 - Accent 323"/>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3">
    <w:name w:val="Light Shading - Accent 323"/>
    <w:basedOn w:val="TableNormal"/>
    <w:next w:val="LightShading-Accent3"/>
    <w:uiPriority w:val="60"/>
    <w:semiHidden/>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41">
    <w:name w:val="No List5141"/>
    <w:next w:val="NoList"/>
    <w:uiPriority w:val="99"/>
    <w:semiHidden/>
    <w:unhideWhenUsed/>
    <w:rsid w:val="0044628B"/>
  </w:style>
  <w:style w:type="numbering" w:customStyle="1" w:styleId="NoList6131">
    <w:name w:val="No List6131"/>
    <w:next w:val="NoList"/>
    <w:uiPriority w:val="99"/>
    <w:semiHidden/>
    <w:unhideWhenUsed/>
    <w:rsid w:val="0044628B"/>
  </w:style>
  <w:style w:type="table" w:customStyle="1" w:styleId="TableGrid32311">
    <w:name w:val="Table Grid323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3111">
    <w:name w:val="Table Grid1223111"/>
    <w:basedOn w:val="TableNormal"/>
    <w:next w:val="TableGrid"/>
    <w:uiPriority w:val="59"/>
    <w:rsid w:val="0044628B"/>
    <w:rPr>
      <w:sz w:val="22"/>
      <w:szCs w:val="22"/>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PlainTable413">
    <w:name w:val="Plain Table 413"/>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3">
    <w:name w:val="Plain Table 2113"/>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31">
    <w:name w:val="Table Grid22131"/>
    <w:basedOn w:val="TableNormal"/>
    <w:next w:val="TableGrid"/>
    <w:uiPriority w:val="59"/>
    <w:rsid w:val="0044628B"/>
    <w:pPr>
      <w:jc w:val="both"/>
    </w:pPr>
    <w:rPr>
      <w:sz w:val="22"/>
      <w:szCs w:val="22"/>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23111">
    <w:name w:val="Table Grid423111"/>
    <w:basedOn w:val="TableNormal"/>
    <w:next w:val="TableGrid"/>
    <w:rsid w:val="0044628B"/>
    <w:rPr>
      <w:rFonts w:ascii="Book Antiqua" w:eastAsia="Book Antiqua" w:hAnsi="Book Antiqua" w:cs="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731">
    <w:name w:val="No List731"/>
    <w:next w:val="NoList"/>
    <w:uiPriority w:val="99"/>
    <w:semiHidden/>
    <w:unhideWhenUsed/>
    <w:rsid w:val="0044628B"/>
  </w:style>
  <w:style w:type="numbering" w:customStyle="1" w:styleId="NoList831">
    <w:name w:val="No List831"/>
    <w:next w:val="NoList"/>
    <w:uiPriority w:val="99"/>
    <w:semiHidden/>
    <w:unhideWhenUsed/>
    <w:rsid w:val="0044628B"/>
  </w:style>
  <w:style w:type="table" w:customStyle="1" w:styleId="MediumGrid1-Accent351">
    <w:name w:val="Medium Grid 1 - Accent 351"/>
    <w:basedOn w:val="TableNormal"/>
    <w:next w:val="MediumGrid1-Accent3"/>
    <w:uiPriority w:val="67"/>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51">
    <w:name w:val="Light List51"/>
    <w:basedOn w:val="TableNormal"/>
    <w:next w:val="LightList"/>
    <w:uiPriority w:val="61"/>
    <w:unhideWhenUsed/>
    <w:rsid w:val="0044628B"/>
    <w:rPr>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MediumShading151">
    <w:name w:val="Medium Shading 151"/>
    <w:basedOn w:val="TableNormal"/>
    <w:next w:val="MediumShading1"/>
    <w:uiPriority w:val="63"/>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51">
    <w:name w:val="Light Shading51"/>
    <w:basedOn w:val="TableNormal"/>
    <w:next w:val="LightShading"/>
    <w:uiPriority w:val="60"/>
    <w:unhideWhenUsed/>
    <w:rsid w:val="0044628B"/>
    <w:rPr>
      <w:color w:val="000000"/>
      <w:lang w:val="en-GB" w:eastAsia="en-GB"/>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61">
    <w:name w:val="Light Shading - Accent 161"/>
    <w:basedOn w:val="TableNormal"/>
    <w:next w:val="LightShading-Accent1"/>
    <w:uiPriority w:val="60"/>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51">
    <w:name w:val="Light Shading - Accent 351"/>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31">
    <w:name w:val="No List931"/>
    <w:next w:val="NoList"/>
    <w:uiPriority w:val="99"/>
    <w:semiHidden/>
    <w:unhideWhenUsed/>
    <w:rsid w:val="0044628B"/>
  </w:style>
  <w:style w:type="table" w:customStyle="1" w:styleId="TableGrid1631">
    <w:name w:val="Table Grid1631"/>
    <w:basedOn w:val="TableNormal"/>
    <w:next w:val="TableGrid"/>
    <w:uiPriority w:val="59"/>
    <w:rsid w:val="0044628B"/>
    <w:rPr>
      <w:rFonts w:ascii="Times New Roman" w:eastAsia="Times New Roman" w:hAnsi="Times New Roman" w:cs="Times New Roman"/>
      <w:lang w:val="en-GB" w:eastAsia="en-GB"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Accent6332">
    <w:name w:val="Light Grid - Accent 6332"/>
    <w:basedOn w:val="TableNormal"/>
    <w:next w:val="LightGrid-Accent6"/>
    <w:uiPriority w:val="62"/>
    <w:rsid w:val="0044628B"/>
    <w:rPr>
      <w:rFonts w:ascii="BZar" w:hAnsi="BZar" w:cs="Times New Roman"/>
      <w:sz w:val="28"/>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B Lotus" w:eastAsia="Times New Roman" w:hAnsi="B Lotus"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B Lotus" w:eastAsia="Times New Roman" w:hAnsi="B Lotu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B Lotus" w:eastAsia="Times New Roman" w:hAnsi="B Lotus" w:cs="Times New Roman"/>
        <w:b/>
        <w:bCs/>
      </w:rPr>
    </w:tblStylePr>
    <w:tblStylePr w:type="lastCol">
      <w:rPr>
        <w:rFonts w:ascii="B Lotus" w:eastAsia="Times New Roman" w:hAnsi="B Lotu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1123111">
    <w:name w:val="Light Grid - Accent 1123111"/>
    <w:basedOn w:val="TableNormal"/>
    <w:uiPriority w:val="62"/>
    <w:rsid w:val="0044628B"/>
    <w:rPr>
      <w:rFonts w:ascii="BZar" w:hAnsi="BZar" w:cs="Times New Roman"/>
      <w:sz w:val="28"/>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 Lotus" w:eastAsia="Times New Roman" w:hAnsi="B Lotu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 Lotus" w:eastAsia="Times New Roman" w:hAnsi="B Lotu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 Lotus" w:eastAsia="Times New Roman" w:hAnsi="B Lotus" w:cs="Times New Roman"/>
        <w:b/>
        <w:bCs/>
      </w:rPr>
    </w:tblStylePr>
    <w:tblStylePr w:type="lastCol">
      <w:rPr>
        <w:rFonts w:ascii="B Lotus" w:eastAsia="Times New Roman" w:hAnsi="B Lotu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3111">
    <w:name w:val="Light Grid - Accent 143111"/>
    <w:basedOn w:val="TableNormal"/>
    <w:next w:val="LightGrid-Accent1"/>
    <w:uiPriority w:val="62"/>
    <w:semiHidden/>
    <w:unhideWhenUsed/>
    <w:rsid w:val="0044628B"/>
    <w:rPr>
      <w:rFonts w:ascii="BZar" w:hAnsi="BZar" w:cs="Times New Roman"/>
      <w:sz w:val="28"/>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 Lotus" w:eastAsia="Times New Roman" w:hAnsi="B Lotu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 Lotus" w:eastAsia="Times New Roman" w:hAnsi="B Lotu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 Lotus" w:eastAsia="Times New Roman" w:hAnsi="B Lotus" w:cs="Times New Roman"/>
        <w:b/>
        <w:bCs/>
      </w:rPr>
    </w:tblStylePr>
    <w:tblStylePr w:type="lastCol">
      <w:rPr>
        <w:rFonts w:ascii="B Lotus" w:eastAsia="Times New Roman" w:hAnsi="B Lotu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3">
    <w:name w:val="Medium Grid 1 - Accent 113"/>
    <w:basedOn w:val="TableNormal"/>
    <w:next w:val="MediumGrid1-Accent1"/>
    <w:uiPriority w:val="67"/>
    <w:semiHidden/>
    <w:unhideWhenUsed/>
    <w:rsid w:val="0044628B"/>
    <w:rPr>
      <w:rFonts w:ascii="BZar" w:hAnsi="BZar" w:cs="Times New Roman"/>
      <w:sz w:val="28"/>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3">
    <w:name w:val="Table Grid173"/>
    <w:basedOn w:val="TableNormal"/>
    <w:next w:val="TableGrid"/>
    <w:uiPriority w:val="39"/>
    <w:rsid w:val="0044628B"/>
    <w:rPr>
      <w:rFonts w:eastAsia="Times New Roman"/>
      <w:sz w:val="22"/>
      <w:szCs w:val="22"/>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541">
    <w:name w:val="Light List - Accent 541"/>
    <w:basedOn w:val="TableNormal"/>
    <w:next w:val="LightList-Accent5"/>
    <w:uiPriority w:val="61"/>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4">
    <w:name w:val="Medium Grid 1 - Accent 14"/>
    <w:basedOn w:val="TableNormal"/>
    <w:next w:val="MediumGrid1-Accent1"/>
    <w:uiPriority w:val="67"/>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31">
    <w:name w:val="No List1031"/>
    <w:next w:val="NoList"/>
    <w:uiPriority w:val="99"/>
    <w:semiHidden/>
    <w:unhideWhenUsed/>
    <w:rsid w:val="0044628B"/>
  </w:style>
  <w:style w:type="numbering" w:customStyle="1" w:styleId="NoList14211">
    <w:name w:val="No List14211"/>
    <w:next w:val="NoList"/>
    <w:uiPriority w:val="99"/>
    <w:semiHidden/>
    <w:unhideWhenUsed/>
    <w:rsid w:val="0044628B"/>
  </w:style>
  <w:style w:type="numbering" w:customStyle="1" w:styleId="NoList23211">
    <w:name w:val="No List23211"/>
    <w:next w:val="NoList"/>
    <w:uiPriority w:val="99"/>
    <w:semiHidden/>
    <w:unhideWhenUsed/>
    <w:rsid w:val="0044628B"/>
  </w:style>
  <w:style w:type="numbering" w:customStyle="1" w:styleId="NoList3321">
    <w:name w:val="No List3321"/>
    <w:next w:val="NoList"/>
    <w:uiPriority w:val="99"/>
    <w:semiHidden/>
    <w:unhideWhenUsed/>
    <w:rsid w:val="0044628B"/>
  </w:style>
  <w:style w:type="table" w:customStyle="1" w:styleId="TableGrid1132">
    <w:name w:val="Table Grid113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1">
    <w:name w:val="No List1521"/>
    <w:next w:val="NoList"/>
    <w:uiPriority w:val="99"/>
    <w:semiHidden/>
    <w:unhideWhenUsed/>
    <w:rsid w:val="0044628B"/>
  </w:style>
  <w:style w:type="numbering" w:customStyle="1" w:styleId="NoList1621">
    <w:name w:val="No List1621"/>
    <w:next w:val="NoList"/>
    <w:uiPriority w:val="99"/>
    <w:semiHidden/>
    <w:unhideWhenUsed/>
    <w:rsid w:val="0044628B"/>
  </w:style>
  <w:style w:type="numbering" w:customStyle="1" w:styleId="NoList11331">
    <w:name w:val="No List11331"/>
    <w:next w:val="NoList"/>
    <w:uiPriority w:val="99"/>
    <w:semiHidden/>
    <w:unhideWhenUsed/>
    <w:rsid w:val="0044628B"/>
  </w:style>
  <w:style w:type="table" w:customStyle="1" w:styleId="LightGrid-Accent5323">
    <w:name w:val="Light Grid - Accent 532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2211">
    <w:name w:val="Light Grid - Accent 5122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53111">
    <w:name w:val="Light Grid - Accent 453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211">
    <w:name w:val="Light Grid - Accent 322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Times New Roman"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Times New Roman"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421">
    <w:name w:val="No List2421"/>
    <w:next w:val="NoList"/>
    <w:uiPriority w:val="99"/>
    <w:semiHidden/>
    <w:unhideWhenUsed/>
    <w:rsid w:val="0044628B"/>
  </w:style>
  <w:style w:type="table" w:customStyle="1" w:styleId="TableGrid2321">
    <w:name w:val="Table Grid23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321">
    <w:name w:val="No List111321"/>
    <w:next w:val="NoList"/>
    <w:uiPriority w:val="99"/>
    <w:semiHidden/>
    <w:unhideWhenUsed/>
    <w:rsid w:val="0044628B"/>
  </w:style>
  <w:style w:type="table" w:customStyle="1" w:styleId="LightShading-Accent242">
    <w:name w:val="Light Shading - Accent 242"/>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22111">
    <w:name w:val="Table Grid11122111"/>
    <w:basedOn w:val="TableNormal"/>
    <w:next w:val="TableGrid"/>
    <w:uiPriority w:val="59"/>
    <w:rsid w:val="0044628B"/>
    <w:pPr>
      <w:ind w:firstLine="567"/>
    </w:pPr>
    <w:rPr>
      <w:rFonts w:eastAsia="Times New Roman"/>
      <w:sz w:val="22"/>
      <w:szCs w:val="22"/>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1321">
    <w:name w:val="No List21321"/>
    <w:next w:val="NoList"/>
    <w:uiPriority w:val="99"/>
    <w:semiHidden/>
    <w:unhideWhenUsed/>
    <w:rsid w:val="0044628B"/>
  </w:style>
  <w:style w:type="table" w:customStyle="1" w:styleId="LightGrid-Accent52221111">
    <w:name w:val="Light Grid - Accent 5222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Arial Unicode MS" w:eastAsia="Times New Roman" w:hAnsi="Arial Unicode MS"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Arial Unicode MS" w:eastAsia="Times New Roman" w:hAnsi="Arial Unicode M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Arial Unicode MS" w:eastAsia="Times New Roman" w:hAnsi="Arial Unicode MS" w:cs="Times New Roman"/>
        <w:b/>
        <w:bCs/>
      </w:rPr>
    </w:tblStylePr>
    <w:tblStylePr w:type="lastCol">
      <w:rPr>
        <w:rFonts w:ascii="Arial Unicode MS" w:eastAsia="Times New Roman" w:hAnsi="Arial Unicode M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2111">
    <w:name w:val="Light Grid - Accent 51122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Arial Unicode MS" w:eastAsia="Times New Roman" w:hAnsi="Arial Unicode MS"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Arial Unicode MS" w:eastAsia="Times New Roman" w:hAnsi="Arial Unicode M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Arial Unicode MS" w:eastAsia="Times New Roman" w:hAnsi="Arial Unicode MS" w:cs="Times New Roman"/>
        <w:b/>
        <w:bCs/>
      </w:rPr>
    </w:tblStylePr>
    <w:tblStylePr w:type="lastCol">
      <w:rPr>
        <w:rFonts w:ascii="Arial Unicode MS" w:eastAsia="Times New Roman" w:hAnsi="Arial Unicode M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2111">
    <w:name w:val="Light Grid - Accent 11122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 Unicode MS" w:eastAsia="Times New Roman" w:hAnsi="Arial Unicode M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 Unicode MS" w:eastAsia="Times New Roman" w:hAnsi="Arial Unicode M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 Unicode MS" w:eastAsia="Times New Roman" w:hAnsi="Arial Unicode MS" w:cs="Times New Roman"/>
        <w:b/>
        <w:bCs/>
      </w:rPr>
    </w:tblStylePr>
    <w:tblStylePr w:type="lastCol">
      <w:rPr>
        <w:rFonts w:ascii="Arial Unicode MS" w:eastAsia="Times New Roman" w:hAnsi="Arial Unicode M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2111">
    <w:name w:val="Light Grid - Accent 3122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Arial Unicode MS" w:eastAsia="Times New Roman" w:hAnsi="Arial Unicode MS"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Arial Unicode MS" w:eastAsia="Times New Roman" w:hAnsi="Arial Unicode M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Arial Unicode MS" w:eastAsia="Times New Roman" w:hAnsi="Arial Unicode MS" w:cs="Times New Roman"/>
        <w:b/>
        <w:bCs/>
      </w:rPr>
    </w:tblStylePr>
    <w:tblStylePr w:type="lastCol">
      <w:rPr>
        <w:rFonts w:ascii="Arial Unicode MS" w:eastAsia="Times New Roman" w:hAnsi="Arial Unicode M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421">
    <w:name w:val="No List3421"/>
    <w:next w:val="NoList"/>
    <w:uiPriority w:val="99"/>
    <w:semiHidden/>
    <w:unhideWhenUsed/>
    <w:rsid w:val="0044628B"/>
  </w:style>
  <w:style w:type="table" w:customStyle="1" w:styleId="LightGrid-Accent1212111">
    <w:name w:val="Light Grid - Accent 1212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 Unicode MS" w:eastAsia="Times New Roman" w:hAnsi="Arial Unicode M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 Unicode MS" w:eastAsia="Times New Roman" w:hAnsi="Arial Unicode M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 Unicode MS" w:eastAsia="Times New Roman" w:hAnsi="Arial Unicode MS" w:cs="Times New Roman"/>
        <w:b/>
        <w:bCs/>
      </w:rPr>
    </w:tblStylePr>
    <w:tblStylePr w:type="lastCol">
      <w:rPr>
        <w:rFonts w:ascii="Arial Unicode MS" w:eastAsia="Times New Roman" w:hAnsi="Arial Unicode M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1221">
    <w:name w:val="No List1111221"/>
    <w:next w:val="NoList"/>
    <w:semiHidden/>
    <w:rsid w:val="0044628B"/>
  </w:style>
  <w:style w:type="numbering" w:customStyle="1" w:styleId="NoList211221">
    <w:name w:val="No List211221"/>
    <w:next w:val="NoList"/>
    <w:uiPriority w:val="99"/>
    <w:semiHidden/>
    <w:unhideWhenUsed/>
    <w:rsid w:val="0044628B"/>
  </w:style>
  <w:style w:type="table" w:customStyle="1" w:styleId="TableGrid1111221">
    <w:name w:val="Table Grid1111221"/>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Accent5211211">
    <w:name w:val="Light Grid - Accent 52112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2">
    <w:name w:val="Light Grid - Accent 511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2111">
    <w:name w:val="Light Grid - Accent 111122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12">
    <w:name w:val="Light Grid - Accent 4112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121">
    <w:name w:val="Light Grid - Accent 31112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Times New Roman"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Times New Roman"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321">
    <w:name w:val="No List4321"/>
    <w:next w:val="NoList"/>
    <w:uiPriority w:val="99"/>
    <w:semiHidden/>
    <w:unhideWhenUsed/>
    <w:rsid w:val="0044628B"/>
  </w:style>
  <w:style w:type="table" w:customStyle="1" w:styleId="LightGrid-Accent1312111">
    <w:name w:val="Light Grid - Accent 1312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Times New Roman"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Times New Roman"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221">
    <w:name w:val="No List5221"/>
    <w:next w:val="NoList"/>
    <w:uiPriority w:val="99"/>
    <w:semiHidden/>
    <w:unhideWhenUsed/>
    <w:rsid w:val="0044628B"/>
  </w:style>
  <w:style w:type="numbering" w:customStyle="1" w:styleId="NoList6221">
    <w:name w:val="No List6221"/>
    <w:next w:val="NoList"/>
    <w:uiPriority w:val="99"/>
    <w:semiHidden/>
    <w:unhideWhenUsed/>
    <w:rsid w:val="0044628B"/>
  </w:style>
  <w:style w:type="table" w:customStyle="1" w:styleId="TableGrid332111">
    <w:name w:val="Table Grid332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21">
    <w:name w:val="Table Grid22221"/>
    <w:basedOn w:val="TableNormal"/>
    <w:next w:val="TableGrid"/>
    <w:uiPriority w:val="59"/>
    <w:rsid w:val="0044628B"/>
    <w:pPr>
      <w:jc w:val="both"/>
    </w:pPr>
    <w:rPr>
      <w:sz w:val="22"/>
      <w:szCs w:val="22"/>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7121">
    <w:name w:val="No List7121"/>
    <w:next w:val="NoList"/>
    <w:uiPriority w:val="99"/>
    <w:semiHidden/>
    <w:unhideWhenUsed/>
    <w:rsid w:val="0044628B"/>
  </w:style>
  <w:style w:type="numbering" w:customStyle="1" w:styleId="NoList8121">
    <w:name w:val="No List8121"/>
    <w:next w:val="NoList"/>
    <w:uiPriority w:val="99"/>
    <w:semiHidden/>
    <w:unhideWhenUsed/>
    <w:rsid w:val="0044628B"/>
  </w:style>
  <w:style w:type="table" w:customStyle="1" w:styleId="LightList-Accent332111">
    <w:name w:val="Light List - Accent 332111"/>
    <w:basedOn w:val="TableNormal"/>
    <w:next w:val="LightList-Accent3"/>
    <w:uiPriority w:val="61"/>
    <w:semiHidden/>
    <w:unhideWhenUsed/>
    <w:rsid w:val="0044628B"/>
    <w:rPr>
      <w:rFonts w:ascii="Times New Roman" w:eastAsia="Times New Roman" w:hAnsi="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2111">
    <w:name w:val="Medium Grid 1 - Accent 332111"/>
    <w:basedOn w:val="TableNormal"/>
    <w:next w:val="MediumGrid1-Accent3"/>
    <w:uiPriority w:val="67"/>
    <w:semiHidden/>
    <w:unhideWhenUsed/>
    <w:rsid w:val="0044628B"/>
    <w:rPr>
      <w:rFonts w:ascii="Times New Roman" w:eastAsia="Times New Roman" w:hAnsi="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211">
    <w:name w:val="Light Grid3211"/>
    <w:basedOn w:val="TableNormal"/>
    <w:next w:val="LightGrid"/>
    <w:uiPriority w:val="62"/>
    <w:semiHidden/>
    <w:unhideWhenUsed/>
    <w:rsid w:val="0044628B"/>
    <w:rPr>
      <w:rFonts w:ascii="Times New Roman" w:eastAsia="Times New Roman" w:hAnsi="Times New Roman" w:cs="Times New Roman"/>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List32111">
    <w:name w:val="Light List32111"/>
    <w:basedOn w:val="TableNormal"/>
    <w:next w:val="LightList"/>
    <w:uiPriority w:val="61"/>
    <w:semiHidden/>
    <w:unhideWhenUsed/>
    <w:rsid w:val="0044628B"/>
    <w:rPr>
      <w:rFonts w:ascii="Times New Roman" w:eastAsia="Times New Roman" w:hAnsi="Times New Roman" w:cs="Times New Roman"/>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MediumShading132111">
    <w:name w:val="Medium Shading 132111"/>
    <w:basedOn w:val="TableNormal"/>
    <w:next w:val="MediumShading1"/>
    <w:uiPriority w:val="63"/>
    <w:semiHidden/>
    <w:unhideWhenUsed/>
    <w:rsid w:val="0044628B"/>
    <w:rPr>
      <w:rFonts w:ascii="Times New Roman" w:eastAsia="Times New Roman" w:hAnsi="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2111">
    <w:name w:val="Light Shading32111"/>
    <w:basedOn w:val="TableNormal"/>
    <w:next w:val="LightShading"/>
    <w:uiPriority w:val="60"/>
    <w:semiHidden/>
    <w:unhideWhenUsed/>
    <w:rsid w:val="0044628B"/>
    <w:rPr>
      <w:rFonts w:ascii="Times New Roman" w:eastAsia="Times New Roman" w:hAnsi="Times New Roman" w:cs="Times New Roman"/>
      <w:color w:val="000000"/>
      <w:lang w:val="en-GB" w:eastAsia="en-GB"/>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2111">
    <w:name w:val="Light Shading - Accent 142111"/>
    <w:basedOn w:val="TableNormal"/>
    <w:next w:val="LightShading-Accent1"/>
    <w:uiPriority w:val="60"/>
    <w:semiHidden/>
    <w:unhideWhenUsed/>
    <w:rsid w:val="0044628B"/>
    <w:rPr>
      <w:rFonts w:ascii="Times New Roman" w:eastAsia="Times New Roman" w:hAnsi="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MediumShading1-Accent33211">
    <w:name w:val="Medium Shading 1 - Accent 33211"/>
    <w:basedOn w:val="TableNormal"/>
    <w:next w:val="MediumShading1-Accent3"/>
    <w:uiPriority w:val="63"/>
    <w:semiHidden/>
    <w:unhideWhenUsed/>
    <w:rsid w:val="0044628B"/>
    <w:rPr>
      <w:rFonts w:ascii="Times New Roman" w:eastAsia="Times New Roman" w:hAnsi="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2111">
    <w:name w:val="Light Shading - Accent 332111"/>
    <w:basedOn w:val="TableNormal"/>
    <w:next w:val="LightShading-Accent3"/>
    <w:uiPriority w:val="60"/>
    <w:semiHidden/>
    <w:unhideWhenUsed/>
    <w:rsid w:val="0044628B"/>
    <w:rPr>
      <w:rFonts w:ascii="Times New Roman" w:eastAsia="Times New Roman" w:hAnsi="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3111">
    <w:name w:val="Table Grid513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2111">
    <w:name w:val="Table Grid3122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3">
    <w:name w:val="Table Grid6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2">
    <w:name w:val="Table Grid34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21">
    <w:name w:val="No List1721"/>
    <w:next w:val="NoList"/>
    <w:uiPriority w:val="99"/>
    <w:semiHidden/>
    <w:unhideWhenUsed/>
    <w:rsid w:val="0044628B"/>
  </w:style>
  <w:style w:type="table" w:customStyle="1" w:styleId="TableGrid242">
    <w:name w:val="Table Grid24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21">
    <w:name w:val="No List1821"/>
    <w:next w:val="NoList"/>
    <w:uiPriority w:val="99"/>
    <w:semiHidden/>
    <w:unhideWhenUsed/>
    <w:rsid w:val="0044628B"/>
  </w:style>
  <w:style w:type="numbering" w:customStyle="1" w:styleId="NoList2521">
    <w:name w:val="No List2521"/>
    <w:next w:val="NoList"/>
    <w:uiPriority w:val="99"/>
    <w:semiHidden/>
    <w:unhideWhenUsed/>
    <w:rsid w:val="0044628B"/>
  </w:style>
  <w:style w:type="table" w:customStyle="1" w:styleId="TableGrid1141">
    <w:name w:val="Table Grid1141"/>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521">
    <w:name w:val="No List3521"/>
    <w:next w:val="NoList"/>
    <w:uiPriority w:val="99"/>
    <w:semiHidden/>
    <w:unhideWhenUsed/>
    <w:rsid w:val="0044628B"/>
  </w:style>
  <w:style w:type="table" w:customStyle="1" w:styleId="TableGrid1151">
    <w:name w:val="Table Grid115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21">
    <w:name w:val="No List4421"/>
    <w:next w:val="NoList"/>
    <w:uiPriority w:val="99"/>
    <w:semiHidden/>
    <w:unhideWhenUsed/>
    <w:rsid w:val="0044628B"/>
  </w:style>
  <w:style w:type="numbering" w:customStyle="1" w:styleId="NoList11421">
    <w:name w:val="No List11421"/>
    <w:next w:val="NoList"/>
    <w:uiPriority w:val="99"/>
    <w:semiHidden/>
    <w:unhideWhenUsed/>
    <w:rsid w:val="0044628B"/>
  </w:style>
  <w:style w:type="numbering" w:customStyle="1" w:styleId="NoList111421">
    <w:name w:val="No List111421"/>
    <w:next w:val="NoList"/>
    <w:uiPriority w:val="99"/>
    <w:semiHidden/>
    <w:unhideWhenUsed/>
    <w:rsid w:val="0044628B"/>
  </w:style>
  <w:style w:type="numbering" w:customStyle="1" w:styleId="NoList1111321">
    <w:name w:val="No List1111321"/>
    <w:next w:val="NoList"/>
    <w:uiPriority w:val="99"/>
    <w:semiHidden/>
    <w:rsid w:val="0044628B"/>
  </w:style>
  <w:style w:type="table" w:customStyle="1" w:styleId="TableGrid131311">
    <w:name w:val="Table Grid131311"/>
    <w:basedOn w:val="TableNormal"/>
    <w:next w:val="TableGrid"/>
    <w:rsid w:val="0044628B"/>
    <w:pPr>
      <w:bidi/>
    </w:pPr>
    <w:rPr>
      <w:rFonts w:ascii="Times New Roman" w:eastAsia="Times New Roman" w:hAnsi="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2111">
    <w:name w:val="Light Grid - Accent 4322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1131">
    <w:name w:val="Light Grid - Accent 411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1421">
    <w:name w:val="No List21421"/>
    <w:next w:val="NoList"/>
    <w:uiPriority w:val="99"/>
    <w:semiHidden/>
    <w:unhideWhenUsed/>
    <w:rsid w:val="0044628B"/>
  </w:style>
  <w:style w:type="numbering" w:customStyle="1" w:styleId="NoList12131">
    <w:name w:val="No List12131"/>
    <w:next w:val="NoList"/>
    <w:uiPriority w:val="99"/>
    <w:semiHidden/>
    <w:unhideWhenUsed/>
    <w:rsid w:val="0044628B"/>
  </w:style>
  <w:style w:type="numbering" w:customStyle="1" w:styleId="NoList112131">
    <w:name w:val="No List112131"/>
    <w:next w:val="NoList"/>
    <w:uiPriority w:val="99"/>
    <w:semiHidden/>
    <w:rsid w:val="0044628B"/>
  </w:style>
  <w:style w:type="table" w:customStyle="1" w:styleId="TableGridLight3">
    <w:name w:val="Table Grid Light3"/>
    <w:basedOn w:val="TableNormal"/>
    <w:next w:val="TableGridLight1"/>
    <w:uiPriority w:val="40"/>
    <w:rsid w:val="0044628B"/>
    <w:rPr>
      <w:lang w:val="en-GB" w:eastAsia="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5321">
    <w:name w:val="No List5321"/>
    <w:next w:val="NoList"/>
    <w:uiPriority w:val="99"/>
    <w:semiHidden/>
    <w:unhideWhenUsed/>
    <w:rsid w:val="0044628B"/>
  </w:style>
  <w:style w:type="numbering" w:customStyle="1" w:styleId="NoList13131">
    <w:name w:val="No List13131"/>
    <w:next w:val="NoList"/>
    <w:uiPriority w:val="99"/>
    <w:semiHidden/>
    <w:unhideWhenUsed/>
    <w:rsid w:val="0044628B"/>
  </w:style>
  <w:style w:type="numbering" w:customStyle="1" w:styleId="NoList22131">
    <w:name w:val="No List22131"/>
    <w:next w:val="NoList"/>
    <w:uiPriority w:val="99"/>
    <w:semiHidden/>
    <w:unhideWhenUsed/>
    <w:rsid w:val="0044628B"/>
  </w:style>
  <w:style w:type="table" w:customStyle="1" w:styleId="LightList-Accent311131">
    <w:name w:val="Light List - Accent 31113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13">
    <w:name w:val="Light List - Accent 6113"/>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3">
    <w:name w:val="Light Shading - Accent 2113"/>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3">
    <w:name w:val="Light Grid - Accent 2113"/>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B Nazanin" w:eastAsia="Times New Roman" w:hAnsi="B Nazani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B Nazanin" w:eastAsia="Times New Roman" w:hAnsi="B Nazani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3">
    <w:name w:val="Light Shading - Accent 6113"/>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1-Accent4113">
    <w:name w:val="Medium Shading 1 - Accent 4113"/>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3">
    <w:name w:val="Medium Shading 2 - Accent 6113"/>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3">
    <w:name w:val="Medium Shading 1 - Accent 6113"/>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1311">
    <w:name w:val="Table Grid141311"/>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2113">
    <w:name w:val="Light List - Accent 2113"/>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13">
    <w:name w:val="Light List - Accent 3213"/>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621311">
    <w:name w:val="Light Grid - Accent 62131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Times New Roman"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Times New Roman"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131">
    <w:name w:val="Medium Shading 1 - Accent 4213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3">
    <w:name w:val="Medium Shading 2 - Accent 623"/>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131">
    <w:name w:val="Medium Shading 1 - Accent 6213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3">
    <w:name w:val="Light List - Accent 233"/>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numbering" w:customStyle="1" w:styleId="NoList31131">
    <w:name w:val="No List31131"/>
    <w:next w:val="NoList"/>
    <w:uiPriority w:val="99"/>
    <w:semiHidden/>
    <w:unhideWhenUsed/>
    <w:rsid w:val="0044628B"/>
  </w:style>
  <w:style w:type="table" w:customStyle="1" w:styleId="LightShading-Accent2213">
    <w:name w:val="Light Shading - Accent 2213"/>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3">
    <w:name w:val="Light List - Accent 2213"/>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131">
    <w:name w:val="Light Grid - Accent 4121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Nazanin" w:eastAsia="Times New Roman" w:hAnsi="B Nazani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Nazanin" w:eastAsia="Times New Roman" w:hAnsi="B Nazani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1311">
    <w:name w:val="Light Grid - Accent 44131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mbria" w:eastAsia="Times New Roman" w:hAnsi="Cambria"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mbria" w:eastAsia="Times New Roman" w:hAnsi="Cambria"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4113111">
    <w:name w:val="Table Grid4113111"/>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1311">
    <w:name w:val="Table Grid12113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3">
    <w:name w:val="Light Grid - Accent 4223"/>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Lotus" w:eastAsia="Times New Roman" w:hAnsi="B Lotus"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Lotus" w:eastAsia="Times New Roman" w:hAnsi="B Lotu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Lotus" w:eastAsia="Times New Roman" w:hAnsi="B Lotus" w:cs="Times New Roman"/>
        <w:b/>
        <w:bCs/>
      </w:rPr>
    </w:tblStylePr>
    <w:tblStylePr w:type="lastCol">
      <w:rPr>
        <w:rFonts w:ascii="B Lotus" w:eastAsia="Times New Roman" w:hAnsi="B Lotu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3">
    <w:name w:val="Plain Table 513"/>
    <w:basedOn w:val="TableNormal"/>
    <w:next w:val="PlainTable51"/>
    <w:uiPriority w:val="45"/>
    <w:rsid w:val="0044628B"/>
    <w:rPr>
      <w:lang w:val="en-GB" w:eastAsia="en-GB"/>
    </w:rPr>
    <w:tblPr>
      <w:tblStyleRowBandSize w:val="1"/>
      <w:tblStyleColBandSize w:val="1"/>
    </w:tblPr>
    <w:tblStylePr w:type="firstRow">
      <w:rPr>
        <w:rFonts w:ascii="B Nazanin" w:eastAsia="Times New Roman" w:hAnsi="B Nazanin" w:cs="Times New Roman"/>
        <w:i/>
        <w:iCs/>
        <w:sz w:val="26"/>
      </w:rPr>
      <w:tblPr/>
      <w:tcPr>
        <w:tcBorders>
          <w:bottom w:val="single" w:sz="4" w:space="0" w:color="7F7F7F"/>
        </w:tcBorders>
        <w:shd w:val="clear" w:color="auto" w:fill="FFFFFF"/>
      </w:tcPr>
    </w:tblStylePr>
    <w:tblStylePr w:type="lastRow">
      <w:rPr>
        <w:rFonts w:ascii="B Nazanin" w:eastAsia="Times New Roman" w:hAnsi="B Nazanin" w:cs="Times New Roman"/>
        <w:i/>
        <w:iCs/>
        <w:sz w:val="26"/>
      </w:rPr>
      <w:tblPr/>
      <w:tcPr>
        <w:tcBorders>
          <w:top w:val="single" w:sz="4" w:space="0" w:color="7F7F7F"/>
        </w:tcBorders>
        <w:shd w:val="clear" w:color="auto" w:fill="FFFFFF"/>
      </w:tcPr>
    </w:tblStylePr>
    <w:tblStylePr w:type="firstCol">
      <w:pPr>
        <w:jc w:val="right"/>
      </w:pPr>
      <w:rPr>
        <w:rFonts w:ascii="B Nazanin" w:eastAsia="Times New Roman" w:hAnsi="B Nazanin" w:cs="Times New Roman"/>
        <w:i/>
        <w:iCs/>
        <w:sz w:val="26"/>
      </w:rPr>
      <w:tblPr/>
      <w:tcPr>
        <w:tcBorders>
          <w:right w:val="single" w:sz="4" w:space="0" w:color="7F7F7F"/>
        </w:tcBorders>
        <w:shd w:val="clear" w:color="auto" w:fill="FFFFFF"/>
      </w:tcPr>
    </w:tblStylePr>
    <w:tblStylePr w:type="lastCol">
      <w:rPr>
        <w:rFonts w:ascii="B Nazanin" w:eastAsia="Times New Roman" w:hAnsi="B Nazani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3">
    <w:name w:val="Plain Table 12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131">
    <w:name w:val="No List41131"/>
    <w:next w:val="NoList"/>
    <w:uiPriority w:val="99"/>
    <w:semiHidden/>
    <w:unhideWhenUsed/>
    <w:rsid w:val="0044628B"/>
  </w:style>
  <w:style w:type="numbering" w:customStyle="1" w:styleId="NoList113121">
    <w:name w:val="No List113121"/>
    <w:next w:val="NoList"/>
    <w:uiPriority w:val="99"/>
    <w:semiHidden/>
    <w:unhideWhenUsed/>
    <w:rsid w:val="0044628B"/>
  </w:style>
  <w:style w:type="numbering" w:customStyle="1" w:styleId="NoList1112131">
    <w:name w:val="No List1112131"/>
    <w:next w:val="NoList"/>
    <w:semiHidden/>
    <w:unhideWhenUsed/>
    <w:rsid w:val="0044628B"/>
  </w:style>
  <w:style w:type="table" w:customStyle="1" w:styleId="TableGrid131121">
    <w:name w:val="Table Grid131121"/>
    <w:basedOn w:val="TableNormal"/>
    <w:next w:val="TableGrid"/>
    <w:uiPriority w:val="5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11321">
    <w:name w:val="No List211321"/>
    <w:next w:val="NoList"/>
    <w:uiPriority w:val="99"/>
    <w:semiHidden/>
    <w:unhideWhenUsed/>
    <w:rsid w:val="0044628B"/>
  </w:style>
  <w:style w:type="table" w:customStyle="1" w:styleId="TableGrid2111311">
    <w:name w:val="Table Grid2111311"/>
    <w:basedOn w:val="TableNormal"/>
    <w:next w:val="TableGrid"/>
    <w:uiPriority w:val="5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11121">
    <w:name w:val="No List311121"/>
    <w:next w:val="NoList"/>
    <w:uiPriority w:val="99"/>
    <w:semiHidden/>
    <w:unhideWhenUsed/>
    <w:rsid w:val="0044628B"/>
  </w:style>
  <w:style w:type="numbering" w:customStyle="1" w:styleId="NoList411121">
    <w:name w:val="No List411121"/>
    <w:next w:val="NoList"/>
    <w:uiPriority w:val="99"/>
    <w:semiHidden/>
    <w:unhideWhenUsed/>
    <w:rsid w:val="0044628B"/>
  </w:style>
  <w:style w:type="numbering" w:customStyle="1" w:styleId="NoList1111113">
    <w:name w:val="No List1111113"/>
    <w:next w:val="NoList"/>
    <w:semiHidden/>
    <w:rsid w:val="0044628B"/>
  </w:style>
  <w:style w:type="table" w:customStyle="1" w:styleId="MediumShading1-Accent62112">
    <w:name w:val="Medium Shading 1 - Accent 62112"/>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112">
    <w:name w:val="Medium Shading 1 - Accent 4211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1121">
    <w:name w:val="Table Grid4111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1311">
    <w:name w:val="Light Grid - Accent 411113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Light" w:eastAsia="Times New Roman" w:hAnsi="Calibri Ligh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131">
    <w:name w:val="No List51131"/>
    <w:next w:val="NoList"/>
    <w:uiPriority w:val="99"/>
    <w:semiHidden/>
    <w:unhideWhenUsed/>
    <w:rsid w:val="0044628B"/>
  </w:style>
  <w:style w:type="numbering" w:customStyle="1" w:styleId="NoList121121">
    <w:name w:val="No List121121"/>
    <w:next w:val="NoList"/>
    <w:uiPriority w:val="99"/>
    <w:semiHidden/>
    <w:unhideWhenUsed/>
    <w:rsid w:val="0044628B"/>
  </w:style>
  <w:style w:type="table" w:customStyle="1" w:styleId="TableGrid2111121">
    <w:name w:val="Table Grid21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1131">
    <w:name w:val="No List2111131"/>
    <w:next w:val="NoList"/>
    <w:uiPriority w:val="99"/>
    <w:semiHidden/>
    <w:unhideWhenUsed/>
    <w:rsid w:val="0044628B"/>
  </w:style>
  <w:style w:type="table" w:customStyle="1" w:styleId="TableGrid1211121">
    <w:name w:val="Table Grid1211121"/>
    <w:basedOn w:val="TableNormal"/>
    <w:next w:val="TableGrid"/>
    <w:uiPriority w:val="5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PlainTable11113">
    <w:name w:val="Plain Table 1111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21">
    <w:name w:val="No List6321"/>
    <w:next w:val="NoList"/>
    <w:uiPriority w:val="99"/>
    <w:semiHidden/>
    <w:unhideWhenUsed/>
    <w:rsid w:val="0044628B"/>
  </w:style>
  <w:style w:type="table" w:customStyle="1" w:styleId="TableGrid14112">
    <w:name w:val="Table Grid141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12">
    <w:name w:val="Plain Table 1111112"/>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121">
    <w:name w:val="No List131121"/>
    <w:next w:val="NoList"/>
    <w:uiPriority w:val="99"/>
    <w:semiHidden/>
    <w:unhideWhenUsed/>
    <w:rsid w:val="0044628B"/>
  </w:style>
  <w:style w:type="table" w:customStyle="1" w:styleId="LightGrid-Accent441121">
    <w:name w:val="Light Grid - Accent 441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Nazanin" w:eastAsia="Times New Roman" w:hAnsi="B Nazani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Nazanin" w:eastAsia="Times New Roman" w:hAnsi="B Nazani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1121">
    <w:name w:val="No List221121"/>
    <w:next w:val="NoList"/>
    <w:uiPriority w:val="99"/>
    <w:semiHidden/>
    <w:unhideWhenUsed/>
    <w:rsid w:val="0044628B"/>
  </w:style>
  <w:style w:type="table" w:customStyle="1" w:styleId="LightList-Accent311112">
    <w:name w:val="Light List - Accent 311112"/>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121121">
    <w:name w:val="No List1121121"/>
    <w:next w:val="NoList"/>
    <w:uiPriority w:val="99"/>
    <w:semiHidden/>
    <w:unhideWhenUsed/>
    <w:rsid w:val="0044628B"/>
  </w:style>
  <w:style w:type="numbering" w:customStyle="1" w:styleId="NoList212121">
    <w:name w:val="No List212121"/>
    <w:next w:val="NoList"/>
    <w:uiPriority w:val="99"/>
    <w:semiHidden/>
    <w:unhideWhenUsed/>
    <w:rsid w:val="0044628B"/>
  </w:style>
  <w:style w:type="table" w:customStyle="1" w:styleId="LightGrid-Accent412112">
    <w:name w:val="Light Grid - Accent 412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Lotus" w:eastAsia="Times New Roman" w:hAnsi="BLotus"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Lotus" w:eastAsia="Times New Roman" w:hAnsi="BLotu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121">
    <w:name w:val="No List32121"/>
    <w:next w:val="NoList"/>
    <w:uiPriority w:val="99"/>
    <w:semiHidden/>
    <w:unhideWhenUsed/>
    <w:rsid w:val="0044628B"/>
  </w:style>
  <w:style w:type="numbering" w:customStyle="1" w:styleId="NoList11121121">
    <w:name w:val="No List11121121"/>
    <w:next w:val="NoList"/>
    <w:semiHidden/>
    <w:rsid w:val="0044628B"/>
  </w:style>
  <w:style w:type="numbering" w:customStyle="1" w:styleId="NoList21111121">
    <w:name w:val="No List21111121"/>
    <w:next w:val="NoList"/>
    <w:uiPriority w:val="99"/>
    <w:semiHidden/>
    <w:unhideWhenUsed/>
    <w:rsid w:val="0044628B"/>
  </w:style>
  <w:style w:type="table" w:customStyle="1" w:styleId="LightGrid-Accent41111121">
    <w:name w:val="Light Grid - Accent 41111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Nazanin" w:eastAsia="Times New Roman" w:hAnsi="B Nazani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Nazanin" w:eastAsia="Times New Roman" w:hAnsi="B Nazani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121">
    <w:name w:val="No List42121"/>
    <w:next w:val="NoList"/>
    <w:uiPriority w:val="99"/>
    <w:semiHidden/>
    <w:unhideWhenUsed/>
    <w:rsid w:val="0044628B"/>
  </w:style>
  <w:style w:type="table" w:customStyle="1" w:styleId="LightList-Accent32112">
    <w:name w:val="Light List - Accent 3211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NoList511121">
    <w:name w:val="No List511121"/>
    <w:next w:val="NoList"/>
    <w:uiPriority w:val="99"/>
    <w:semiHidden/>
    <w:unhideWhenUsed/>
    <w:rsid w:val="0044628B"/>
  </w:style>
  <w:style w:type="numbering" w:customStyle="1" w:styleId="NoList61121">
    <w:name w:val="No List61121"/>
    <w:next w:val="NoList"/>
    <w:uiPriority w:val="99"/>
    <w:semiHidden/>
    <w:unhideWhenUsed/>
    <w:rsid w:val="0044628B"/>
  </w:style>
  <w:style w:type="numbering" w:customStyle="1" w:styleId="NoList7221">
    <w:name w:val="No List7221"/>
    <w:next w:val="NoList"/>
    <w:uiPriority w:val="99"/>
    <w:semiHidden/>
    <w:unhideWhenUsed/>
    <w:rsid w:val="0044628B"/>
  </w:style>
  <w:style w:type="numbering" w:customStyle="1" w:styleId="NoList8221">
    <w:name w:val="No List8221"/>
    <w:next w:val="NoList"/>
    <w:uiPriority w:val="99"/>
    <w:semiHidden/>
    <w:unhideWhenUsed/>
    <w:rsid w:val="0044628B"/>
  </w:style>
  <w:style w:type="numbering" w:customStyle="1" w:styleId="NoList9121">
    <w:name w:val="No List9121"/>
    <w:next w:val="NoList"/>
    <w:uiPriority w:val="99"/>
    <w:semiHidden/>
    <w:unhideWhenUsed/>
    <w:rsid w:val="0044628B"/>
  </w:style>
  <w:style w:type="numbering" w:customStyle="1" w:styleId="NoList10121">
    <w:name w:val="No List10121"/>
    <w:next w:val="NoList"/>
    <w:uiPriority w:val="99"/>
    <w:semiHidden/>
    <w:unhideWhenUsed/>
    <w:rsid w:val="0044628B"/>
  </w:style>
  <w:style w:type="numbering" w:customStyle="1" w:styleId="NoList14121">
    <w:name w:val="No List14121"/>
    <w:next w:val="NoList"/>
    <w:uiPriority w:val="99"/>
    <w:semiHidden/>
    <w:unhideWhenUsed/>
    <w:rsid w:val="0044628B"/>
  </w:style>
  <w:style w:type="numbering" w:customStyle="1" w:styleId="NoList15121">
    <w:name w:val="No List15121"/>
    <w:next w:val="NoList"/>
    <w:uiPriority w:val="99"/>
    <w:semiHidden/>
    <w:unhideWhenUsed/>
    <w:rsid w:val="0044628B"/>
  </w:style>
  <w:style w:type="numbering" w:customStyle="1" w:styleId="NoList114121">
    <w:name w:val="No List114121"/>
    <w:next w:val="NoList"/>
    <w:uiPriority w:val="99"/>
    <w:semiHidden/>
    <w:unhideWhenUsed/>
    <w:rsid w:val="0044628B"/>
  </w:style>
  <w:style w:type="numbering" w:customStyle="1" w:styleId="NoList1113121">
    <w:name w:val="No List1113121"/>
    <w:next w:val="NoList"/>
    <w:uiPriority w:val="99"/>
    <w:semiHidden/>
    <w:rsid w:val="0044628B"/>
  </w:style>
  <w:style w:type="numbering" w:customStyle="1" w:styleId="NoList23121">
    <w:name w:val="No List23121"/>
    <w:next w:val="NoList"/>
    <w:uiPriority w:val="99"/>
    <w:semiHidden/>
    <w:unhideWhenUsed/>
    <w:rsid w:val="0044628B"/>
  </w:style>
  <w:style w:type="numbering" w:customStyle="1" w:styleId="NoList12221">
    <w:name w:val="No List12221"/>
    <w:next w:val="NoList"/>
    <w:uiPriority w:val="99"/>
    <w:semiHidden/>
    <w:unhideWhenUsed/>
    <w:rsid w:val="0044628B"/>
  </w:style>
  <w:style w:type="numbering" w:customStyle="1" w:styleId="NoList11222">
    <w:name w:val="No List11222"/>
    <w:next w:val="NoList"/>
    <w:uiPriority w:val="99"/>
    <w:semiHidden/>
    <w:rsid w:val="0044628B"/>
  </w:style>
  <w:style w:type="table" w:customStyle="1" w:styleId="LightList-Accent6121">
    <w:name w:val="Light List - Accent 6121"/>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21">
    <w:name w:val="Light Shading - Accent 21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21">
    <w:name w:val="Light Grid - Accent 2121"/>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B Nazanin" w:eastAsia="Times New Roman" w:hAnsi="B Nazani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B Nazanin" w:eastAsia="Times New Roman" w:hAnsi="B Nazani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21">
    <w:name w:val="Light Shading - Accent 612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212">
    <w:name w:val="Light Grid - Accent 61212"/>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B Nazanin" w:eastAsia="Times New Roman" w:hAnsi="B Nazani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B Nazanin" w:eastAsia="Times New Roman" w:hAnsi="B Nazani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21">
    <w:name w:val="Medium Shading 1 - Accent 412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21">
    <w:name w:val="Medium Shading 2 - Accent 612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21">
    <w:name w:val="Medium Shading 1 - Accent 612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2121">
    <w:name w:val="Light List - Accent 21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631">
    <w:name w:val="Light List - Accent 63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411">
    <w:name w:val="Light Shading - Accent 2411"/>
    <w:basedOn w:val="TableNormal"/>
    <w:next w:val="LightShading-Accent2"/>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31">
    <w:name w:val="Light Grid - Accent 23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Cambria" w:eastAsia="Times New Roman" w:hAnsi="Cambria"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Cambria" w:eastAsia="Times New Roman" w:hAnsi="Cambria"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31">
    <w:name w:val="Light Shading - Accent 63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MediumShading2-Accent631">
    <w:name w:val="Medium Shading 2 - Accent 631"/>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List-Accent241">
    <w:name w:val="Light List - Accent 241"/>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312111">
    <w:name w:val="Table Grid2312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21">
    <w:name w:val="No List33121"/>
    <w:next w:val="NoList"/>
    <w:uiPriority w:val="99"/>
    <w:semiHidden/>
    <w:unhideWhenUsed/>
    <w:rsid w:val="0044628B"/>
  </w:style>
  <w:style w:type="table" w:customStyle="1" w:styleId="LightShading-Accent2221">
    <w:name w:val="Light Shading - Accent 22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21">
    <w:name w:val="Light List - Accent 22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leGrid3312111">
    <w:name w:val="Table Grid3312111"/>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Accent4241">
    <w:name w:val="Light Grid - Accent 424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Nazanin,Bold" w:eastAsia="Times New Roman" w:hAnsi="B Nazanin,Bold"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Nazanin,Bold" w:eastAsia="Times New Roman" w:hAnsi="B Nazanin,Bold"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Nazanin,Bold" w:eastAsia="Times New Roman" w:hAnsi="B Nazanin,Bold" w:cs="Times New Roman"/>
        <w:b/>
        <w:bCs/>
      </w:rPr>
    </w:tblStylePr>
    <w:tblStylePr w:type="lastCol">
      <w:rPr>
        <w:rFonts w:ascii="B Nazanin,Bold" w:eastAsia="Times New Roman" w:hAnsi="B Nazanin,Bold"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21">
    <w:name w:val="Plain Table 521"/>
    <w:basedOn w:val="TableNormal"/>
    <w:next w:val="PlainTable51"/>
    <w:uiPriority w:val="45"/>
    <w:rsid w:val="0044628B"/>
    <w:rPr>
      <w:lang w:val="en-GB" w:eastAsia="en-GB"/>
    </w:rPr>
    <w:tblPr>
      <w:tblStyleRowBandSize w:val="1"/>
      <w:tblStyleColBandSize w:val="1"/>
    </w:tblPr>
    <w:tblStylePr w:type="firstRow">
      <w:rPr>
        <w:rFonts w:ascii="B Nazanin" w:eastAsia="Times New Roman" w:hAnsi="B Nazanin" w:cs="Times New Roman"/>
        <w:i/>
        <w:iCs/>
        <w:sz w:val="26"/>
      </w:rPr>
      <w:tblPr/>
      <w:tcPr>
        <w:tcBorders>
          <w:bottom w:val="single" w:sz="4" w:space="0" w:color="7F7F7F"/>
        </w:tcBorders>
        <w:shd w:val="clear" w:color="auto" w:fill="FFFFFF"/>
      </w:tcPr>
    </w:tblStylePr>
    <w:tblStylePr w:type="lastRow">
      <w:rPr>
        <w:rFonts w:ascii="B Nazanin" w:eastAsia="Times New Roman" w:hAnsi="B Nazanin" w:cs="Times New Roman"/>
        <w:i/>
        <w:iCs/>
        <w:sz w:val="26"/>
      </w:rPr>
      <w:tblPr/>
      <w:tcPr>
        <w:tcBorders>
          <w:top w:val="single" w:sz="4" w:space="0" w:color="7F7F7F"/>
        </w:tcBorders>
        <w:shd w:val="clear" w:color="auto" w:fill="FFFFFF"/>
      </w:tcPr>
    </w:tblStylePr>
    <w:tblStylePr w:type="firstCol">
      <w:pPr>
        <w:jc w:val="right"/>
      </w:pPr>
      <w:rPr>
        <w:rFonts w:ascii="B Nazanin" w:eastAsia="Times New Roman" w:hAnsi="B Nazanin" w:cs="Times New Roman"/>
        <w:i/>
        <w:iCs/>
        <w:sz w:val="26"/>
      </w:rPr>
      <w:tblPr/>
      <w:tcPr>
        <w:tcBorders>
          <w:right w:val="single" w:sz="4" w:space="0" w:color="7F7F7F"/>
        </w:tcBorders>
        <w:shd w:val="clear" w:color="auto" w:fill="FFFFFF"/>
      </w:tcPr>
    </w:tblStylePr>
    <w:tblStylePr w:type="lastCol">
      <w:rPr>
        <w:rFonts w:ascii="B Nazanin" w:eastAsia="Times New Roman" w:hAnsi="B Nazani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32">
    <w:name w:val="Plain Table 13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3121">
    <w:name w:val="No List43121"/>
    <w:next w:val="NoList"/>
    <w:uiPriority w:val="99"/>
    <w:semiHidden/>
    <w:unhideWhenUsed/>
    <w:rsid w:val="0044628B"/>
  </w:style>
  <w:style w:type="table" w:customStyle="1" w:styleId="TableGrid522">
    <w:name w:val="Table Grid52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121">
    <w:name w:val="No List11112121"/>
    <w:next w:val="NoList"/>
    <w:uiPriority w:val="99"/>
    <w:semiHidden/>
    <w:unhideWhenUsed/>
    <w:rsid w:val="0044628B"/>
  </w:style>
  <w:style w:type="numbering" w:customStyle="1" w:styleId="NoList111111121">
    <w:name w:val="No List111111121"/>
    <w:next w:val="NoList"/>
    <w:uiPriority w:val="99"/>
    <w:semiHidden/>
    <w:rsid w:val="0044628B"/>
  </w:style>
  <w:style w:type="table" w:customStyle="1" w:styleId="TableGrid13212">
    <w:name w:val="Table Grid13212"/>
    <w:basedOn w:val="TableNormal"/>
    <w:next w:val="TableGrid"/>
    <w:rsid w:val="0044628B"/>
    <w:pPr>
      <w:bidi/>
    </w:pPr>
    <w:rPr>
      <w:rFonts w:ascii="Times New Roman" w:eastAsia="Times New Roman" w:hAnsi="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21">
    <w:name w:val="No List213121"/>
    <w:next w:val="NoList"/>
    <w:uiPriority w:val="99"/>
    <w:semiHidden/>
    <w:unhideWhenUsed/>
    <w:rsid w:val="0044628B"/>
  </w:style>
  <w:style w:type="numbering" w:customStyle="1" w:styleId="NoList112311">
    <w:name w:val="No List112311"/>
    <w:next w:val="NoList"/>
    <w:uiPriority w:val="99"/>
    <w:semiHidden/>
    <w:rsid w:val="0044628B"/>
  </w:style>
  <w:style w:type="table" w:customStyle="1" w:styleId="TableGridLight111">
    <w:name w:val="Table Grid Light111"/>
    <w:basedOn w:val="TableNormal"/>
    <w:next w:val="TableGridLight1"/>
    <w:uiPriority w:val="40"/>
    <w:rsid w:val="0044628B"/>
    <w:rPr>
      <w:lang w:val="en-GB" w:eastAsia="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52121">
    <w:name w:val="No List52121"/>
    <w:next w:val="NoList"/>
    <w:uiPriority w:val="99"/>
    <w:semiHidden/>
    <w:unhideWhenUsed/>
    <w:rsid w:val="0044628B"/>
  </w:style>
  <w:style w:type="numbering" w:customStyle="1" w:styleId="NoList1322">
    <w:name w:val="No List1322"/>
    <w:next w:val="NoList"/>
    <w:uiPriority w:val="99"/>
    <w:semiHidden/>
    <w:unhideWhenUsed/>
    <w:rsid w:val="0044628B"/>
  </w:style>
  <w:style w:type="numbering" w:customStyle="1" w:styleId="NoList2222">
    <w:name w:val="No List2222"/>
    <w:next w:val="NoList"/>
    <w:uiPriority w:val="99"/>
    <w:semiHidden/>
    <w:unhideWhenUsed/>
    <w:rsid w:val="0044628B"/>
  </w:style>
  <w:style w:type="table" w:customStyle="1" w:styleId="LightList-Accent61111">
    <w:name w:val="Light List - Accent 61111"/>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11">
    <w:name w:val="Light Shading - Accent 2111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11">
    <w:name w:val="Light Grid - Accent 21111"/>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B Nazanin" w:eastAsia="Times New Roman" w:hAnsi="B Nazani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B Nazanin" w:eastAsia="Times New Roman" w:hAnsi="B Nazani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11">
    <w:name w:val="Light Shading - Accent 6111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1111">
    <w:name w:val="Light Grid - Accent 611111"/>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B Nazanin" w:eastAsia="Times New Roman" w:hAnsi="B Nazani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B Nazanin" w:eastAsia="Times New Roman" w:hAnsi="B Nazani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111">
    <w:name w:val="Medium Shading 1 - Accent 4111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11">
    <w:name w:val="Medium Shading 2 - Accent 6111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11">
    <w:name w:val="Medium Shading 1 - Accent 6111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21111">
    <w:name w:val="Light List - Accent 2111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MediumShading2-Accent6211">
    <w:name w:val="Medium Shading 2 - Accent 6211"/>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List-Accent2311">
    <w:name w:val="Light List - Accent 2311"/>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numbering" w:customStyle="1" w:styleId="NoList3122">
    <w:name w:val="No List3122"/>
    <w:next w:val="NoList"/>
    <w:uiPriority w:val="99"/>
    <w:semiHidden/>
    <w:unhideWhenUsed/>
    <w:rsid w:val="0044628B"/>
  </w:style>
  <w:style w:type="table" w:customStyle="1" w:styleId="LightShading-Accent22111">
    <w:name w:val="Light Shading - Accent 2211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11">
    <w:name w:val="Light List - Accent 2211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leGrid31212111">
    <w:name w:val="Table Grid31212111"/>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1212">
    <w:name w:val="Table Grid41212"/>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Accent42211">
    <w:name w:val="Light Grid - Accent 4221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Nazanin,Bold" w:eastAsia="Times New Roman" w:hAnsi="B Nazanin,Bold"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Nazanin,Bold" w:eastAsia="Times New Roman" w:hAnsi="B Nazanin,Bold"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Nazanin,Bold" w:eastAsia="Times New Roman" w:hAnsi="B Nazanin,Bold" w:cs="Times New Roman"/>
        <w:b/>
        <w:bCs/>
      </w:rPr>
    </w:tblStylePr>
    <w:tblStylePr w:type="lastCol">
      <w:rPr>
        <w:rFonts w:ascii="B Nazanin,Bold" w:eastAsia="Times New Roman" w:hAnsi="B Nazanin,Bold"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11">
    <w:name w:val="Plain Table 5111"/>
    <w:basedOn w:val="TableNormal"/>
    <w:next w:val="PlainTable51"/>
    <w:uiPriority w:val="45"/>
    <w:rsid w:val="0044628B"/>
    <w:rPr>
      <w:lang w:val="en-GB" w:eastAsia="en-GB"/>
    </w:rPr>
    <w:tblPr>
      <w:tblStyleRowBandSize w:val="1"/>
      <w:tblStyleColBandSize w:val="1"/>
    </w:tblPr>
    <w:tblStylePr w:type="firstRow">
      <w:rPr>
        <w:rFonts w:ascii="B Nazanin" w:eastAsia="Times New Roman" w:hAnsi="B Nazanin" w:cs="Times New Roman"/>
        <w:i/>
        <w:iCs/>
        <w:sz w:val="26"/>
      </w:rPr>
      <w:tblPr/>
      <w:tcPr>
        <w:tcBorders>
          <w:bottom w:val="single" w:sz="4" w:space="0" w:color="7F7F7F"/>
        </w:tcBorders>
        <w:shd w:val="clear" w:color="auto" w:fill="FFFFFF"/>
      </w:tcPr>
    </w:tblStylePr>
    <w:tblStylePr w:type="lastRow">
      <w:rPr>
        <w:rFonts w:ascii="B Nazanin" w:eastAsia="Times New Roman" w:hAnsi="B Nazanin" w:cs="Times New Roman"/>
        <w:i/>
        <w:iCs/>
        <w:sz w:val="26"/>
      </w:rPr>
      <w:tblPr/>
      <w:tcPr>
        <w:tcBorders>
          <w:top w:val="single" w:sz="4" w:space="0" w:color="7F7F7F"/>
        </w:tcBorders>
        <w:shd w:val="clear" w:color="auto" w:fill="FFFFFF"/>
      </w:tcPr>
    </w:tblStylePr>
    <w:tblStylePr w:type="firstCol">
      <w:pPr>
        <w:jc w:val="right"/>
      </w:pPr>
      <w:rPr>
        <w:rFonts w:ascii="B Nazanin" w:eastAsia="Times New Roman" w:hAnsi="B Nazanin" w:cs="Times New Roman"/>
        <w:i/>
        <w:iCs/>
        <w:sz w:val="26"/>
      </w:rPr>
      <w:tblPr/>
      <w:tcPr>
        <w:tcBorders>
          <w:right w:val="single" w:sz="4" w:space="0" w:color="7F7F7F"/>
        </w:tcBorders>
        <w:shd w:val="clear" w:color="auto" w:fill="FFFFFF"/>
      </w:tcPr>
    </w:tblStylePr>
    <w:tblStylePr w:type="lastCol">
      <w:rPr>
        <w:rFonts w:ascii="B Nazanin" w:eastAsia="Times New Roman" w:hAnsi="B Nazani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numbering" w:customStyle="1" w:styleId="NoList4122">
    <w:name w:val="No List4122"/>
    <w:next w:val="NoList"/>
    <w:uiPriority w:val="99"/>
    <w:semiHidden/>
    <w:unhideWhenUsed/>
    <w:rsid w:val="0044628B"/>
  </w:style>
  <w:style w:type="numbering" w:customStyle="1" w:styleId="NoList113112">
    <w:name w:val="No List113112"/>
    <w:next w:val="NoList"/>
    <w:uiPriority w:val="99"/>
    <w:semiHidden/>
    <w:unhideWhenUsed/>
    <w:rsid w:val="0044628B"/>
  </w:style>
  <w:style w:type="numbering" w:customStyle="1" w:styleId="NoList2112121">
    <w:name w:val="No List2112121"/>
    <w:next w:val="NoList"/>
    <w:uiPriority w:val="99"/>
    <w:semiHidden/>
    <w:unhideWhenUsed/>
    <w:rsid w:val="0044628B"/>
  </w:style>
  <w:style w:type="numbering" w:customStyle="1" w:styleId="NoList311112">
    <w:name w:val="No List311112"/>
    <w:next w:val="NoList"/>
    <w:uiPriority w:val="99"/>
    <w:semiHidden/>
    <w:unhideWhenUsed/>
    <w:rsid w:val="0044628B"/>
  </w:style>
  <w:style w:type="numbering" w:customStyle="1" w:styleId="NoList411112">
    <w:name w:val="No List411112"/>
    <w:next w:val="NoList"/>
    <w:uiPriority w:val="99"/>
    <w:semiHidden/>
    <w:unhideWhenUsed/>
    <w:rsid w:val="0044628B"/>
  </w:style>
  <w:style w:type="table" w:customStyle="1" w:styleId="TableWeb312">
    <w:name w:val="Table Web 312"/>
    <w:basedOn w:val="TableNormal"/>
    <w:next w:val="TableWeb3"/>
    <w:rsid w:val="0044628B"/>
    <w:pPr>
      <w:bidi/>
    </w:pPr>
    <w:rPr>
      <w:rFonts w:ascii="Times New Roman" w:eastAsia="Times New Roman" w:hAnsi="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2">
    <w:name w:val="Table Grid 712"/>
    <w:basedOn w:val="TableNormal"/>
    <w:next w:val="TableGrid70"/>
    <w:rsid w:val="0044628B"/>
    <w:pPr>
      <w:bidi/>
    </w:pPr>
    <w:rPr>
      <w:rFonts w:ascii="Times New Roman" w:eastAsia="Times New Roman" w:hAnsi="Times New Roman" w:cs="Times New Roman"/>
      <w:b/>
      <w:bCs/>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4120">
    <w:name w:val="Table Grid 412"/>
    <w:basedOn w:val="TableNormal"/>
    <w:next w:val="TableGrid40"/>
    <w:rsid w:val="0044628B"/>
    <w:pPr>
      <w:bidi/>
    </w:pPr>
    <w:rPr>
      <w:rFonts w:ascii="Times New Roman" w:eastAsia="Times New Roman" w:hAnsi="Times New Roman" w:cs="Times New Roman"/>
      <w:lang w:val="en-GB" w:eastAsia="en-GB"/>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1112">
    <w:name w:val="No List111111112"/>
    <w:next w:val="NoList"/>
    <w:semiHidden/>
    <w:rsid w:val="0044628B"/>
  </w:style>
  <w:style w:type="table" w:customStyle="1" w:styleId="TableTheme12">
    <w:name w:val="Table Theme12"/>
    <w:basedOn w:val="TableNormal"/>
    <w:next w:val="TableTheme"/>
    <w:rsid w:val="0044628B"/>
    <w:pPr>
      <w:bidi/>
    </w:pPr>
    <w:rPr>
      <w:rFonts w:ascii="Times New Roman" w:eastAsia="Times New Roman" w:hAnsi="Times New Roman" w:cs="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0">
    <w:name w:val="Table Grid 112"/>
    <w:basedOn w:val="TableNormal"/>
    <w:next w:val="TableGrid1a"/>
    <w:rsid w:val="0044628B"/>
    <w:pPr>
      <w:bidi/>
    </w:pPr>
    <w:rPr>
      <w:rFonts w:ascii="Times New Roman" w:eastAsia="Times New Roman" w:hAnsi="Times New Roman" w:cs="Times New Roman"/>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3112">
    <w:name w:val="Light Grid3112"/>
    <w:basedOn w:val="TableNormal"/>
    <w:next w:val="LightGrid"/>
    <w:uiPriority w:val="62"/>
    <w:rsid w:val="0044628B"/>
    <w:rPr>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531121">
    <w:name w:val="Light Grid - Accent 531121"/>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MediumShading2-Accent212">
    <w:name w:val="Medium Shading 2 - Accent 212"/>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Grid3-Accent112">
    <w:name w:val="Medium Grid 3 - Accent 112"/>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2">
    <w:name w:val="Medium Grid 3 - Accent 312"/>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2">
    <w:name w:val="Medium Grid 3 - Accent 412"/>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2">
    <w:name w:val="Medium Grid 3 - Accent 612"/>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2">
    <w:name w:val="Light List - Accent 112"/>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33112">
    <w:name w:val="Medium Shading 1 - Accent 33112"/>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12">
    <w:name w:val="Medium Shading 1 - Accent 112"/>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512">
    <w:name w:val="Medium Shading 1 - Accent 512"/>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2">
    <w:name w:val="Medium Grid 3 - Accent 212"/>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2">
    <w:name w:val="Grid Table 4 - Accent 1132"/>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5122">
    <w:name w:val="No List5122"/>
    <w:next w:val="NoList"/>
    <w:uiPriority w:val="99"/>
    <w:semiHidden/>
    <w:unhideWhenUsed/>
    <w:rsid w:val="0044628B"/>
  </w:style>
  <w:style w:type="table" w:customStyle="1" w:styleId="PlainTable2122">
    <w:name w:val="Plain Table 2122"/>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12">
    <w:name w:val="Grid Table 4 - Accent 11112"/>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2">
    <w:name w:val="List Table 4112"/>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2">
    <w:name w:val="List Table 3112"/>
    <w:basedOn w:val="TableNormal"/>
    <w:uiPriority w:val="48"/>
    <w:rsid w:val="0044628B"/>
    <w:rPr>
      <w:lang w:val="en-GB" w:eastAsia="en-GB"/>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TableGrid1111212">
    <w:name w:val="Table Grid1111212"/>
    <w:basedOn w:val="TableNormal"/>
    <w:next w:val="TableGrid"/>
    <w:uiPriority w:val="5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1Light-Accent5112">
    <w:name w:val="Grid Table 1 Light - Accent 5112"/>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112">
    <w:name w:val="No List121112"/>
    <w:next w:val="NoList"/>
    <w:uiPriority w:val="99"/>
    <w:semiHidden/>
    <w:unhideWhenUsed/>
    <w:rsid w:val="0044628B"/>
  </w:style>
  <w:style w:type="table" w:customStyle="1" w:styleId="GridTable4-Accent11212">
    <w:name w:val="Grid Table 4 - Accent 1121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22">
    <w:name w:val="No List211122"/>
    <w:next w:val="NoList"/>
    <w:uiPriority w:val="99"/>
    <w:semiHidden/>
    <w:unhideWhenUsed/>
    <w:rsid w:val="0044628B"/>
  </w:style>
  <w:style w:type="table" w:customStyle="1" w:styleId="PlainTable2212">
    <w:name w:val="Plain Table 2212"/>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12">
    <w:name w:val="Grid Table 4 - Accent 121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2">
    <w:name w:val="List Table 4212"/>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2">
    <w:name w:val="List Table 3212"/>
    <w:basedOn w:val="TableNormal"/>
    <w:next w:val="ListTable31"/>
    <w:uiPriority w:val="48"/>
    <w:rsid w:val="0044628B"/>
    <w:rPr>
      <w:lang w:val="en-GB" w:eastAsia="en-GB"/>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GridTable1Light-Accent5212">
    <w:name w:val="Grid Table 1 Light - Accent 5212"/>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2">
    <w:name w:val="Grid Table 4112"/>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7120">
    <w:name w:val="Table Grid7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2">
    <w:name w:val="Table Grid8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2">
    <w:name w:val="Table Grid9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2">
    <w:name w:val="Table Grid10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2">
    <w:name w:val="No List6212"/>
    <w:next w:val="NoList"/>
    <w:uiPriority w:val="99"/>
    <w:semiHidden/>
    <w:unhideWhenUsed/>
    <w:rsid w:val="0044628B"/>
  </w:style>
  <w:style w:type="table" w:customStyle="1" w:styleId="GridTable3-Accent3111">
    <w:name w:val="Grid Table 3 - Accent 3111"/>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numbering" w:customStyle="1" w:styleId="NoList131112">
    <w:name w:val="No List131112"/>
    <w:next w:val="NoList"/>
    <w:uiPriority w:val="99"/>
    <w:semiHidden/>
    <w:unhideWhenUsed/>
    <w:rsid w:val="0044628B"/>
  </w:style>
  <w:style w:type="numbering" w:customStyle="1" w:styleId="NoList221112">
    <w:name w:val="No List221112"/>
    <w:next w:val="NoList"/>
    <w:uiPriority w:val="99"/>
    <w:semiHidden/>
    <w:unhideWhenUsed/>
    <w:rsid w:val="0044628B"/>
  </w:style>
  <w:style w:type="table" w:customStyle="1" w:styleId="TableGrid22212">
    <w:name w:val="Table Grid222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Accent3111">
    <w:name w:val="Medium Grid 1 - Accent 3111"/>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List111">
    <w:name w:val="Light List111"/>
    <w:basedOn w:val="TableNormal"/>
    <w:next w:val="LightList"/>
    <w:uiPriority w:val="61"/>
    <w:rsid w:val="0044628B"/>
    <w:rPr>
      <w:sz w:val="22"/>
      <w:szCs w:val="22"/>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MediumShading1111">
    <w:name w:val="Medium Shading 1111"/>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21">
    <w:name w:val="Light Shading121"/>
    <w:basedOn w:val="TableNormal"/>
    <w:next w:val="LightShading"/>
    <w:uiPriority w:val="60"/>
    <w:rsid w:val="0044628B"/>
    <w:rPr>
      <w:color w:val="000000"/>
      <w:sz w:val="22"/>
      <w:szCs w:val="22"/>
      <w:lang w:val="en-GB" w:eastAsia="en-GB"/>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1112">
    <w:name w:val="No List1121112"/>
    <w:next w:val="NoList"/>
    <w:uiPriority w:val="99"/>
    <w:semiHidden/>
    <w:unhideWhenUsed/>
    <w:rsid w:val="0044628B"/>
  </w:style>
  <w:style w:type="table" w:customStyle="1" w:styleId="LightShading1111">
    <w:name w:val="Light Shading1111"/>
    <w:basedOn w:val="TableNormal"/>
    <w:rsid w:val="0044628B"/>
    <w:rPr>
      <w:color w:val="000000"/>
      <w:lang w:val="en-GB" w:eastAsia="en-GB"/>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212112">
    <w:name w:val="No List212112"/>
    <w:next w:val="NoList"/>
    <w:uiPriority w:val="99"/>
    <w:semiHidden/>
    <w:unhideWhenUsed/>
    <w:rsid w:val="0044628B"/>
  </w:style>
  <w:style w:type="table" w:customStyle="1" w:styleId="TableGrid21211">
    <w:name w:val="Table Grid21211"/>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2112">
    <w:name w:val="No List32112"/>
    <w:next w:val="NoList"/>
    <w:uiPriority w:val="99"/>
    <w:semiHidden/>
    <w:unhideWhenUsed/>
    <w:rsid w:val="0044628B"/>
  </w:style>
  <w:style w:type="table" w:customStyle="1" w:styleId="LightShading-Accent1211">
    <w:name w:val="Light Shading - Accent 1211"/>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NoList11121112">
    <w:name w:val="No List11121112"/>
    <w:next w:val="NoList"/>
    <w:semiHidden/>
    <w:rsid w:val="0044628B"/>
  </w:style>
  <w:style w:type="table" w:customStyle="1" w:styleId="MediumShading1-Accent3111">
    <w:name w:val="Medium Shading 1 - Accent 3111"/>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11">
    <w:name w:val="Light Shading - Accent 3111"/>
    <w:basedOn w:val="TableNormal"/>
    <w:next w:val="LightShading-Accent3"/>
    <w:uiPriority w:val="60"/>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112">
    <w:name w:val="No List21111112"/>
    <w:next w:val="NoList"/>
    <w:uiPriority w:val="99"/>
    <w:semiHidden/>
    <w:unhideWhenUsed/>
    <w:rsid w:val="0044628B"/>
  </w:style>
  <w:style w:type="table" w:customStyle="1" w:styleId="TableGrid1111113">
    <w:name w:val="Table Grid1111113"/>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Accent521112">
    <w:name w:val="Light Grid - Accent 521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 Nazanin" w:eastAsia="Times New Roman" w:hAnsi="B Nazani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 Nazanin" w:eastAsia="Times New Roman" w:hAnsi="B Nazani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11">
    <w:name w:val="Light Grid - Accent 111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 Nazanin" w:eastAsia="Times New Roman" w:hAnsi="B Nazani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 Nazanin" w:eastAsia="Times New Roman" w:hAnsi="B Nazani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1112">
    <w:name w:val="Light Grid - Accent 311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 Nazanin" w:eastAsia="Times New Roman" w:hAnsi="B Nazani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 Nazanin" w:eastAsia="Times New Roman" w:hAnsi="B Nazani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112">
    <w:name w:val="No List42112"/>
    <w:next w:val="NoList"/>
    <w:uiPriority w:val="99"/>
    <w:semiHidden/>
    <w:unhideWhenUsed/>
    <w:rsid w:val="0044628B"/>
  </w:style>
  <w:style w:type="table" w:customStyle="1" w:styleId="LightList-Accent3211112">
    <w:name w:val="Light List - Accent 321111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11">
    <w:name w:val="Medium Grid 1 - Accent 3211"/>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211">
    <w:name w:val="Light List211"/>
    <w:basedOn w:val="TableNormal"/>
    <w:next w:val="LightList"/>
    <w:uiPriority w:val="61"/>
    <w:unhideWhenUsed/>
    <w:rsid w:val="0044628B"/>
    <w:rPr>
      <w:sz w:val="22"/>
      <w:szCs w:val="22"/>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MediumShading1211">
    <w:name w:val="Medium Shading 1211"/>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Accent1311">
    <w:name w:val="Light Shading - Accent 1311"/>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MediumShading1-Accent3211">
    <w:name w:val="Medium Shading 1 - Accent 3211"/>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11">
    <w:name w:val="Light Shading - Accent 3211"/>
    <w:basedOn w:val="TableNormal"/>
    <w:next w:val="LightShading-Accent3"/>
    <w:uiPriority w:val="60"/>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112">
    <w:name w:val="No List511112"/>
    <w:next w:val="NoList"/>
    <w:uiPriority w:val="99"/>
    <w:semiHidden/>
    <w:unhideWhenUsed/>
    <w:rsid w:val="0044628B"/>
  </w:style>
  <w:style w:type="numbering" w:customStyle="1" w:styleId="NoList61112">
    <w:name w:val="No List61112"/>
    <w:next w:val="NoList"/>
    <w:uiPriority w:val="99"/>
    <w:semiHidden/>
    <w:unhideWhenUsed/>
    <w:rsid w:val="0044628B"/>
  </w:style>
  <w:style w:type="table" w:customStyle="1" w:styleId="TableGrid3211">
    <w:name w:val="Table Grid3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1">
    <w:name w:val="Table Grid12211"/>
    <w:basedOn w:val="TableNormal"/>
    <w:next w:val="TableGrid"/>
    <w:uiPriority w:val="59"/>
    <w:rsid w:val="0044628B"/>
    <w:rPr>
      <w:sz w:val="22"/>
      <w:szCs w:val="22"/>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PlainTable4111">
    <w:name w:val="Plain Table 4111"/>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11">
    <w:name w:val="Plain Table 2111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11">
    <w:name w:val="Table Grid22111"/>
    <w:basedOn w:val="TableNormal"/>
    <w:next w:val="TableGrid"/>
    <w:uiPriority w:val="59"/>
    <w:rsid w:val="0044628B"/>
    <w:pPr>
      <w:jc w:val="both"/>
    </w:pPr>
    <w:rPr>
      <w:sz w:val="22"/>
      <w:szCs w:val="22"/>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211">
    <w:name w:val="Table Grid4211"/>
    <w:basedOn w:val="TableNormal"/>
    <w:next w:val="TableGrid"/>
    <w:rsid w:val="0044628B"/>
    <w:rPr>
      <w:rFonts w:ascii="Book Antiqua" w:eastAsia="Book Antiqua" w:hAnsi="Book Antiqua" w:cs="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7112">
    <w:name w:val="No List7112"/>
    <w:next w:val="NoList"/>
    <w:uiPriority w:val="99"/>
    <w:semiHidden/>
    <w:unhideWhenUsed/>
    <w:rsid w:val="0044628B"/>
  </w:style>
  <w:style w:type="numbering" w:customStyle="1" w:styleId="NoList8112">
    <w:name w:val="No List8112"/>
    <w:next w:val="NoList"/>
    <w:uiPriority w:val="99"/>
    <w:semiHidden/>
    <w:unhideWhenUsed/>
    <w:rsid w:val="0044628B"/>
  </w:style>
  <w:style w:type="numbering" w:customStyle="1" w:styleId="NoList9112">
    <w:name w:val="No List9112"/>
    <w:next w:val="NoList"/>
    <w:uiPriority w:val="99"/>
    <w:semiHidden/>
    <w:unhideWhenUsed/>
    <w:rsid w:val="0044628B"/>
  </w:style>
  <w:style w:type="table" w:customStyle="1" w:styleId="TableGrid1611">
    <w:name w:val="Table Grid1611"/>
    <w:basedOn w:val="TableNormal"/>
    <w:next w:val="TableGrid"/>
    <w:uiPriority w:val="59"/>
    <w:rsid w:val="0044628B"/>
    <w:rPr>
      <w:rFonts w:ascii="Times New Roman" w:eastAsia="Times New Roman" w:hAnsi="Times New Roman" w:cs="Times New Roman"/>
      <w:lang w:val="en-GB" w:eastAsia="en-GB"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Accent63112">
    <w:name w:val="Light Grid - Accent 63112"/>
    <w:basedOn w:val="TableNormal"/>
    <w:next w:val="LightGrid-Accent6"/>
    <w:uiPriority w:val="62"/>
    <w:rsid w:val="0044628B"/>
    <w:rPr>
      <w:rFonts w:ascii="BZar" w:hAnsi="BZar" w:cs="Times New Roman"/>
      <w:sz w:val="28"/>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B Nazanin,Bold" w:eastAsia="Times New Roman" w:hAnsi="B Nazanin,Bold"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B Nazanin,Bold" w:eastAsia="Times New Roman" w:hAnsi="B Nazanin,Bold"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B Nazanin,Bold" w:eastAsia="Times New Roman" w:hAnsi="B Nazanin,Bold" w:cs="Times New Roman"/>
        <w:b/>
        <w:bCs/>
      </w:rPr>
    </w:tblStylePr>
    <w:tblStylePr w:type="lastCol">
      <w:rPr>
        <w:rFonts w:ascii="B Nazanin,Bold" w:eastAsia="Times New Roman" w:hAnsi="B Nazanin,Bold"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111">
    <w:name w:val="Light List - Accent 51111"/>
    <w:basedOn w:val="TableNormal"/>
    <w:next w:val="LightList-Accent5"/>
    <w:uiPriority w:val="61"/>
    <w:semiHidden/>
    <w:unhideWhenUsed/>
    <w:rsid w:val="0044628B"/>
    <w:rPr>
      <w:rFonts w:ascii="BZar" w:hAnsi="BZar" w:cs="Times New Roman"/>
      <w:sz w:val="28"/>
      <w:szCs w:val="24"/>
      <w:lang w:val="en-GB" w:eastAsia="en-GB"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Grid1-Accent1111">
    <w:name w:val="Medium Grid 1 - Accent 1111"/>
    <w:basedOn w:val="TableNormal"/>
    <w:next w:val="MediumGrid1-Accent1"/>
    <w:uiPriority w:val="67"/>
    <w:semiHidden/>
    <w:unhideWhenUsed/>
    <w:rsid w:val="0044628B"/>
    <w:rPr>
      <w:rFonts w:ascii="BZar" w:hAnsi="BZar" w:cs="Times New Roman"/>
      <w:sz w:val="28"/>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11">
    <w:name w:val="Table Grid1711"/>
    <w:basedOn w:val="TableNormal"/>
    <w:next w:val="TableGrid"/>
    <w:uiPriority w:val="59"/>
    <w:rsid w:val="0044628B"/>
    <w:rPr>
      <w:rFonts w:eastAsia="Times New Roman"/>
      <w:sz w:val="22"/>
      <w:szCs w:val="22"/>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5212">
    <w:name w:val="Light List - Accent 5212"/>
    <w:basedOn w:val="TableNormal"/>
    <w:next w:val="LightList-Accent5"/>
    <w:uiPriority w:val="61"/>
    <w:semiHidden/>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21">
    <w:name w:val="Medium Grid 1 - Accent 121"/>
    <w:basedOn w:val="TableNormal"/>
    <w:next w:val="MediumGrid1-Accent1"/>
    <w:uiPriority w:val="67"/>
    <w:semiHidden/>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112">
    <w:name w:val="No List10112"/>
    <w:next w:val="NoList"/>
    <w:uiPriority w:val="99"/>
    <w:semiHidden/>
    <w:unhideWhenUsed/>
    <w:rsid w:val="0044628B"/>
  </w:style>
  <w:style w:type="numbering" w:customStyle="1" w:styleId="NoList181111">
    <w:name w:val="No List181111"/>
    <w:next w:val="NoList"/>
    <w:uiPriority w:val="99"/>
    <w:semiHidden/>
    <w:unhideWhenUsed/>
    <w:rsid w:val="0044628B"/>
  </w:style>
  <w:style w:type="numbering" w:customStyle="1" w:styleId="NoList19111">
    <w:name w:val="No List19111"/>
    <w:next w:val="NoList"/>
    <w:uiPriority w:val="99"/>
    <w:semiHidden/>
    <w:unhideWhenUsed/>
    <w:rsid w:val="0044628B"/>
  </w:style>
  <w:style w:type="numbering" w:customStyle="1" w:styleId="NoList251111">
    <w:name w:val="No List251111"/>
    <w:next w:val="NoList"/>
    <w:uiPriority w:val="99"/>
    <w:semiHidden/>
    <w:unhideWhenUsed/>
    <w:rsid w:val="0044628B"/>
  </w:style>
  <w:style w:type="table" w:customStyle="1" w:styleId="LightList-Accent3131">
    <w:name w:val="Light List - Accent 313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31">
    <w:name w:val="Light List - Accent 6131"/>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31">
    <w:name w:val="Light Shading - Accent 213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31">
    <w:name w:val="Light Grid - Accent 2131"/>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B Nazanin" w:eastAsia="Times New Roman" w:hAnsi="B Nazani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B Nazanin" w:eastAsia="Times New Roman" w:hAnsi="B Nazani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31">
    <w:name w:val="Light Shading - Accent 613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311">
    <w:name w:val="Light Grid - Accent 61311"/>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B Nazanin" w:eastAsia="Times New Roman" w:hAnsi="B Nazani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B Nazanin" w:eastAsia="Times New Roman" w:hAnsi="B Nazani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31">
    <w:name w:val="Medium Shading 1 - Accent 413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31">
    <w:name w:val="Medium Shading 2 - Accent 613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31">
    <w:name w:val="Medium Shading 1 - Accent 613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Grid-Accent1141">
    <w:name w:val="Light Grid - Accent 114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 Nazanin" w:eastAsia="Times New Roman" w:hAnsi="B Nazani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 Nazanin" w:eastAsia="Times New Roman" w:hAnsi="B Nazani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31">
    <w:name w:val="Light List - Accent 213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41">
    <w:name w:val="Light List - Accent 34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41">
    <w:name w:val="Light List - Accent 64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51">
    <w:name w:val="Light Shading - Accent 25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41">
    <w:name w:val="Light Grid - Accent 24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Cambria" w:eastAsia="Times New Roman" w:hAnsi="Cambria"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Cambria" w:eastAsia="Times New Roman" w:hAnsi="Cambria"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41">
    <w:name w:val="Light Shading - Accent 64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512">
    <w:name w:val="Light Grid - Accent 6512"/>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Times New Roman"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Times New Roman"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41">
    <w:name w:val="Medium Shading 1 - Accent 44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41">
    <w:name w:val="Medium Shading 2 - Accent 641"/>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41">
    <w:name w:val="Medium Shading 1 - Accent 64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51">
    <w:name w:val="Light List - Accent 251"/>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LightShading-Accent2231">
    <w:name w:val="Light Shading - Accent 223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31">
    <w:name w:val="Light List - Accent 223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51">
    <w:name w:val="Light Grid - Accent 415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Nazanin" w:eastAsia="Times New Roman" w:hAnsi="B Nazani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Nazanin" w:eastAsia="Times New Roman" w:hAnsi="B Nazani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71">
    <w:name w:val="Light Grid - Accent 47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mbria" w:eastAsia="Times New Roman" w:hAnsi="Cambria"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mbria" w:eastAsia="Times New Roman" w:hAnsi="Cambria"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412">
    <w:name w:val="Table Grid3412"/>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41">
    <w:name w:val="Table Grid441"/>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41">
    <w:name w:val="Table Grid12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51">
    <w:name w:val="Light Grid - Accent 425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Lotus" w:eastAsia="Times New Roman" w:hAnsi="B Lotus"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Lotus" w:eastAsia="Times New Roman" w:hAnsi="B Lotu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Lotus" w:eastAsia="Times New Roman" w:hAnsi="B Lotus" w:cs="Times New Roman"/>
        <w:b/>
        <w:bCs/>
      </w:rPr>
    </w:tblStylePr>
    <w:tblStylePr w:type="lastCol">
      <w:rPr>
        <w:rFonts w:ascii="B Lotus" w:eastAsia="Times New Roman" w:hAnsi="B Lotu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31">
    <w:name w:val="Plain Table 531"/>
    <w:basedOn w:val="TableNormal"/>
    <w:next w:val="PlainTable51"/>
    <w:uiPriority w:val="45"/>
    <w:rsid w:val="0044628B"/>
    <w:rPr>
      <w:lang w:val="en-GB" w:eastAsia="en-GB"/>
    </w:rPr>
    <w:tblPr>
      <w:tblStyleRowBandSize w:val="1"/>
      <w:tblStyleColBandSize w:val="1"/>
    </w:tblPr>
    <w:tblStylePr w:type="firstRow">
      <w:rPr>
        <w:rFonts w:ascii="B Nazanin" w:eastAsia="Times New Roman" w:hAnsi="B Nazanin" w:cs="Times New Roman"/>
        <w:i/>
        <w:iCs/>
        <w:sz w:val="26"/>
      </w:rPr>
      <w:tblPr/>
      <w:tcPr>
        <w:tcBorders>
          <w:bottom w:val="single" w:sz="4" w:space="0" w:color="7F7F7F"/>
        </w:tcBorders>
        <w:shd w:val="clear" w:color="auto" w:fill="FFFFFF"/>
      </w:tcPr>
    </w:tblStylePr>
    <w:tblStylePr w:type="lastRow">
      <w:rPr>
        <w:rFonts w:ascii="B Nazanin" w:eastAsia="Times New Roman" w:hAnsi="B Nazanin" w:cs="Times New Roman"/>
        <w:i/>
        <w:iCs/>
        <w:sz w:val="26"/>
      </w:rPr>
      <w:tblPr/>
      <w:tcPr>
        <w:tcBorders>
          <w:top w:val="single" w:sz="4" w:space="0" w:color="7F7F7F"/>
        </w:tcBorders>
        <w:shd w:val="clear" w:color="auto" w:fill="FFFFFF"/>
      </w:tcPr>
    </w:tblStylePr>
    <w:tblStylePr w:type="firstCol">
      <w:pPr>
        <w:jc w:val="right"/>
      </w:pPr>
      <w:rPr>
        <w:rFonts w:ascii="B Nazanin" w:eastAsia="Times New Roman" w:hAnsi="B Nazanin" w:cs="Times New Roman"/>
        <w:i/>
        <w:iCs/>
        <w:sz w:val="26"/>
      </w:rPr>
      <w:tblPr/>
      <w:tcPr>
        <w:tcBorders>
          <w:right w:val="single" w:sz="4" w:space="0" w:color="7F7F7F"/>
        </w:tcBorders>
        <w:shd w:val="clear" w:color="auto" w:fill="FFFFFF"/>
      </w:tcPr>
    </w:tblStylePr>
    <w:tblStylePr w:type="lastCol">
      <w:rPr>
        <w:rFonts w:ascii="B Nazanin" w:eastAsia="Times New Roman" w:hAnsi="B Nazani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41">
    <w:name w:val="Plain Table 14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611">
    <w:name w:val="No List11611"/>
    <w:next w:val="NoList"/>
    <w:uiPriority w:val="99"/>
    <w:semiHidden/>
    <w:unhideWhenUsed/>
    <w:rsid w:val="0044628B"/>
  </w:style>
  <w:style w:type="table" w:customStyle="1" w:styleId="TableGrid531">
    <w:name w:val="Table Grid53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31">
    <w:name w:val="Plain Table 113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511">
    <w:name w:val="No List111511"/>
    <w:next w:val="NoList"/>
    <w:uiPriority w:val="99"/>
    <w:semiHidden/>
    <w:unhideWhenUsed/>
    <w:rsid w:val="0044628B"/>
  </w:style>
  <w:style w:type="table" w:customStyle="1" w:styleId="TableGrid1331">
    <w:name w:val="Table Grid1331"/>
    <w:basedOn w:val="TableNormal"/>
    <w:next w:val="TableGrid"/>
    <w:rsid w:val="0044628B"/>
    <w:pPr>
      <w:bidi/>
    </w:pPr>
    <w:rPr>
      <w:rFonts w:ascii="Times New Roman" w:eastAsia="Times New Roman" w:hAnsi="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11">
    <w:name w:val="No List12411"/>
    <w:next w:val="NoList"/>
    <w:uiPriority w:val="99"/>
    <w:semiHidden/>
    <w:unhideWhenUsed/>
    <w:rsid w:val="0044628B"/>
  </w:style>
  <w:style w:type="numbering" w:customStyle="1" w:styleId="NoList112411">
    <w:name w:val="No List112411"/>
    <w:next w:val="NoList"/>
    <w:uiPriority w:val="99"/>
    <w:semiHidden/>
    <w:rsid w:val="0044628B"/>
  </w:style>
  <w:style w:type="table" w:customStyle="1" w:styleId="LightGrid-Accent42131">
    <w:name w:val="Light Grid - Accent 421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entury Gothic" w:eastAsia="Times New Roman" w:hAnsi="Century Gothic"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entury Gothic" w:eastAsia="Times New Roman" w:hAnsi="Century Gothic"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entury Gothic" w:eastAsia="Times New Roman" w:hAnsi="Century Gothic" w:cs="Times New Roman"/>
        <w:b/>
        <w:bCs/>
      </w:rPr>
    </w:tblStylePr>
    <w:tblStylePr w:type="lastCol">
      <w:rPr>
        <w:rFonts w:ascii="Century Gothic" w:eastAsia="Times New Roman" w:hAnsi="Century Gothic"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Light21">
    <w:name w:val="Table Grid Light21"/>
    <w:basedOn w:val="TableNormal"/>
    <w:next w:val="TableGridLight1"/>
    <w:uiPriority w:val="40"/>
    <w:rsid w:val="0044628B"/>
    <w:rPr>
      <w:lang w:val="en-GB" w:eastAsia="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621">
    <w:name w:val="Table Grid6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11">
    <w:name w:val="No List13311"/>
    <w:next w:val="NoList"/>
    <w:uiPriority w:val="99"/>
    <w:semiHidden/>
    <w:unhideWhenUsed/>
    <w:rsid w:val="0044628B"/>
  </w:style>
  <w:style w:type="numbering" w:customStyle="1" w:styleId="NoList22311">
    <w:name w:val="No List22311"/>
    <w:next w:val="NoList"/>
    <w:uiPriority w:val="99"/>
    <w:semiHidden/>
    <w:unhideWhenUsed/>
    <w:rsid w:val="0044628B"/>
  </w:style>
  <w:style w:type="table" w:customStyle="1" w:styleId="LightList-Accent31131">
    <w:name w:val="Light List - Accent 3113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121">
    <w:name w:val="Light List - Accent 61121"/>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21">
    <w:name w:val="Light Shading - Accent 211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21">
    <w:name w:val="Light Grid - Accent 21121"/>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B Nazanin" w:eastAsia="Times New Roman" w:hAnsi="B Nazani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B Nazanin" w:eastAsia="Times New Roman" w:hAnsi="B Nazani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21">
    <w:name w:val="Light Shading - Accent 6112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1-Accent41121">
    <w:name w:val="Medium Shading 1 - Accent 4112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21">
    <w:name w:val="Medium Shading 2 - Accent 6112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21">
    <w:name w:val="Medium Shading 1 - Accent 6112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31">
    <w:name w:val="Table Grid1431"/>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Accent11131">
    <w:name w:val="Light Grid - Accent 1113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 Nazanin" w:eastAsia="Times New Roman" w:hAnsi="B Nazani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 Nazanin" w:eastAsia="Times New Roman" w:hAnsi="B Nazani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121">
    <w:name w:val="Light List - Accent 211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31">
    <w:name w:val="Light List - Accent 323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31">
    <w:name w:val="Light List - Accent 623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31">
    <w:name w:val="Light Shading - Accent 233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31">
    <w:name w:val="Light Grid - Accent 223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Cambria" w:eastAsia="Times New Roman" w:hAnsi="Cambria"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Cambria" w:eastAsia="Times New Roman" w:hAnsi="Cambria"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31">
    <w:name w:val="Light Shading - Accent 623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311">
    <w:name w:val="Light Grid - Accent 6231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Times New Roman"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Times New Roman"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31">
    <w:name w:val="Medium Shading 1 - Accent 423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21">
    <w:name w:val="Medium Shading 2 - Accent 6221"/>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31">
    <w:name w:val="Medium Shading 1 - Accent 623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21">
    <w:name w:val="Light List - Accent 2321"/>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numbering" w:customStyle="1" w:styleId="NoList313111">
    <w:name w:val="No List313111"/>
    <w:next w:val="NoList"/>
    <w:uiPriority w:val="99"/>
    <w:semiHidden/>
    <w:unhideWhenUsed/>
    <w:rsid w:val="0044628B"/>
  </w:style>
  <w:style w:type="table" w:customStyle="1" w:styleId="LightShading-Accent22121">
    <w:name w:val="Light Shading - Accent 221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21">
    <w:name w:val="Light List - Accent 221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31">
    <w:name w:val="Light Grid - Accent 412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Nazanin" w:eastAsia="Times New Roman" w:hAnsi="B Nazani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Nazanin" w:eastAsia="Times New Roman" w:hAnsi="B Nazani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31">
    <w:name w:val="Light Grid - Accent 443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mbria" w:eastAsia="Times New Roman" w:hAnsi="Cambria"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mbria" w:eastAsia="Times New Roman" w:hAnsi="Cambria"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11131">
    <w:name w:val="Table Grid11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31">
    <w:name w:val="Table Grid4131"/>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31">
    <w:name w:val="Table Grid12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21">
    <w:name w:val="Light Grid - Accent 4222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Lotus" w:eastAsia="Times New Roman" w:hAnsi="B Lotus"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Lotus" w:eastAsia="Times New Roman" w:hAnsi="B Lotu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Lotus" w:eastAsia="Times New Roman" w:hAnsi="B Lotus" w:cs="Times New Roman"/>
        <w:b/>
        <w:bCs/>
      </w:rPr>
    </w:tblStylePr>
    <w:tblStylePr w:type="lastCol">
      <w:rPr>
        <w:rFonts w:ascii="B Lotus" w:eastAsia="Times New Roman" w:hAnsi="B Lotu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21">
    <w:name w:val="Plain Table 5121"/>
    <w:basedOn w:val="TableNormal"/>
    <w:next w:val="PlainTable51"/>
    <w:uiPriority w:val="45"/>
    <w:rsid w:val="0044628B"/>
    <w:rPr>
      <w:lang w:val="en-GB" w:eastAsia="en-GB"/>
    </w:rPr>
    <w:tblPr>
      <w:tblStyleRowBandSize w:val="1"/>
      <w:tblStyleColBandSize w:val="1"/>
    </w:tblPr>
    <w:tblStylePr w:type="firstRow">
      <w:rPr>
        <w:rFonts w:ascii="B Nazanin" w:eastAsia="Times New Roman" w:hAnsi="B Nazanin" w:cs="Times New Roman"/>
        <w:i/>
        <w:iCs/>
        <w:sz w:val="26"/>
      </w:rPr>
      <w:tblPr/>
      <w:tcPr>
        <w:tcBorders>
          <w:bottom w:val="single" w:sz="4" w:space="0" w:color="7F7F7F"/>
        </w:tcBorders>
        <w:shd w:val="clear" w:color="auto" w:fill="FFFFFF"/>
      </w:tcPr>
    </w:tblStylePr>
    <w:tblStylePr w:type="lastRow">
      <w:rPr>
        <w:rFonts w:ascii="B Nazanin" w:eastAsia="Times New Roman" w:hAnsi="B Nazanin" w:cs="Times New Roman"/>
        <w:i/>
        <w:iCs/>
        <w:sz w:val="26"/>
      </w:rPr>
      <w:tblPr/>
      <w:tcPr>
        <w:tcBorders>
          <w:top w:val="single" w:sz="4" w:space="0" w:color="7F7F7F"/>
        </w:tcBorders>
        <w:shd w:val="clear" w:color="auto" w:fill="FFFFFF"/>
      </w:tcPr>
    </w:tblStylePr>
    <w:tblStylePr w:type="firstCol">
      <w:pPr>
        <w:jc w:val="right"/>
      </w:pPr>
      <w:rPr>
        <w:rFonts w:ascii="B Nazanin" w:eastAsia="Times New Roman" w:hAnsi="B Nazanin" w:cs="Times New Roman"/>
        <w:i/>
        <w:iCs/>
        <w:sz w:val="26"/>
      </w:rPr>
      <w:tblPr/>
      <w:tcPr>
        <w:tcBorders>
          <w:right w:val="single" w:sz="4" w:space="0" w:color="7F7F7F"/>
        </w:tcBorders>
        <w:shd w:val="clear" w:color="auto" w:fill="FFFFFF"/>
      </w:tcPr>
    </w:tblStylePr>
    <w:tblStylePr w:type="lastCol">
      <w:rPr>
        <w:rFonts w:ascii="B Nazanin" w:eastAsia="Times New Roman" w:hAnsi="B Nazani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21">
    <w:name w:val="Plain Table 122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311">
    <w:name w:val="No List41311"/>
    <w:next w:val="NoList"/>
    <w:uiPriority w:val="99"/>
    <w:semiHidden/>
    <w:unhideWhenUsed/>
    <w:rsid w:val="0044628B"/>
  </w:style>
  <w:style w:type="numbering" w:customStyle="1" w:styleId="NoList113211">
    <w:name w:val="No List113211"/>
    <w:next w:val="NoList"/>
    <w:uiPriority w:val="99"/>
    <w:semiHidden/>
    <w:unhideWhenUsed/>
    <w:rsid w:val="0044628B"/>
  </w:style>
  <w:style w:type="table" w:customStyle="1" w:styleId="TableGrid5122">
    <w:name w:val="Table Grid512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311">
    <w:name w:val="No List1112311"/>
    <w:next w:val="NoList"/>
    <w:semiHidden/>
    <w:unhideWhenUsed/>
    <w:rsid w:val="0044628B"/>
  </w:style>
  <w:style w:type="table" w:customStyle="1" w:styleId="TableGrid13121">
    <w:name w:val="Table Grid13121"/>
    <w:basedOn w:val="TableNormal"/>
    <w:next w:val="TableGrid"/>
    <w:uiPriority w:val="5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31">
    <w:name w:val="Table Grid21131"/>
    <w:basedOn w:val="TableNormal"/>
    <w:next w:val="TableGrid"/>
    <w:uiPriority w:val="5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11211">
    <w:name w:val="No List311211"/>
    <w:next w:val="NoList"/>
    <w:uiPriority w:val="99"/>
    <w:semiHidden/>
    <w:unhideWhenUsed/>
    <w:rsid w:val="0044628B"/>
  </w:style>
  <w:style w:type="numbering" w:customStyle="1" w:styleId="NoList411211">
    <w:name w:val="No List411211"/>
    <w:next w:val="NoList"/>
    <w:uiPriority w:val="99"/>
    <w:semiHidden/>
    <w:unhideWhenUsed/>
    <w:rsid w:val="0044628B"/>
  </w:style>
  <w:style w:type="table" w:customStyle="1" w:styleId="TableGrid31131">
    <w:name w:val="Table Grid31131"/>
    <w:basedOn w:val="TableNormal"/>
    <w:next w:val="TableGrid"/>
    <w:uiPriority w:val="59"/>
    <w:rsid w:val="0044628B"/>
    <w:pPr>
      <w:bidi/>
    </w:pPr>
    <w:rPr>
      <w:rFonts w:ascii="Times New Roman" w:eastAsia="Times New Roman" w:hAnsi="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21">
    <w:name w:val="Table Web 321"/>
    <w:basedOn w:val="TableNormal"/>
    <w:next w:val="TableWeb3"/>
    <w:rsid w:val="0044628B"/>
    <w:pPr>
      <w:bidi/>
    </w:pPr>
    <w:rPr>
      <w:rFonts w:ascii="Times New Roman" w:eastAsia="Times New Roman" w:hAnsi="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21">
    <w:name w:val="Table Grid 721"/>
    <w:basedOn w:val="TableNormal"/>
    <w:next w:val="TableGrid70"/>
    <w:rsid w:val="0044628B"/>
    <w:pPr>
      <w:bidi/>
    </w:pPr>
    <w:rPr>
      <w:rFonts w:ascii="Times New Roman" w:eastAsia="Times New Roman" w:hAnsi="Times New Roman" w:cs="Times New Roman"/>
      <w:b/>
      <w:bCs/>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4210">
    <w:name w:val="Table Grid 421"/>
    <w:basedOn w:val="TableNormal"/>
    <w:next w:val="TableGrid40"/>
    <w:rsid w:val="0044628B"/>
    <w:pPr>
      <w:bidi/>
    </w:pPr>
    <w:rPr>
      <w:rFonts w:ascii="Times New Roman" w:eastAsia="Times New Roman" w:hAnsi="Times New Roman" w:cs="Times New Roman"/>
      <w:lang w:val="en-GB" w:eastAsia="en-GB"/>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22">
    <w:name w:val="No List1111122"/>
    <w:next w:val="NoList"/>
    <w:semiHidden/>
    <w:rsid w:val="0044628B"/>
  </w:style>
  <w:style w:type="table" w:customStyle="1" w:styleId="LightGrid131">
    <w:name w:val="Light Grid131"/>
    <w:basedOn w:val="TableNormal"/>
    <w:uiPriority w:val="62"/>
    <w:rsid w:val="0044628B"/>
    <w:rPr>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Theme21">
    <w:name w:val="Table Theme21"/>
    <w:basedOn w:val="TableNormal"/>
    <w:next w:val="TableTheme"/>
    <w:rsid w:val="0044628B"/>
    <w:pPr>
      <w:bidi/>
    </w:pPr>
    <w:rPr>
      <w:rFonts w:ascii="Times New Roman" w:eastAsia="Times New Roman" w:hAnsi="Times New Roman" w:cs="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0">
    <w:name w:val="Table Grid 121"/>
    <w:basedOn w:val="TableNormal"/>
    <w:next w:val="TableGrid1a"/>
    <w:rsid w:val="0044628B"/>
    <w:pPr>
      <w:bidi/>
    </w:pPr>
    <w:rPr>
      <w:rFonts w:ascii="Times New Roman" w:eastAsia="Times New Roman" w:hAnsi="Times New Roman" w:cs="Times New Roman"/>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41">
    <w:name w:val="Light Grid41"/>
    <w:basedOn w:val="TableNormal"/>
    <w:next w:val="LightGrid"/>
    <w:uiPriority w:val="62"/>
    <w:rsid w:val="0044628B"/>
    <w:rPr>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5412">
    <w:name w:val="Light Grid - Accent 5412"/>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31">
    <w:name w:val="Light Grid - Accent 431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21">
    <w:name w:val="Medium Shading 2 - Accent 221"/>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61">
    <w:name w:val="Light Grid - Accent 161"/>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21">
    <w:name w:val="Medium Grid 3 - Accent 121"/>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21">
    <w:name w:val="Medium Grid 3 - Accent 321"/>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21">
    <w:name w:val="Medium Grid 3 - Accent 421"/>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21">
    <w:name w:val="Medium Grid 3 - Accent 621"/>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21">
    <w:name w:val="Light List - Accent 121"/>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62121">
    <w:name w:val="Medium Shading 1 - Accent 6212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41">
    <w:name w:val="Medium Shading 1 - Accent 341"/>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21">
    <w:name w:val="Medium Shading 1 - Accent 121"/>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121">
    <w:name w:val="Medium Shading 1 - Accent 4212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21">
    <w:name w:val="Medium Shading 1 - Accent 521"/>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21">
    <w:name w:val="Medium Grid 3 - Accent 221"/>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41">
    <w:name w:val="Grid Table 4 - Accent 114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1121">
    <w:name w:val="Table Grid411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31">
    <w:name w:val="Light Grid - Accent 4111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Light" w:eastAsia="Times New Roman" w:hAnsi="Calibri Ligh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21">
    <w:name w:val="Light Grid - Accent 42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Light" w:eastAsia="Times New Roman" w:hAnsi="Calibri Ligh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21">
    <w:name w:val="Light Grid - Accent 43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Light" w:eastAsia="Times New Roman" w:hAnsi="Calibri Ligh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311">
    <w:name w:val="No List51311"/>
    <w:next w:val="NoList"/>
    <w:uiPriority w:val="99"/>
    <w:semiHidden/>
    <w:unhideWhenUsed/>
    <w:rsid w:val="0044628B"/>
  </w:style>
  <w:style w:type="table" w:customStyle="1" w:styleId="PlainTable2131">
    <w:name w:val="Plain Table 213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21">
    <w:name w:val="Grid Table 4 - Accent 1112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21">
    <w:name w:val="List Table 412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21">
    <w:name w:val="List Table 3121"/>
    <w:basedOn w:val="TableNormal"/>
    <w:uiPriority w:val="48"/>
    <w:rsid w:val="0044628B"/>
    <w:rPr>
      <w:lang w:val="en-GB" w:eastAsia="en-GB"/>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TableGrid111131">
    <w:name w:val="Table Grid111131"/>
    <w:basedOn w:val="TableNormal"/>
    <w:next w:val="TableGrid"/>
    <w:uiPriority w:val="5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1Light-Accent5121">
    <w:name w:val="Grid Table 1 Light - Accent 5121"/>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211">
    <w:name w:val="No List121211"/>
    <w:next w:val="NoList"/>
    <w:uiPriority w:val="99"/>
    <w:semiHidden/>
    <w:unhideWhenUsed/>
    <w:rsid w:val="0044628B"/>
  </w:style>
  <w:style w:type="table" w:customStyle="1" w:styleId="TableGrid211121">
    <w:name w:val="Table Grid2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21">
    <w:name w:val="Grid Table 4 - Accent 1122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311">
    <w:name w:val="No List2111311"/>
    <w:next w:val="NoList"/>
    <w:uiPriority w:val="99"/>
    <w:semiHidden/>
    <w:unhideWhenUsed/>
    <w:rsid w:val="0044628B"/>
  </w:style>
  <w:style w:type="table" w:customStyle="1" w:styleId="TableGrid311121">
    <w:name w:val="Table Grid3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21">
    <w:name w:val="Plain Table 2221"/>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21">
    <w:name w:val="Grid Table 4 - Accent 122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21">
    <w:name w:val="List Table 4221"/>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21">
    <w:name w:val="List Table 3221"/>
    <w:basedOn w:val="TableNormal"/>
    <w:next w:val="ListTable31"/>
    <w:uiPriority w:val="48"/>
    <w:rsid w:val="0044628B"/>
    <w:rPr>
      <w:lang w:val="en-GB" w:eastAsia="en-GB"/>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TableGrid121121">
    <w:name w:val="Table Grid121121"/>
    <w:basedOn w:val="TableNormal"/>
    <w:next w:val="TableGrid"/>
    <w:uiPriority w:val="5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1Light-Accent5221">
    <w:name w:val="Grid Table 1 Light - Accent 5221"/>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21">
    <w:name w:val="Grid Table 412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7210">
    <w:name w:val="Table Grid7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1">
    <w:name w:val="Table Grid8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1">
    <w:name w:val="Table Grid9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1">
    <w:name w:val="Table Grid10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31">
    <w:name w:val="Plain Table 1113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111">
    <w:name w:val="No List63111"/>
    <w:next w:val="NoList"/>
    <w:uiPriority w:val="99"/>
    <w:semiHidden/>
    <w:unhideWhenUsed/>
    <w:rsid w:val="0044628B"/>
  </w:style>
  <w:style w:type="table" w:customStyle="1" w:styleId="TableGrid14121">
    <w:name w:val="Table Grid141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21">
    <w:name w:val="Grid Table 4 - Accent 312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21">
    <w:name w:val="Grid Table 3 - Accent 3121"/>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21">
    <w:name w:val="Grid Table 1 Light - Accent 3121"/>
    <w:basedOn w:val="TableNormal"/>
    <w:uiPriority w:val="46"/>
    <w:rsid w:val="0044628B"/>
    <w:rPr>
      <w:sz w:val="22"/>
      <w:szCs w:val="22"/>
      <w:lang w:val="en-GB" w:eastAsia="en-GB"/>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111121">
    <w:name w:val="Plain Table 11112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211">
    <w:name w:val="No List131211"/>
    <w:next w:val="NoList"/>
    <w:uiPriority w:val="99"/>
    <w:semiHidden/>
    <w:unhideWhenUsed/>
    <w:rsid w:val="0044628B"/>
  </w:style>
  <w:style w:type="table" w:customStyle="1" w:styleId="TableGrid1521">
    <w:name w:val="Table Grid1521"/>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Accent51311">
    <w:name w:val="Light Grid - Accent 513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 Nazanin" w:eastAsia="Times New Roman" w:hAnsi="B Nazani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 Nazanin" w:eastAsia="Times New Roman" w:hAnsi="B Nazani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1131">
    <w:name w:val="Light Shading - Accent 1131"/>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4121">
    <w:name w:val="Light Grid - Accent 44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Nazanin" w:eastAsia="Times New Roman" w:hAnsi="B Nazani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Nazanin" w:eastAsia="Times New Roman" w:hAnsi="B Nazani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31">
    <w:name w:val="Light Shading - Accent 531"/>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311">
    <w:name w:val="Light Grid - Accent 33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 Nazanin" w:eastAsia="Times New Roman" w:hAnsi="B Nazani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 Nazanin" w:eastAsia="Times New Roman" w:hAnsi="B Nazani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1211">
    <w:name w:val="No List221211"/>
    <w:next w:val="NoList"/>
    <w:uiPriority w:val="99"/>
    <w:semiHidden/>
    <w:unhideWhenUsed/>
    <w:rsid w:val="0044628B"/>
  </w:style>
  <w:style w:type="table" w:customStyle="1" w:styleId="TableGrid2231">
    <w:name w:val="Table Grid223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21">
    <w:name w:val="Light List - Accent 31112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21">
    <w:name w:val="Medium Grid 1 - Accent 3121"/>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21">
    <w:name w:val="Light Grid1121"/>
    <w:basedOn w:val="TableNormal"/>
    <w:next w:val="LightGrid"/>
    <w:uiPriority w:val="62"/>
    <w:rsid w:val="0044628B"/>
    <w:rPr>
      <w:sz w:val="22"/>
      <w:szCs w:val="22"/>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BLotus" w:eastAsia="Times New Roman" w:hAnsi="BLotus"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BLotus" w:eastAsia="Times New Roman" w:hAnsi="BLotu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List121">
    <w:name w:val="Light List121"/>
    <w:basedOn w:val="TableNormal"/>
    <w:next w:val="LightList"/>
    <w:uiPriority w:val="61"/>
    <w:rsid w:val="0044628B"/>
    <w:rPr>
      <w:sz w:val="22"/>
      <w:szCs w:val="22"/>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MediumShading1121">
    <w:name w:val="Medium Shading 1121"/>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31">
    <w:name w:val="Light Shading131"/>
    <w:basedOn w:val="TableNormal"/>
    <w:next w:val="LightShading"/>
    <w:uiPriority w:val="60"/>
    <w:rsid w:val="0044628B"/>
    <w:rPr>
      <w:color w:val="000000"/>
      <w:sz w:val="22"/>
      <w:szCs w:val="22"/>
      <w:lang w:val="en-GB" w:eastAsia="en-GB"/>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1211">
    <w:name w:val="No List1121211"/>
    <w:next w:val="NoList"/>
    <w:uiPriority w:val="99"/>
    <w:semiHidden/>
    <w:unhideWhenUsed/>
    <w:rsid w:val="0044628B"/>
  </w:style>
  <w:style w:type="table" w:customStyle="1" w:styleId="LightShading1121">
    <w:name w:val="Light Shading1121"/>
    <w:basedOn w:val="TableNormal"/>
    <w:uiPriority w:val="60"/>
    <w:rsid w:val="0044628B"/>
    <w:rPr>
      <w:color w:val="000000"/>
      <w:lang w:val="en-GB" w:eastAsia="en-GB"/>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23121">
    <w:name w:val="Light Shading - Accent 2312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221">
    <w:name w:val="Table Grid11221"/>
    <w:basedOn w:val="TableNormal"/>
    <w:next w:val="TableGrid"/>
    <w:uiPriority w:val="59"/>
    <w:rsid w:val="0044628B"/>
    <w:pPr>
      <w:ind w:firstLine="567"/>
    </w:pPr>
    <w:rPr>
      <w:rFonts w:eastAsia="Times New Roman"/>
      <w:sz w:val="22"/>
      <w:szCs w:val="22"/>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12211">
    <w:name w:val="No List212211"/>
    <w:next w:val="NoList"/>
    <w:uiPriority w:val="99"/>
    <w:semiHidden/>
    <w:unhideWhenUsed/>
    <w:rsid w:val="0044628B"/>
  </w:style>
  <w:style w:type="table" w:customStyle="1" w:styleId="TableGrid21221">
    <w:name w:val="Table Grid21221"/>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Accent52311">
    <w:name w:val="Light Grid - Accent 523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Lotus" w:eastAsia="Times New Roman" w:hAnsi="BLotus"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Lotus" w:eastAsia="Times New Roman" w:hAnsi="BLotu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31">
    <w:name w:val="Light Grid - Accent 511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Lotus" w:eastAsia="Times New Roman" w:hAnsi="BLotus"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Lotus" w:eastAsia="Times New Roman" w:hAnsi="BLotu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31">
    <w:name w:val="Light Grid - Accent 11113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Lotus" w:eastAsia="Times New Roman" w:hAnsi="BLotu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Lotus" w:eastAsia="Times New Roman" w:hAnsi="BLotu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121">
    <w:name w:val="Light Shading - Accent 11121"/>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12121">
    <w:name w:val="Light Grid - Accent 412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Lotus" w:eastAsia="Times New Roman" w:hAnsi="BLotus"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Lotus" w:eastAsia="Times New Roman" w:hAnsi="BLotu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121">
    <w:name w:val="Light Shading - Accent 5121"/>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131">
    <w:name w:val="Light Grid - Accent 313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Lotus" w:eastAsia="Times New Roman" w:hAnsi="BLotus"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Lotus" w:eastAsia="Times New Roman" w:hAnsi="BLotu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211">
    <w:name w:val="No List32211"/>
    <w:next w:val="NoList"/>
    <w:uiPriority w:val="99"/>
    <w:semiHidden/>
    <w:unhideWhenUsed/>
    <w:rsid w:val="0044628B"/>
  </w:style>
  <w:style w:type="table" w:customStyle="1" w:styleId="LightShading-Accent1221">
    <w:name w:val="Light Shading - Accent 1221"/>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21">
    <w:name w:val="Light Grid - Accent 122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Lotus" w:eastAsia="Times New Roman" w:hAnsi="BLotu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Lotus" w:eastAsia="Times New Roman" w:hAnsi="BLotu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211">
    <w:name w:val="No List11121211"/>
    <w:next w:val="NoList"/>
    <w:semiHidden/>
    <w:rsid w:val="0044628B"/>
  </w:style>
  <w:style w:type="table" w:customStyle="1" w:styleId="MediumShading1-Accent3121">
    <w:name w:val="Medium Shading 1 - Accent 3121"/>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21">
    <w:name w:val="Light Shading - Accent 3121"/>
    <w:basedOn w:val="TableNormal"/>
    <w:next w:val="LightShading-Accent3"/>
    <w:uiPriority w:val="60"/>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211">
    <w:name w:val="No List21111211"/>
    <w:next w:val="NoList"/>
    <w:uiPriority w:val="99"/>
    <w:semiHidden/>
    <w:unhideWhenUsed/>
    <w:rsid w:val="0044628B"/>
  </w:style>
  <w:style w:type="table" w:customStyle="1" w:styleId="TableGrid1111121">
    <w:name w:val="Table Grid1111121"/>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Accent511121">
    <w:name w:val="Light Grid - Accent 5111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 Nazanin" w:eastAsia="Times New Roman" w:hAnsi="B Nazani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 Nazanin" w:eastAsia="Times New Roman" w:hAnsi="B Nazani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21">
    <w:name w:val="Light Grid - Accent 11111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 Nazanin" w:eastAsia="Times New Roman" w:hAnsi="B Nazani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 Nazanin" w:eastAsia="Times New Roman" w:hAnsi="B Nazani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121">
    <w:name w:val="Light Grid - Accent 4111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Nazanin" w:eastAsia="Times New Roman" w:hAnsi="B Nazani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Nazanin" w:eastAsia="Times New Roman" w:hAnsi="B Nazani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21">
    <w:name w:val="Light Grid - Accent 3112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 Nazanin" w:eastAsia="Times New Roman" w:hAnsi="B Nazani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 Nazanin" w:eastAsia="Times New Roman" w:hAnsi="B Nazani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211">
    <w:name w:val="No List42211"/>
    <w:next w:val="NoList"/>
    <w:uiPriority w:val="99"/>
    <w:semiHidden/>
    <w:unhideWhenUsed/>
    <w:rsid w:val="0044628B"/>
  </w:style>
  <w:style w:type="table" w:customStyle="1" w:styleId="LightList-Accent32121">
    <w:name w:val="Light List - Accent 3212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21">
    <w:name w:val="Medium Grid 1 - Accent 3221"/>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21">
    <w:name w:val="Light Grid221"/>
    <w:basedOn w:val="TableNormal"/>
    <w:next w:val="LightGrid"/>
    <w:uiPriority w:val="62"/>
    <w:unhideWhenUsed/>
    <w:rsid w:val="0044628B"/>
    <w:rPr>
      <w:sz w:val="22"/>
      <w:szCs w:val="22"/>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B Nazanin" w:eastAsia="Times New Roman" w:hAnsi="B Nazani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B Nazanin" w:eastAsia="Times New Roman" w:hAnsi="B Nazani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List221">
    <w:name w:val="Light List221"/>
    <w:basedOn w:val="TableNormal"/>
    <w:next w:val="LightList"/>
    <w:uiPriority w:val="61"/>
    <w:unhideWhenUsed/>
    <w:rsid w:val="0044628B"/>
    <w:rPr>
      <w:sz w:val="22"/>
      <w:szCs w:val="22"/>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MediumShading1221">
    <w:name w:val="Medium Shading 1221"/>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221">
    <w:name w:val="Light Shading221"/>
    <w:basedOn w:val="TableNormal"/>
    <w:next w:val="LightShading"/>
    <w:uiPriority w:val="60"/>
    <w:unhideWhenUsed/>
    <w:rsid w:val="0044628B"/>
    <w:rPr>
      <w:color w:val="000000"/>
      <w:sz w:val="22"/>
      <w:szCs w:val="22"/>
      <w:lang w:val="en-GB" w:eastAsia="en-GB"/>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21">
    <w:name w:val="Light Shading - Accent 1321"/>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21">
    <w:name w:val="Light Grid - Accent 132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B Nazanin" w:eastAsia="Times New Roman" w:hAnsi="B Nazani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B Nazanin" w:eastAsia="Times New Roman" w:hAnsi="B Nazani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21">
    <w:name w:val="Medium Shading 1 - Accent 3221"/>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21">
    <w:name w:val="Light Shading - Accent 3221"/>
    <w:basedOn w:val="TableNormal"/>
    <w:next w:val="LightShading-Accent3"/>
    <w:uiPriority w:val="60"/>
    <w:semiHidden/>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211">
    <w:name w:val="No List511211"/>
    <w:next w:val="NoList"/>
    <w:uiPriority w:val="99"/>
    <w:semiHidden/>
    <w:unhideWhenUsed/>
    <w:rsid w:val="0044628B"/>
  </w:style>
  <w:style w:type="numbering" w:customStyle="1" w:styleId="NoList6122">
    <w:name w:val="No List6122"/>
    <w:next w:val="NoList"/>
    <w:uiPriority w:val="99"/>
    <w:semiHidden/>
    <w:unhideWhenUsed/>
    <w:rsid w:val="0044628B"/>
  </w:style>
  <w:style w:type="table" w:customStyle="1" w:styleId="TableGrid3221">
    <w:name w:val="Table Grid32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21">
    <w:name w:val="Table Grid12221"/>
    <w:basedOn w:val="TableNormal"/>
    <w:next w:val="TableGrid"/>
    <w:uiPriority w:val="59"/>
    <w:rsid w:val="0044628B"/>
    <w:rPr>
      <w:sz w:val="22"/>
      <w:szCs w:val="22"/>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PlainTable4121">
    <w:name w:val="Plain Table 4121"/>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21">
    <w:name w:val="Plain Table 2112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21">
    <w:name w:val="Table Grid22121"/>
    <w:basedOn w:val="TableNormal"/>
    <w:next w:val="TableGrid"/>
    <w:uiPriority w:val="59"/>
    <w:rsid w:val="0044628B"/>
    <w:pPr>
      <w:jc w:val="both"/>
    </w:pPr>
    <w:rPr>
      <w:sz w:val="22"/>
      <w:szCs w:val="22"/>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221">
    <w:name w:val="Table Grid4221"/>
    <w:basedOn w:val="TableNormal"/>
    <w:next w:val="TableGrid"/>
    <w:rsid w:val="0044628B"/>
    <w:rPr>
      <w:rFonts w:ascii="Book Antiqua" w:eastAsia="Book Antiqua" w:hAnsi="Book Antiqua" w:cs="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721111">
    <w:name w:val="No List721111"/>
    <w:next w:val="NoList"/>
    <w:uiPriority w:val="99"/>
    <w:semiHidden/>
    <w:unhideWhenUsed/>
    <w:rsid w:val="0044628B"/>
  </w:style>
  <w:style w:type="numbering" w:customStyle="1" w:styleId="NoList821111">
    <w:name w:val="No List821111"/>
    <w:next w:val="NoList"/>
    <w:uiPriority w:val="99"/>
    <w:semiHidden/>
    <w:unhideWhenUsed/>
    <w:rsid w:val="0044628B"/>
  </w:style>
  <w:style w:type="table" w:customStyle="1" w:styleId="MediumGrid1-Accent341">
    <w:name w:val="Medium Grid 1 - Accent 341"/>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41">
    <w:name w:val="Light List41"/>
    <w:basedOn w:val="TableNormal"/>
    <w:next w:val="LightList"/>
    <w:uiPriority w:val="61"/>
    <w:semiHidden/>
    <w:unhideWhenUsed/>
    <w:rsid w:val="0044628B"/>
    <w:rPr>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MediumShading141">
    <w:name w:val="Medium Shading 141"/>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41">
    <w:name w:val="Light Shading41"/>
    <w:basedOn w:val="TableNormal"/>
    <w:next w:val="LightShading"/>
    <w:uiPriority w:val="60"/>
    <w:unhideWhenUsed/>
    <w:rsid w:val="0044628B"/>
    <w:rPr>
      <w:color w:val="000000"/>
      <w:lang w:val="en-GB" w:eastAsia="en-GB"/>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51">
    <w:name w:val="Light Shading - Accent 151"/>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41">
    <w:name w:val="Light Shading - Accent 341"/>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2111">
    <w:name w:val="No List92111"/>
    <w:next w:val="NoList"/>
    <w:uiPriority w:val="99"/>
    <w:semiHidden/>
    <w:unhideWhenUsed/>
    <w:rsid w:val="0044628B"/>
  </w:style>
  <w:style w:type="table" w:customStyle="1" w:styleId="LightGrid-Accent22121">
    <w:name w:val="Light Grid - Accent 22121"/>
    <w:basedOn w:val="TableNormal"/>
    <w:next w:val="LightGrid-Accent2"/>
    <w:uiPriority w:val="62"/>
    <w:rsid w:val="0044628B"/>
    <w:rPr>
      <w:rFonts w:ascii="BZar" w:hAnsi="BZar" w:cs="Times New Roman"/>
      <w:sz w:val="28"/>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B Lotus" w:eastAsia="Times New Roman" w:hAnsi="B Lotus"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B Lotus" w:eastAsia="Times New Roman" w:hAnsi="B Lotu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B Lotus" w:eastAsia="Times New Roman" w:hAnsi="B Lotus" w:cs="Times New Roman"/>
        <w:b/>
        <w:bCs/>
      </w:rPr>
    </w:tblStylePr>
    <w:tblStylePr w:type="lastCol">
      <w:rPr>
        <w:rFonts w:ascii="B Lotus" w:eastAsia="Times New Roman" w:hAnsi="B Lotu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TableGrid1621">
    <w:name w:val="Table Grid1621"/>
    <w:basedOn w:val="TableNormal"/>
    <w:next w:val="TableGrid"/>
    <w:uiPriority w:val="59"/>
    <w:rsid w:val="0044628B"/>
    <w:rPr>
      <w:rFonts w:ascii="Times New Roman" w:eastAsia="Times New Roman" w:hAnsi="Times New Roman" w:cs="Times New Roman"/>
      <w:lang w:val="en-GB" w:eastAsia="en-GB"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Accent63212">
    <w:name w:val="Light Grid - Accent 63212"/>
    <w:basedOn w:val="TableNormal"/>
    <w:next w:val="LightGrid-Accent6"/>
    <w:uiPriority w:val="62"/>
    <w:rsid w:val="0044628B"/>
    <w:rPr>
      <w:rFonts w:ascii="BZar" w:hAnsi="BZar" w:cs="Times New Roman"/>
      <w:sz w:val="28"/>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B Lotus" w:eastAsia="Times New Roman" w:hAnsi="B Lotus"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B Lotus" w:eastAsia="Times New Roman" w:hAnsi="B Lotu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B Lotus" w:eastAsia="Times New Roman" w:hAnsi="B Lotus" w:cs="Times New Roman"/>
        <w:b/>
        <w:bCs/>
      </w:rPr>
    </w:tblStylePr>
    <w:tblStylePr w:type="lastCol">
      <w:rPr>
        <w:rFonts w:ascii="B Lotus" w:eastAsia="Times New Roman" w:hAnsi="B Lotu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62121">
    <w:name w:val="Light List - Accent 6212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21">
    <w:name w:val="Light Shading - Accent 62121"/>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21">
    <w:name w:val="Light Grid - Accent 11221"/>
    <w:basedOn w:val="TableNormal"/>
    <w:uiPriority w:val="62"/>
    <w:rsid w:val="0044628B"/>
    <w:rPr>
      <w:rFonts w:ascii="BZar" w:hAnsi="BZar" w:cs="Times New Roman"/>
      <w:sz w:val="28"/>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 Lotus" w:eastAsia="Times New Roman" w:hAnsi="B Lotu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 Lotus" w:eastAsia="Times New Roman" w:hAnsi="B Lotu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 Lotus" w:eastAsia="Times New Roman" w:hAnsi="B Lotus" w:cs="Times New Roman"/>
        <w:b/>
        <w:bCs/>
      </w:rPr>
    </w:tblStylePr>
    <w:tblStylePr w:type="lastCol">
      <w:rPr>
        <w:rFonts w:ascii="B Lotus" w:eastAsia="Times New Roman" w:hAnsi="B Lotu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21">
    <w:name w:val="Light Grid - Accent 1421"/>
    <w:basedOn w:val="TableNormal"/>
    <w:next w:val="LightGrid-Accent1"/>
    <w:uiPriority w:val="62"/>
    <w:semiHidden/>
    <w:unhideWhenUsed/>
    <w:rsid w:val="0044628B"/>
    <w:rPr>
      <w:rFonts w:ascii="BZar" w:hAnsi="BZar" w:cs="Times New Roman"/>
      <w:sz w:val="28"/>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 Lotus" w:eastAsia="Times New Roman" w:hAnsi="B Lotu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 Lotus" w:eastAsia="Times New Roman" w:hAnsi="B Lotu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 Lotus" w:eastAsia="Times New Roman" w:hAnsi="B Lotus" w:cs="Times New Roman"/>
        <w:b/>
        <w:bCs/>
      </w:rPr>
    </w:tblStylePr>
    <w:tblStylePr w:type="lastCol">
      <w:rPr>
        <w:rFonts w:ascii="B Lotus" w:eastAsia="Times New Roman" w:hAnsi="B Lotu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21">
    <w:name w:val="Medium Grid 1 - Accent 1121"/>
    <w:basedOn w:val="TableNormal"/>
    <w:next w:val="MediumGrid1-Accent1"/>
    <w:uiPriority w:val="67"/>
    <w:semiHidden/>
    <w:unhideWhenUsed/>
    <w:rsid w:val="0044628B"/>
    <w:rPr>
      <w:rFonts w:ascii="BZar" w:hAnsi="BZar" w:cs="Times New Roman"/>
      <w:sz w:val="28"/>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21">
    <w:name w:val="Table Grid1721"/>
    <w:basedOn w:val="TableNormal"/>
    <w:next w:val="TableGrid"/>
    <w:uiPriority w:val="59"/>
    <w:rsid w:val="0044628B"/>
    <w:rPr>
      <w:rFonts w:eastAsia="Times New Roman"/>
      <w:sz w:val="22"/>
      <w:szCs w:val="22"/>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5311">
    <w:name w:val="Light List - Accent 5311"/>
    <w:basedOn w:val="TableNormal"/>
    <w:next w:val="LightList-Accent5"/>
    <w:uiPriority w:val="61"/>
    <w:semiHidden/>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31">
    <w:name w:val="Medium Grid 1 - Accent 131"/>
    <w:basedOn w:val="TableNormal"/>
    <w:next w:val="MediumGrid1-Accent1"/>
    <w:uiPriority w:val="67"/>
    <w:semiHidden/>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211">
    <w:name w:val="No List10211"/>
    <w:next w:val="NoList"/>
    <w:uiPriority w:val="99"/>
    <w:semiHidden/>
    <w:unhideWhenUsed/>
    <w:rsid w:val="0044628B"/>
  </w:style>
  <w:style w:type="table" w:customStyle="1" w:styleId="LightGrid-Accent4521">
    <w:name w:val="Light Grid - Accent 452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entury Gothic" w:eastAsia="Times New Roman" w:hAnsi="Century Gothic"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entury Gothic" w:eastAsia="Times New Roman" w:hAnsi="Century Gothic"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entury Gothic" w:eastAsia="Times New Roman" w:hAnsi="Century Gothic" w:cs="Times New Roman"/>
        <w:b/>
        <w:bCs/>
      </w:rPr>
    </w:tblStylePr>
    <w:tblStylePr w:type="lastCol">
      <w:rPr>
        <w:rFonts w:ascii="Century Gothic" w:eastAsia="Times New Roman" w:hAnsi="Century Gothic"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4112">
    <w:name w:val="No List14112"/>
    <w:next w:val="NoList"/>
    <w:uiPriority w:val="99"/>
    <w:semiHidden/>
    <w:unhideWhenUsed/>
    <w:rsid w:val="0044628B"/>
  </w:style>
  <w:style w:type="numbering" w:customStyle="1" w:styleId="NoList23112">
    <w:name w:val="No List23112"/>
    <w:next w:val="NoList"/>
    <w:uiPriority w:val="99"/>
    <w:semiHidden/>
    <w:unhideWhenUsed/>
    <w:rsid w:val="0044628B"/>
  </w:style>
  <w:style w:type="table" w:customStyle="1" w:styleId="TableGrid113112">
    <w:name w:val="Table Grid113112"/>
    <w:basedOn w:val="TableNormal"/>
    <w:next w:val="TableGrid"/>
    <w:uiPriority w:val="5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Web3111">
    <w:name w:val="Table Web 3111"/>
    <w:basedOn w:val="TableNormal"/>
    <w:next w:val="TableWeb3"/>
    <w:rsid w:val="0044628B"/>
    <w:pPr>
      <w:bidi/>
    </w:pPr>
    <w:rPr>
      <w:rFonts w:ascii="Times New Roman" w:eastAsia="Times New Roman" w:hAnsi="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110">
    <w:name w:val="Table Grid 7111"/>
    <w:basedOn w:val="TableNormal"/>
    <w:next w:val="TableGrid70"/>
    <w:rsid w:val="0044628B"/>
    <w:pPr>
      <w:bidi/>
    </w:pPr>
    <w:rPr>
      <w:rFonts w:ascii="Times New Roman" w:eastAsia="Times New Roman" w:hAnsi="Times New Roman" w:cs="Times New Roman"/>
      <w:b/>
      <w:bCs/>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41110">
    <w:name w:val="Table Grid 4111"/>
    <w:basedOn w:val="TableNormal"/>
    <w:next w:val="TableGrid40"/>
    <w:rsid w:val="0044628B"/>
    <w:pPr>
      <w:bidi/>
    </w:pPr>
    <w:rPr>
      <w:rFonts w:ascii="Times New Roman" w:eastAsia="Times New Roman" w:hAnsi="Times New Roman" w:cs="Times New Roman"/>
      <w:lang w:val="en-GB" w:eastAsia="en-GB"/>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2112">
    <w:name w:val="No List11112112"/>
    <w:next w:val="NoList"/>
    <w:semiHidden/>
    <w:rsid w:val="0044628B"/>
  </w:style>
  <w:style w:type="table" w:customStyle="1" w:styleId="TableTheme111">
    <w:name w:val="Table Theme111"/>
    <w:basedOn w:val="TableNormal"/>
    <w:next w:val="TableTheme"/>
    <w:rsid w:val="0044628B"/>
    <w:pPr>
      <w:bidi/>
    </w:pPr>
    <w:rPr>
      <w:rFonts w:ascii="Times New Roman" w:eastAsia="Times New Roman" w:hAnsi="Times New Roman" w:cs="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0">
    <w:name w:val="Table Grid 1111"/>
    <w:basedOn w:val="TableNormal"/>
    <w:next w:val="TableGrid1a"/>
    <w:rsid w:val="0044628B"/>
    <w:pPr>
      <w:bidi/>
    </w:pPr>
    <w:rPr>
      <w:rFonts w:ascii="Times New Roman" w:eastAsia="Times New Roman" w:hAnsi="Times New Roman" w:cs="Times New Roman"/>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MediumShading2-Accent2111">
    <w:name w:val="Medium Shading 2 - Accent 2111"/>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Grid3-Accent1111">
    <w:name w:val="Medium Grid 3 - Accent 1111"/>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11">
    <w:name w:val="Medium Grid 3 - Accent 3111"/>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11">
    <w:name w:val="Medium Grid 3 - Accent 4111"/>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11">
    <w:name w:val="Medium Grid 3 - Accent 6111"/>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11">
    <w:name w:val="Light List - Accent 1111"/>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1111">
    <w:name w:val="Medium Shading 1 - Accent 1111"/>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5111">
    <w:name w:val="Medium Shading 1 - Accent 5111"/>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11">
    <w:name w:val="Medium Grid 3 - Accent 2111"/>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11">
    <w:name w:val="Grid Table 4 - Accent 113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ghtGrid-Accent4131112">
    <w:name w:val="Light Grid - Accent 413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Zar" w:eastAsia="Times New Roman" w:hAnsi="B Zar"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Zar" w:eastAsia="Times New Roman" w:hAnsi="B Zar"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Zar" w:eastAsia="Times New Roman" w:hAnsi="B Zar" w:cs="Times New Roman"/>
        <w:b/>
        <w:bCs/>
      </w:rPr>
    </w:tblStylePr>
    <w:tblStylePr w:type="lastCol">
      <w:rPr>
        <w:rFonts w:ascii="B Zar" w:eastAsia="Times New Roman" w:hAnsi="B Zar"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2">
    <w:name w:val="No List52112"/>
    <w:next w:val="NoList"/>
    <w:uiPriority w:val="99"/>
    <w:semiHidden/>
    <w:unhideWhenUsed/>
    <w:rsid w:val="0044628B"/>
  </w:style>
  <w:style w:type="table" w:customStyle="1" w:styleId="TableGrid5211">
    <w:name w:val="Table Grid52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211">
    <w:name w:val="Plain Table 2121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111">
    <w:name w:val="Grid Table 4 - Accent 1111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11">
    <w:name w:val="List Table 411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11">
    <w:name w:val="List Table 31111"/>
    <w:basedOn w:val="TableNormal"/>
    <w:uiPriority w:val="48"/>
    <w:rsid w:val="0044628B"/>
    <w:rPr>
      <w:lang w:val="en-GB" w:eastAsia="en-GB"/>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GridTable1Light-Accent51111">
    <w:name w:val="Grid Table 1 Light - Accent 51111"/>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212">
    <w:name w:val="No List12212"/>
    <w:next w:val="NoList"/>
    <w:uiPriority w:val="99"/>
    <w:semiHidden/>
    <w:unhideWhenUsed/>
    <w:rsid w:val="0044628B"/>
  </w:style>
  <w:style w:type="table" w:customStyle="1" w:styleId="GridTable4-Accent112111">
    <w:name w:val="Grid Table 4 - Accent 11211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2112">
    <w:name w:val="No List2112112"/>
    <w:next w:val="NoList"/>
    <w:uiPriority w:val="99"/>
    <w:semiHidden/>
    <w:unhideWhenUsed/>
    <w:rsid w:val="0044628B"/>
  </w:style>
  <w:style w:type="table" w:customStyle="1" w:styleId="PlainTable22111">
    <w:name w:val="Plain Table 22111"/>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111">
    <w:name w:val="Grid Table 4 - Accent 1211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11">
    <w:name w:val="List Table 42111"/>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11">
    <w:name w:val="List Table 32111"/>
    <w:basedOn w:val="TableNormal"/>
    <w:next w:val="ListTable31"/>
    <w:uiPriority w:val="48"/>
    <w:rsid w:val="0044628B"/>
    <w:rPr>
      <w:lang w:val="en-GB" w:eastAsia="en-GB"/>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GridTable1Light-Accent52111">
    <w:name w:val="Grid Table 1 Light - Accent 52111"/>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11">
    <w:name w:val="Grid Table 411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7112">
    <w:name w:val="Table Grid7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2">
    <w:name w:val="Table Grid8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2">
    <w:name w:val="Table Grid9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11">
    <w:name w:val="Table Grid10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311">
    <w:name w:val="Plain Table 13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34111">
    <w:name w:val="Table Grid34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12">
    <w:name w:val="Table Grid241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011">
    <w:name w:val="No List2011"/>
    <w:next w:val="NoList"/>
    <w:uiPriority w:val="99"/>
    <w:semiHidden/>
    <w:unhideWhenUsed/>
    <w:rsid w:val="0044628B"/>
  </w:style>
  <w:style w:type="numbering" w:customStyle="1" w:styleId="NoList11011">
    <w:name w:val="No List11011"/>
    <w:next w:val="NoList"/>
    <w:uiPriority w:val="99"/>
    <w:semiHidden/>
    <w:unhideWhenUsed/>
    <w:rsid w:val="0044628B"/>
  </w:style>
  <w:style w:type="numbering" w:customStyle="1" w:styleId="NoList11711">
    <w:name w:val="No List11711"/>
    <w:next w:val="NoList"/>
    <w:semiHidden/>
    <w:unhideWhenUsed/>
    <w:rsid w:val="0044628B"/>
  </w:style>
  <w:style w:type="table" w:customStyle="1" w:styleId="TableGrid1161">
    <w:name w:val="Table Grid1161"/>
    <w:basedOn w:val="TableNormal"/>
    <w:next w:val="TableGrid"/>
    <w:uiPriority w:val="5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611">
    <w:name w:val="No List2611"/>
    <w:next w:val="NoList"/>
    <w:uiPriority w:val="99"/>
    <w:semiHidden/>
    <w:unhideWhenUsed/>
    <w:rsid w:val="0044628B"/>
  </w:style>
  <w:style w:type="table" w:customStyle="1" w:styleId="TableGrid271">
    <w:name w:val="Table Grid271"/>
    <w:basedOn w:val="TableNormal"/>
    <w:next w:val="TableGrid"/>
    <w:uiPriority w:val="5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5111">
    <w:name w:val="No List35111"/>
    <w:next w:val="NoList"/>
    <w:uiPriority w:val="99"/>
    <w:semiHidden/>
    <w:unhideWhenUsed/>
    <w:rsid w:val="0044628B"/>
  </w:style>
  <w:style w:type="numbering" w:customStyle="1" w:styleId="NoList4511">
    <w:name w:val="No List4511"/>
    <w:next w:val="NoList"/>
    <w:uiPriority w:val="99"/>
    <w:semiHidden/>
    <w:unhideWhenUsed/>
    <w:rsid w:val="0044628B"/>
  </w:style>
  <w:style w:type="table" w:customStyle="1" w:styleId="TableGrid351">
    <w:name w:val="Table Grid351"/>
    <w:basedOn w:val="TableNormal"/>
    <w:next w:val="TableGrid"/>
    <w:uiPriority w:val="59"/>
    <w:rsid w:val="0044628B"/>
    <w:pPr>
      <w:bidi/>
    </w:pPr>
    <w:rPr>
      <w:rFonts w:ascii="Times New Roman" w:eastAsia="Times New Roman" w:hAnsi="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611">
    <w:name w:val="No List111611"/>
    <w:next w:val="NoList"/>
    <w:semiHidden/>
    <w:rsid w:val="0044628B"/>
  </w:style>
  <w:style w:type="table" w:customStyle="1" w:styleId="LightGrid-Accent6611">
    <w:name w:val="Light Grid - Accent 661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mbria" w:eastAsia="Times New Roman" w:hAnsi="Cambria"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mbria" w:eastAsia="Times New Roman" w:hAnsi="Cambria"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81">
    <w:name w:val="Light Grid - Accent 48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51">
    <w:name w:val="Medium Shading 1 - Accent 65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51">
    <w:name w:val="Medium Shading 1 - Accent 45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51">
    <w:name w:val="Table Grid45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61">
    <w:name w:val="Light Grid - Accent 416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raditional Arabic" w:eastAsia="Times New Roman" w:hAnsi="Traditional Arabic"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raditional Arabic" w:eastAsia="Times New Roman" w:hAnsi="Traditional Arabic"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raditional Arabic" w:eastAsia="Times New Roman" w:hAnsi="Traditional Arabic" w:cs="Times New Roman"/>
        <w:b/>
        <w:bCs/>
      </w:rPr>
    </w:tblStylePr>
    <w:tblStylePr w:type="lastCol">
      <w:rPr>
        <w:rFonts w:ascii="Traditional Arabic" w:eastAsia="Times New Roman" w:hAnsi="Traditional Arabic"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61">
    <w:name w:val="Light Grid - Accent 426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raditional Arabic" w:eastAsia="Times New Roman" w:hAnsi="Traditional Arabic"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raditional Arabic" w:eastAsia="Times New Roman" w:hAnsi="Traditional Arabic"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raditional Arabic" w:eastAsia="Times New Roman" w:hAnsi="Traditional Arabic" w:cs="Times New Roman"/>
        <w:b/>
        <w:bCs/>
      </w:rPr>
    </w:tblStylePr>
    <w:tblStylePr w:type="lastCol">
      <w:rPr>
        <w:rFonts w:ascii="Traditional Arabic" w:eastAsia="Times New Roman" w:hAnsi="Traditional Arabic"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41">
    <w:name w:val="Light Grid - Accent 434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raditional Arabic" w:eastAsia="Times New Roman" w:hAnsi="Traditional Arabic"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raditional Arabic" w:eastAsia="Times New Roman" w:hAnsi="Traditional Arabic"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raditional Arabic" w:eastAsia="Times New Roman" w:hAnsi="Traditional Arabic" w:cs="Times New Roman"/>
        <w:b/>
        <w:bCs/>
      </w:rPr>
    </w:tblStylePr>
    <w:tblStylePr w:type="lastCol">
      <w:rPr>
        <w:rFonts w:ascii="Traditional Arabic" w:eastAsia="Times New Roman" w:hAnsi="Traditional Arabic"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411">
    <w:name w:val="No List5411"/>
    <w:next w:val="NoList"/>
    <w:uiPriority w:val="99"/>
    <w:semiHidden/>
    <w:unhideWhenUsed/>
    <w:rsid w:val="0044628B"/>
  </w:style>
  <w:style w:type="table" w:customStyle="1" w:styleId="TableGrid1171">
    <w:name w:val="Table Grid1171"/>
    <w:basedOn w:val="TableNormal"/>
    <w:next w:val="TableGrid"/>
    <w:uiPriority w:val="5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2511">
    <w:name w:val="No List12511"/>
    <w:next w:val="NoList"/>
    <w:uiPriority w:val="99"/>
    <w:semiHidden/>
    <w:unhideWhenUsed/>
    <w:rsid w:val="0044628B"/>
  </w:style>
  <w:style w:type="numbering" w:customStyle="1" w:styleId="NoList21511">
    <w:name w:val="No List21511"/>
    <w:next w:val="NoList"/>
    <w:uiPriority w:val="99"/>
    <w:semiHidden/>
    <w:unhideWhenUsed/>
    <w:rsid w:val="0044628B"/>
  </w:style>
  <w:style w:type="table" w:customStyle="1" w:styleId="TableGrid3141">
    <w:name w:val="Table Grid3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1">
    <w:name w:val="Table Grid1251"/>
    <w:basedOn w:val="TableNormal"/>
    <w:next w:val="TableGrid"/>
    <w:uiPriority w:val="5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5">
    <w:name w:val="Table Grid135"/>
    <w:basedOn w:val="TableNormal"/>
    <w:next w:val="TableGrid"/>
    <w:rsid w:val="0044628B"/>
    <w:rPr>
      <w:rFonts w:ascii="Times New Roman" w:eastAsia="Times New Roman" w:hAnsi="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5">
    <w:name w:val="Table Grid1115"/>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5">
    <w:name w:val="Plain Table 115"/>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1115">
    <w:name w:val="Table Grid11115"/>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Accent5151">
    <w:name w:val="Light Grid - Accent 515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6">
    <w:name w:val="Light Grid - Accent 116"/>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5">
    <w:name w:val="Light Grid - Accent 44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51">
    <w:name w:val="Light Grid - Accent 35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Times New Roman"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Times New Roman"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5">
    <w:name w:val="Table Grid225"/>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5">
    <w:name w:val="Light List - Accent 315"/>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14">
    <w:name w:val="Light Grid114"/>
    <w:basedOn w:val="TableNormal"/>
    <w:next w:val="LightGrid"/>
    <w:uiPriority w:val="62"/>
    <w:rsid w:val="0044628B"/>
    <w:rPr>
      <w:sz w:val="22"/>
      <w:szCs w:val="22"/>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Unicode MS" w:eastAsia="Times New Roman" w:hAnsi="Arial Unicode MS"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Unicode MS" w:eastAsia="Times New Roman" w:hAnsi="Arial Unicode M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Unicode MS" w:eastAsia="Times New Roman" w:hAnsi="Arial Unicode MS" w:cs="Times New Roman"/>
        <w:b/>
        <w:bCs/>
      </w:rPr>
    </w:tblStylePr>
    <w:tblStylePr w:type="lastCol">
      <w:rPr>
        <w:rFonts w:ascii="Arial Unicode MS" w:eastAsia="Times New Roman" w:hAnsi="Arial Unicode M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Shading-Accent27">
    <w:name w:val="Light Shading - Accent 27"/>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114">
    <w:name w:val="Table Grid111114"/>
    <w:basedOn w:val="TableNormal"/>
    <w:next w:val="TableGrid"/>
    <w:uiPriority w:val="59"/>
    <w:rsid w:val="0044628B"/>
    <w:pPr>
      <w:ind w:firstLine="567"/>
    </w:pPr>
    <w:rPr>
      <w:rFonts w:eastAsia="Times New Roman"/>
      <w:sz w:val="22"/>
      <w:szCs w:val="22"/>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5">
    <w:name w:val="Table Grid2115"/>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Accent5251">
    <w:name w:val="Light Grid - Accent 525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Arial Unicode MS" w:eastAsia="Times New Roman" w:hAnsi="Arial Unicode MS"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Arial Unicode MS" w:eastAsia="Times New Roman" w:hAnsi="Arial Unicode M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Arial Unicode MS" w:eastAsia="Times New Roman" w:hAnsi="Arial Unicode MS" w:cs="Times New Roman"/>
        <w:b/>
        <w:bCs/>
      </w:rPr>
    </w:tblStylePr>
    <w:tblStylePr w:type="lastCol">
      <w:rPr>
        <w:rFonts w:ascii="Arial Unicode MS" w:eastAsia="Times New Roman" w:hAnsi="Arial Unicode M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5">
    <w:name w:val="Light Grid - Accent 511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Arial Unicode MS" w:eastAsia="Times New Roman" w:hAnsi="Arial Unicode MS"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Arial Unicode MS" w:eastAsia="Times New Roman" w:hAnsi="Arial Unicode M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Arial Unicode MS" w:eastAsia="Times New Roman" w:hAnsi="Arial Unicode MS" w:cs="Times New Roman"/>
        <w:b/>
        <w:bCs/>
      </w:rPr>
    </w:tblStylePr>
    <w:tblStylePr w:type="lastCol">
      <w:rPr>
        <w:rFonts w:ascii="Arial Unicode MS" w:eastAsia="Times New Roman" w:hAnsi="Arial Unicode M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5">
    <w:name w:val="Light Grid - Accent 1115"/>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 Unicode MS" w:eastAsia="Times New Roman" w:hAnsi="Arial Unicode M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 Unicode MS" w:eastAsia="Times New Roman" w:hAnsi="Arial Unicode M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 Unicode MS" w:eastAsia="Times New Roman" w:hAnsi="Arial Unicode MS" w:cs="Times New Roman"/>
        <w:b/>
        <w:bCs/>
      </w:rPr>
    </w:tblStylePr>
    <w:tblStylePr w:type="lastCol">
      <w:rPr>
        <w:rFonts w:ascii="Arial Unicode MS" w:eastAsia="Times New Roman" w:hAnsi="Arial Unicode M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5">
    <w:name w:val="Light Grid - Accent 411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Arial Unicode MS" w:eastAsia="Times New Roman" w:hAnsi="Arial Unicode MS"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Arial Unicode MS" w:eastAsia="Times New Roman" w:hAnsi="Arial Unicode M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Arial Unicode MS" w:eastAsia="Times New Roman" w:hAnsi="Arial Unicode MS" w:cs="Times New Roman"/>
        <w:b/>
        <w:bCs/>
      </w:rPr>
    </w:tblStylePr>
    <w:tblStylePr w:type="lastCol">
      <w:rPr>
        <w:rFonts w:ascii="Arial Unicode MS" w:eastAsia="Times New Roman" w:hAnsi="Arial Unicode M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5">
    <w:name w:val="Light Grid - Accent 315"/>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Arial Unicode MS" w:eastAsia="Times New Roman" w:hAnsi="Arial Unicode MS"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Arial Unicode MS" w:eastAsia="Times New Roman" w:hAnsi="Arial Unicode M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Arial Unicode MS" w:eastAsia="Times New Roman" w:hAnsi="Arial Unicode MS" w:cs="Times New Roman"/>
        <w:b/>
        <w:bCs/>
      </w:rPr>
    </w:tblStylePr>
    <w:tblStylePr w:type="lastCol">
      <w:rPr>
        <w:rFonts w:ascii="Arial Unicode MS" w:eastAsia="Times New Roman" w:hAnsi="Arial Unicode M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4">
    <w:name w:val="Light Grid - Accent 124"/>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 Unicode MS" w:eastAsia="Times New Roman" w:hAnsi="Arial Unicode M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 Unicode MS" w:eastAsia="Times New Roman" w:hAnsi="Arial Unicode M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 Unicode MS" w:eastAsia="Times New Roman" w:hAnsi="Arial Unicode MS" w:cs="Times New Roman"/>
        <w:b/>
        <w:bCs/>
      </w:rPr>
    </w:tblStylePr>
    <w:tblStylePr w:type="lastCol">
      <w:rPr>
        <w:rFonts w:ascii="Arial Unicode MS" w:eastAsia="Times New Roman" w:hAnsi="Arial Unicode M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4">
    <w:name w:val="Light Grid - Accent 52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4">
    <w:name w:val="Light Grid - Accent 511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5">
    <w:name w:val="Light Grid - Accent 11115"/>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5">
    <w:name w:val="Light Grid - Accent 4111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4">
    <w:name w:val="Light Grid - Accent 31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Times New Roman"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Times New Roman"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4">
    <w:name w:val="Light Grid24"/>
    <w:basedOn w:val="TableNormal"/>
    <w:next w:val="LightGrid"/>
    <w:uiPriority w:val="62"/>
    <w:unhideWhenUsed/>
    <w:rsid w:val="0044628B"/>
    <w:rPr>
      <w:sz w:val="22"/>
      <w:szCs w:val="22"/>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34">
    <w:name w:val="Light Grid - Accent 134"/>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Times New Roman"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Times New Roman"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24">
    <w:name w:val="Table Grid32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5">
    <w:name w:val="Table Grid1215"/>
    <w:basedOn w:val="TableNormal"/>
    <w:next w:val="TableGrid"/>
    <w:uiPriority w:val="59"/>
    <w:rsid w:val="0044628B"/>
    <w:rPr>
      <w:sz w:val="22"/>
      <w:szCs w:val="22"/>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14">
    <w:name w:val="Table Grid2214"/>
    <w:basedOn w:val="TableNormal"/>
    <w:next w:val="TableGrid"/>
    <w:uiPriority w:val="59"/>
    <w:rsid w:val="0044628B"/>
    <w:pPr>
      <w:jc w:val="both"/>
    </w:pPr>
    <w:rPr>
      <w:sz w:val="22"/>
      <w:szCs w:val="22"/>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15">
    <w:name w:val="Table Grid415"/>
    <w:basedOn w:val="TableNormal"/>
    <w:next w:val="TableGrid"/>
    <w:rsid w:val="0044628B"/>
    <w:rPr>
      <w:rFonts w:ascii="Book Antiqua" w:eastAsia="Book Antiqua" w:hAnsi="Book Antiqua" w:cs="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36">
    <w:name w:val="Light List - Accent 36"/>
    <w:basedOn w:val="TableNormal"/>
    <w:next w:val="LightList-Accent3"/>
    <w:uiPriority w:val="61"/>
    <w:semiHidden/>
    <w:unhideWhenUsed/>
    <w:rsid w:val="0044628B"/>
    <w:rPr>
      <w:rFonts w:ascii="Times New Roman" w:eastAsia="Times New Roman" w:hAnsi="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6">
    <w:name w:val="Medium Grid 1 - Accent 36"/>
    <w:basedOn w:val="TableNormal"/>
    <w:next w:val="MediumGrid1-Accent3"/>
    <w:uiPriority w:val="67"/>
    <w:semiHidden/>
    <w:unhideWhenUsed/>
    <w:rsid w:val="0044628B"/>
    <w:rPr>
      <w:rFonts w:ascii="Times New Roman" w:eastAsia="Times New Roman" w:hAnsi="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6">
    <w:name w:val="Light List6"/>
    <w:basedOn w:val="TableNormal"/>
    <w:next w:val="LightList"/>
    <w:uiPriority w:val="61"/>
    <w:semiHidden/>
    <w:unhideWhenUsed/>
    <w:rsid w:val="0044628B"/>
    <w:rPr>
      <w:rFonts w:ascii="Times New Roman" w:eastAsia="Times New Roman" w:hAnsi="Times New Roman" w:cs="Times New Roman"/>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MediumShading16">
    <w:name w:val="Medium Shading 16"/>
    <w:basedOn w:val="TableNormal"/>
    <w:next w:val="MediumShading1"/>
    <w:uiPriority w:val="63"/>
    <w:semiHidden/>
    <w:unhideWhenUsed/>
    <w:rsid w:val="0044628B"/>
    <w:rPr>
      <w:rFonts w:ascii="Times New Roman" w:eastAsia="Times New Roman" w:hAnsi="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6">
    <w:name w:val="Light Shading6"/>
    <w:basedOn w:val="TableNormal"/>
    <w:next w:val="LightShading"/>
    <w:uiPriority w:val="60"/>
    <w:semiHidden/>
    <w:unhideWhenUsed/>
    <w:rsid w:val="0044628B"/>
    <w:rPr>
      <w:rFonts w:ascii="Times New Roman" w:eastAsia="Times New Roman" w:hAnsi="Times New Roman" w:cs="Times New Roman"/>
      <w:color w:val="000000"/>
      <w:lang w:val="en-GB" w:eastAsia="en-GB"/>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7">
    <w:name w:val="Light Shading - Accent 17"/>
    <w:basedOn w:val="TableNormal"/>
    <w:next w:val="LightShading-Accent1"/>
    <w:uiPriority w:val="60"/>
    <w:semiHidden/>
    <w:unhideWhenUsed/>
    <w:rsid w:val="0044628B"/>
    <w:rPr>
      <w:rFonts w:ascii="Times New Roman" w:eastAsia="Times New Roman" w:hAnsi="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44">
    <w:name w:val="Light Grid - Accent 144"/>
    <w:basedOn w:val="TableNormal"/>
    <w:next w:val="LightGrid-Accent1"/>
    <w:uiPriority w:val="62"/>
    <w:semiHidden/>
    <w:unhideWhenUsed/>
    <w:rsid w:val="0044628B"/>
    <w:rPr>
      <w:rFonts w:ascii="Times New Roman" w:eastAsia="Times New Roman" w:hAnsi="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Times New Roman"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Times New Roman"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Shading-Accent36">
    <w:name w:val="Light Shading - Accent 36"/>
    <w:basedOn w:val="TableNormal"/>
    <w:next w:val="LightShading-Accent3"/>
    <w:uiPriority w:val="60"/>
    <w:semiHidden/>
    <w:unhideWhenUsed/>
    <w:rsid w:val="0044628B"/>
    <w:rPr>
      <w:rFonts w:ascii="Times New Roman" w:eastAsia="Times New Roman" w:hAnsi="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713">
    <w:name w:val="Table Grid7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3">
    <w:name w:val="Table Grid8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3">
    <w:name w:val="Table Grid913"/>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3">
    <w:name w:val="Table Grid233"/>
    <w:basedOn w:val="TableNormal"/>
    <w:next w:val="TableGrid"/>
    <w:uiPriority w:val="59"/>
    <w:rsid w:val="0044628B"/>
    <w:rPr>
      <w:rFonts w:eastAsia="Times New Roman"/>
      <w:sz w:val="22"/>
      <w:szCs w:val="22"/>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5">
    <w:name w:val="Table Grid145"/>
    <w:basedOn w:val="TableNormal"/>
    <w:next w:val="TableGrid"/>
    <w:uiPriority w:val="59"/>
    <w:rsid w:val="0044628B"/>
    <w:rPr>
      <w:sz w:val="22"/>
      <w:szCs w:val="22"/>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4">
    <w:name w:val="Table Grid15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5">
    <w:name w:val="Light List - Accent 3115"/>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24">
    <w:name w:val="Table Grid1124"/>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Accent1124">
    <w:name w:val="Light Grid - Accent 112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 Nazanin" w:eastAsia="Times New Roman" w:hAnsi="B Nazani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 Nazanin" w:eastAsia="Times New Roman" w:hAnsi="B Nazani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3">
    <w:name w:val="Light List - Accent 333"/>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25">
    <w:name w:val="Light Shading - Accent 225"/>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4125">
    <w:name w:val="Light Grid - Accent 412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Nazanin" w:eastAsia="Times New Roman" w:hAnsi="B Nazani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Nazanin" w:eastAsia="Times New Roman" w:hAnsi="B Nazani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54">
    <w:name w:val="Light Grid - Accent 454"/>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mbria" w:eastAsia="Times New Roman" w:hAnsi="Cambria"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mbria" w:eastAsia="Times New Roman" w:hAnsi="Cambria"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3">
    <w:name w:val="Table Grid333"/>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3">
    <w:name w:val="Table Grid1112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4">
    <w:name w:val="Table Grid424"/>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24">
    <w:name w:val="Table Grid122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4">
    <w:name w:val="Table Grid2124"/>
    <w:basedOn w:val="TableNormal"/>
    <w:next w:val="TableGrid"/>
    <w:uiPriority w:val="5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123">
    <w:name w:val="Light Grid123"/>
    <w:basedOn w:val="TableNormal"/>
    <w:uiPriority w:val="62"/>
    <w:rsid w:val="0044628B"/>
    <w:rPr>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5332">
    <w:name w:val="Light Grid - Accent 5332"/>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53">
    <w:name w:val="Light Grid - Accent 153"/>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2">
    <w:name w:val="Light Grid - Accent 4112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Light" w:eastAsia="Times New Roman" w:hAnsi="Calibri Ligh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1123">
    <w:name w:val="Table Grid111123"/>
    <w:basedOn w:val="TableNormal"/>
    <w:next w:val="TableGrid"/>
    <w:uiPriority w:val="5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PlainTable1115">
    <w:name w:val="Plain Table 1115"/>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4-Accent31121">
    <w:name w:val="Grid Table 4 - Accent 3112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PlainTable11114">
    <w:name w:val="Plain Table 11114"/>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1231">
    <w:name w:val="Light Grid - Accent 512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 Nazanin" w:eastAsia="Times New Roman" w:hAnsi="B Nazani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 Nazanin" w:eastAsia="Times New Roman" w:hAnsi="B Nazani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3">
    <w:name w:val="Light Grid - Accent 1112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 Nazanin" w:eastAsia="Times New Roman" w:hAnsi="B Nazani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 Nazanin" w:eastAsia="Times New Roman" w:hAnsi="B Nazani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231">
    <w:name w:val="Light Grid - Accent 323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 Nazanin" w:eastAsia="Times New Roman" w:hAnsi="B Nazani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 Nazanin" w:eastAsia="Times New Roman" w:hAnsi="B Nazani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3">
    <w:name w:val="Table Grid222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4">
    <w:name w:val="Light List - Accent 31114"/>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52231">
    <w:name w:val="Light Grid - Accent 522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Lotus" w:eastAsia="Times New Roman" w:hAnsi="BLotus"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Lotus" w:eastAsia="Times New Roman" w:hAnsi="BLotu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3">
    <w:name w:val="Light Grid - Accent 5112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Lotus" w:eastAsia="Times New Roman" w:hAnsi="BLotus"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Lotus" w:eastAsia="Times New Roman" w:hAnsi="BLotu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4">
    <w:name w:val="Light Grid - Accent 11111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Lotus" w:eastAsia="Times New Roman" w:hAnsi="BLotu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Lotus" w:eastAsia="Times New Roman" w:hAnsi="BLotu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14">
    <w:name w:val="Light Grid - Accent 412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Lotus" w:eastAsia="Times New Roman" w:hAnsi="BLotus"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Lotus" w:eastAsia="Times New Roman" w:hAnsi="BLotu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3">
    <w:name w:val="Light Grid - Accent 312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Lotus" w:eastAsia="Times New Roman" w:hAnsi="BLotus"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Lotus" w:eastAsia="Times New Roman" w:hAnsi="BLotu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3">
    <w:name w:val="Light Grid - Accent 1213"/>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Lotus" w:eastAsia="Times New Roman" w:hAnsi="BLotu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Lotus" w:eastAsia="Times New Roman" w:hAnsi="BLotu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13">
    <w:name w:val="Light Grid - Accent 52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 Nazanin" w:eastAsia="Times New Roman" w:hAnsi="B Nazani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 Nazanin" w:eastAsia="Times New Roman" w:hAnsi="B Nazani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3">
    <w:name w:val="Light Grid - Accent 511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 Nazanin" w:eastAsia="Times New Roman" w:hAnsi="B Nazani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 Nazanin" w:eastAsia="Times New Roman" w:hAnsi="B Nazani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3">
    <w:name w:val="Light Grid - Accent 31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 Nazanin" w:eastAsia="Times New Roman" w:hAnsi="B Nazani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 Nazanin" w:eastAsia="Times New Roman" w:hAnsi="B Nazani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List-Accent3214">
    <w:name w:val="Light List - Accent 3214"/>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213">
    <w:name w:val="Light Grid213"/>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B Nazanin" w:eastAsia="Times New Roman" w:hAnsi="B Nazani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B Nazanin" w:eastAsia="Times New Roman" w:hAnsi="B Nazani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List212">
    <w:name w:val="Light List212"/>
    <w:basedOn w:val="TableNormal"/>
    <w:next w:val="LightList"/>
    <w:uiPriority w:val="61"/>
    <w:semiHidden/>
    <w:unhideWhenUsed/>
    <w:rsid w:val="0044628B"/>
    <w:rPr>
      <w:sz w:val="22"/>
      <w:szCs w:val="22"/>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MediumShading1212">
    <w:name w:val="Medium Shading 1212"/>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Accent1313">
    <w:name w:val="Light Grid - Accent 1313"/>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B Nazanin" w:eastAsia="Times New Roman" w:hAnsi="B Nazani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B Nazanin" w:eastAsia="Times New Roman" w:hAnsi="B Nazani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12">
    <w:name w:val="Medium Shading 1 - Accent 3212"/>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MediumGrid1-Accent333">
    <w:name w:val="Medium Grid 1 - Accent 333"/>
    <w:basedOn w:val="TableNormal"/>
    <w:next w:val="MediumGrid1-Accent3"/>
    <w:uiPriority w:val="67"/>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3">
    <w:name w:val="Light List33"/>
    <w:basedOn w:val="TableNormal"/>
    <w:next w:val="LightList"/>
    <w:uiPriority w:val="61"/>
    <w:unhideWhenUsed/>
    <w:rsid w:val="0044628B"/>
    <w:rPr>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MediumShading133">
    <w:name w:val="Medium Shading 133"/>
    <w:basedOn w:val="TableNormal"/>
    <w:next w:val="MediumShading1"/>
    <w:uiPriority w:val="63"/>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3">
    <w:name w:val="Light Shading33"/>
    <w:basedOn w:val="TableNormal"/>
    <w:next w:val="LightShading"/>
    <w:uiPriority w:val="60"/>
    <w:unhideWhenUsed/>
    <w:rsid w:val="0044628B"/>
    <w:rPr>
      <w:color w:val="000000"/>
      <w:lang w:val="en-GB" w:eastAsia="en-GB"/>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3">
    <w:name w:val="Light Shading - Accent 143"/>
    <w:basedOn w:val="TableNormal"/>
    <w:next w:val="LightShading-Accent1"/>
    <w:uiPriority w:val="60"/>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3">
    <w:name w:val="Light Shading - Accent 333"/>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3">
    <w:name w:val="Light Grid - Accent 11213"/>
    <w:basedOn w:val="TableNormal"/>
    <w:uiPriority w:val="62"/>
    <w:rsid w:val="0044628B"/>
    <w:rPr>
      <w:rFonts w:ascii="BZar" w:hAnsi="BZar" w:cs="Times New Roman"/>
      <w:sz w:val="28"/>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 Lotus" w:eastAsia="Times New Roman" w:hAnsi="B Lotu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 Lotus" w:eastAsia="Times New Roman" w:hAnsi="B Lotu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 Lotus" w:eastAsia="Times New Roman" w:hAnsi="B Lotus" w:cs="Times New Roman"/>
        <w:b/>
        <w:bCs/>
      </w:rPr>
    </w:tblStylePr>
    <w:tblStylePr w:type="lastCol">
      <w:rPr>
        <w:rFonts w:ascii="B Lotus" w:eastAsia="Times New Roman" w:hAnsi="B Lotu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3">
    <w:name w:val="Light Grid - Accent 1413"/>
    <w:basedOn w:val="TableNormal"/>
    <w:next w:val="LightGrid-Accent1"/>
    <w:uiPriority w:val="62"/>
    <w:semiHidden/>
    <w:unhideWhenUsed/>
    <w:rsid w:val="0044628B"/>
    <w:rPr>
      <w:rFonts w:ascii="BZar" w:hAnsi="BZar" w:cs="Times New Roman"/>
      <w:sz w:val="28"/>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 Lotus" w:eastAsia="Times New Roman" w:hAnsi="B Lotu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 Lotus" w:eastAsia="Times New Roman" w:hAnsi="B Lotu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 Lotus" w:eastAsia="Times New Roman" w:hAnsi="B Lotus" w:cs="Times New Roman"/>
        <w:b/>
        <w:bCs/>
      </w:rPr>
    </w:tblStylePr>
    <w:tblStylePr w:type="lastCol">
      <w:rPr>
        <w:rFonts w:ascii="B Lotus" w:eastAsia="Times New Roman" w:hAnsi="B Lotu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3121">
    <w:name w:val="Light Grid - Accent 531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213">
    <w:name w:val="Light Grid - Accent 512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513">
    <w:name w:val="Light Grid - Accent 45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13">
    <w:name w:val="Light Grid - Accent 32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Times New Roman"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Times New Roman"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313">
    <w:name w:val="Table Grid23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121">
    <w:name w:val="Light Grid12121"/>
    <w:basedOn w:val="TableNormal"/>
    <w:next w:val="LightGrid"/>
    <w:uiPriority w:val="62"/>
    <w:rsid w:val="0044628B"/>
    <w:rPr>
      <w:sz w:val="22"/>
      <w:szCs w:val="22"/>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Unicode MS" w:eastAsia="Times New Roman" w:hAnsi="Arial Unicode MS"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Unicode MS" w:eastAsia="Times New Roman" w:hAnsi="Arial Unicode M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Unicode MS" w:eastAsia="Times New Roman" w:hAnsi="Arial Unicode MS" w:cs="Times New Roman"/>
        <w:b/>
        <w:bCs/>
      </w:rPr>
    </w:tblStylePr>
    <w:tblStylePr w:type="lastCol">
      <w:rPr>
        <w:rFonts w:ascii="Arial Unicode MS" w:eastAsia="Times New Roman" w:hAnsi="Arial Unicode M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Grid111213">
    <w:name w:val="Table Grid111213"/>
    <w:basedOn w:val="TableNormal"/>
    <w:next w:val="TableGrid"/>
    <w:uiPriority w:val="59"/>
    <w:rsid w:val="0044628B"/>
    <w:pPr>
      <w:ind w:firstLine="567"/>
    </w:pPr>
    <w:rPr>
      <w:rFonts w:eastAsia="Times New Roman"/>
      <w:sz w:val="22"/>
      <w:szCs w:val="22"/>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Accent52213">
    <w:name w:val="Light Grid - Accent 522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Arial Unicode MS" w:eastAsia="Times New Roman" w:hAnsi="Arial Unicode MS"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Arial Unicode MS" w:eastAsia="Times New Roman" w:hAnsi="Arial Unicode M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Arial Unicode MS" w:eastAsia="Times New Roman" w:hAnsi="Arial Unicode MS" w:cs="Times New Roman"/>
        <w:b/>
        <w:bCs/>
      </w:rPr>
    </w:tblStylePr>
    <w:tblStylePr w:type="lastCol">
      <w:rPr>
        <w:rFonts w:ascii="Arial Unicode MS" w:eastAsia="Times New Roman" w:hAnsi="Arial Unicode M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3">
    <w:name w:val="Light Grid - Accent 5112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Arial Unicode MS" w:eastAsia="Times New Roman" w:hAnsi="Arial Unicode MS"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Arial Unicode MS" w:eastAsia="Times New Roman" w:hAnsi="Arial Unicode M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Arial Unicode MS" w:eastAsia="Times New Roman" w:hAnsi="Arial Unicode MS" w:cs="Times New Roman"/>
        <w:b/>
        <w:bCs/>
      </w:rPr>
    </w:tblStylePr>
    <w:tblStylePr w:type="lastCol">
      <w:rPr>
        <w:rFonts w:ascii="Arial Unicode MS" w:eastAsia="Times New Roman" w:hAnsi="Arial Unicode M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13">
    <w:name w:val="Light Grid - Accent 11121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 Unicode MS" w:eastAsia="Times New Roman" w:hAnsi="Arial Unicode M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 Unicode MS" w:eastAsia="Times New Roman" w:hAnsi="Arial Unicode M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 Unicode MS" w:eastAsia="Times New Roman" w:hAnsi="Arial Unicode MS" w:cs="Times New Roman"/>
        <w:b/>
        <w:bCs/>
      </w:rPr>
    </w:tblStylePr>
    <w:tblStylePr w:type="lastCol">
      <w:rPr>
        <w:rFonts w:ascii="Arial Unicode MS" w:eastAsia="Times New Roman" w:hAnsi="Arial Unicode M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3">
    <w:name w:val="Light Grid - Accent 312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Arial Unicode MS" w:eastAsia="Times New Roman" w:hAnsi="Arial Unicode MS"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Arial Unicode MS" w:eastAsia="Times New Roman" w:hAnsi="Arial Unicode M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Arial Unicode MS" w:eastAsia="Times New Roman" w:hAnsi="Arial Unicode MS" w:cs="Times New Roman"/>
        <w:b/>
        <w:bCs/>
      </w:rPr>
    </w:tblStylePr>
    <w:tblStylePr w:type="lastCol">
      <w:rPr>
        <w:rFonts w:ascii="Arial Unicode MS" w:eastAsia="Times New Roman" w:hAnsi="Arial Unicode M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3">
    <w:name w:val="Light Grid - Accent 12113"/>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 Unicode MS" w:eastAsia="Times New Roman" w:hAnsi="Arial Unicode M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 Unicode MS" w:eastAsia="Times New Roman" w:hAnsi="Arial Unicode M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 Unicode MS" w:eastAsia="Times New Roman" w:hAnsi="Arial Unicode MS" w:cs="Times New Roman"/>
        <w:b/>
        <w:bCs/>
      </w:rPr>
    </w:tblStylePr>
    <w:tblStylePr w:type="lastCol">
      <w:rPr>
        <w:rFonts w:ascii="Arial Unicode MS" w:eastAsia="Times New Roman" w:hAnsi="Arial Unicode M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213">
    <w:name w:val="Table Grid1111213"/>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Accent521113">
    <w:name w:val="Light Grid - Accent 521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12">
    <w:name w:val="Light Grid - Accent 5111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3">
    <w:name w:val="Light Grid - Accent 311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Times New Roman"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Times New Roman"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1121">
    <w:name w:val="Light Grid2112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3113">
    <w:name w:val="Light Grid - Accent 13113"/>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Times New Roman"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Times New Roman"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313">
    <w:name w:val="Table Grid33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3">
    <w:name w:val="Table Grid22213"/>
    <w:basedOn w:val="TableNormal"/>
    <w:next w:val="TableGrid"/>
    <w:uiPriority w:val="59"/>
    <w:rsid w:val="0044628B"/>
    <w:pPr>
      <w:jc w:val="both"/>
    </w:pPr>
    <w:rPr>
      <w:sz w:val="22"/>
      <w:szCs w:val="22"/>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3313">
    <w:name w:val="Light List - Accent 3313"/>
    <w:basedOn w:val="TableNormal"/>
    <w:next w:val="LightList-Accent3"/>
    <w:uiPriority w:val="61"/>
    <w:semiHidden/>
    <w:unhideWhenUsed/>
    <w:rsid w:val="0044628B"/>
    <w:rPr>
      <w:rFonts w:ascii="Times New Roman" w:eastAsia="Times New Roman" w:hAnsi="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13">
    <w:name w:val="Medium Grid 1 - Accent 3313"/>
    <w:basedOn w:val="TableNormal"/>
    <w:next w:val="MediumGrid1-Accent3"/>
    <w:uiPriority w:val="67"/>
    <w:semiHidden/>
    <w:unhideWhenUsed/>
    <w:rsid w:val="0044628B"/>
    <w:rPr>
      <w:rFonts w:ascii="Times New Roman" w:eastAsia="Times New Roman" w:hAnsi="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121">
    <w:name w:val="Light Grid3121"/>
    <w:basedOn w:val="TableNormal"/>
    <w:next w:val="LightGrid"/>
    <w:uiPriority w:val="62"/>
    <w:semiHidden/>
    <w:unhideWhenUsed/>
    <w:rsid w:val="0044628B"/>
    <w:rPr>
      <w:rFonts w:ascii="Times New Roman" w:eastAsia="Times New Roman" w:hAnsi="Times New Roman" w:cs="Times New Roman"/>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List313">
    <w:name w:val="Light List313"/>
    <w:basedOn w:val="TableNormal"/>
    <w:next w:val="LightList"/>
    <w:uiPriority w:val="61"/>
    <w:semiHidden/>
    <w:unhideWhenUsed/>
    <w:rsid w:val="0044628B"/>
    <w:rPr>
      <w:rFonts w:ascii="Times New Roman" w:eastAsia="Times New Roman" w:hAnsi="Times New Roman" w:cs="Times New Roman"/>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MediumShading1313">
    <w:name w:val="Medium Shading 1313"/>
    <w:basedOn w:val="TableNormal"/>
    <w:next w:val="MediumShading1"/>
    <w:uiPriority w:val="63"/>
    <w:semiHidden/>
    <w:unhideWhenUsed/>
    <w:rsid w:val="0044628B"/>
    <w:rPr>
      <w:rFonts w:ascii="Times New Roman" w:eastAsia="Times New Roman" w:hAnsi="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3">
    <w:name w:val="Light Shading313"/>
    <w:basedOn w:val="TableNormal"/>
    <w:next w:val="LightShading"/>
    <w:uiPriority w:val="60"/>
    <w:semiHidden/>
    <w:unhideWhenUsed/>
    <w:rsid w:val="0044628B"/>
    <w:rPr>
      <w:rFonts w:ascii="Times New Roman" w:eastAsia="Times New Roman" w:hAnsi="Times New Roman" w:cs="Times New Roman"/>
      <w:color w:val="000000"/>
      <w:lang w:val="en-GB" w:eastAsia="en-GB"/>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3">
    <w:name w:val="Light Shading - Accent 1413"/>
    <w:basedOn w:val="TableNormal"/>
    <w:next w:val="LightShading-Accent1"/>
    <w:uiPriority w:val="60"/>
    <w:semiHidden/>
    <w:unhideWhenUsed/>
    <w:rsid w:val="0044628B"/>
    <w:rPr>
      <w:rFonts w:ascii="Times New Roman" w:eastAsia="Times New Roman" w:hAnsi="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121">
    <w:name w:val="Light Grid - Accent 15121"/>
    <w:basedOn w:val="TableNormal"/>
    <w:next w:val="LightGrid-Accent1"/>
    <w:uiPriority w:val="62"/>
    <w:semiHidden/>
    <w:unhideWhenUsed/>
    <w:rsid w:val="0044628B"/>
    <w:rPr>
      <w:rFonts w:ascii="Times New Roman" w:eastAsia="Times New Roman" w:hAnsi="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Times New Roman"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Times New Roman"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121">
    <w:name w:val="Medium Shading 1 - Accent 33121"/>
    <w:basedOn w:val="TableNormal"/>
    <w:next w:val="MediumShading1-Accent3"/>
    <w:uiPriority w:val="63"/>
    <w:semiHidden/>
    <w:unhideWhenUsed/>
    <w:rsid w:val="0044628B"/>
    <w:rPr>
      <w:rFonts w:ascii="Times New Roman" w:eastAsia="Times New Roman" w:hAnsi="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13">
    <w:name w:val="Light Shading - Accent 3313"/>
    <w:basedOn w:val="TableNormal"/>
    <w:next w:val="LightShading-Accent3"/>
    <w:uiPriority w:val="60"/>
    <w:semiHidden/>
    <w:unhideWhenUsed/>
    <w:rsid w:val="0044628B"/>
    <w:rPr>
      <w:rFonts w:ascii="Times New Roman" w:eastAsia="Times New Roman" w:hAnsi="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13">
    <w:name w:val="Table Grid51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3">
    <w:name w:val="Table Grid61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13">
    <w:name w:val="Light List - Accent 311113"/>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32113">
    <w:name w:val="Light List - Accent 32113"/>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412113">
    <w:name w:val="Light Grid - Accent 4121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Nazanin" w:eastAsia="Times New Roman" w:hAnsi="B Nazani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Nazanin" w:eastAsia="Times New Roman" w:hAnsi="B Nazani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51112">
    <w:name w:val="Table Grid51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2">
    <w:name w:val="Plain Table 11111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List-Accent3111112">
    <w:name w:val="Light List - Accent 3111112"/>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4121112">
    <w:name w:val="Light Grid - Accent 4121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Lotus" w:eastAsia="Times New Roman" w:hAnsi="BLotus"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Lotus" w:eastAsia="Times New Roman" w:hAnsi="BLotu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3211121">
    <w:name w:val="Light List - Accent 321112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33112">
    <w:name w:val="Light List - Accent 33112"/>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TableGrid23113">
    <w:name w:val="Table Grid231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3">
    <w:name w:val="Table Grid33113"/>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12">
    <w:name w:val="Table Grid61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12">
    <w:name w:val="Light Grid - Accent 11121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 Nazanin" w:eastAsia="Times New Roman" w:hAnsi="B Nazani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 Nazanin" w:eastAsia="Times New Roman" w:hAnsi="B Nazani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2112">
    <w:name w:val="Table Grid1112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2112">
    <w:name w:val="Table Grid11112112"/>
    <w:basedOn w:val="TableNormal"/>
    <w:next w:val="TableGrid"/>
    <w:uiPriority w:val="5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Accent512112">
    <w:name w:val="Light Grid - Accent 512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 Nazanin" w:eastAsia="Times New Roman" w:hAnsi="B Nazani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 Nazanin" w:eastAsia="Times New Roman" w:hAnsi="B Nazani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112">
    <w:name w:val="Light Grid - Accent 32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 Nazanin" w:eastAsia="Times New Roman" w:hAnsi="B Nazani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 Nazanin" w:eastAsia="Times New Roman" w:hAnsi="B Nazani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112">
    <w:name w:val="Table Grid2221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12">
    <w:name w:val="Light Grid - Accent 522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Lotus" w:eastAsia="Times New Roman" w:hAnsi="BLotus"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Lotus" w:eastAsia="Times New Roman" w:hAnsi="BLotu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2">
    <w:name w:val="Light Grid - Accent 5112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Lotus" w:eastAsia="Times New Roman" w:hAnsi="BLotus"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Lotus" w:eastAsia="Times New Roman" w:hAnsi="BLotu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2112">
    <w:name w:val="Light Grid - Accent 312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Lotus" w:eastAsia="Times New Roman" w:hAnsi="BLotus"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Lotus" w:eastAsia="Times New Roman" w:hAnsi="BLotu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12">
    <w:name w:val="Light Grid - Accent 121112"/>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Lotus" w:eastAsia="Times New Roman" w:hAnsi="BLotu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Lotus" w:eastAsia="Times New Roman" w:hAnsi="BLotu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1112">
    <w:name w:val="Table Grid11111112"/>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Accent5211112">
    <w:name w:val="Light Grid - Accent 5211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 Nazanin" w:eastAsia="Times New Roman" w:hAnsi="B Nazani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 Nazanin" w:eastAsia="Times New Roman" w:hAnsi="B Nazani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12">
    <w:name w:val="Light Grid - Accent 3111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 Nazanin" w:eastAsia="Times New Roman" w:hAnsi="B Nazani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 Nazanin" w:eastAsia="Times New Roman" w:hAnsi="B Nazani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112">
    <w:name w:val="Light Grid - Accent 131112"/>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B Nazanin" w:eastAsia="Times New Roman" w:hAnsi="B Nazani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B Nazanin" w:eastAsia="Times New Roman" w:hAnsi="B Nazani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2">
    <w:name w:val="Medium Grid 1 - Accent 33112"/>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2">
    <w:name w:val="Light List3112"/>
    <w:basedOn w:val="TableNormal"/>
    <w:next w:val="LightList"/>
    <w:uiPriority w:val="61"/>
    <w:semiHidden/>
    <w:unhideWhenUsed/>
    <w:rsid w:val="0044628B"/>
    <w:rPr>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MediumShading13112">
    <w:name w:val="Medium Shading 13112"/>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2">
    <w:name w:val="Light Shading3112"/>
    <w:basedOn w:val="TableNormal"/>
    <w:next w:val="LightShading"/>
    <w:uiPriority w:val="60"/>
    <w:semiHidden/>
    <w:unhideWhenUsed/>
    <w:rsid w:val="0044628B"/>
    <w:rPr>
      <w:color w:val="000000"/>
      <w:lang w:val="en-GB" w:eastAsia="en-GB"/>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2">
    <w:name w:val="Light Shading - Accent 14112"/>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2">
    <w:name w:val="Light Shading - Accent 33112"/>
    <w:basedOn w:val="TableNormal"/>
    <w:next w:val="LightShading-Accent3"/>
    <w:uiPriority w:val="60"/>
    <w:semiHidden/>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12">
    <w:name w:val="Light Grid - Accent 112112"/>
    <w:basedOn w:val="TableNormal"/>
    <w:uiPriority w:val="62"/>
    <w:rsid w:val="0044628B"/>
    <w:rPr>
      <w:rFonts w:ascii="BZar" w:hAnsi="BZar" w:cs="Times New Roman"/>
      <w:sz w:val="28"/>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 Nazanin,Bold" w:eastAsia="Times New Roman" w:hAnsi="B Nazanin,Bold"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 Nazanin,Bold" w:eastAsia="Times New Roman" w:hAnsi="B Nazanin,Bold"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 Nazanin,Bold" w:eastAsia="Times New Roman" w:hAnsi="B Nazanin,Bold" w:cs="Times New Roman"/>
        <w:b/>
        <w:bCs/>
      </w:rPr>
    </w:tblStylePr>
    <w:tblStylePr w:type="lastCol">
      <w:rPr>
        <w:rFonts w:ascii="B Nazanin,Bold" w:eastAsia="Times New Roman" w:hAnsi="B Nazanin,Bold"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2">
    <w:name w:val="Light Grid - Accent 14112"/>
    <w:basedOn w:val="TableNormal"/>
    <w:next w:val="LightGrid-Accent1"/>
    <w:uiPriority w:val="62"/>
    <w:semiHidden/>
    <w:unhideWhenUsed/>
    <w:rsid w:val="0044628B"/>
    <w:rPr>
      <w:rFonts w:ascii="BZar" w:hAnsi="BZar" w:cs="Times New Roman"/>
      <w:sz w:val="28"/>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 Nazanin,Bold" w:eastAsia="Times New Roman" w:hAnsi="B Nazanin,Bold"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 Nazanin,Bold" w:eastAsia="Times New Roman" w:hAnsi="B Nazanin,Bold"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 Nazanin,Bold" w:eastAsia="Times New Roman" w:hAnsi="B Nazanin,Bold" w:cs="Times New Roman"/>
        <w:b/>
        <w:bCs/>
      </w:rPr>
    </w:tblStylePr>
    <w:tblStylePr w:type="lastCol">
      <w:rPr>
        <w:rFonts w:ascii="B Nazanin,Bold" w:eastAsia="Times New Roman" w:hAnsi="B Nazanin,Bold"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112">
    <w:name w:val="Light Grid - Accent 4511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Lotus" w:eastAsia="Times New Roman" w:hAnsi="B Lotus"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Lotus" w:eastAsia="Times New Roman" w:hAnsi="B Lotu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Lotus" w:eastAsia="Times New Roman" w:hAnsi="B Lotus" w:cs="Times New Roman"/>
        <w:b/>
        <w:bCs/>
      </w:rPr>
    </w:tblStylePr>
    <w:tblStylePr w:type="lastCol">
      <w:rPr>
        <w:rFonts w:ascii="B Lotus" w:eastAsia="Times New Roman" w:hAnsi="B Lotu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31112">
    <w:name w:val="Table Grid231112"/>
    <w:basedOn w:val="TableNormal"/>
    <w:next w:val="TableGrid"/>
    <w:uiPriority w:val="5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31112">
    <w:name w:val="Table Grid331112"/>
    <w:basedOn w:val="TableNormal"/>
    <w:next w:val="TableGrid"/>
    <w:uiPriority w:val="59"/>
    <w:rsid w:val="0044628B"/>
    <w:pPr>
      <w:bidi/>
    </w:pPr>
    <w:rPr>
      <w:rFonts w:ascii="Times New Roman" w:eastAsia="Times New Roman" w:hAnsi="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11">
    <w:name w:val="Table Grid28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11">
    <w:name w:val="Table Grid11811"/>
    <w:basedOn w:val="TableNormal"/>
    <w:next w:val="TableGrid"/>
    <w:uiPriority w:val="5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11">
    <w:name w:val="Table Grid2911"/>
    <w:basedOn w:val="TableNormal"/>
    <w:next w:val="TableGrid"/>
    <w:uiPriority w:val="5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62">
    <w:name w:val="Table Grid362"/>
    <w:basedOn w:val="TableNormal"/>
    <w:next w:val="TableGrid"/>
    <w:uiPriority w:val="59"/>
    <w:rsid w:val="0044628B"/>
    <w:pPr>
      <w:bidi/>
    </w:pPr>
    <w:rPr>
      <w:rFonts w:ascii="Times New Roman" w:eastAsia="Times New Roman" w:hAnsi="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7111">
    <w:name w:val="Light Grid - Accent 6711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mbria" w:eastAsia="Times New Roman" w:hAnsi="Cambria"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mbria" w:eastAsia="Times New Roman" w:hAnsi="Cambria"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911">
    <w:name w:val="Light Grid - Accent 49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611">
    <w:name w:val="Medium Shading 1 - Accent 661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611">
    <w:name w:val="Medium Shading 1 - Accent 461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611">
    <w:name w:val="Table Grid46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711">
    <w:name w:val="Light Grid - Accent 417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Light" w:eastAsia="Times New Roman" w:hAnsi="Calibri Ligh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711">
    <w:name w:val="Light Grid - Accent 427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Light" w:eastAsia="Times New Roman" w:hAnsi="Calibri Ligh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511">
    <w:name w:val="Light Grid - Accent 435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Light" w:eastAsia="Times New Roman" w:hAnsi="Calibri Ligh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911">
    <w:name w:val="Table Grid11911"/>
    <w:basedOn w:val="TableNormal"/>
    <w:next w:val="TableGrid"/>
    <w:uiPriority w:val="5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511">
    <w:name w:val="Table Grid215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511">
    <w:name w:val="Table Grid315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11">
    <w:name w:val="Table Grid12611"/>
    <w:basedOn w:val="TableNormal"/>
    <w:next w:val="TableGrid"/>
    <w:uiPriority w:val="5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Heading71">
    <w:name w:val="Heading 71"/>
    <w:basedOn w:val="Normal"/>
    <w:next w:val="Normal"/>
    <w:uiPriority w:val="9"/>
    <w:unhideWhenUsed/>
    <w:qFormat/>
    <w:rsid w:val="0044628B"/>
    <w:pPr>
      <w:keepNext/>
      <w:keepLines/>
      <w:autoSpaceDE/>
      <w:autoSpaceDN/>
      <w:bidi/>
      <w:adjustRightInd/>
      <w:spacing w:before="200" w:line="300" w:lineRule="auto"/>
      <w:ind w:left="1296" w:hanging="1296"/>
      <w:jc w:val="lowKashida"/>
      <w:outlineLvl w:val="6"/>
    </w:pPr>
    <w:rPr>
      <w:rFonts w:ascii="Cambria" w:eastAsia="Times New Roman" w:hAnsi="Cambria" w:cs="Times New Roman"/>
      <w:iCs/>
      <w:color w:val="404040"/>
      <w:sz w:val="24"/>
      <w:szCs w:val="28"/>
    </w:rPr>
  </w:style>
  <w:style w:type="paragraph" w:customStyle="1" w:styleId="Heading81">
    <w:name w:val="Heading 81"/>
    <w:basedOn w:val="Normal"/>
    <w:next w:val="Normal"/>
    <w:uiPriority w:val="9"/>
    <w:unhideWhenUsed/>
    <w:qFormat/>
    <w:rsid w:val="0044628B"/>
    <w:pPr>
      <w:keepNext/>
      <w:keepLines/>
      <w:autoSpaceDE/>
      <w:autoSpaceDN/>
      <w:bidi/>
      <w:adjustRightInd/>
      <w:spacing w:before="200" w:line="300" w:lineRule="auto"/>
      <w:ind w:left="1440" w:hanging="1440"/>
      <w:jc w:val="lowKashida"/>
      <w:outlineLvl w:val="7"/>
    </w:pPr>
    <w:rPr>
      <w:rFonts w:ascii="Cambria" w:eastAsia="Times New Roman" w:hAnsi="Cambria" w:cs="Times New Roman"/>
      <w:i/>
      <w:color w:val="404040"/>
    </w:rPr>
  </w:style>
  <w:style w:type="paragraph" w:customStyle="1" w:styleId="Heading91">
    <w:name w:val="Heading 91"/>
    <w:basedOn w:val="Normal"/>
    <w:next w:val="Normal"/>
    <w:uiPriority w:val="9"/>
    <w:unhideWhenUsed/>
    <w:qFormat/>
    <w:rsid w:val="0044628B"/>
    <w:pPr>
      <w:keepNext/>
      <w:keepLines/>
      <w:autoSpaceDE/>
      <w:autoSpaceDN/>
      <w:bidi/>
      <w:adjustRightInd/>
      <w:spacing w:before="200" w:line="300" w:lineRule="auto"/>
      <w:ind w:left="1584" w:hanging="1584"/>
      <w:jc w:val="lowKashida"/>
      <w:outlineLvl w:val="8"/>
    </w:pPr>
    <w:rPr>
      <w:rFonts w:ascii="Cambria" w:eastAsia="Times New Roman" w:hAnsi="Cambria" w:cs="Times New Roman"/>
      <w:iCs/>
      <w:color w:val="404040"/>
    </w:rPr>
  </w:style>
  <w:style w:type="table" w:customStyle="1" w:styleId="TableGrid1342">
    <w:name w:val="Table Grid1342"/>
    <w:basedOn w:val="TableNormal"/>
    <w:next w:val="TableGrid"/>
    <w:uiPriority w:val="39"/>
    <w:rsid w:val="0044628B"/>
    <w:pPr>
      <w:bidi/>
    </w:pPr>
    <w:rPr>
      <w:rFonts w:ascii="Times New Roman" w:eastAsia="Times New Roman" w:hAnsi="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b">
    <w:name w:val="پایان نامه"/>
    <w:basedOn w:val="Normal"/>
    <w:link w:val="Chara"/>
    <w:qFormat/>
    <w:rsid w:val="0044628B"/>
    <w:pPr>
      <w:autoSpaceDE/>
      <w:autoSpaceDN/>
      <w:bidi/>
      <w:adjustRightInd/>
      <w:ind w:left="567" w:firstLine="284"/>
      <w:jc w:val="both"/>
    </w:pPr>
    <w:rPr>
      <w:rFonts w:ascii="Times New Roman" w:eastAsia="Times New Roman" w:hAnsi="Times New Roman" w:cs="B Lotus"/>
      <w:b/>
      <w:color w:val="auto"/>
      <w:sz w:val="28"/>
      <w:szCs w:val="28"/>
    </w:rPr>
  </w:style>
  <w:style w:type="character" w:customStyle="1" w:styleId="Chara">
    <w:name w:val="پایان نامه Char"/>
    <w:link w:val="afb"/>
    <w:rsid w:val="0044628B"/>
    <w:rPr>
      <w:rFonts w:ascii="Times New Roman" w:eastAsia="Times New Roman" w:hAnsi="Times New Roman" w:cs="B Lotus"/>
      <w:b/>
      <w:sz w:val="28"/>
      <w:szCs w:val="28"/>
    </w:rPr>
  </w:style>
  <w:style w:type="paragraph" w:customStyle="1" w:styleId="afc">
    <w:name w:val="زیرنویس"/>
    <w:basedOn w:val="Normal"/>
    <w:next w:val="Normal"/>
    <w:rsid w:val="0044628B"/>
    <w:pPr>
      <w:autoSpaceDE/>
      <w:autoSpaceDN/>
      <w:bidi/>
      <w:adjustRightInd/>
      <w:jc w:val="right"/>
    </w:pPr>
    <w:rPr>
      <w:rFonts w:ascii="Times New Roman" w:hAnsi="Times New Roman" w:cs="B Zar"/>
      <w:color w:val="F79646"/>
      <w:lang w:bidi="fa-IR"/>
    </w:rPr>
  </w:style>
  <w:style w:type="table" w:styleId="MediumGrid1-Accent2">
    <w:name w:val="Medium Grid 1 Accent 2"/>
    <w:basedOn w:val="TableNormal"/>
    <w:uiPriority w:val="67"/>
    <w:rsid w:val="0044628B"/>
    <w:rPr>
      <w:rFonts w:eastAsia="Times New Roman"/>
      <w:sz w:val="22"/>
      <w:szCs w:val="22"/>
      <w:lang w:val="en-GB" w:eastAsia="en-GB"/>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TableList7">
    <w:name w:val="Table List 7"/>
    <w:basedOn w:val="TableNormal"/>
    <w:rsid w:val="0044628B"/>
    <w:pPr>
      <w:bidi/>
      <w:spacing w:line="360" w:lineRule="auto"/>
      <w:ind w:firstLine="284"/>
      <w:jc w:val="lowKashida"/>
    </w:pPr>
    <w:rPr>
      <w:rFonts w:ascii="Times New Roman" w:eastAsia="Times New Roman" w:hAnsi="Times New Roman" w:cs="Times New Roman"/>
      <w:lang w:val="en-GB" w:eastAsia="en-GB"/>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MediumGrid1-Accent4">
    <w:name w:val="Medium Grid 1 Accent 4"/>
    <w:basedOn w:val="TableNormal"/>
    <w:uiPriority w:val="67"/>
    <w:rsid w:val="0044628B"/>
    <w:rPr>
      <w:rFonts w:ascii="Times New Roman" w:eastAsia="Times New Roman" w:hAnsi="Times New Roman" w:cs="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3-Accent3121">
    <w:name w:val="Medium Grid 3 - Accent 3121"/>
    <w:basedOn w:val="TableNormal"/>
    <w:next w:val="MediumGrid3-Accent3"/>
    <w:uiPriority w:val="69"/>
    <w:rsid w:val="0044628B"/>
    <w:rPr>
      <w:rFonts w:ascii="Times New Roman" w:eastAsia="Times New Roman" w:hAnsi="Times New Roman" w:cs="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TableList8">
    <w:name w:val="Table List 8"/>
    <w:basedOn w:val="TableNormal"/>
    <w:rsid w:val="0044628B"/>
    <w:pPr>
      <w:bidi/>
      <w:spacing w:line="360" w:lineRule="auto"/>
      <w:ind w:firstLine="284"/>
      <w:jc w:val="lowKashida"/>
    </w:pPr>
    <w:rPr>
      <w:rFonts w:ascii="Times New Roman" w:eastAsia="Times New Roman" w:hAnsi="Times New Roman" w:cs="Times New Roman"/>
      <w:lang w:val="en-GB" w:eastAsia="en-GB"/>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Grid820">
    <w:name w:val="Table Grid 82"/>
    <w:basedOn w:val="TableNormal"/>
    <w:next w:val="TableGrid8"/>
    <w:rsid w:val="0044628B"/>
    <w:pPr>
      <w:bidi/>
      <w:spacing w:line="360" w:lineRule="auto"/>
      <w:ind w:firstLine="284"/>
      <w:jc w:val="lowKashida"/>
    </w:pPr>
    <w:rPr>
      <w:rFonts w:ascii="Times New Roman" w:eastAsia="Times New Roman" w:hAnsi="Times New Roman" w:cs="Times New Roman"/>
      <w:lang w:val="en-GB" w:eastAsia="en-GB"/>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Grid7121">
    <w:name w:val="Table Grid 7121"/>
    <w:basedOn w:val="TableNormal"/>
    <w:next w:val="TableGrid70"/>
    <w:rsid w:val="0044628B"/>
    <w:pPr>
      <w:bidi/>
      <w:spacing w:line="360" w:lineRule="auto"/>
      <w:ind w:firstLine="284"/>
      <w:jc w:val="lowKashida"/>
    </w:pPr>
    <w:rPr>
      <w:rFonts w:ascii="Times New Roman" w:eastAsia="Times New Roman" w:hAnsi="Times New Roman" w:cs="Times New Roman"/>
      <w:b/>
      <w:bCs/>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List2">
    <w:name w:val="Table List 2"/>
    <w:basedOn w:val="TableNormal"/>
    <w:rsid w:val="0044628B"/>
    <w:pPr>
      <w:bidi/>
      <w:spacing w:line="360" w:lineRule="auto"/>
      <w:ind w:firstLine="284"/>
      <w:jc w:val="lowKashida"/>
    </w:pPr>
    <w:rPr>
      <w:rFonts w:ascii="Times New Roman" w:eastAsia="Times New Roman" w:hAnsi="Times New Roman" w:cs="Times New Roman"/>
      <w:lang w:val="en-GB" w:eastAsia="en-GB"/>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1">
    <w:name w:val="Table List 1"/>
    <w:basedOn w:val="TableNormal"/>
    <w:rsid w:val="0044628B"/>
    <w:pPr>
      <w:bidi/>
      <w:spacing w:line="360" w:lineRule="auto"/>
      <w:ind w:firstLine="284"/>
      <w:jc w:val="lowKashida"/>
    </w:pPr>
    <w:rPr>
      <w:rFonts w:ascii="Times New Roman" w:eastAsia="Times New Roman" w:hAnsi="Times New Roman" w:cs="Times New Roman"/>
      <w:lang w:val="en-GB" w:eastAsia="en-GB"/>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42">
    <w:name w:val="Table List 42"/>
    <w:basedOn w:val="TableNormal"/>
    <w:next w:val="TableList4"/>
    <w:rsid w:val="0044628B"/>
    <w:pPr>
      <w:bidi/>
      <w:spacing w:line="360" w:lineRule="auto"/>
      <w:ind w:firstLine="284"/>
      <w:jc w:val="lowKashida"/>
    </w:pPr>
    <w:rPr>
      <w:rFonts w:ascii="Times New Roman" w:eastAsia="Times New Roman" w:hAnsi="Times New Roman" w:cs="Times New Roman"/>
      <w:lang w:val="en-GB" w:eastAsia="en-GB"/>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4628B"/>
    <w:pPr>
      <w:bidi/>
      <w:spacing w:line="360" w:lineRule="auto"/>
      <w:ind w:firstLine="284"/>
      <w:jc w:val="lowKashida"/>
    </w:pPr>
    <w:rPr>
      <w:rFonts w:ascii="Times New Roman" w:eastAsia="Times New Roman" w:hAnsi="Times New Roman" w:cs="Times New Roman"/>
      <w:lang w:val="en-GB" w:eastAsia="en-GB"/>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4628B"/>
    <w:pPr>
      <w:bidi/>
      <w:spacing w:line="360" w:lineRule="auto"/>
      <w:ind w:firstLine="284"/>
      <w:jc w:val="lowKashida"/>
    </w:pPr>
    <w:rPr>
      <w:rFonts w:ascii="Times New Roman" w:eastAsia="Times New Roman" w:hAnsi="Times New Roman" w:cs="Times New Roman"/>
      <w:lang w:val="en-GB" w:eastAsia="en-GB"/>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Colorful3">
    <w:name w:val="Table Colorful 3"/>
    <w:basedOn w:val="TableNormal"/>
    <w:rsid w:val="0044628B"/>
    <w:pPr>
      <w:bidi/>
      <w:spacing w:line="360" w:lineRule="auto"/>
      <w:ind w:firstLine="284"/>
      <w:jc w:val="lowKashida"/>
    </w:pPr>
    <w:rPr>
      <w:rFonts w:ascii="Times New Roman" w:eastAsia="Times New Roman" w:hAnsi="Times New Roman" w:cs="Times New Roman"/>
      <w:lang w:val="en-GB" w:eastAsia="en-GB"/>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orful1">
    <w:name w:val="Table Colorful 1"/>
    <w:basedOn w:val="TableNormal"/>
    <w:rsid w:val="0044628B"/>
    <w:pPr>
      <w:bidi/>
      <w:spacing w:line="360" w:lineRule="auto"/>
      <w:ind w:firstLine="284"/>
      <w:jc w:val="lowKashida"/>
    </w:pPr>
    <w:rPr>
      <w:rFonts w:ascii="Times New Roman" w:eastAsia="Times New Roman" w:hAnsi="Times New Roman" w:cs="Times New Roman"/>
      <w:color w:val="FFFFFF"/>
      <w:lang w:val="en-GB" w:eastAsia="en-GB"/>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lassic3">
    <w:name w:val="Table Classic 3"/>
    <w:basedOn w:val="TableNormal"/>
    <w:rsid w:val="0044628B"/>
    <w:pPr>
      <w:bidi/>
      <w:spacing w:line="360" w:lineRule="auto"/>
      <w:ind w:firstLine="284"/>
      <w:jc w:val="lowKashida"/>
    </w:pPr>
    <w:rPr>
      <w:rFonts w:ascii="Times New Roman" w:eastAsia="Times New Roman" w:hAnsi="Times New Roman" w:cs="Times New Roman"/>
      <w:color w:val="000080"/>
      <w:lang w:val="en-GB" w:eastAsia="en-GB"/>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LightShading-Accent262">
    <w:name w:val="Light Shading - Accent 262"/>
    <w:basedOn w:val="TableNormal"/>
    <w:next w:val="LightShading-Accent2"/>
    <w:uiPriority w:val="60"/>
    <w:rsid w:val="0044628B"/>
    <w:rPr>
      <w:color w:val="943634"/>
      <w:sz w:val="22"/>
      <w:szCs w:val="22"/>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4">
    <w:name w:val="Light Shading Accent 4"/>
    <w:basedOn w:val="TableNormal"/>
    <w:uiPriority w:val="60"/>
    <w:rsid w:val="0044628B"/>
    <w:rPr>
      <w:color w:val="5F497A"/>
      <w:sz w:val="22"/>
      <w:szCs w:val="22"/>
      <w:lang w:val="en-GB" w:eastAsia="en-GB"/>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character" w:styleId="IntenseReference">
    <w:name w:val="Intense Reference"/>
    <w:aliases w:val="عنوانهای داخل متن"/>
    <w:uiPriority w:val="32"/>
    <w:qFormat/>
    <w:rsid w:val="0044628B"/>
    <w:rPr>
      <w:b/>
      <w:bCs/>
      <w:smallCaps/>
      <w:color w:val="C0504D"/>
      <w:spacing w:val="5"/>
      <w:u w:val="single"/>
    </w:rPr>
  </w:style>
  <w:style w:type="table" w:styleId="MediumShading2-Accent5">
    <w:name w:val="Medium Shading 2 Accent 5"/>
    <w:basedOn w:val="TableNormal"/>
    <w:uiPriority w:val="64"/>
    <w:rsid w:val="0044628B"/>
    <w:rPr>
      <w:sz w:val="22"/>
      <w:szCs w:val="22"/>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44628B"/>
    <w:rPr>
      <w:sz w:val="22"/>
      <w:szCs w:val="22"/>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51">
    <w:name w:val="Medium Shading 2 - Accent 651"/>
    <w:basedOn w:val="TableNormal"/>
    <w:next w:val="MediumShading2-Accent6"/>
    <w:uiPriority w:val="64"/>
    <w:rsid w:val="0044628B"/>
    <w:rPr>
      <w:sz w:val="22"/>
      <w:szCs w:val="22"/>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152">
    <w:name w:val="Light Grid - Accent 1152"/>
    <w:basedOn w:val="TableNormal"/>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Zar" w:eastAsia="Times New Roman" w:hAnsi="Zar"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Zar" w:eastAsia="Times New Roman" w:hAnsi="Zar"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Zar" w:eastAsia="Times New Roman" w:hAnsi="Zar" w:cs="Times New Roman"/>
        <w:b/>
        <w:bCs/>
      </w:rPr>
    </w:tblStylePr>
    <w:tblStylePr w:type="lastCol">
      <w:rPr>
        <w:rFonts w:ascii="Zar" w:eastAsia="Times New Roman" w:hAnsi="Zar"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51">
    <w:name w:val="Light Grid - Accent 251"/>
    <w:basedOn w:val="TableNormal"/>
    <w:next w:val="LightGrid-Accent2"/>
    <w:uiPriority w:val="62"/>
    <w:rsid w:val="0044628B"/>
    <w:rPr>
      <w:sz w:val="22"/>
      <w:szCs w:val="22"/>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Zar" w:eastAsia="Times New Roman" w:hAnsi="Zar"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Zar" w:eastAsia="Times New Roman" w:hAnsi="Zar"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Zar" w:eastAsia="Times New Roman" w:hAnsi="Zar" w:cs="Times New Roman"/>
        <w:b/>
        <w:bCs/>
      </w:rPr>
    </w:tblStylePr>
    <w:tblStylePr w:type="lastCol">
      <w:rPr>
        <w:rFonts w:ascii="Zar" w:eastAsia="Times New Roman" w:hAnsi="Zar"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42">
    <w:name w:val="Light Grid - Accent 342"/>
    <w:basedOn w:val="TableNormal"/>
    <w:next w:val="LightGrid-Accent3"/>
    <w:uiPriority w:val="62"/>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Zar" w:eastAsia="Times New Roman" w:hAnsi="Zar"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Zar" w:eastAsia="Times New Roman" w:hAnsi="Zar"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Zar" w:eastAsia="Times New Roman" w:hAnsi="Zar" w:cs="Times New Roman"/>
        <w:b/>
        <w:bCs/>
      </w:rPr>
    </w:tblStylePr>
    <w:tblStylePr w:type="lastCol">
      <w:rPr>
        <w:rFonts w:ascii="Zar" w:eastAsia="Times New Roman" w:hAnsi="Zar"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442">
    <w:name w:val="Light Grid - Accent 444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Zar" w:eastAsia="Times New Roman" w:hAnsi="Zar"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Zar" w:eastAsia="Times New Roman" w:hAnsi="Zar"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Zar" w:eastAsia="Times New Roman" w:hAnsi="Zar" w:cs="Times New Roman"/>
        <w:b/>
        <w:bCs/>
      </w:rPr>
    </w:tblStylePr>
    <w:tblStylePr w:type="lastCol">
      <w:rPr>
        <w:rFonts w:ascii="Zar" w:eastAsia="Times New Roman" w:hAnsi="Zar"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41">
    <w:name w:val="Light Shading - Accent 541"/>
    <w:basedOn w:val="TableNormal"/>
    <w:next w:val="LightShading-Accent5"/>
    <w:uiPriority w:val="60"/>
    <w:rsid w:val="0044628B"/>
    <w:rPr>
      <w:color w:val="31849B"/>
      <w:sz w:val="22"/>
      <w:szCs w:val="22"/>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1442">
    <w:name w:val="Table Grid1442"/>
    <w:basedOn w:val="TableNormal"/>
    <w:next w:val="TableGrid"/>
    <w:uiPriority w:val="39"/>
    <w:rsid w:val="0044628B"/>
    <w:pPr>
      <w:bidi/>
    </w:pPr>
    <w:rPr>
      <w:rFonts w:ascii="Times New Roman" w:eastAsia="Times New Roman" w:hAnsi="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2">
    <w:name w:val="Table Grid2242"/>
    <w:basedOn w:val="TableNormal"/>
    <w:next w:val="TableGrid"/>
    <w:rsid w:val="0044628B"/>
    <w:pPr>
      <w:bidi/>
    </w:pPr>
    <w:rPr>
      <w:rFonts w:ascii="Times New Roman" w:eastAsia="Times New Roman" w:hAnsi="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4111">
    <w:name w:val="Table Grid414111"/>
    <w:basedOn w:val="TableNormal"/>
    <w:next w:val="TableGrid"/>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SubtleReference1">
    <w:name w:val="Subtle Reference1"/>
    <w:uiPriority w:val="31"/>
    <w:qFormat/>
    <w:rsid w:val="0044628B"/>
    <w:rPr>
      <w:smallCaps/>
      <w:color w:val="C0504D"/>
      <w:u w:val="single"/>
    </w:rPr>
  </w:style>
  <w:style w:type="table" w:customStyle="1" w:styleId="MediumShading1-Accent5121">
    <w:name w:val="Medium Shading 1 - Accent 5121"/>
    <w:basedOn w:val="TableNormal"/>
    <w:next w:val="MediumShading1-Accent5"/>
    <w:uiPriority w:val="63"/>
    <w:rsid w:val="0044628B"/>
    <w:rPr>
      <w:sz w:val="22"/>
      <w:szCs w:val="22"/>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character" w:customStyle="1" w:styleId="captiontype2">
    <w:name w:val="captiontype2"/>
    <w:rsid w:val="0044628B"/>
  </w:style>
  <w:style w:type="table" w:customStyle="1" w:styleId="MediumShading2-Accent11">
    <w:name w:val="Medium Shading 2 - Accent 11"/>
    <w:basedOn w:val="TableNormal"/>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4142">
    <w:name w:val="Medium Shading 1 - Accent 4142"/>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131">
    <w:name w:val="Medium Shading 1131"/>
    <w:basedOn w:val="TableNormal"/>
    <w:uiPriority w:val="63"/>
    <w:rsid w:val="0044628B"/>
    <w:rPr>
      <w:rFonts w:eastAsia="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Accent6142">
    <w:name w:val="Light Grid - Accent 6142"/>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Zar" w:eastAsia="Times New Roman" w:hAnsi="Zar"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Zar" w:eastAsia="Times New Roman" w:hAnsi="Zar"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Zar" w:eastAsia="Times New Roman" w:hAnsi="Zar" w:cs="Times New Roman"/>
        <w:b/>
        <w:bCs/>
      </w:rPr>
    </w:tblStylePr>
    <w:tblStylePr w:type="lastCol">
      <w:rPr>
        <w:rFonts w:ascii="Zar" w:eastAsia="Times New Roman" w:hAnsi="Zar"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2-Accent2121">
    <w:name w:val="Medium Shading 2 - Accent 2121"/>
    <w:basedOn w:val="TableNormal"/>
    <w:next w:val="MediumShading2-Accent2"/>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3132">
    <w:name w:val="Medium Shading 1 - Accent 3132"/>
    <w:basedOn w:val="TableNormal"/>
    <w:next w:val="MediumShading1-Accent3"/>
    <w:uiPriority w:val="63"/>
    <w:rsid w:val="0044628B"/>
    <w:rPr>
      <w:rFonts w:eastAsia="Times New Roman"/>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DarkList-Accent6">
    <w:name w:val="Dark List Accent 6"/>
    <w:basedOn w:val="TableNormal"/>
    <w:uiPriority w:val="70"/>
    <w:rsid w:val="0044628B"/>
    <w:rPr>
      <w:rFonts w:eastAsia="Times New Roman"/>
      <w:color w:val="FFFFFF"/>
      <w:lang w:val="en-GB" w:eastAsia="en-GB"/>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List-Accent5">
    <w:name w:val="Colorful List Accent 5"/>
    <w:basedOn w:val="TableNormal"/>
    <w:uiPriority w:val="72"/>
    <w:rsid w:val="0044628B"/>
    <w:rPr>
      <w:rFonts w:eastAsia="Times New Roman"/>
      <w:color w:val="000000"/>
      <w:lang w:val="en-GB" w:eastAsia="en-GB"/>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DarkList-Accent3">
    <w:name w:val="Dark List Accent 3"/>
    <w:basedOn w:val="TableNormal"/>
    <w:uiPriority w:val="70"/>
    <w:rsid w:val="0044628B"/>
    <w:rPr>
      <w:rFonts w:eastAsia="Times New Roman"/>
      <w:color w:val="FFFFFF"/>
      <w:lang w:val="en-GB" w:eastAsia="en-GB"/>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ColorfulShading-Accent5">
    <w:name w:val="Colorful Shading Accent 5"/>
    <w:basedOn w:val="TableNormal"/>
    <w:uiPriority w:val="71"/>
    <w:rsid w:val="0044628B"/>
    <w:rPr>
      <w:rFonts w:eastAsia="Times New Roman"/>
      <w:color w:val="000000"/>
      <w:lang w:val="en-GB" w:eastAsia="en-GB"/>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Grid-Accent2">
    <w:name w:val="Colorful Grid Accent 2"/>
    <w:basedOn w:val="TableNormal"/>
    <w:uiPriority w:val="73"/>
    <w:rsid w:val="0044628B"/>
    <w:rPr>
      <w:rFonts w:eastAsia="Times New Roman"/>
      <w:color w:val="000000"/>
      <w:lang w:val="en-GB" w:eastAsia="en-GB"/>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Shading-Accent3">
    <w:name w:val="Colorful Shading Accent 3"/>
    <w:basedOn w:val="TableNormal"/>
    <w:uiPriority w:val="71"/>
    <w:rsid w:val="0044628B"/>
    <w:rPr>
      <w:rFonts w:eastAsia="Times New Roman"/>
      <w:color w:val="000000"/>
      <w:lang w:val="en-GB" w:eastAsia="en-GB"/>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1">
    <w:name w:val="Colorful Shading Accent 1"/>
    <w:basedOn w:val="TableNormal"/>
    <w:uiPriority w:val="71"/>
    <w:rsid w:val="0044628B"/>
    <w:rPr>
      <w:rFonts w:eastAsia="Times New Roman"/>
      <w:color w:val="000000"/>
      <w:lang w:val="en-GB" w:eastAsia="en-GB"/>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Grid-Accent4">
    <w:name w:val="Colorful Grid Accent 4"/>
    <w:basedOn w:val="TableNormal"/>
    <w:uiPriority w:val="73"/>
    <w:rsid w:val="0044628B"/>
    <w:rPr>
      <w:rFonts w:eastAsia="Times New Roman"/>
      <w:color w:val="000000"/>
      <w:lang w:val="en-GB" w:eastAsia="en-GB"/>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MediumShading1-Accent2">
    <w:name w:val="Medium Shading 1 Accent 2"/>
    <w:basedOn w:val="TableNormal"/>
    <w:uiPriority w:val="63"/>
    <w:rsid w:val="0044628B"/>
    <w:rPr>
      <w:rFonts w:eastAsia="Times New Roman"/>
      <w:lang w:val="en-GB" w:eastAsia="en-GB"/>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1121">
    <w:name w:val="Medium Shading 1 - Accent 1121"/>
    <w:basedOn w:val="TableNormal"/>
    <w:uiPriority w:val="63"/>
    <w:rsid w:val="0044628B"/>
    <w:rPr>
      <w:rFonts w:eastAsia="Times New Roman"/>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ColorfulGrid-Accent6">
    <w:name w:val="Colorful Grid Accent 6"/>
    <w:basedOn w:val="TableNormal"/>
    <w:uiPriority w:val="73"/>
    <w:rsid w:val="0044628B"/>
    <w:rPr>
      <w:rFonts w:eastAsia="Times New Roman"/>
      <w:color w:val="000000"/>
      <w:lang w:val="en-GB" w:eastAsia="en-GB"/>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ColorfulGrid-Accent5">
    <w:name w:val="Colorful Grid Accent 5"/>
    <w:basedOn w:val="TableNormal"/>
    <w:uiPriority w:val="73"/>
    <w:rsid w:val="0044628B"/>
    <w:rPr>
      <w:rFonts w:eastAsia="Times New Roman"/>
      <w:color w:val="000000"/>
      <w:lang w:val="en-GB" w:eastAsia="en-GB"/>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MediumGrid3-Accent5">
    <w:name w:val="Medium Grid 3 Accent 5"/>
    <w:basedOn w:val="TableNormal"/>
    <w:uiPriority w:val="69"/>
    <w:rsid w:val="0044628B"/>
    <w:rPr>
      <w:rFonts w:eastAsia="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21">
    <w:name w:val="Medium Grid 3 - Accent 6121"/>
    <w:basedOn w:val="TableNormal"/>
    <w:next w:val="MediumGrid3-Accent6"/>
    <w:uiPriority w:val="69"/>
    <w:rsid w:val="0044628B"/>
    <w:rPr>
      <w:rFonts w:eastAsia="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Grid3-Accent4121">
    <w:name w:val="Medium Grid 3 - Accent 4121"/>
    <w:basedOn w:val="TableNormal"/>
    <w:next w:val="MediumGrid3-Accent4"/>
    <w:uiPriority w:val="69"/>
    <w:rsid w:val="0044628B"/>
    <w:rPr>
      <w:rFonts w:eastAsia="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character" w:customStyle="1" w:styleId="A10">
    <w:name w:val="A1"/>
    <w:uiPriority w:val="99"/>
    <w:rsid w:val="0044628B"/>
    <w:rPr>
      <w:color w:val="000000"/>
      <w:sz w:val="16"/>
      <w:szCs w:val="16"/>
    </w:rPr>
  </w:style>
  <w:style w:type="character" w:customStyle="1" w:styleId="TitleChar1">
    <w:name w:val="Title Char1"/>
    <w:aliases w:val="تیتر Char1"/>
    <w:rsid w:val="0044628B"/>
    <w:rPr>
      <w:rFonts w:ascii="Cambria" w:eastAsia="Times New Roman" w:hAnsi="Cambria" w:cs="Times New Roman"/>
      <w:color w:val="17365D"/>
      <w:spacing w:val="5"/>
      <w:kern w:val="28"/>
      <w:sz w:val="52"/>
      <w:szCs w:val="52"/>
    </w:rPr>
  </w:style>
  <w:style w:type="character" w:customStyle="1" w:styleId="SubtitleChar1">
    <w:name w:val="Subtitle Char1"/>
    <w:rsid w:val="0044628B"/>
    <w:rPr>
      <w:rFonts w:ascii="Cambria" w:eastAsia="Times New Roman" w:hAnsi="Cambria" w:cs="Times New Roman"/>
      <w:i/>
      <w:iCs/>
      <w:color w:val="4F81BD"/>
      <w:spacing w:val="15"/>
      <w:sz w:val="24"/>
      <w:szCs w:val="24"/>
    </w:rPr>
  </w:style>
  <w:style w:type="character" w:customStyle="1" w:styleId="SubtleEmphasis1">
    <w:name w:val="Subtle Emphasis1"/>
    <w:uiPriority w:val="19"/>
    <w:qFormat/>
    <w:rsid w:val="0044628B"/>
    <w:rPr>
      <w:i/>
      <w:iCs/>
      <w:color w:val="808080"/>
    </w:rPr>
  </w:style>
  <w:style w:type="paragraph" w:customStyle="1" w:styleId="StyleJustifyLowLinespacing15lines">
    <w:name w:val="Style Justify Low Line spacing:  1.5 lines"/>
    <w:basedOn w:val="Normal"/>
    <w:autoRedefine/>
    <w:rsid w:val="0044628B"/>
    <w:pPr>
      <w:autoSpaceDE/>
      <w:autoSpaceDN/>
      <w:bidi/>
      <w:adjustRightInd/>
      <w:spacing w:line="288" w:lineRule="auto"/>
      <w:ind w:firstLine="397"/>
      <w:jc w:val="right"/>
    </w:pPr>
    <w:rPr>
      <w:rFonts w:ascii="Times New Roman" w:eastAsia="MS Mincho" w:hAnsi="Times New Roman" w:cs="B Lotus"/>
      <w:kern w:val="32"/>
      <w:sz w:val="28"/>
      <w:szCs w:val="28"/>
      <w:lang w:bidi="fa-IR"/>
    </w:rPr>
  </w:style>
  <w:style w:type="paragraph" w:customStyle="1" w:styleId="figure">
    <w:name w:val="figure"/>
    <w:basedOn w:val="Normal"/>
    <w:autoRedefine/>
    <w:rsid w:val="0044628B"/>
    <w:pPr>
      <w:autoSpaceDE/>
      <w:autoSpaceDN/>
      <w:bidi/>
      <w:adjustRightInd/>
      <w:spacing w:line="360" w:lineRule="auto"/>
      <w:jc w:val="center"/>
      <w:outlineLvl w:val="0"/>
    </w:pPr>
    <w:rPr>
      <w:rFonts w:ascii="Times New Roman" w:eastAsia="Times New Roman" w:hAnsi="Times New Roman" w:cs="Lotus"/>
      <w:b/>
      <w:bCs/>
      <w:color w:val="auto"/>
      <w:sz w:val="28"/>
      <w:szCs w:val="23"/>
      <w:lang w:bidi="fa-IR"/>
    </w:rPr>
  </w:style>
  <w:style w:type="paragraph" w:customStyle="1" w:styleId="table">
    <w:name w:val="table"/>
    <w:basedOn w:val="Normal"/>
    <w:autoRedefine/>
    <w:rsid w:val="0044628B"/>
    <w:pPr>
      <w:autoSpaceDE/>
      <w:autoSpaceDN/>
      <w:bidi/>
      <w:adjustRightInd/>
      <w:outlineLvl w:val="0"/>
    </w:pPr>
    <w:rPr>
      <w:rFonts w:ascii="Times New Roman" w:eastAsia="Times New Roman" w:hAnsi="Times New Roman" w:cs="Lotus"/>
      <w:b/>
      <w:bCs/>
      <w:color w:val="auto"/>
      <w:sz w:val="24"/>
      <w:szCs w:val="24"/>
      <w:lang w:bidi="fa-IR"/>
    </w:rPr>
  </w:style>
  <w:style w:type="character" w:customStyle="1" w:styleId="medium-font1">
    <w:name w:val="medium-font1"/>
    <w:rsid w:val="0044628B"/>
    <w:rPr>
      <w:rFonts w:cs="Times New Roman"/>
      <w:sz w:val="19"/>
      <w:szCs w:val="19"/>
    </w:rPr>
  </w:style>
  <w:style w:type="character" w:customStyle="1" w:styleId="NormalWebComplexBMitraChar">
    <w:name w:val="Normal (Web) + (Complex) B Mitra Char"/>
    <w:aliases w:val="14 pt Char,Line spacing:  1.5 lines Char,Right-to-l... Char"/>
    <w:rsid w:val="0044628B"/>
    <w:rPr>
      <w:rFonts w:ascii="Times New Roman" w:eastAsia="Times New Roman" w:hAnsi="Times New Roman" w:cs="B Mitra"/>
      <w:sz w:val="28"/>
      <w:szCs w:val="28"/>
    </w:rPr>
  </w:style>
  <w:style w:type="character" w:customStyle="1" w:styleId="CharChar3">
    <w:name w:val="Char Char3"/>
    <w:locked/>
    <w:rsid w:val="0044628B"/>
    <w:rPr>
      <w:lang w:val="en-US" w:eastAsia="en-US" w:bidi="ar-SA"/>
    </w:rPr>
  </w:style>
  <w:style w:type="paragraph" w:customStyle="1" w:styleId="01">
    <w:name w:val="01"/>
    <w:link w:val="01Char"/>
    <w:qFormat/>
    <w:rsid w:val="0044628B"/>
    <w:pPr>
      <w:spacing w:before="200" w:after="120"/>
      <w:jc w:val="both"/>
    </w:pPr>
    <w:rPr>
      <w:rFonts w:ascii="Cambria" w:eastAsia="Times New Roman" w:hAnsi="Cambria" w:cs="Times New Roman"/>
      <w:b/>
      <w:bCs/>
      <w:iCs/>
      <w:sz w:val="22"/>
      <w:szCs w:val="26"/>
    </w:rPr>
  </w:style>
  <w:style w:type="character" w:customStyle="1" w:styleId="01Char">
    <w:name w:val="01 Char"/>
    <w:link w:val="01"/>
    <w:rsid w:val="0044628B"/>
    <w:rPr>
      <w:rFonts w:ascii="Cambria" w:eastAsia="Times New Roman" w:hAnsi="Cambria" w:cs="Times New Roman"/>
      <w:b/>
      <w:bCs/>
      <w:iCs/>
      <w:sz w:val="22"/>
      <w:szCs w:val="26"/>
    </w:rPr>
  </w:style>
  <w:style w:type="paragraph" w:customStyle="1" w:styleId="Text0">
    <w:name w:val="Text"/>
    <w:link w:val="TextChar"/>
    <w:qFormat/>
    <w:rsid w:val="0044628B"/>
    <w:pPr>
      <w:spacing w:line="276" w:lineRule="auto"/>
    </w:pPr>
    <w:rPr>
      <w:rFonts w:ascii="Garamond" w:eastAsia="Times New Roman" w:hAnsi="Garamond" w:cs="Times New Roman"/>
      <w:szCs w:val="26"/>
    </w:rPr>
  </w:style>
  <w:style w:type="paragraph" w:customStyle="1" w:styleId="02">
    <w:name w:val="02"/>
    <w:basedOn w:val="01"/>
    <w:link w:val="02Char"/>
    <w:qFormat/>
    <w:rsid w:val="0044628B"/>
    <w:pPr>
      <w:bidi/>
      <w:spacing w:before="120" w:after="60"/>
    </w:pPr>
  </w:style>
  <w:style w:type="character" w:customStyle="1" w:styleId="02Char">
    <w:name w:val="02 Char"/>
    <w:link w:val="02"/>
    <w:rsid w:val="0044628B"/>
    <w:rPr>
      <w:rFonts w:ascii="Cambria" w:eastAsia="Times New Roman" w:hAnsi="Cambria" w:cs="Times New Roman"/>
      <w:b/>
      <w:bCs/>
      <w:iCs/>
      <w:sz w:val="22"/>
      <w:szCs w:val="26"/>
    </w:rPr>
  </w:style>
  <w:style w:type="character" w:customStyle="1" w:styleId="TextChar">
    <w:name w:val="Text Char"/>
    <w:link w:val="Text0"/>
    <w:rsid w:val="0044628B"/>
    <w:rPr>
      <w:rFonts w:ascii="Garamond" w:eastAsia="Times New Roman" w:hAnsi="Garamond" w:cs="Times New Roman"/>
      <w:szCs w:val="26"/>
    </w:rPr>
  </w:style>
  <w:style w:type="paragraph" w:customStyle="1" w:styleId="Figure0">
    <w:name w:val="Figure"/>
    <w:qFormat/>
    <w:rsid w:val="0044628B"/>
    <w:pPr>
      <w:jc w:val="center"/>
    </w:pPr>
    <w:rPr>
      <w:rFonts w:ascii="Garamond" w:eastAsia="Times New Roman" w:hAnsi="Garamond" w:cs="B Zar"/>
      <w:szCs w:val="22"/>
      <w:lang w:bidi="fa-IR"/>
    </w:rPr>
  </w:style>
  <w:style w:type="paragraph" w:customStyle="1" w:styleId="03">
    <w:name w:val="03"/>
    <w:basedOn w:val="02"/>
    <w:link w:val="03Char"/>
    <w:qFormat/>
    <w:rsid w:val="0044628B"/>
  </w:style>
  <w:style w:type="character" w:customStyle="1" w:styleId="03Char">
    <w:name w:val="03 Char"/>
    <w:link w:val="03"/>
    <w:rsid w:val="0044628B"/>
    <w:rPr>
      <w:rFonts w:ascii="Cambria" w:eastAsia="Times New Roman" w:hAnsi="Cambria" w:cs="Times New Roman"/>
      <w:b/>
      <w:bCs/>
      <w:iCs/>
      <w:sz w:val="22"/>
      <w:szCs w:val="26"/>
    </w:rPr>
  </w:style>
  <w:style w:type="table" w:customStyle="1" w:styleId="GridTable4-Accent61">
    <w:name w:val="Grid Table 4 - Accent 61"/>
    <w:basedOn w:val="TableNormal"/>
    <w:uiPriority w:val="49"/>
    <w:rsid w:val="0044628B"/>
    <w:rPr>
      <w:sz w:val="22"/>
      <w:szCs w:val="22"/>
      <w:lang w:val="en-GB" w:eastAsia="en-GB"/>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GridTable41121">
    <w:name w:val="Grid Table 41121"/>
    <w:basedOn w:val="TableNormal"/>
    <w:uiPriority w:val="49"/>
    <w:rsid w:val="0044628B"/>
    <w:rPr>
      <w:sz w:val="22"/>
      <w:szCs w:val="22"/>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4-Accent62">
    <w:name w:val="Grid Table 4 - Accent 62"/>
    <w:basedOn w:val="TableNormal"/>
    <w:next w:val="GridTable4-Accent61"/>
    <w:uiPriority w:val="49"/>
    <w:rsid w:val="0044628B"/>
    <w:rPr>
      <w:sz w:val="22"/>
      <w:szCs w:val="22"/>
      <w:lang w:val="en-GB" w:eastAsia="en-GB"/>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GridTable5Dark-Accent61">
    <w:name w:val="Grid Table 5 Dark - Accent 61"/>
    <w:basedOn w:val="TableNormal"/>
    <w:uiPriority w:val="50"/>
    <w:rsid w:val="0044628B"/>
    <w:rPr>
      <w:sz w:val="22"/>
      <w:szCs w:val="22"/>
      <w:lang w:val="en-GB" w:eastAsia="en-GB"/>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79646"/>
      </w:tcPr>
    </w:tblStylePr>
    <w:tblStylePr w:type="band1Vert">
      <w:tblPr/>
      <w:tcPr>
        <w:shd w:val="clear" w:color="auto" w:fill="FBD4B4"/>
      </w:tcPr>
    </w:tblStylePr>
    <w:tblStylePr w:type="band1Horz">
      <w:tblPr/>
      <w:tcPr>
        <w:shd w:val="clear" w:color="auto" w:fill="FBD4B4"/>
      </w:tcPr>
    </w:tblStylePr>
  </w:style>
  <w:style w:type="table" w:customStyle="1" w:styleId="GridTable5Dark1">
    <w:name w:val="Grid Table 5 Dark1"/>
    <w:basedOn w:val="TableNormal"/>
    <w:uiPriority w:val="50"/>
    <w:rsid w:val="0044628B"/>
    <w:rPr>
      <w:sz w:val="22"/>
      <w:szCs w:val="22"/>
      <w:lang w:val="en-GB" w:eastAsia="en-GB"/>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customStyle="1" w:styleId="GridTable4-Accent63">
    <w:name w:val="Grid Table 4 - Accent 63"/>
    <w:basedOn w:val="TableNormal"/>
    <w:next w:val="GridTable4-Accent61"/>
    <w:uiPriority w:val="49"/>
    <w:rsid w:val="0044628B"/>
    <w:rPr>
      <w:sz w:val="22"/>
      <w:szCs w:val="22"/>
      <w:lang w:val="en-GB" w:eastAsia="en-GB"/>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character" w:customStyle="1" w:styleId="Heading7Char1">
    <w:name w:val="Heading 7 Char1"/>
    <w:uiPriority w:val="9"/>
    <w:rsid w:val="0044628B"/>
    <w:rPr>
      <w:rFonts w:ascii="Calibri" w:eastAsia="Times New Roman" w:hAnsi="Calibri" w:cs="Arial"/>
      <w:sz w:val="24"/>
      <w:szCs w:val="24"/>
      <w:lang w:bidi="ar-SA"/>
    </w:rPr>
  </w:style>
  <w:style w:type="character" w:customStyle="1" w:styleId="Heading8Char1">
    <w:name w:val="Heading 8 Char1"/>
    <w:uiPriority w:val="9"/>
    <w:rsid w:val="0044628B"/>
    <w:rPr>
      <w:rFonts w:ascii="Calibri" w:eastAsia="Times New Roman" w:hAnsi="Calibri" w:cs="Arial"/>
      <w:i/>
      <w:iCs/>
      <w:sz w:val="24"/>
      <w:szCs w:val="24"/>
      <w:lang w:bidi="ar-SA"/>
    </w:rPr>
  </w:style>
  <w:style w:type="character" w:customStyle="1" w:styleId="Heading9Char1">
    <w:name w:val="Heading 9 Char1"/>
    <w:uiPriority w:val="9"/>
    <w:rsid w:val="0044628B"/>
    <w:rPr>
      <w:rFonts w:ascii="Calibri Light" w:eastAsia="Times New Roman" w:hAnsi="Calibri Light" w:cs="Times New Roman"/>
      <w:sz w:val="22"/>
      <w:szCs w:val="22"/>
      <w:lang w:bidi="ar-SA"/>
    </w:rPr>
  </w:style>
  <w:style w:type="character" w:customStyle="1" w:styleId="TitleChar2">
    <w:name w:val="Title Char2"/>
    <w:uiPriority w:val="10"/>
    <w:rsid w:val="0044628B"/>
    <w:rPr>
      <w:rFonts w:ascii="Calibri Light" w:eastAsia="Times New Roman" w:hAnsi="Calibri Light" w:cs="Times New Roman"/>
      <w:b/>
      <w:bCs/>
      <w:kern w:val="28"/>
      <w:sz w:val="32"/>
      <w:szCs w:val="32"/>
      <w:lang w:bidi="ar-SA"/>
    </w:rPr>
  </w:style>
  <w:style w:type="character" w:styleId="SubtleReference">
    <w:name w:val="Subtle Reference"/>
    <w:uiPriority w:val="31"/>
    <w:qFormat/>
    <w:rsid w:val="0044628B"/>
    <w:rPr>
      <w:smallCaps/>
      <w:color w:val="5A5A5A"/>
    </w:rPr>
  </w:style>
  <w:style w:type="table" w:customStyle="1" w:styleId="TableGrid136">
    <w:name w:val="Table Grid136"/>
    <w:basedOn w:val="TableNormal"/>
    <w:next w:val="TableGrid"/>
    <w:rsid w:val="0044628B"/>
    <w:rPr>
      <w:rFonts w:ascii="Times New Roman" w:eastAsia="Times New Roman" w:hAnsi="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6">
    <w:name w:val="Table Grid1116"/>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6">
    <w:name w:val="Plain Table 116"/>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1116">
    <w:name w:val="Table Grid11116"/>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Accent516">
    <w:name w:val="Light Grid - Accent 516"/>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7">
    <w:name w:val="Light Grid - Accent 117"/>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6">
    <w:name w:val="Light Grid - Accent 446"/>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6">
    <w:name w:val="Light Grid - Accent 36"/>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Times New Roman"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Times New Roman"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6">
    <w:name w:val="Table Grid226"/>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6">
    <w:name w:val="Light List - Accent 316"/>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15">
    <w:name w:val="Light Grid115"/>
    <w:basedOn w:val="TableNormal"/>
    <w:next w:val="LightGrid"/>
    <w:uiPriority w:val="62"/>
    <w:rsid w:val="0044628B"/>
    <w:rPr>
      <w:sz w:val="22"/>
      <w:szCs w:val="22"/>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Unicode MS" w:eastAsia="Times New Roman" w:hAnsi="Arial Unicode MS"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Unicode MS" w:eastAsia="Times New Roman" w:hAnsi="Arial Unicode M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Unicode MS" w:eastAsia="Times New Roman" w:hAnsi="Arial Unicode MS" w:cs="Times New Roman"/>
        <w:b/>
        <w:bCs/>
      </w:rPr>
    </w:tblStylePr>
    <w:tblStylePr w:type="lastCol">
      <w:rPr>
        <w:rFonts w:ascii="Arial Unicode MS" w:eastAsia="Times New Roman" w:hAnsi="Arial Unicode M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Shading-Accent28">
    <w:name w:val="Light Shading - Accent 28"/>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115">
    <w:name w:val="Table Grid111115"/>
    <w:basedOn w:val="TableNormal"/>
    <w:next w:val="TableGrid"/>
    <w:uiPriority w:val="59"/>
    <w:rsid w:val="0044628B"/>
    <w:pPr>
      <w:ind w:firstLine="567"/>
    </w:pPr>
    <w:rPr>
      <w:rFonts w:eastAsia="Times New Roman"/>
      <w:sz w:val="22"/>
      <w:szCs w:val="22"/>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6">
    <w:name w:val="Table Grid2116"/>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Accent526">
    <w:name w:val="Light Grid - Accent 526"/>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Arial Unicode MS" w:eastAsia="Times New Roman" w:hAnsi="Arial Unicode MS"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Arial Unicode MS" w:eastAsia="Times New Roman" w:hAnsi="Arial Unicode M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Arial Unicode MS" w:eastAsia="Times New Roman" w:hAnsi="Arial Unicode MS" w:cs="Times New Roman"/>
        <w:b/>
        <w:bCs/>
      </w:rPr>
    </w:tblStylePr>
    <w:tblStylePr w:type="lastCol">
      <w:rPr>
        <w:rFonts w:ascii="Arial Unicode MS" w:eastAsia="Times New Roman" w:hAnsi="Arial Unicode M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6">
    <w:name w:val="Light Grid - Accent 5116"/>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Arial Unicode MS" w:eastAsia="Times New Roman" w:hAnsi="Arial Unicode MS"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Arial Unicode MS" w:eastAsia="Times New Roman" w:hAnsi="Arial Unicode M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Arial Unicode MS" w:eastAsia="Times New Roman" w:hAnsi="Arial Unicode MS" w:cs="Times New Roman"/>
        <w:b/>
        <w:bCs/>
      </w:rPr>
    </w:tblStylePr>
    <w:tblStylePr w:type="lastCol">
      <w:rPr>
        <w:rFonts w:ascii="Arial Unicode MS" w:eastAsia="Times New Roman" w:hAnsi="Arial Unicode M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6">
    <w:name w:val="Light Grid - Accent 1116"/>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 Unicode MS" w:eastAsia="Times New Roman" w:hAnsi="Arial Unicode M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 Unicode MS" w:eastAsia="Times New Roman" w:hAnsi="Arial Unicode M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 Unicode MS" w:eastAsia="Times New Roman" w:hAnsi="Arial Unicode MS" w:cs="Times New Roman"/>
        <w:b/>
        <w:bCs/>
      </w:rPr>
    </w:tblStylePr>
    <w:tblStylePr w:type="lastCol">
      <w:rPr>
        <w:rFonts w:ascii="Arial Unicode MS" w:eastAsia="Times New Roman" w:hAnsi="Arial Unicode M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6">
    <w:name w:val="Light Grid - Accent 4116"/>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Arial Unicode MS" w:eastAsia="Times New Roman" w:hAnsi="Arial Unicode MS"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Arial Unicode MS" w:eastAsia="Times New Roman" w:hAnsi="Arial Unicode M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Arial Unicode MS" w:eastAsia="Times New Roman" w:hAnsi="Arial Unicode MS" w:cs="Times New Roman"/>
        <w:b/>
        <w:bCs/>
      </w:rPr>
    </w:tblStylePr>
    <w:tblStylePr w:type="lastCol">
      <w:rPr>
        <w:rFonts w:ascii="Arial Unicode MS" w:eastAsia="Times New Roman" w:hAnsi="Arial Unicode M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6">
    <w:name w:val="Light Grid - Accent 316"/>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Arial Unicode MS" w:eastAsia="Times New Roman" w:hAnsi="Arial Unicode MS"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Arial Unicode MS" w:eastAsia="Times New Roman" w:hAnsi="Arial Unicode M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Arial Unicode MS" w:eastAsia="Times New Roman" w:hAnsi="Arial Unicode MS" w:cs="Times New Roman"/>
        <w:b/>
        <w:bCs/>
      </w:rPr>
    </w:tblStylePr>
    <w:tblStylePr w:type="lastCol">
      <w:rPr>
        <w:rFonts w:ascii="Arial Unicode MS" w:eastAsia="Times New Roman" w:hAnsi="Arial Unicode M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5">
    <w:name w:val="Light Grid - Accent 125"/>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 Unicode MS" w:eastAsia="Times New Roman" w:hAnsi="Arial Unicode M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 Unicode MS" w:eastAsia="Times New Roman" w:hAnsi="Arial Unicode M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 Unicode MS" w:eastAsia="Times New Roman" w:hAnsi="Arial Unicode MS" w:cs="Times New Roman"/>
        <w:b/>
        <w:bCs/>
      </w:rPr>
    </w:tblStylePr>
    <w:tblStylePr w:type="lastCol">
      <w:rPr>
        <w:rFonts w:ascii="Arial Unicode MS" w:eastAsia="Times New Roman" w:hAnsi="Arial Unicode M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5">
    <w:name w:val="Light Grid - Accent 521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5">
    <w:name w:val="Light Grid - Accent 5111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6">
    <w:name w:val="Light Grid - Accent 11116"/>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6">
    <w:name w:val="Light Grid - Accent 41116"/>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5">
    <w:name w:val="Light Grid - Accent 3115"/>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Times New Roman"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Times New Roman"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5">
    <w:name w:val="Light Grid25"/>
    <w:basedOn w:val="TableNormal"/>
    <w:next w:val="LightGrid"/>
    <w:uiPriority w:val="62"/>
    <w:unhideWhenUsed/>
    <w:rsid w:val="0044628B"/>
    <w:rPr>
      <w:sz w:val="22"/>
      <w:szCs w:val="22"/>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35">
    <w:name w:val="Light Grid - Accent 135"/>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Times New Roman"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Times New Roman"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25">
    <w:name w:val="Table Grid325"/>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6">
    <w:name w:val="Table Grid1216"/>
    <w:basedOn w:val="TableNormal"/>
    <w:next w:val="TableGrid"/>
    <w:uiPriority w:val="59"/>
    <w:rsid w:val="0044628B"/>
    <w:rPr>
      <w:sz w:val="22"/>
      <w:szCs w:val="22"/>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15">
    <w:name w:val="Table Grid2215"/>
    <w:basedOn w:val="TableNormal"/>
    <w:next w:val="TableGrid"/>
    <w:uiPriority w:val="59"/>
    <w:rsid w:val="0044628B"/>
    <w:pPr>
      <w:jc w:val="both"/>
    </w:pPr>
    <w:rPr>
      <w:sz w:val="22"/>
      <w:szCs w:val="22"/>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16">
    <w:name w:val="Table Grid416"/>
    <w:basedOn w:val="TableNormal"/>
    <w:next w:val="TableGrid"/>
    <w:rsid w:val="0044628B"/>
    <w:rPr>
      <w:rFonts w:ascii="Book Antiqua" w:eastAsia="Book Antiqua" w:hAnsi="Book Antiqua" w:cs="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37">
    <w:name w:val="Light List - Accent 37"/>
    <w:basedOn w:val="TableNormal"/>
    <w:next w:val="LightList-Accent3"/>
    <w:uiPriority w:val="61"/>
    <w:semiHidden/>
    <w:unhideWhenUsed/>
    <w:rsid w:val="0044628B"/>
    <w:rPr>
      <w:rFonts w:ascii="Times New Roman" w:eastAsia="Times New Roman" w:hAnsi="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7">
    <w:name w:val="Medium Grid 1 - Accent 37"/>
    <w:basedOn w:val="TableNormal"/>
    <w:next w:val="MediumGrid1-Accent3"/>
    <w:uiPriority w:val="67"/>
    <w:semiHidden/>
    <w:unhideWhenUsed/>
    <w:rsid w:val="0044628B"/>
    <w:rPr>
      <w:rFonts w:ascii="Times New Roman" w:eastAsia="Times New Roman" w:hAnsi="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7">
    <w:name w:val="Light List7"/>
    <w:basedOn w:val="TableNormal"/>
    <w:next w:val="LightList"/>
    <w:uiPriority w:val="61"/>
    <w:semiHidden/>
    <w:unhideWhenUsed/>
    <w:rsid w:val="0044628B"/>
    <w:rPr>
      <w:rFonts w:ascii="Times New Roman" w:eastAsia="Times New Roman" w:hAnsi="Times New Roman" w:cs="Times New Roman"/>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MediumShading17">
    <w:name w:val="Medium Shading 17"/>
    <w:basedOn w:val="TableNormal"/>
    <w:next w:val="MediumShading1"/>
    <w:uiPriority w:val="63"/>
    <w:semiHidden/>
    <w:unhideWhenUsed/>
    <w:rsid w:val="0044628B"/>
    <w:rPr>
      <w:rFonts w:ascii="Times New Roman" w:eastAsia="Times New Roman" w:hAnsi="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7">
    <w:name w:val="Light Shading7"/>
    <w:basedOn w:val="TableNormal"/>
    <w:next w:val="LightShading"/>
    <w:uiPriority w:val="60"/>
    <w:semiHidden/>
    <w:unhideWhenUsed/>
    <w:rsid w:val="0044628B"/>
    <w:rPr>
      <w:rFonts w:ascii="Times New Roman" w:eastAsia="Times New Roman" w:hAnsi="Times New Roman" w:cs="Times New Roman"/>
      <w:color w:val="000000"/>
      <w:lang w:val="en-GB" w:eastAsia="en-GB"/>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8">
    <w:name w:val="Light Shading - Accent 18"/>
    <w:basedOn w:val="TableNormal"/>
    <w:next w:val="LightShading-Accent1"/>
    <w:uiPriority w:val="60"/>
    <w:semiHidden/>
    <w:unhideWhenUsed/>
    <w:rsid w:val="0044628B"/>
    <w:rPr>
      <w:rFonts w:ascii="Times New Roman" w:eastAsia="Times New Roman" w:hAnsi="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45">
    <w:name w:val="Light Grid - Accent 145"/>
    <w:basedOn w:val="TableNormal"/>
    <w:next w:val="LightGrid-Accent1"/>
    <w:uiPriority w:val="62"/>
    <w:semiHidden/>
    <w:unhideWhenUsed/>
    <w:rsid w:val="0044628B"/>
    <w:rPr>
      <w:rFonts w:ascii="Times New Roman" w:eastAsia="Times New Roman" w:hAnsi="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Times New Roman"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Times New Roman"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Shading-Accent37">
    <w:name w:val="Light Shading - Accent 37"/>
    <w:basedOn w:val="TableNormal"/>
    <w:next w:val="LightShading-Accent3"/>
    <w:uiPriority w:val="60"/>
    <w:semiHidden/>
    <w:unhideWhenUsed/>
    <w:rsid w:val="0044628B"/>
    <w:rPr>
      <w:rFonts w:ascii="Times New Roman" w:eastAsia="Times New Roman" w:hAnsi="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714">
    <w:name w:val="Table Grid7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4">
    <w:name w:val="Table Grid8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4">
    <w:name w:val="Table Grid914"/>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4">
    <w:name w:val="Table Grid234"/>
    <w:basedOn w:val="TableNormal"/>
    <w:next w:val="TableGrid"/>
    <w:uiPriority w:val="59"/>
    <w:rsid w:val="0044628B"/>
    <w:rPr>
      <w:rFonts w:eastAsia="Times New Roman"/>
      <w:sz w:val="22"/>
      <w:szCs w:val="22"/>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6">
    <w:name w:val="Table Grid146"/>
    <w:basedOn w:val="TableNormal"/>
    <w:next w:val="TableGrid"/>
    <w:uiPriority w:val="59"/>
    <w:rsid w:val="0044628B"/>
    <w:rPr>
      <w:sz w:val="22"/>
      <w:szCs w:val="22"/>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5">
    <w:name w:val="Table Grid15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6">
    <w:name w:val="Light List - Accent 3116"/>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25">
    <w:name w:val="Table Grid1125"/>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Accent1125">
    <w:name w:val="Light Grid - Accent 1125"/>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 Nazanin" w:eastAsia="Times New Roman" w:hAnsi="B Nazani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 Nazanin" w:eastAsia="Times New Roman" w:hAnsi="B Nazani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4">
    <w:name w:val="Light List - Accent 334"/>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26">
    <w:name w:val="Light Shading - Accent 226"/>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4126">
    <w:name w:val="Light Grid - Accent 4126"/>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Nazanin" w:eastAsia="Times New Roman" w:hAnsi="B Nazani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Nazanin" w:eastAsia="Times New Roman" w:hAnsi="B Nazani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55">
    <w:name w:val="Light Grid - Accent 455"/>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mbria" w:eastAsia="Times New Roman" w:hAnsi="Cambria"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mbria" w:eastAsia="Times New Roman" w:hAnsi="Cambria"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4">
    <w:name w:val="Table Grid334"/>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4">
    <w:name w:val="Table Grid1112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5">
    <w:name w:val="Table Grid425"/>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25">
    <w:name w:val="Table Grid1225"/>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5">
    <w:name w:val="Table Grid2125"/>
    <w:basedOn w:val="TableNormal"/>
    <w:next w:val="TableGrid"/>
    <w:uiPriority w:val="5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124">
    <w:name w:val="Light Grid124"/>
    <w:basedOn w:val="TableNormal"/>
    <w:uiPriority w:val="62"/>
    <w:rsid w:val="0044628B"/>
    <w:rPr>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5341">
    <w:name w:val="Light Grid - Accent 5341"/>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54">
    <w:name w:val="Light Grid - Accent 154"/>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3">
    <w:name w:val="Light Grid - Accent 4112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Light" w:eastAsia="Times New Roman" w:hAnsi="Calibri Ligh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1124">
    <w:name w:val="Table Grid111124"/>
    <w:basedOn w:val="TableNormal"/>
    <w:next w:val="TableGrid"/>
    <w:uiPriority w:val="5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PlainTable1116">
    <w:name w:val="Plain Table 1116"/>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4-Accent3113">
    <w:name w:val="Grid Table 4 - Accent 3113"/>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PlainTable11115">
    <w:name w:val="Plain Table 11115"/>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124">
    <w:name w:val="Light Grid - Accent 512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 Nazanin" w:eastAsia="Times New Roman" w:hAnsi="B Nazani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 Nazanin" w:eastAsia="Times New Roman" w:hAnsi="B Nazani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4">
    <w:name w:val="Light Grid - Accent 1112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 Nazanin" w:eastAsia="Times New Roman" w:hAnsi="B Nazani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 Nazanin" w:eastAsia="Times New Roman" w:hAnsi="B Nazani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24">
    <w:name w:val="Light Grid - Accent 32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 Nazanin" w:eastAsia="Times New Roman" w:hAnsi="B Nazani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 Nazanin" w:eastAsia="Times New Roman" w:hAnsi="B Nazani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4">
    <w:name w:val="Table Grid222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5">
    <w:name w:val="Light List - Accent 31115"/>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5224">
    <w:name w:val="Light Grid - Accent 522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Lotus" w:eastAsia="Times New Roman" w:hAnsi="BLotus"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Lotus" w:eastAsia="Times New Roman" w:hAnsi="BLotu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4">
    <w:name w:val="Light Grid - Accent 5112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Lotus" w:eastAsia="Times New Roman" w:hAnsi="BLotus"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Lotus" w:eastAsia="Times New Roman" w:hAnsi="BLotu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5">
    <w:name w:val="Light Grid - Accent 111115"/>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Lotus" w:eastAsia="Times New Roman" w:hAnsi="BLotu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Lotus" w:eastAsia="Times New Roman" w:hAnsi="BLotu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15">
    <w:name w:val="Light Grid - Accent 4121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Lotus" w:eastAsia="Times New Roman" w:hAnsi="BLotus"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Lotus" w:eastAsia="Times New Roman" w:hAnsi="BLotu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4">
    <w:name w:val="Light Grid - Accent 312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Lotus" w:eastAsia="Times New Roman" w:hAnsi="BLotus"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Lotus" w:eastAsia="Times New Roman" w:hAnsi="BLotu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4">
    <w:name w:val="Light Grid - Accent 1214"/>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Lotus" w:eastAsia="Times New Roman" w:hAnsi="BLotu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Lotus" w:eastAsia="Times New Roman" w:hAnsi="BLotu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14">
    <w:name w:val="Light Grid - Accent 521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 Nazanin" w:eastAsia="Times New Roman" w:hAnsi="B Nazani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 Nazanin" w:eastAsia="Times New Roman" w:hAnsi="B Nazani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4">
    <w:name w:val="Light Grid - Accent 5111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 Nazanin" w:eastAsia="Times New Roman" w:hAnsi="B Nazani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 Nazanin" w:eastAsia="Times New Roman" w:hAnsi="B Nazani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4">
    <w:name w:val="Light Grid - Accent 311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 Nazanin" w:eastAsia="Times New Roman" w:hAnsi="B Nazani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 Nazanin" w:eastAsia="Times New Roman" w:hAnsi="B Nazani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List-Accent3215">
    <w:name w:val="Light List - Accent 3215"/>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214">
    <w:name w:val="Light Grid214"/>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B Nazanin" w:eastAsia="Times New Roman" w:hAnsi="B Nazani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B Nazanin" w:eastAsia="Times New Roman" w:hAnsi="B Nazani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List213">
    <w:name w:val="Light List213"/>
    <w:basedOn w:val="TableNormal"/>
    <w:next w:val="LightList"/>
    <w:uiPriority w:val="61"/>
    <w:semiHidden/>
    <w:unhideWhenUsed/>
    <w:rsid w:val="0044628B"/>
    <w:rPr>
      <w:sz w:val="22"/>
      <w:szCs w:val="22"/>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MediumShading1213">
    <w:name w:val="Medium Shading 1213"/>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Accent1314">
    <w:name w:val="Light Grid - Accent 1314"/>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B Nazanin" w:eastAsia="Times New Roman" w:hAnsi="B Nazani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B Nazanin" w:eastAsia="Times New Roman" w:hAnsi="B Nazani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13">
    <w:name w:val="Medium Shading 1 - Accent 3213"/>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MediumGrid1-Accent334">
    <w:name w:val="Medium Grid 1 - Accent 334"/>
    <w:basedOn w:val="TableNormal"/>
    <w:next w:val="MediumGrid1-Accent3"/>
    <w:uiPriority w:val="67"/>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4">
    <w:name w:val="Light List34"/>
    <w:basedOn w:val="TableNormal"/>
    <w:next w:val="LightList"/>
    <w:uiPriority w:val="61"/>
    <w:unhideWhenUsed/>
    <w:rsid w:val="0044628B"/>
    <w:rPr>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MediumShading134">
    <w:name w:val="Medium Shading 134"/>
    <w:basedOn w:val="TableNormal"/>
    <w:next w:val="MediumShading1"/>
    <w:uiPriority w:val="63"/>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4">
    <w:name w:val="Light Shading34"/>
    <w:basedOn w:val="TableNormal"/>
    <w:next w:val="LightShading"/>
    <w:uiPriority w:val="60"/>
    <w:unhideWhenUsed/>
    <w:rsid w:val="0044628B"/>
    <w:rPr>
      <w:color w:val="000000"/>
      <w:lang w:val="en-GB" w:eastAsia="en-GB"/>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4">
    <w:name w:val="Light Shading - Accent 144"/>
    <w:basedOn w:val="TableNormal"/>
    <w:next w:val="LightShading-Accent1"/>
    <w:uiPriority w:val="60"/>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4">
    <w:name w:val="Light Shading - Accent 334"/>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4">
    <w:name w:val="Light Grid - Accent 11214"/>
    <w:basedOn w:val="TableNormal"/>
    <w:uiPriority w:val="62"/>
    <w:rsid w:val="0044628B"/>
    <w:rPr>
      <w:rFonts w:ascii="BZar" w:hAnsi="BZar" w:cs="Times New Roman"/>
      <w:sz w:val="28"/>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 Lotus" w:eastAsia="Times New Roman" w:hAnsi="B Lotu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 Lotus" w:eastAsia="Times New Roman" w:hAnsi="B Lotu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 Lotus" w:eastAsia="Times New Roman" w:hAnsi="B Lotus" w:cs="Times New Roman"/>
        <w:b/>
        <w:bCs/>
      </w:rPr>
    </w:tblStylePr>
    <w:tblStylePr w:type="lastCol">
      <w:rPr>
        <w:rFonts w:ascii="B Lotus" w:eastAsia="Times New Roman" w:hAnsi="B Lotu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4">
    <w:name w:val="Light Grid - Accent 1414"/>
    <w:basedOn w:val="TableNormal"/>
    <w:next w:val="LightGrid-Accent1"/>
    <w:uiPriority w:val="62"/>
    <w:semiHidden/>
    <w:unhideWhenUsed/>
    <w:rsid w:val="0044628B"/>
    <w:rPr>
      <w:rFonts w:ascii="BZar" w:hAnsi="BZar" w:cs="Times New Roman"/>
      <w:sz w:val="28"/>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 Lotus" w:eastAsia="Times New Roman" w:hAnsi="B Lotu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 Lotus" w:eastAsia="Times New Roman" w:hAnsi="B Lotu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 Lotus" w:eastAsia="Times New Roman" w:hAnsi="B Lotus" w:cs="Times New Roman"/>
        <w:b/>
        <w:bCs/>
      </w:rPr>
    </w:tblStylePr>
    <w:tblStylePr w:type="lastCol">
      <w:rPr>
        <w:rFonts w:ascii="B Lotus" w:eastAsia="Times New Roman" w:hAnsi="B Lotu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3131">
    <w:name w:val="Light Grid - Accent 531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214">
    <w:name w:val="Light Grid - Accent 512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514">
    <w:name w:val="Light Grid - Accent 45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14">
    <w:name w:val="Light Grid - Accent 32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Times New Roman"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Times New Roman"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314">
    <w:name w:val="Table Grid23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13">
    <w:name w:val="Light Grid1213"/>
    <w:basedOn w:val="TableNormal"/>
    <w:next w:val="LightGrid"/>
    <w:uiPriority w:val="62"/>
    <w:rsid w:val="0044628B"/>
    <w:rPr>
      <w:sz w:val="22"/>
      <w:szCs w:val="22"/>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Unicode MS" w:eastAsia="Times New Roman" w:hAnsi="Arial Unicode MS"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Unicode MS" w:eastAsia="Times New Roman" w:hAnsi="Arial Unicode M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Unicode MS" w:eastAsia="Times New Roman" w:hAnsi="Arial Unicode MS" w:cs="Times New Roman"/>
        <w:b/>
        <w:bCs/>
      </w:rPr>
    </w:tblStylePr>
    <w:tblStylePr w:type="lastCol">
      <w:rPr>
        <w:rFonts w:ascii="Arial Unicode MS" w:eastAsia="Times New Roman" w:hAnsi="Arial Unicode M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Grid111214">
    <w:name w:val="Table Grid111214"/>
    <w:basedOn w:val="TableNormal"/>
    <w:next w:val="TableGrid"/>
    <w:uiPriority w:val="59"/>
    <w:rsid w:val="0044628B"/>
    <w:pPr>
      <w:ind w:firstLine="567"/>
    </w:pPr>
    <w:rPr>
      <w:rFonts w:eastAsia="Times New Roman"/>
      <w:sz w:val="22"/>
      <w:szCs w:val="22"/>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Accent52214">
    <w:name w:val="Light Grid - Accent 522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Arial Unicode MS" w:eastAsia="Times New Roman" w:hAnsi="Arial Unicode MS"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Arial Unicode MS" w:eastAsia="Times New Roman" w:hAnsi="Arial Unicode M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Arial Unicode MS" w:eastAsia="Times New Roman" w:hAnsi="Arial Unicode MS" w:cs="Times New Roman"/>
        <w:b/>
        <w:bCs/>
      </w:rPr>
    </w:tblStylePr>
    <w:tblStylePr w:type="lastCol">
      <w:rPr>
        <w:rFonts w:ascii="Arial Unicode MS" w:eastAsia="Times New Roman" w:hAnsi="Arial Unicode M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4">
    <w:name w:val="Light Grid - Accent 5112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Arial Unicode MS" w:eastAsia="Times New Roman" w:hAnsi="Arial Unicode MS"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Arial Unicode MS" w:eastAsia="Times New Roman" w:hAnsi="Arial Unicode M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Arial Unicode MS" w:eastAsia="Times New Roman" w:hAnsi="Arial Unicode MS" w:cs="Times New Roman"/>
        <w:b/>
        <w:bCs/>
      </w:rPr>
    </w:tblStylePr>
    <w:tblStylePr w:type="lastCol">
      <w:rPr>
        <w:rFonts w:ascii="Arial Unicode MS" w:eastAsia="Times New Roman" w:hAnsi="Arial Unicode M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14">
    <w:name w:val="Light Grid - Accent 11121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 Unicode MS" w:eastAsia="Times New Roman" w:hAnsi="Arial Unicode M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 Unicode MS" w:eastAsia="Times New Roman" w:hAnsi="Arial Unicode M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 Unicode MS" w:eastAsia="Times New Roman" w:hAnsi="Arial Unicode MS" w:cs="Times New Roman"/>
        <w:b/>
        <w:bCs/>
      </w:rPr>
    </w:tblStylePr>
    <w:tblStylePr w:type="lastCol">
      <w:rPr>
        <w:rFonts w:ascii="Arial Unicode MS" w:eastAsia="Times New Roman" w:hAnsi="Arial Unicode M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4">
    <w:name w:val="Light Grid - Accent 312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Arial Unicode MS" w:eastAsia="Times New Roman" w:hAnsi="Arial Unicode MS"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Arial Unicode MS" w:eastAsia="Times New Roman" w:hAnsi="Arial Unicode M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Arial Unicode MS" w:eastAsia="Times New Roman" w:hAnsi="Arial Unicode MS" w:cs="Times New Roman"/>
        <w:b/>
        <w:bCs/>
      </w:rPr>
    </w:tblStylePr>
    <w:tblStylePr w:type="lastCol">
      <w:rPr>
        <w:rFonts w:ascii="Arial Unicode MS" w:eastAsia="Times New Roman" w:hAnsi="Arial Unicode M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4">
    <w:name w:val="Light Grid - Accent 12114"/>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 Unicode MS" w:eastAsia="Times New Roman" w:hAnsi="Arial Unicode M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 Unicode MS" w:eastAsia="Times New Roman" w:hAnsi="Arial Unicode M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 Unicode MS" w:eastAsia="Times New Roman" w:hAnsi="Arial Unicode MS" w:cs="Times New Roman"/>
        <w:b/>
        <w:bCs/>
      </w:rPr>
    </w:tblStylePr>
    <w:tblStylePr w:type="lastCol">
      <w:rPr>
        <w:rFonts w:ascii="Arial Unicode MS" w:eastAsia="Times New Roman" w:hAnsi="Arial Unicode M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214">
    <w:name w:val="Table Grid1111214"/>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Accent521114">
    <w:name w:val="Light Grid - Accent 5211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13">
    <w:name w:val="Light Grid - Accent 5111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4">
    <w:name w:val="Light Grid - Accent 3111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Times New Roman"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Times New Roman"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113">
    <w:name w:val="Light Grid2113"/>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3114">
    <w:name w:val="Light Grid - Accent 13114"/>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Times New Roman"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Times New Roman"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314">
    <w:name w:val="Table Grid33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4">
    <w:name w:val="Table Grid22214"/>
    <w:basedOn w:val="TableNormal"/>
    <w:next w:val="TableGrid"/>
    <w:uiPriority w:val="59"/>
    <w:rsid w:val="0044628B"/>
    <w:pPr>
      <w:jc w:val="both"/>
    </w:pPr>
    <w:rPr>
      <w:sz w:val="22"/>
      <w:szCs w:val="22"/>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3314">
    <w:name w:val="Light List - Accent 3314"/>
    <w:basedOn w:val="TableNormal"/>
    <w:next w:val="LightList-Accent3"/>
    <w:uiPriority w:val="61"/>
    <w:semiHidden/>
    <w:unhideWhenUsed/>
    <w:rsid w:val="0044628B"/>
    <w:rPr>
      <w:rFonts w:ascii="Times New Roman" w:eastAsia="Times New Roman" w:hAnsi="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14">
    <w:name w:val="Medium Grid 1 - Accent 3314"/>
    <w:basedOn w:val="TableNormal"/>
    <w:next w:val="MediumGrid1-Accent3"/>
    <w:uiPriority w:val="67"/>
    <w:semiHidden/>
    <w:unhideWhenUsed/>
    <w:rsid w:val="0044628B"/>
    <w:rPr>
      <w:rFonts w:ascii="Times New Roman" w:eastAsia="Times New Roman" w:hAnsi="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13">
    <w:name w:val="Light Grid313"/>
    <w:basedOn w:val="TableNormal"/>
    <w:next w:val="LightGrid"/>
    <w:uiPriority w:val="62"/>
    <w:semiHidden/>
    <w:unhideWhenUsed/>
    <w:rsid w:val="0044628B"/>
    <w:rPr>
      <w:rFonts w:ascii="Times New Roman" w:eastAsia="Times New Roman" w:hAnsi="Times New Roman" w:cs="Times New Roman"/>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List314">
    <w:name w:val="Light List314"/>
    <w:basedOn w:val="TableNormal"/>
    <w:next w:val="LightList"/>
    <w:uiPriority w:val="61"/>
    <w:semiHidden/>
    <w:unhideWhenUsed/>
    <w:rsid w:val="0044628B"/>
    <w:rPr>
      <w:rFonts w:ascii="Times New Roman" w:eastAsia="Times New Roman" w:hAnsi="Times New Roman" w:cs="Times New Roman"/>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MediumShading1314">
    <w:name w:val="Medium Shading 1314"/>
    <w:basedOn w:val="TableNormal"/>
    <w:next w:val="MediumShading1"/>
    <w:uiPriority w:val="63"/>
    <w:semiHidden/>
    <w:unhideWhenUsed/>
    <w:rsid w:val="0044628B"/>
    <w:rPr>
      <w:rFonts w:ascii="Times New Roman" w:eastAsia="Times New Roman" w:hAnsi="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4">
    <w:name w:val="Light Shading314"/>
    <w:basedOn w:val="TableNormal"/>
    <w:next w:val="LightShading"/>
    <w:uiPriority w:val="60"/>
    <w:semiHidden/>
    <w:unhideWhenUsed/>
    <w:rsid w:val="0044628B"/>
    <w:rPr>
      <w:rFonts w:ascii="Times New Roman" w:eastAsia="Times New Roman" w:hAnsi="Times New Roman" w:cs="Times New Roman"/>
      <w:color w:val="000000"/>
      <w:lang w:val="en-GB" w:eastAsia="en-GB"/>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4">
    <w:name w:val="Light Shading - Accent 1414"/>
    <w:basedOn w:val="TableNormal"/>
    <w:next w:val="LightShading-Accent1"/>
    <w:uiPriority w:val="60"/>
    <w:semiHidden/>
    <w:unhideWhenUsed/>
    <w:rsid w:val="0044628B"/>
    <w:rPr>
      <w:rFonts w:ascii="Times New Roman" w:eastAsia="Times New Roman" w:hAnsi="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13">
    <w:name w:val="Light Grid - Accent 1513"/>
    <w:basedOn w:val="TableNormal"/>
    <w:next w:val="LightGrid-Accent1"/>
    <w:uiPriority w:val="62"/>
    <w:semiHidden/>
    <w:unhideWhenUsed/>
    <w:rsid w:val="0044628B"/>
    <w:rPr>
      <w:rFonts w:ascii="Times New Roman" w:eastAsia="Times New Roman" w:hAnsi="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Times New Roman"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Times New Roman"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13">
    <w:name w:val="Medium Shading 1 - Accent 3313"/>
    <w:basedOn w:val="TableNormal"/>
    <w:next w:val="MediumShading1-Accent3"/>
    <w:uiPriority w:val="63"/>
    <w:semiHidden/>
    <w:unhideWhenUsed/>
    <w:rsid w:val="0044628B"/>
    <w:rPr>
      <w:rFonts w:ascii="Times New Roman" w:eastAsia="Times New Roman" w:hAnsi="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14">
    <w:name w:val="Light Shading - Accent 3314"/>
    <w:basedOn w:val="TableNormal"/>
    <w:next w:val="LightShading-Accent3"/>
    <w:uiPriority w:val="60"/>
    <w:semiHidden/>
    <w:unhideWhenUsed/>
    <w:rsid w:val="0044628B"/>
    <w:rPr>
      <w:rFonts w:ascii="Times New Roman" w:eastAsia="Times New Roman" w:hAnsi="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14">
    <w:name w:val="Table Grid51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4">
    <w:name w:val="Table Grid61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14">
    <w:name w:val="Light List - Accent 311114"/>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32114">
    <w:name w:val="Light List - Accent 32114"/>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412114">
    <w:name w:val="Light Grid - Accent 4121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Nazanin" w:eastAsia="Times New Roman" w:hAnsi="B Nazani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Nazanin" w:eastAsia="Times New Roman" w:hAnsi="B Nazani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51113">
    <w:name w:val="Table Grid511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3">
    <w:name w:val="Plain Table 11111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List-Accent3111113">
    <w:name w:val="Light List - Accent 3111113"/>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4121113">
    <w:name w:val="Light Grid - Accent 41211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Lotus" w:eastAsia="Times New Roman" w:hAnsi="BLotus"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Lotus" w:eastAsia="Times New Roman" w:hAnsi="BLotu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321113">
    <w:name w:val="Light List - Accent 321113"/>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33113">
    <w:name w:val="Light List - Accent 33113"/>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TableGrid23114">
    <w:name w:val="Table Grid231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4">
    <w:name w:val="Table Grid33114"/>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13">
    <w:name w:val="Table Grid611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13">
    <w:name w:val="Light Grid - Accent 111211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 Nazanin" w:eastAsia="Times New Roman" w:hAnsi="B Nazani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 Nazanin" w:eastAsia="Times New Roman" w:hAnsi="B Nazani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2113">
    <w:name w:val="Table Grid1112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2113">
    <w:name w:val="Table Grid11112113"/>
    <w:basedOn w:val="TableNormal"/>
    <w:next w:val="TableGrid"/>
    <w:uiPriority w:val="5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Accent512113">
    <w:name w:val="Light Grid - Accent 512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 Nazanin" w:eastAsia="Times New Roman" w:hAnsi="B Nazani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 Nazanin" w:eastAsia="Times New Roman" w:hAnsi="B Nazani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113">
    <w:name w:val="Light Grid - Accent 32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 Nazanin" w:eastAsia="Times New Roman" w:hAnsi="B Nazani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 Nazanin" w:eastAsia="Times New Roman" w:hAnsi="B Nazani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113">
    <w:name w:val="Table Grid2221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13">
    <w:name w:val="Light Grid - Accent 522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Lotus" w:eastAsia="Times New Roman" w:hAnsi="BLotus"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Lotus" w:eastAsia="Times New Roman" w:hAnsi="BLotu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3">
    <w:name w:val="Light Grid - Accent 5112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Lotus" w:eastAsia="Times New Roman" w:hAnsi="BLotus"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Lotus" w:eastAsia="Times New Roman" w:hAnsi="BLotu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2113">
    <w:name w:val="Light Grid - Accent 312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Lotus" w:eastAsia="Times New Roman" w:hAnsi="BLotus"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Lotus" w:eastAsia="Times New Roman" w:hAnsi="BLotu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13">
    <w:name w:val="Light Grid - Accent 121113"/>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Lotus" w:eastAsia="Times New Roman" w:hAnsi="BLotu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Lotus" w:eastAsia="Times New Roman" w:hAnsi="BLotu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1113">
    <w:name w:val="Table Grid11111113"/>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Accent5211113">
    <w:name w:val="Light Grid - Accent 5211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 Nazanin" w:eastAsia="Times New Roman" w:hAnsi="B Nazani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 Nazanin" w:eastAsia="Times New Roman" w:hAnsi="B Nazani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13">
    <w:name w:val="Light Grid - Accent 3111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 Nazanin" w:eastAsia="Times New Roman" w:hAnsi="B Nazani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 Nazanin" w:eastAsia="Times New Roman" w:hAnsi="B Nazani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113">
    <w:name w:val="Light Grid - Accent 131113"/>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B Nazanin" w:eastAsia="Times New Roman" w:hAnsi="B Nazani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B Nazanin" w:eastAsia="Times New Roman" w:hAnsi="B Nazani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3">
    <w:name w:val="Medium Grid 1 - Accent 33113"/>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3">
    <w:name w:val="Light List3113"/>
    <w:basedOn w:val="TableNormal"/>
    <w:next w:val="LightList"/>
    <w:uiPriority w:val="61"/>
    <w:semiHidden/>
    <w:unhideWhenUsed/>
    <w:rsid w:val="0044628B"/>
    <w:rPr>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MediumShading13113">
    <w:name w:val="Medium Shading 13113"/>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3">
    <w:name w:val="Light Shading3113"/>
    <w:basedOn w:val="TableNormal"/>
    <w:next w:val="LightShading"/>
    <w:uiPriority w:val="60"/>
    <w:semiHidden/>
    <w:unhideWhenUsed/>
    <w:rsid w:val="0044628B"/>
    <w:rPr>
      <w:color w:val="000000"/>
      <w:lang w:val="en-GB" w:eastAsia="en-GB"/>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3">
    <w:name w:val="Light Shading - Accent 14113"/>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3">
    <w:name w:val="Light Shading - Accent 33113"/>
    <w:basedOn w:val="TableNormal"/>
    <w:next w:val="LightShading-Accent3"/>
    <w:uiPriority w:val="60"/>
    <w:semiHidden/>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13">
    <w:name w:val="Light Grid - Accent 112113"/>
    <w:basedOn w:val="TableNormal"/>
    <w:uiPriority w:val="62"/>
    <w:rsid w:val="0044628B"/>
    <w:rPr>
      <w:rFonts w:ascii="BZar" w:hAnsi="BZar" w:cs="Times New Roman"/>
      <w:sz w:val="28"/>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 Nazanin,Bold" w:eastAsia="Times New Roman" w:hAnsi="B Nazanin,Bold"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 Nazanin,Bold" w:eastAsia="Times New Roman" w:hAnsi="B Nazanin,Bold"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 Nazanin,Bold" w:eastAsia="Times New Roman" w:hAnsi="B Nazanin,Bold" w:cs="Times New Roman"/>
        <w:b/>
        <w:bCs/>
      </w:rPr>
    </w:tblStylePr>
    <w:tblStylePr w:type="lastCol">
      <w:rPr>
        <w:rFonts w:ascii="B Nazanin,Bold" w:eastAsia="Times New Roman" w:hAnsi="B Nazanin,Bold"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3">
    <w:name w:val="Light Grid - Accent 14113"/>
    <w:basedOn w:val="TableNormal"/>
    <w:next w:val="LightGrid-Accent1"/>
    <w:uiPriority w:val="62"/>
    <w:semiHidden/>
    <w:unhideWhenUsed/>
    <w:rsid w:val="0044628B"/>
    <w:rPr>
      <w:rFonts w:ascii="BZar" w:hAnsi="BZar" w:cs="Times New Roman"/>
      <w:sz w:val="28"/>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 Nazanin,Bold" w:eastAsia="Times New Roman" w:hAnsi="B Nazanin,Bold"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 Nazanin,Bold" w:eastAsia="Times New Roman" w:hAnsi="B Nazanin,Bold"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 Nazanin,Bold" w:eastAsia="Times New Roman" w:hAnsi="B Nazanin,Bold" w:cs="Times New Roman"/>
        <w:b/>
        <w:bCs/>
      </w:rPr>
    </w:tblStylePr>
    <w:tblStylePr w:type="lastCol">
      <w:rPr>
        <w:rFonts w:ascii="B Nazanin,Bold" w:eastAsia="Times New Roman" w:hAnsi="B Nazanin,Bold"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113">
    <w:name w:val="Light Grid - Accent 45113"/>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Lotus" w:eastAsia="Times New Roman" w:hAnsi="B Lotus"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Lotus" w:eastAsia="Times New Roman" w:hAnsi="B Lotu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Lotus" w:eastAsia="Times New Roman" w:hAnsi="B Lotus" w:cs="Times New Roman"/>
        <w:b/>
        <w:bCs/>
      </w:rPr>
    </w:tblStylePr>
    <w:tblStylePr w:type="lastCol">
      <w:rPr>
        <w:rFonts w:ascii="B Lotus" w:eastAsia="Times New Roman" w:hAnsi="B Lotu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31113">
    <w:name w:val="Table Grid231113"/>
    <w:basedOn w:val="TableNormal"/>
    <w:next w:val="TableGrid"/>
    <w:uiPriority w:val="5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31113">
    <w:name w:val="Table Grid331113"/>
    <w:basedOn w:val="TableNormal"/>
    <w:next w:val="TableGrid"/>
    <w:uiPriority w:val="59"/>
    <w:rsid w:val="0044628B"/>
    <w:pPr>
      <w:bidi/>
    </w:pPr>
    <w:rPr>
      <w:rFonts w:ascii="Times New Roman" w:eastAsia="Times New Roman" w:hAnsi="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2">
    <w:name w:val="Table Grid28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2">
    <w:name w:val="Table Grid1182"/>
    <w:basedOn w:val="TableNormal"/>
    <w:next w:val="TableGrid"/>
    <w:uiPriority w:val="5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2">
    <w:name w:val="Table Grid292"/>
    <w:basedOn w:val="TableNormal"/>
    <w:next w:val="TableGrid"/>
    <w:uiPriority w:val="5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63">
    <w:name w:val="Table Grid363"/>
    <w:basedOn w:val="TableNormal"/>
    <w:next w:val="TableGrid"/>
    <w:uiPriority w:val="59"/>
    <w:rsid w:val="0044628B"/>
    <w:pPr>
      <w:bidi/>
    </w:pPr>
    <w:rPr>
      <w:rFonts w:ascii="Times New Roman" w:eastAsia="Times New Roman" w:hAnsi="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72">
    <w:name w:val="Light Grid - Accent 672"/>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mbria" w:eastAsia="Times New Roman" w:hAnsi="Cambria"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mbria" w:eastAsia="Times New Roman" w:hAnsi="Cambria"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92">
    <w:name w:val="Light Grid - Accent 49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62">
    <w:name w:val="Medium Shading 1 - Accent 662"/>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62">
    <w:name w:val="Medium Shading 1 - Accent 46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62">
    <w:name w:val="Table Grid46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72">
    <w:name w:val="Light Grid - Accent 417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Light" w:eastAsia="Times New Roman" w:hAnsi="Calibri Ligh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72">
    <w:name w:val="Light Grid - Accent 427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Light" w:eastAsia="Times New Roman" w:hAnsi="Calibri Ligh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52">
    <w:name w:val="Light Grid - Accent 435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Light" w:eastAsia="Times New Roman" w:hAnsi="Calibri Ligh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92">
    <w:name w:val="Table Grid1192"/>
    <w:basedOn w:val="TableNormal"/>
    <w:next w:val="TableGrid"/>
    <w:uiPriority w:val="5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52">
    <w:name w:val="Table Grid215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52">
    <w:name w:val="Table Grid315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2">
    <w:name w:val="Table Grid1262"/>
    <w:basedOn w:val="TableNormal"/>
    <w:next w:val="TableGrid"/>
    <w:uiPriority w:val="5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43">
    <w:name w:val="Table Grid1343"/>
    <w:basedOn w:val="TableNormal"/>
    <w:next w:val="TableGrid"/>
    <w:uiPriority w:val="39"/>
    <w:rsid w:val="0044628B"/>
    <w:pPr>
      <w:bidi/>
    </w:pPr>
    <w:rPr>
      <w:rFonts w:ascii="Times New Roman" w:eastAsia="Times New Roman" w:hAnsi="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3-Accent3122">
    <w:name w:val="Medium Grid 3 - Accent 3122"/>
    <w:basedOn w:val="TableNormal"/>
    <w:next w:val="MediumGrid3-Accent3"/>
    <w:uiPriority w:val="69"/>
    <w:rsid w:val="0044628B"/>
    <w:rPr>
      <w:rFonts w:ascii="Times New Roman" w:eastAsia="Times New Roman" w:hAnsi="Times New Roman" w:cs="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TableGrid7122">
    <w:name w:val="Table Grid 7122"/>
    <w:basedOn w:val="TableNormal"/>
    <w:next w:val="TableGrid70"/>
    <w:rsid w:val="0044628B"/>
    <w:pPr>
      <w:bidi/>
      <w:spacing w:line="360" w:lineRule="auto"/>
      <w:ind w:firstLine="284"/>
      <w:jc w:val="lowKashida"/>
    </w:pPr>
    <w:rPr>
      <w:rFonts w:ascii="Times New Roman" w:eastAsia="Times New Roman" w:hAnsi="Times New Roman" w:cs="Times New Roman"/>
      <w:b/>
      <w:bCs/>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LightShading-Accent263">
    <w:name w:val="Light Shading - Accent 263"/>
    <w:basedOn w:val="TableNormal"/>
    <w:next w:val="LightShading-Accent2"/>
    <w:uiPriority w:val="60"/>
    <w:rsid w:val="0044628B"/>
    <w:rPr>
      <w:color w:val="943634"/>
      <w:sz w:val="22"/>
      <w:szCs w:val="22"/>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MediumShading2-Accent652">
    <w:name w:val="Medium Shading 2 - Accent 652"/>
    <w:basedOn w:val="TableNormal"/>
    <w:next w:val="MediumShading2-Accent6"/>
    <w:uiPriority w:val="64"/>
    <w:rsid w:val="0044628B"/>
    <w:rPr>
      <w:sz w:val="22"/>
      <w:szCs w:val="22"/>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153">
    <w:name w:val="Light Grid - Accent 1153"/>
    <w:basedOn w:val="TableNormal"/>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Zar" w:eastAsia="Times New Roman" w:hAnsi="Zar"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Zar" w:eastAsia="Times New Roman" w:hAnsi="Zar"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Zar" w:eastAsia="Times New Roman" w:hAnsi="Zar" w:cs="Times New Roman"/>
        <w:b/>
        <w:bCs/>
      </w:rPr>
    </w:tblStylePr>
    <w:tblStylePr w:type="lastCol">
      <w:rPr>
        <w:rFonts w:ascii="Zar" w:eastAsia="Times New Roman" w:hAnsi="Zar"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52">
    <w:name w:val="Light Grid - Accent 252"/>
    <w:basedOn w:val="TableNormal"/>
    <w:next w:val="LightGrid-Accent2"/>
    <w:uiPriority w:val="62"/>
    <w:rsid w:val="0044628B"/>
    <w:rPr>
      <w:sz w:val="22"/>
      <w:szCs w:val="22"/>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Zar" w:eastAsia="Times New Roman" w:hAnsi="Zar"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Zar" w:eastAsia="Times New Roman" w:hAnsi="Zar"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Zar" w:eastAsia="Times New Roman" w:hAnsi="Zar" w:cs="Times New Roman"/>
        <w:b/>
        <w:bCs/>
      </w:rPr>
    </w:tblStylePr>
    <w:tblStylePr w:type="lastCol">
      <w:rPr>
        <w:rFonts w:ascii="Zar" w:eastAsia="Times New Roman" w:hAnsi="Zar"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43">
    <w:name w:val="Light Grid - Accent 343"/>
    <w:basedOn w:val="TableNormal"/>
    <w:next w:val="LightGrid-Accent3"/>
    <w:uiPriority w:val="62"/>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Zar" w:eastAsia="Times New Roman" w:hAnsi="Zar"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Zar" w:eastAsia="Times New Roman" w:hAnsi="Zar"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Zar" w:eastAsia="Times New Roman" w:hAnsi="Zar" w:cs="Times New Roman"/>
        <w:b/>
        <w:bCs/>
      </w:rPr>
    </w:tblStylePr>
    <w:tblStylePr w:type="lastCol">
      <w:rPr>
        <w:rFonts w:ascii="Zar" w:eastAsia="Times New Roman" w:hAnsi="Zar"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443">
    <w:name w:val="Light Grid - Accent 4443"/>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Zar" w:eastAsia="Times New Roman" w:hAnsi="Zar"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Zar" w:eastAsia="Times New Roman" w:hAnsi="Zar"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Zar" w:eastAsia="Times New Roman" w:hAnsi="Zar" w:cs="Times New Roman"/>
        <w:b/>
        <w:bCs/>
      </w:rPr>
    </w:tblStylePr>
    <w:tblStylePr w:type="lastCol">
      <w:rPr>
        <w:rFonts w:ascii="Zar" w:eastAsia="Times New Roman" w:hAnsi="Zar"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42">
    <w:name w:val="Light Shading - Accent 542"/>
    <w:basedOn w:val="TableNormal"/>
    <w:next w:val="LightShading-Accent5"/>
    <w:uiPriority w:val="60"/>
    <w:rsid w:val="0044628B"/>
    <w:rPr>
      <w:color w:val="31849B"/>
      <w:sz w:val="22"/>
      <w:szCs w:val="22"/>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1443">
    <w:name w:val="Table Grid1443"/>
    <w:basedOn w:val="TableNormal"/>
    <w:next w:val="TableGrid"/>
    <w:uiPriority w:val="39"/>
    <w:rsid w:val="0044628B"/>
    <w:pPr>
      <w:bidi/>
    </w:pPr>
    <w:rPr>
      <w:rFonts w:ascii="Times New Roman" w:eastAsia="Times New Roman" w:hAnsi="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3">
    <w:name w:val="Table Grid2243"/>
    <w:basedOn w:val="TableNormal"/>
    <w:next w:val="TableGrid"/>
    <w:rsid w:val="0044628B"/>
    <w:pPr>
      <w:bidi/>
    </w:pPr>
    <w:rPr>
      <w:rFonts w:ascii="Times New Roman" w:eastAsia="Times New Roman" w:hAnsi="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42">
    <w:name w:val="Table Grid4142"/>
    <w:basedOn w:val="TableNormal"/>
    <w:next w:val="TableGrid"/>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Shading1-Accent5122">
    <w:name w:val="Medium Shading 1 - Accent 5122"/>
    <w:basedOn w:val="TableNormal"/>
    <w:next w:val="MediumShading1-Accent5"/>
    <w:uiPriority w:val="63"/>
    <w:rsid w:val="0044628B"/>
    <w:rPr>
      <w:sz w:val="22"/>
      <w:szCs w:val="22"/>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4143">
    <w:name w:val="Medium Shading 1 - Accent 4143"/>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132">
    <w:name w:val="Medium Shading 1132"/>
    <w:basedOn w:val="TableNormal"/>
    <w:uiPriority w:val="63"/>
    <w:rsid w:val="0044628B"/>
    <w:rPr>
      <w:rFonts w:eastAsia="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Accent6143">
    <w:name w:val="Light Grid - Accent 6143"/>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Zar" w:eastAsia="Times New Roman" w:hAnsi="Zar"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Zar" w:eastAsia="Times New Roman" w:hAnsi="Zar"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Zar" w:eastAsia="Times New Roman" w:hAnsi="Zar" w:cs="Times New Roman"/>
        <w:b/>
        <w:bCs/>
      </w:rPr>
    </w:tblStylePr>
    <w:tblStylePr w:type="lastCol">
      <w:rPr>
        <w:rFonts w:ascii="Zar" w:eastAsia="Times New Roman" w:hAnsi="Zar"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2-Accent2122">
    <w:name w:val="Medium Shading 2 - Accent 2122"/>
    <w:basedOn w:val="TableNormal"/>
    <w:next w:val="MediumShading2-Accent2"/>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3133">
    <w:name w:val="Medium Shading 1 - Accent 3133"/>
    <w:basedOn w:val="TableNormal"/>
    <w:next w:val="MediumShading1-Accent3"/>
    <w:uiPriority w:val="63"/>
    <w:rsid w:val="0044628B"/>
    <w:rPr>
      <w:rFonts w:eastAsia="Times New Roman"/>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122">
    <w:name w:val="Medium Shading 1 - Accent 1122"/>
    <w:basedOn w:val="TableNormal"/>
    <w:uiPriority w:val="63"/>
    <w:rsid w:val="0044628B"/>
    <w:rPr>
      <w:rFonts w:eastAsia="Times New Roman"/>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Grid3-Accent6122">
    <w:name w:val="Medium Grid 3 - Accent 6122"/>
    <w:basedOn w:val="TableNormal"/>
    <w:next w:val="MediumGrid3-Accent6"/>
    <w:uiPriority w:val="69"/>
    <w:rsid w:val="0044628B"/>
    <w:rPr>
      <w:rFonts w:eastAsia="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Grid3-Accent4122">
    <w:name w:val="Medium Grid 3 - Accent 4122"/>
    <w:basedOn w:val="TableNormal"/>
    <w:next w:val="MediumGrid3-Accent4"/>
    <w:uiPriority w:val="69"/>
    <w:rsid w:val="0044628B"/>
    <w:rPr>
      <w:rFonts w:eastAsia="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GridTable41122">
    <w:name w:val="Grid Table 41122"/>
    <w:basedOn w:val="TableNormal"/>
    <w:uiPriority w:val="49"/>
    <w:rsid w:val="0044628B"/>
    <w:rPr>
      <w:sz w:val="22"/>
      <w:szCs w:val="22"/>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3-Accent32">
    <w:name w:val="Grid Table 3 - Accent 32"/>
    <w:basedOn w:val="TableNormal"/>
    <w:uiPriority w:val="48"/>
    <w:rsid w:val="0044628B"/>
    <w:rPr>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6Colorful-Accent31">
    <w:name w:val="Grid Table 6 Colorful - Accent 31"/>
    <w:basedOn w:val="TableNormal"/>
    <w:uiPriority w:val="51"/>
    <w:rsid w:val="0044628B"/>
    <w:rPr>
      <w:color w:val="7B7B7B"/>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2-Accent31">
    <w:name w:val="Grid Table 2 - Accent 31"/>
    <w:basedOn w:val="TableNormal"/>
    <w:uiPriority w:val="47"/>
    <w:rsid w:val="0044628B"/>
    <w:rPr>
      <w:lang w:val="en-GB" w:eastAsia="en-GB"/>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29">
    <w:name w:val="No List29"/>
    <w:next w:val="NoList"/>
    <w:uiPriority w:val="99"/>
    <w:semiHidden/>
    <w:unhideWhenUsed/>
    <w:rsid w:val="0044628B"/>
  </w:style>
  <w:style w:type="numbering" w:customStyle="1" w:styleId="NoList120">
    <w:name w:val="No List120"/>
    <w:next w:val="NoList"/>
    <w:uiPriority w:val="99"/>
    <w:semiHidden/>
    <w:unhideWhenUsed/>
    <w:rsid w:val="0044628B"/>
  </w:style>
  <w:style w:type="table" w:customStyle="1" w:styleId="TableGrid30">
    <w:name w:val="Table Grid30"/>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0">
    <w:name w:val="No List1110"/>
    <w:next w:val="NoList"/>
    <w:uiPriority w:val="99"/>
    <w:semiHidden/>
    <w:unhideWhenUsed/>
    <w:rsid w:val="0044628B"/>
  </w:style>
  <w:style w:type="table" w:customStyle="1" w:styleId="TableGrid1200">
    <w:name w:val="Table Grid120"/>
    <w:basedOn w:val="TableNormal"/>
    <w:next w:val="TableGrid"/>
    <w:uiPriority w:val="3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10">
    <w:name w:val="No List210"/>
    <w:next w:val="NoList"/>
    <w:uiPriority w:val="99"/>
    <w:semiHidden/>
    <w:unhideWhenUsed/>
    <w:rsid w:val="0044628B"/>
  </w:style>
  <w:style w:type="table" w:customStyle="1" w:styleId="TableGrid210">
    <w:name w:val="Table Grid210"/>
    <w:basedOn w:val="TableNormal"/>
    <w:next w:val="TableGrid"/>
    <w:uiPriority w:val="3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7">
    <w:name w:val="No List37"/>
    <w:next w:val="NoList"/>
    <w:uiPriority w:val="99"/>
    <w:semiHidden/>
    <w:unhideWhenUsed/>
    <w:rsid w:val="0044628B"/>
  </w:style>
  <w:style w:type="numbering" w:customStyle="1" w:styleId="NoList47">
    <w:name w:val="No List47"/>
    <w:next w:val="NoList"/>
    <w:uiPriority w:val="99"/>
    <w:semiHidden/>
    <w:unhideWhenUsed/>
    <w:rsid w:val="0044628B"/>
  </w:style>
  <w:style w:type="table" w:customStyle="1" w:styleId="TableGrid37">
    <w:name w:val="Table Grid37"/>
    <w:basedOn w:val="TableNormal"/>
    <w:next w:val="TableGrid"/>
    <w:uiPriority w:val="39"/>
    <w:rsid w:val="0044628B"/>
    <w:pPr>
      <w:bidi/>
    </w:pPr>
    <w:rPr>
      <w:rFonts w:ascii="Times New Roman" w:eastAsia="Times New Roman" w:hAnsi="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4">
    <w:name w:val="Table Web 34"/>
    <w:basedOn w:val="TableNormal"/>
    <w:next w:val="TableWeb3"/>
    <w:rsid w:val="0044628B"/>
    <w:pPr>
      <w:bidi/>
    </w:pPr>
    <w:rPr>
      <w:rFonts w:ascii="Times New Roman" w:eastAsia="Times New Roman" w:hAnsi="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4">
    <w:name w:val="Table Grid 74"/>
    <w:basedOn w:val="TableNormal"/>
    <w:next w:val="TableGrid70"/>
    <w:rsid w:val="0044628B"/>
    <w:pPr>
      <w:bidi/>
    </w:pPr>
    <w:rPr>
      <w:rFonts w:ascii="Times New Roman" w:eastAsia="Times New Roman" w:hAnsi="Times New Roman" w:cs="Times New Roman"/>
      <w:b/>
      <w:bCs/>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440">
    <w:name w:val="Table Grid 44"/>
    <w:basedOn w:val="TableNormal"/>
    <w:next w:val="TableGrid40"/>
    <w:rsid w:val="0044628B"/>
    <w:pPr>
      <w:bidi/>
    </w:pPr>
    <w:rPr>
      <w:rFonts w:ascii="Times New Roman" w:eastAsia="Times New Roman" w:hAnsi="Times New Roman" w:cs="Times New Roman"/>
      <w:lang w:val="en-GB" w:eastAsia="en-GB"/>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8">
    <w:name w:val="No List1118"/>
    <w:next w:val="NoList"/>
    <w:semiHidden/>
    <w:rsid w:val="0044628B"/>
  </w:style>
  <w:style w:type="table" w:customStyle="1" w:styleId="LightGrid15">
    <w:name w:val="Light Grid15"/>
    <w:basedOn w:val="TableNormal"/>
    <w:uiPriority w:val="62"/>
    <w:rsid w:val="0044628B"/>
    <w:rPr>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Theme4">
    <w:name w:val="Table Theme4"/>
    <w:basedOn w:val="TableNormal"/>
    <w:next w:val="TableTheme"/>
    <w:rsid w:val="0044628B"/>
    <w:pPr>
      <w:bidi/>
    </w:pPr>
    <w:rPr>
      <w:rFonts w:ascii="Times New Roman" w:eastAsia="Times New Roman" w:hAnsi="Times New Roman" w:cs="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0">
    <w:name w:val="Table Grid 14"/>
    <w:basedOn w:val="TableNormal"/>
    <w:next w:val="TableGrid1a"/>
    <w:rsid w:val="0044628B"/>
    <w:pPr>
      <w:bidi/>
    </w:pPr>
    <w:rPr>
      <w:rFonts w:ascii="Times New Roman" w:eastAsia="Times New Roman" w:hAnsi="Times New Roman" w:cs="Times New Roman"/>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81">
    <w:name w:val="Light Grid - Accent 68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mbria" w:eastAsia="Times New Roman" w:hAnsi="Cambria"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mbria" w:eastAsia="Times New Roman" w:hAnsi="Cambria"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6">
    <w:name w:val="Light Grid6"/>
    <w:basedOn w:val="TableNormal"/>
    <w:next w:val="LightGrid"/>
    <w:uiPriority w:val="62"/>
    <w:rsid w:val="0044628B"/>
    <w:rPr>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562">
    <w:name w:val="Light Grid - Accent 562"/>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10">
    <w:name w:val="Light Grid - Accent 410"/>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4">
    <w:name w:val="Medium Shading 2 - Accent 24"/>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8">
    <w:name w:val="Light Grid - Accent 18"/>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4">
    <w:name w:val="Medium Grid 3 - Accent 14"/>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4">
    <w:name w:val="Medium Grid 3 - Accent 34"/>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4">
    <w:name w:val="Medium Grid 3 - Accent 44"/>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4">
    <w:name w:val="Medium Grid 3 - Accent 64"/>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4">
    <w:name w:val="Light List - Accent 14"/>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4">
    <w:name w:val="Light List - Accent 44"/>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7">
    <w:name w:val="Medium Shading 1 - Accent 67"/>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6">
    <w:name w:val="Medium Shading 1 - Accent 36"/>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4">
    <w:name w:val="Medium Shading 1 - Accent 14"/>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7">
    <w:name w:val="Medium Shading 1 - Accent 47"/>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4">
    <w:name w:val="Medium Shading 1 - Accent 54"/>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4">
    <w:name w:val="Medium Grid 3 - Accent 24"/>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6">
    <w:name w:val="Grid Table 4 - Accent 116"/>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7">
    <w:name w:val="Table Grid4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8">
    <w:name w:val="Light Grid - Accent 418"/>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Light" w:eastAsia="Times New Roman" w:hAnsi="Calibri Ligh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8">
    <w:name w:val="Light Grid - Accent 428"/>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Light" w:eastAsia="Times New Roman" w:hAnsi="Calibri Ligh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6">
    <w:name w:val="Light Grid - Accent 436"/>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Light" w:eastAsia="Times New Roman" w:hAnsi="Calibri Ligh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6">
    <w:name w:val="No List56"/>
    <w:next w:val="NoList"/>
    <w:uiPriority w:val="99"/>
    <w:semiHidden/>
    <w:unhideWhenUsed/>
    <w:rsid w:val="0044628B"/>
  </w:style>
  <w:style w:type="table" w:customStyle="1" w:styleId="TableGrid55">
    <w:name w:val="Table Grid5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5">
    <w:name w:val="Plain Table 215"/>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4">
    <w:name w:val="Grid Table 4 - Accent 1114"/>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4">
    <w:name w:val="List Table 414"/>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4">
    <w:name w:val="List Table 314"/>
    <w:basedOn w:val="TableNormal"/>
    <w:uiPriority w:val="48"/>
    <w:rsid w:val="0044628B"/>
    <w:rPr>
      <w:lang w:val="en-GB" w:eastAsia="en-GB"/>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TableGrid11100">
    <w:name w:val="Table Grid1110"/>
    <w:basedOn w:val="TableNormal"/>
    <w:next w:val="TableGrid"/>
    <w:uiPriority w:val="3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1Light-Accent514">
    <w:name w:val="Grid Table 1 Light - Accent 514"/>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7">
    <w:name w:val="No List127"/>
    <w:next w:val="NoList"/>
    <w:uiPriority w:val="99"/>
    <w:semiHidden/>
    <w:unhideWhenUsed/>
    <w:rsid w:val="0044628B"/>
  </w:style>
  <w:style w:type="table" w:customStyle="1" w:styleId="TableGrid216">
    <w:name w:val="Table Grid216"/>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4">
    <w:name w:val="Grid Table 4 - Accent 1124"/>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7">
    <w:name w:val="No List217"/>
    <w:next w:val="NoList"/>
    <w:uiPriority w:val="99"/>
    <w:semiHidden/>
    <w:unhideWhenUsed/>
    <w:rsid w:val="0044628B"/>
  </w:style>
  <w:style w:type="table" w:customStyle="1" w:styleId="TableGrid316">
    <w:name w:val="Table Grid316"/>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4">
    <w:name w:val="Plain Table 224"/>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4">
    <w:name w:val="Grid Table 4 - Accent 124"/>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4">
    <w:name w:val="List Table 424"/>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4">
    <w:name w:val="List Table 324"/>
    <w:basedOn w:val="TableNormal"/>
    <w:next w:val="ListTable31"/>
    <w:uiPriority w:val="48"/>
    <w:rsid w:val="0044628B"/>
    <w:rPr>
      <w:lang w:val="en-GB" w:eastAsia="en-GB"/>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TableGrid127">
    <w:name w:val="Table Grid127"/>
    <w:basedOn w:val="TableNormal"/>
    <w:next w:val="TableGrid"/>
    <w:uiPriority w:val="3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1Light-Accent524">
    <w:name w:val="Grid Table 1 Light - Accent 524"/>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4">
    <w:name w:val="Grid Table 414"/>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64">
    <w:name w:val="Table Grid6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40">
    <w:name w:val="Table Grid7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
    <w:name w:val="Table Grid8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
    <w:name w:val="Table Grid9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4">
    <w:name w:val="Table Grid10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6">
    <w:name w:val="Plain Table 16"/>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5">
    <w:name w:val="No List65"/>
    <w:next w:val="NoList"/>
    <w:uiPriority w:val="99"/>
    <w:semiHidden/>
    <w:unhideWhenUsed/>
    <w:rsid w:val="0044628B"/>
  </w:style>
  <w:style w:type="table" w:customStyle="1" w:styleId="TableGrid137">
    <w:name w:val="Table Grid13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5">
    <w:name w:val="No List135"/>
    <w:next w:val="NoList"/>
    <w:uiPriority w:val="99"/>
    <w:semiHidden/>
    <w:unhideWhenUsed/>
    <w:rsid w:val="0044628B"/>
  </w:style>
  <w:style w:type="numbering" w:customStyle="1" w:styleId="NoList225">
    <w:name w:val="No List225"/>
    <w:next w:val="NoList"/>
    <w:uiPriority w:val="99"/>
    <w:semiHidden/>
    <w:unhideWhenUsed/>
    <w:rsid w:val="0044628B"/>
  </w:style>
  <w:style w:type="table" w:customStyle="1" w:styleId="LightList-Accent317">
    <w:name w:val="Light List - Accent 317"/>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5">
    <w:name w:val="Light List - Accent 615"/>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5">
    <w:name w:val="Light Shading - Accent 215"/>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5">
    <w:name w:val="Light Grid - Accent 215"/>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B Nazanin" w:eastAsia="Times New Roman" w:hAnsi="B Nazani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B Nazanin" w:eastAsia="Times New Roman" w:hAnsi="B Nazani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5">
    <w:name w:val="Light Shading - Accent 615"/>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1-Accent415">
    <w:name w:val="Medium Shading 1 - Accent 415"/>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5">
    <w:name w:val="Medium Shading 2 - Accent 615"/>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5">
    <w:name w:val="Medium Shading 1 - Accent 615"/>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7">
    <w:name w:val="Table Grid147"/>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Accent118">
    <w:name w:val="Light Grid - Accent 118"/>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 Nazanin" w:eastAsia="Times New Roman" w:hAnsi="B Nazani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 Nazanin" w:eastAsia="Times New Roman" w:hAnsi="B Nazani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5">
    <w:name w:val="Light List - Accent 215"/>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8">
    <w:name w:val="Light List - Accent 38"/>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6">
    <w:name w:val="Light List - Accent 66"/>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9">
    <w:name w:val="Light Shading - Accent 29"/>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6">
    <w:name w:val="Light Grid - Accent 26"/>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Cambria" w:eastAsia="Times New Roman" w:hAnsi="Cambria"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Cambria" w:eastAsia="Times New Roman" w:hAnsi="Cambria"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6">
    <w:name w:val="Light Shading - Accent 66"/>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51">
    <w:name w:val="Light Grid - Accent 625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Times New Roman"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Times New Roman"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5">
    <w:name w:val="Medium Shading 1 - Accent 425"/>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6">
    <w:name w:val="Medium Shading 2 - Accent 66"/>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5">
    <w:name w:val="Medium Shading 1 - Accent 625"/>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7">
    <w:name w:val="Light List - Accent 27"/>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27">
    <w:name w:val="Table Grid22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5">
    <w:name w:val="No List315"/>
    <w:next w:val="NoList"/>
    <w:uiPriority w:val="99"/>
    <w:semiHidden/>
    <w:unhideWhenUsed/>
    <w:rsid w:val="0044628B"/>
  </w:style>
  <w:style w:type="table" w:customStyle="1" w:styleId="LightShading-Accent227">
    <w:name w:val="Light Shading - Accent 227"/>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5">
    <w:name w:val="Light List - Accent 225"/>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17">
    <w:name w:val="Light Grid - Accent 4117"/>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Nazanin" w:eastAsia="Times New Roman" w:hAnsi="B Nazani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Nazanin" w:eastAsia="Times New Roman" w:hAnsi="B Nazani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7">
    <w:name w:val="Light Grid - Accent 447"/>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mbria" w:eastAsia="Times New Roman" w:hAnsi="Cambria"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mbria" w:eastAsia="Times New Roman" w:hAnsi="Cambria"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26">
    <w:name w:val="Table Grid326"/>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7">
    <w:name w:val="Table Grid1117"/>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7">
    <w:name w:val="Table Grid417"/>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7">
    <w:name w:val="Table Grid1217"/>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15">
    <w:name w:val="Light Grid - Accent 4215"/>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Lotus" w:eastAsia="Times New Roman" w:hAnsi="B Lotus"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Lotus" w:eastAsia="Times New Roman" w:hAnsi="B Lotu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Lotus" w:eastAsia="Times New Roman" w:hAnsi="B Lotus" w:cs="Times New Roman"/>
        <w:b/>
        <w:bCs/>
      </w:rPr>
    </w:tblStylePr>
    <w:tblStylePr w:type="lastCol">
      <w:rPr>
        <w:rFonts w:ascii="B Lotus" w:eastAsia="Times New Roman" w:hAnsi="B Lotu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5">
    <w:name w:val="Plain Table 55"/>
    <w:basedOn w:val="TableNormal"/>
    <w:next w:val="PlainTable51"/>
    <w:uiPriority w:val="45"/>
    <w:rsid w:val="0044628B"/>
    <w:rPr>
      <w:lang w:val="en-GB" w:eastAsia="en-GB"/>
    </w:rPr>
    <w:tblPr>
      <w:tblStyleRowBandSize w:val="1"/>
      <w:tblStyleColBandSize w:val="1"/>
    </w:tblPr>
    <w:tblStylePr w:type="firstRow">
      <w:rPr>
        <w:rFonts w:ascii="B Nazanin" w:eastAsia="Times New Roman" w:hAnsi="B Nazanin" w:cs="Times New Roman"/>
        <w:i/>
        <w:iCs/>
        <w:sz w:val="26"/>
      </w:rPr>
      <w:tblPr/>
      <w:tcPr>
        <w:tcBorders>
          <w:bottom w:val="single" w:sz="4" w:space="0" w:color="7F7F7F"/>
        </w:tcBorders>
        <w:shd w:val="clear" w:color="auto" w:fill="FFFFFF"/>
      </w:tcPr>
    </w:tblStylePr>
    <w:tblStylePr w:type="lastRow">
      <w:rPr>
        <w:rFonts w:ascii="B Nazanin" w:eastAsia="Times New Roman" w:hAnsi="B Nazanin" w:cs="Times New Roman"/>
        <w:i/>
        <w:iCs/>
        <w:sz w:val="26"/>
      </w:rPr>
      <w:tblPr/>
      <w:tcPr>
        <w:tcBorders>
          <w:top w:val="single" w:sz="4" w:space="0" w:color="7F7F7F"/>
        </w:tcBorders>
        <w:shd w:val="clear" w:color="auto" w:fill="FFFFFF"/>
      </w:tcPr>
    </w:tblStylePr>
    <w:tblStylePr w:type="firstCol">
      <w:pPr>
        <w:jc w:val="right"/>
      </w:pPr>
      <w:rPr>
        <w:rFonts w:ascii="B Nazanin" w:eastAsia="Times New Roman" w:hAnsi="B Nazanin" w:cs="Times New Roman"/>
        <w:i/>
        <w:iCs/>
        <w:sz w:val="26"/>
      </w:rPr>
      <w:tblPr/>
      <w:tcPr>
        <w:tcBorders>
          <w:right w:val="single" w:sz="4" w:space="0" w:color="7F7F7F"/>
        </w:tcBorders>
        <w:shd w:val="clear" w:color="auto" w:fill="FFFFFF"/>
      </w:tcPr>
    </w:tblStylePr>
    <w:tblStylePr w:type="lastCol">
      <w:rPr>
        <w:rFonts w:ascii="B Nazanin" w:eastAsia="Times New Roman" w:hAnsi="B Nazani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7">
    <w:name w:val="Plain Table 117"/>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5">
    <w:name w:val="No List415"/>
    <w:next w:val="NoList"/>
    <w:uiPriority w:val="99"/>
    <w:semiHidden/>
    <w:unhideWhenUsed/>
    <w:rsid w:val="0044628B"/>
  </w:style>
  <w:style w:type="numbering" w:customStyle="1" w:styleId="NoList1126">
    <w:name w:val="No List1126"/>
    <w:next w:val="NoList"/>
    <w:uiPriority w:val="99"/>
    <w:semiHidden/>
    <w:unhideWhenUsed/>
    <w:rsid w:val="0044628B"/>
  </w:style>
  <w:style w:type="table" w:customStyle="1" w:styleId="TableGrid514">
    <w:name w:val="Table Grid5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5">
    <w:name w:val="No List11115"/>
    <w:next w:val="NoList"/>
    <w:semiHidden/>
    <w:unhideWhenUsed/>
    <w:rsid w:val="0044628B"/>
  </w:style>
  <w:style w:type="table" w:customStyle="1" w:styleId="TableGrid1314">
    <w:name w:val="Table Grid1314"/>
    <w:basedOn w:val="TableNormal"/>
    <w:next w:val="TableGrid"/>
    <w:uiPriority w:val="5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115">
    <w:name w:val="No List2115"/>
    <w:next w:val="NoList"/>
    <w:uiPriority w:val="99"/>
    <w:semiHidden/>
    <w:unhideWhenUsed/>
    <w:rsid w:val="0044628B"/>
  </w:style>
  <w:style w:type="table" w:customStyle="1" w:styleId="TableGrid2117">
    <w:name w:val="Table Grid2117"/>
    <w:basedOn w:val="TableNormal"/>
    <w:next w:val="TableGrid"/>
    <w:uiPriority w:val="5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114">
    <w:name w:val="No List3114"/>
    <w:next w:val="NoList"/>
    <w:uiPriority w:val="99"/>
    <w:semiHidden/>
    <w:unhideWhenUsed/>
    <w:rsid w:val="0044628B"/>
  </w:style>
  <w:style w:type="numbering" w:customStyle="1" w:styleId="NoList4114">
    <w:name w:val="No List4114"/>
    <w:next w:val="NoList"/>
    <w:uiPriority w:val="99"/>
    <w:semiHidden/>
    <w:unhideWhenUsed/>
    <w:rsid w:val="0044628B"/>
  </w:style>
  <w:style w:type="table" w:customStyle="1" w:styleId="TableGrid3115">
    <w:name w:val="Table Grid3115"/>
    <w:basedOn w:val="TableNormal"/>
    <w:next w:val="TableGrid"/>
    <w:uiPriority w:val="59"/>
    <w:rsid w:val="0044628B"/>
    <w:pPr>
      <w:bidi/>
    </w:pPr>
    <w:rPr>
      <w:rFonts w:ascii="Times New Roman" w:eastAsia="Times New Roman" w:hAnsi="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3">
    <w:name w:val="Table Web 313"/>
    <w:basedOn w:val="TableNormal"/>
    <w:next w:val="TableWeb3"/>
    <w:rsid w:val="0044628B"/>
    <w:pPr>
      <w:bidi/>
    </w:pPr>
    <w:rPr>
      <w:rFonts w:ascii="Times New Roman" w:eastAsia="Times New Roman" w:hAnsi="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30">
    <w:name w:val="Table Grid 713"/>
    <w:basedOn w:val="TableNormal"/>
    <w:next w:val="TableGrid70"/>
    <w:rsid w:val="0044628B"/>
    <w:pPr>
      <w:bidi/>
    </w:pPr>
    <w:rPr>
      <w:rFonts w:ascii="Times New Roman" w:eastAsia="Times New Roman" w:hAnsi="Times New Roman" w:cs="Times New Roman"/>
      <w:b/>
      <w:bCs/>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4130">
    <w:name w:val="Table Grid 413"/>
    <w:basedOn w:val="TableNormal"/>
    <w:next w:val="TableGrid40"/>
    <w:rsid w:val="0044628B"/>
    <w:pPr>
      <w:bidi/>
    </w:pPr>
    <w:rPr>
      <w:rFonts w:ascii="Times New Roman" w:eastAsia="Times New Roman" w:hAnsi="Times New Roman" w:cs="Times New Roman"/>
      <w:lang w:val="en-GB" w:eastAsia="en-GB"/>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4">
    <w:name w:val="No List111114"/>
    <w:next w:val="NoList"/>
    <w:semiHidden/>
    <w:rsid w:val="0044628B"/>
  </w:style>
  <w:style w:type="table" w:customStyle="1" w:styleId="LightGrid116">
    <w:name w:val="Light Grid116"/>
    <w:basedOn w:val="TableNormal"/>
    <w:uiPriority w:val="62"/>
    <w:rsid w:val="0044628B"/>
    <w:rPr>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Theme13">
    <w:name w:val="Table Theme13"/>
    <w:basedOn w:val="TableNormal"/>
    <w:next w:val="TableTheme"/>
    <w:rsid w:val="0044628B"/>
    <w:pPr>
      <w:bidi/>
    </w:pPr>
    <w:rPr>
      <w:rFonts w:ascii="Times New Roman" w:eastAsia="Times New Roman" w:hAnsi="Times New Roman" w:cs="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0">
    <w:name w:val="Table Grid 113"/>
    <w:basedOn w:val="TableNormal"/>
    <w:next w:val="TableGrid1a"/>
    <w:rsid w:val="0044628B"/>
    <w:pPr>
      <w:bidi/>
    </w:pPr>
    <w:rPr>
      <w:rFonts w:ascii="Times New Roman" w:eastAsia="Times New Roman" w:hAnsi="Times New Roman" w:cs="Times New Roman"/>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214">
    <w:name w:val="Light Grid - Accent 6214"/>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mbria" w:eastAsia="Times New Roman" w:hAnsi="Cambria"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mbria" w:eastAsia="Times New Roman" w:hAnsi="Cambria"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26">
    <w:name w:val="Light Grid26"/>
    <w:basedOn w:val="TableNormal"/>
    <w:next w:val="LightGrid"/>
    <w:uiPriority w:val="62"/>
    <w:rsid w:val="0044628B"/>
    <w:rPr>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517">
    <w:name w:val="Light Grid - Accent 517"/>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5">
    <w:name w:val="Light Grid - Accent 4315"/>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13">
    <w:name w:val="Medium Shading 2 - Accent 213"/>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26">
    <w:name w:val="Light Grid - Accent 126"/>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13">
    <w:name w:val="Medium Grid 3 - Accent 113"/>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3">
    <w:name w:val="Medium Grid 3 - Accent 313"/>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3">
    <w:name w:val="Medium Grid 3 - Accent 413"/>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3">
    <w:name w:val="Medium Grid 3 - Accent 613"/>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3">
    <w:name w:val="Light List - Accent 113"/>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13">
    <w:name w:val="Light List - Accent 413"/>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214">
    <w:name w:val="Medium Shading 1 - Accent 6214"/>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14">
    <w:name w:val="Medium Shading 1 - Accent 314"/>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13">
    <w:name w:val="Medium Shading 1 - Accent 113"/>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14">
    <w:name w:val="Medium Shading 1 - Accent 4214"/>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3">
    <w:name w:val="Medium Shading 1 - Accent 513"/>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3">
    <w:name w:val="Medium Grid 3 - Accent 213"/>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3">
    <w:name w:val="Grid Table 4 - Accent 1133"/>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114">
    <w:name w:val="Table Grid41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7">
    <w:name w:val="Light Grid - Accent 41117"/>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Light" w:eastAsia="Times New Roman" w:hAnsi="Calibri Ligh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4">
    <w:name w:val="Light Grid - Accent 42114"/>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Light" w:eastAsia="Times New Roman" w:hAnsi="Calibri Ligh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4">
    <w:name w:val="Light Grid - Accent 43114"/>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Light" w:eastAsia="Times New Roman" w:hAnsi="Calibri Ligh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5">
    <w:name w:val="No List515"/>
    <w:next w:val="NoList"/>
    <w:uiPriority w:val="99"/>
    <w:semiHidden/>
    <w:unhideWhenUsed/>
    <w:rsid w:val="0044628B"/>
  </w:style>
  <w:style w:type="table" w:customStyle="1" w:styleId="PlainTable2114">
    <w:name w:val="Plain Table 2114"/>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13">
    <w:name w:val="Grid Table 4 - Accent 11113"/>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3">
    <w:name w:val="List Table 4113"/>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3">
    <w:name w:val="List Table 3113"/>
    <w:basedOn w:val="TableNormal"/>
    <w:uiPriority w:val="48"/>
    <w:rsid w:val="0044628B"/>
    <w:rPr>
      <w:lang w:val="en-GB" w:eastAsia="en-GB"/>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TableGrid11117">
    <w:name w:val="Table Grid11117"/>
    <w:basedOn w:val="TableNormal"/>
    <w:next w:val="TableGrid"/>
    <w:uiPriority w:val="5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1Light-Accent5113">
    <w:name w:val="Grid Table 1 Light - Accent 5113"/>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4">
    <w:name w:val="No List1214"/>
    <w:next w:val="NoList"/>
    <w:uiPriority w:val="99"/>
    <w:semiHidden/>
    <w:unhideWhenUsed/>
    <w:rsid w:val="0044628B"/>
  </w:style>
  <w:style w:type="table" w:customStyle="1" w:styleId="TableGrid21114">
    <w:name w:val="Table Grid2111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13">
    <w:name w:val="Grid Table 4 - Accent 11213"/>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5">
    <w:name w:val="No List21115"/>
    <w:next w:val="NoList"/>
    <w:uiPriority w:val="99"/>
    <w:semiHidden/>
    <w:unhideWhenUsed/>
    <w:rsid w:val="0044628B"/>
  </w:style>
  <w:style w:type="table" w:customStyle="1" w:styleId="TableGrid31114">
    <w:name w:val="Table Grid3111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13">
    <w:name w:val="Plain Table 2213"/>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13">
    <w:name w:val="Grid Table 4 - Accent 1213"/>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3">
    <w:name w:val="List Table 4213"/>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3">
    <w:name w:val="List Table 3213"/>
    <w:basedOn w:val="TableNormal"/>
    <w:next w:val="ListTable31"/>
    <w:uiPriority w:val="48"/>
    <w:rsid w:val="0044628B"/>
    <w:rPr>
      <w:lang w:val="en-GB" w:eastAsia="en-GB"/>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TableGrid12114">
    <w:name w:val="Table Grid12114"/>
    <w:basedOn w:val="TableNormal"/>
    <w:next w:val="TableGrid"/>
    <w:uiPriority w:val="59"/>
    <w:rsid w:val="0044628B"/>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1Light-Accent5213">
    <w:name w:val="Grid Table 1 Light - Accent 5213"/>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3">
    <w:name w:val="Grid Table 4113"/>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614">
    <w:name w:val="Table Grid6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5">
    <w:name w:val="Table Grid71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5">
    <w:name w:val="Table Grid81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5">
    <w:name w:val="Table Grid91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3">
    <w:name w:val="Table Grid10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
    <w:name w:val="No List614"/>
    <w:next w:val="NoList"/>
    <w:uiPriority w:val="99"/>
    <w:semiHidden/>
    <w:unhideWhenUsed/>
    <w:rsid w:val="0044628B"/>
  </w:style>
  <w:style w:type="table" w:customStyle="1" w:styleId="TableGrid1414">
    <w:name w:val="Table Grid14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4">
    <w:name w:val="Grid Table 4 - Accent 314"/>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4">
    <w:name w:val="Grid Table 3 - Accent 314"/>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4">
    <w:name w:val="Grid Table 1 Light - Accent 314"/>
    <w:basedOn w:val="TableNormal"/>
    <w:uiPriority w:val="46"/>
    <w:rsid w:val="0044628B"/>
    <w:rPr>
      <w:sz w:val="22"/>
      <w:szCs w:val="22"/>
      <w:lang w:val="en-GB" w:eastAsia="en-GB"/>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1117">
    <w:name w:val="Plain Table 1117"/>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4">
    <w:name w:val="No List1314"/>
    <w:next w:val="NoList"/>
    <w:uiPriority w:val="99"/>
    <w:semiHidden/>
    <w:unhideWhenUsed/>
    <w:rsid w:val="0044628B"/>
  </w:style>
  <w:style w:type="table" w:customStyle="1" w:styleId="TableGrid156">
    <w:name w:val="Table Grid156"/>
    <w:basedOn w:val="TableNormal"/>
    <w:next w:val="TableGrid"/>
    <w:uiPriority w:val="59"/>
    <w:rsid w:val="0044628B"/>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Accent5117">
    <w:name w:val="Light Grid - Accent 5117"/>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 Nazanin" w:eastAsia="Times New Roman" w:hAnsi="B Nazani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 Nazanin" w:eastAsia="Times New Roman" w:hAnsi="B Nazani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7">
    <w:name w:val="Light Grid - Accent 1117"/>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 Nazanin" w:eastAsia="Times New Roman" w:hAnsi="B Nazani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 Nazanin" w:eastAsia="Times New Roman" w:hAnsi="B Nazani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5">
    <w:name w:val="Light Shading - Accent 115"/>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414">
    <w:name w:val="Light Grid - Accent 44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Nazanin" w:eastAsia="Times New Roman" w:hAnsi="B Nazani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Nazanin" w:eastAsia="Times New Roman" w:hAnsi="B Nazani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5">
    <w:name w:val="Light Shading - Accent 55"/>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7">
    <w:name w:val="Light Grid - Accent 37"/>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 Nazanin" w:eastAsia="Times New Roman" w:hAnsi="B Nazani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 Nazanin" w:eastAsia="Times New Roman" w:hAnsi="B Nazani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14">
    <w:name w:val="No List2214"/>
    <w:next w:val="NoList"/>
    <w:uiPriority w:val="99"/>
    <w:semiHidden/>
    <w:unhideWhenUsed/>
    <w:rsid w:val="0044628B"/>
  </w:style>
  <w:style w:type="table" w:customStyle="1" w:styleId="TableGrid2216">
    <w:name w:val="Table Grid2216"/>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7">
    <w:name w:val="Light List - Accent 3117"/>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4">
    <w:name w:val="Medium Grid 1 - Accent 314"/>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13">
    <w:name w:val="Light Grid1113"/>
    <w:basedOn w:val="TableNormal"/>
    <w:next w:val="LightGrid"/>
    <w:uiPriority w:val="62"/>
    <w:rsid w:val="0044628B"/>
    <w:rPr>
      <w:sz w:val="22"/>
      <w:szCs w:val="22"/>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BLotus" w:eastAsia="Times New Roman" w:hAnsi="BLotus"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BLotus" w:eastAsia="Times New Roman" w:hAnsi="BLotu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BLotus" w:eastAsia="Times New Roman" w:hAnsi="BLotus" w:cs="Times New Roman"/>
        <w:b/>
        <w:bCs/>
      </w:rPr>
    </w:tblStylePr>
    <w:tblStylePr w:type="lastCol">
      <w:rPr>
        <w:rFonts w:ascii="BLotus" w:eastAsia="Times New Roman" w:hAnsi="BLotu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5396119">
      <w:bodyDiv w:val="1"/>
      <w:marLeft w:val="0"/>
      <w:marRight w:val="0"/>
      <w:marTop w:val="0"/>
      <w:marBottom w:val="0"/>
      <w:divBdr>
        <w:top w:val="none" w:sz="0" w:space="0" w:color="auto"/>
        <w:left w:val="none" w:sz="0" w:space="0" w:color="auto"/>
        <w:bottom w:val="none" w:sz="0" w:space="0" w:color="auto"/>
        <w:right w:val="none" w:sz="0" w:space="0" w:color="auto"/>
      </w:divBdr>
      <w:divsChild>
        <w:div w:id="1625232042">
          <w:marLeft w:val="0"/>
          <w:marRight w:val="0"/>
          <w:marTop w:val="0"/>
          <w:marBottom w:val="0"/>
          <w:divBdr>
            <w:top w:val="none" w:sz="0" w:space="0" w:color="auto"/>
            <w:left w:val="none" w:sz="0" w:space="0" w:color="auto"/>
            <w:bottom w:val="none" w:sz="0" w:space="0" w:color="auto"/>
            <w:right w:val="none" w:sz="0" w:space="0" w:color="auto"/>
          </w:divBdr>
        </w:div>
      </w:divsChild>
    </w:div>
    <w:div w:id="704479014">
      <w:bodyDiv w:val="1"/>
      <w:marLeft w:val="0"/>
      <w:marRight w:val="0"/>
      <w:marTop w:val="0"/>
      <w:marBottom w:val="0"/>
      <w:divBdr>
        <w:top w:val="none" w:sz="0" w:space="0" w:color="auto"/>
        <w:left w:val="none" w:sz="0" w:space="0" w:color="auto"/>
        <w:bottom w:val="none" w:sz="0" w:space="0" w:color="auto"/>
        <w:right w:val="none" w:sz="0" w:space="0" w:color="auto"/>
      </w:divBdr>
    </w:div>
    <w:div w:id="787436198">
      <w:bodyDiv w:val="1"/>
      <w:marLeft w:val="0"/>
      <w:marRight w:val="0"/>
      <w:marTop w:val="0"/>
      <w:marBottom w:val="0"/>
      <w:divBdr>
        <w:top w:val="none" w:sz="0" w:space="0" w:color="auto"/>
        <w:left w:val="none" w:sz="0" w:space="0" w:color="auto"/>
        <w:bottom w:val="none" w:sz="0" w:space="0" w:color="auto"/>
        <w:right w:val="none" w:sz="0" w:space="0" w:color="auto"/>
      </w:divBdr>
    </w:div>
    <w:div w:id="952708361">
      <w:bodyDiv w:val="1"/>
      <w:marLeft w:val="0"/>
      <w:marRight w:val="0"/>
      <w:marTop w:val="0"/>
      <w:marBottom w:val="0"/>
      <w:divBdr>
        <w:top w:val="none" w:sz="0" w:space="0" w:color="auto"/>
        <w:left w:val="none" w:sz="0" w:space="0" w:color="auto"/>
        <w:bottom w:val="none" w:sz="0" w:space="0" w:color="auto"/>
        <w:right w:val="none" w:sz="0" w:space="0" w:color="auto"/>
      </w:divBdr>
    </w:div>
    <w:div w:id="1512718695">
      <w:bodyDiv w:val="1"/>
      <w:marLeft w:val="0"/>
      <w:marRight w:val="0"/>
      <w:marTop w:val="0"/>
      <w:marBottom w:val="0"/>
      <w:divBdr>
        <w:top w:val="none" w:sz="0" w:space="0" w:color="auto"/>
        <w:left w:val="none" w:sz="0" w:space="0" w:color="auto"/>
        <w:bottom w:val="none" w:sz="0" w:space="0" w:color="auto"/>
        <w:right w:val="none" w:sz="0" w:space="0" w:color="auto"/>
      </w:divBdr>
      <w:divsChild>
        <w:div w:id="1798984929">
          <w:marLeft w:val="0"/>
          <w:marRight w:val="0"/>
          <w:marTop w:val="0"/>
          <w:marBottom w:val="0"/>
          <w:divBdr>
            <w:top w:val="none" w:sz="0" w:space="0" w:color="auto"/>
            <w:left w:val="none" w:sz="0" w:space="0" w:color="auto"/>
            <w:bottom w:val="none" w:sz="0" w:space="0" w:color="auto"/>
            <w:right w:val="none" w:sz="0" w:space="0" w:color="auto"/>
          </w:divBdr>
          <w:divsChild>
            <w:div w:id="5154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262235">
      <w:bodyDiv w:val="1"/>
      <w:marLeft w:val="0"/>
      <w:marRight w:val="0"/>
      <w:marTop w:val="0"/>
      <w:marBottom w:val="0"/>
      <w:divBdr>
        <w:top w:val="none" w:sz="0" w:space="0" w:color="auto"/>
        <w:left w:val="none" w:sz="0" w:space="0" w:color="auto"/>
        <w:bottom w:val="none" w:sz="0" w:space="0" w:color="auto"/>
        <w:right w:val="none" w:sz="0" w:space="0" w:color="auto"/>
      </w:divBdr>
    </w:div>
    <w:div w:id="1852178536">
      <w:bodyDiv w:val="1"/>
      <w:marLeft w:val="0"/>
      <w:marRight w:val="0"/>
      <w:marTop w:val="0"/>
      <w:marBottom w:val="0"/>
      <w:divBdr>
        <w:top w:val="none" w:sz="0" w:space="0" w:color="auto"/>
        <w:left w:val="none" w:sz="0" w:space="0" w:color="auto"/>
        <w:bottom w:val="none" w:sz="0" w:space="0" w:color="auto"/>
        <w:right w:val="none" w:sz="0" w:space="0" w:color="auto"/>
      </w:divBdr>
    </w:div>
    <w:div w:id="1858108930">
      <w:bodyDiv w:val="1"/>
      <w:marLeft w:val="0"/>
      <w:marRight w:val="0"/>
      <w:marTop w:val="0"/>
      <w:marBottom w:val="0"/>
      <w:divBdr>
        <w:top w:val="none" w:sz="0" w:space="0" w:color="auto"/>
        <w:left w:val="none" w:sz="0" w:space="0" w:color="auto"/>
        <w:bottom w:val="none" w:sz="0" w:space="0" w:color="auto"/>
        <w:right w:val="none" w:sz="0" w:space="0" w:color="auto"/>
      </w:divBdr>
    </w:div>
    <w:div w:id="2065516694">
      <w:bodyDiv w:val="1"/>
      <w:marLeft w:val="0"/>
      <w:marRight w:val="0"/>
      <w:marTop w:val="0"/>
      <w:marBottom w:val="0"/>
      <w:divBdr>
        <w:top w:val="none" w:sz="0" w:space="0" w:color="auto"/>
        <w:left w:val="none" w:sz="0" w:space="0" w:color="auto"/>
        <w:bottom w:val="none" w:sz="0" w:space="0" w:color="auto"/>
        <w:right w:val="none" w:sz="0" w:space="0" w:color="auto"/>
      </w:divBdr>
      <w:divsChild>
        <w:div w:id="344483723">
          <w:marLeft w:val="0"/>
          <w:marRight w:val="0"/>
          <w:marTop w:val="0"/>
          <w:marBottom w:val="0"/>
          <w:divBdr>
            <w:top w:val="none" w:sz="0" w:space="0" w:color="auto"/>
            <w:left w:val="none" w:sz="0" w:space="0" w:color="auto"/>
            <w:bottom w:val="none" w:sz="0" w:space="0" w:color="auto"/>
            <w:right w:val="none" w:sz="0" w:space="0" w:color="auto"/>
          </w:divBdr>
          <w:divsChild>
            <w:div w:id="2103410677">
              <w:marLeft w:val="0"/>
              <w:marRight w:val="0"/>
              <w:marTop w:val="0"/>
              <w:marBottom w:val="0"/>
              <w:divBdr>
                <w:top w:val="none" w:sz="0" w:space="0" w:color="auto"/>
                <w:left w:val="none" w:sz="0" w:space="0" w:color="auto"/>
                <w:bottom w:val="none" w:sz="0" w:space="0" w:color="auto"/>
                <w:right w:val="none" w:sz="0" w:space="0" w:color="auto"/>
              </w:divBdr>
              <w:divsChild>
                <w:div w:id="64057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619432">
          <w:marLeft w:val="0"/>
          <w:marRight w:val="0"/>
          <w:marTop w:val="0"/>
          <w:marBottom w:val="0"/>
          <w:divBdr>
            <w:top w:val="none" w:sz="0" w:space="0" w:color="auto"/>
            <w:left w:val="none" w:sz="0" w:space="0" w:color="auto"/>
            <w:bottom w:val="none" w:sz="0" w:space="0" w:color="auto"/>
            <w:right w:val="none" w:sz="0" w:space="0" w:color="auto"/>
          </w:divBdr>
          <w:divsChild>
            <w:div w:id="1536307673">
              <w:marLeft w:val="0"/>
              <w:marRight w:val="0"/>
              <w:marTop w:val="0"/>
              <w:marBottom w:val="0"/>
              <w:divBdr>
                <w:top w:val="none" w:sz="0" w:space="0" w:color="auto"/>
                <w:left w:val="none" w:sz="0" w:space="0" w:color="auto"/>
                <w:bottom w:val="none" w:sz="0" w:space="0" w:color="auto"/>
                <w:right w:val="none" w:sz="0" w:space="0" w:color="auto"/>
              </w:divBdr>
            </w:div>
            <w:div w:id="1979069211">
              <w:marLeft w:val="0"/>
              <w:marRight w:val="0"/>
              <w:marTop w:val="0"/>
              <w:marBottom w:val="0"/>
              <w:divBdr>
                <w:top w:val="none" w:sz="0" w:space="0" w:color="auto"/>
                <w:left w:val="none" w:sz="0" w:space="0" w:color="auto"/>
                <w:bottom w:val="none" w:sz="0" w:space="0" w:color="auto"/>
                <w:right w:val="none" w:sz="0" w:space="0" w:color="auto"/>
              </w:divBdr>
            </w:div>
          </w:divsChild>
        </w:div>
        <w:div w:id="1473330436">
          <w:marLeft w:val="0"/>
          <w:marRight w:val="0"/>
          <w:marTop w:val="0"/>
          <w:marBottom w:val="0"/>
          <w:divBdr>
            <w:top w:val="none" w:sz="0" w:space="0" w:color="auto"/>
            <w:left w:val="none" w:sz="0" w:space="0" w:color="auto"/>
            <w:bottom w:val="none" w:sz="0" w:space="0" w:color="auto"/>
            <w:right w:val="none" w:sz="0" w:space="0" w:color="auto"/>
          </w:divBdr>
          <w:divsChild>
            <w:div w:id="363794829">
              <w:marLeft w:val="0"/>
              <w:marRight w:val="0"/>
              <w:marTop w:val="0"/>
              <w:marBottom w:val="0"/>
              <w:divBdr>
                <w:top w:val="none" w:sz="0" w:space="0" w:color="auto"/>
                <w:left w:val="none" w:sz="0" w:space="0" w:color="auto"/>
                <w:bottom w:val="none" w:sz="0" w:space="0" w:color="auto"/>
                <w:right w:val="none" w:sz="0" w:space="0" w:color="auto"/>
              </w:divBdr>
              <w:divsChild>
                <w:div w:id="625041297">
                  <w:marLeft w:val="0"/>
                  <w:marRight w:val="0"/>
                  <w:marTop w:val="0"/>
                  <w:marBottom w:val="0"/>
                  <w:divBdr>
                    <w:top w:val="none" w:sz="0" w:space="0" w:color="auto"/>
                    <w:left w:val="none" w:sz="0" w:space="0" w:color="auto"/>
                    <w:bottom w:val="none" w:sz="0" w:space="0" w:color="auto"/>
                    <w:right w:val="none" w:sz="0" w:space="0" w:color="auto"/>
                  </w:divBdr>
                  <w:divsChild>
                    <w:div w:id="398594739">
                      <w:marLeft w:val="0"/>
                      <w:marRight w:val="0"/>
                      <w:marTop w:val="0"/>
                      <w:marBottom w:val="0"/>
                      <w:divBdr>
                        <w:top w:val="none" w:sz="0" w:space="0" w:color="auto"/>
                        <w:left w:val="none" w:sz="0" w:space="0" w:color="auto"/>
                        <w:bottom w:val="none" w:sz="0" w:space="0" w:color="auto"/>
                        <w:right w:val="none" w:sz="0" w:space="0" w:color="auto"/>
                      </w:divBdr>
                    </w:div>
                    <w:div w:id="1606384851">
                      <w:marLeft w:val="0"/>
                      <w:marRight w:val="0"/>
                      <w:marTop w:val="0"/>
                      <w:marBottom w:val="0"/>
                      <w:divBdr>
                        <w:top w:val="none" w:sz="0" w:space="0" w:color="auto"/>
                        <w:left w:val="none" w:sz="0" w:space="0" w:color="auto"/>
                        <w:bottom w:val="none" w:sz="0" w:space="0" w:color="auto"/>
                        <w:right w:val="none" w:sz="0" w:space="0" w:color="auto"/>
                      </w:divBdr>
                    </w:div>
                    <w:div w:id="1628395270">
                      <w:marLeft w:val="0"/>
                      <w:marRight w:val="0"/>
                      <w:marTop w:val="0"/>
                      <w:marBottom w:val="0"/>
                      <w:divBdr>
                        <w:top w:val="none" w:sz="0" w:space="0" w:color="auto"/>
                        <w:left w:val="none" w:sz="0" w:space="0" w:color="auto"/>
                        <w:bottom w:val="none" w:sz="0" w:space="0" w:color="auto"/>
                        <w:right w:val="none" w:sz="0" w:space="0" w:color="auto"/>
                      </w:divBdr>
                    </w:div>
                    <w:div w:id="1718239709">
                      <w:marLeft w:val="0"/>
                      <w:marRight w:val="0"/>
                      <w:marTop w:val="0"/>
                      <w:marBottom w:val="0"/>
                      <w:divBdr>
                        <w:top w:val="none" w:sz="0" w:space="0" w:color="auto"/>
                        <w:left w:val="none" w:sz="0" w:space="0" w:color="auto"/>
                        <w:bottom w:val="none" w:sz="0" w:space="0" w:color="auto"/>
                        <w:right w:val="none" w:sz="0" w:space="0" w:color="auto"/>
                      </w:divBdr>
                    </w:div>
                  </w:divsChild>
                </w:div>
                <w:div w:id="1950500960">
                  <w:marLeft w:val="0"/>
                  <w:marRight w:val="0"/>
                  <w:marTop w:val="0"/>
                  <w:marBottom w:val="0"/>
                  <w:divBdr>
                    <w:top w:val="none" w:sz="0" w:space="0" w:color="auto"/>
                    <w:left w:val="none" w:sz="0" w:space="0" w:color="auto"/>
                    <w:bottom w:val="none" w:sz="0" w:space="0" w:color="auto"/>
                    <w:right w:val="none" w:sz="0" w:space="0" w:color="auto"/>
                  </w:divBdr>
                  <w:divsChild>
                    <w:div w:id="2033993222">
                      <w:marLeft w:val="0"/>
                      <w:marRight w:val="0"/>
                      <w:marTop w:val="0"/>
                      <w:marBottom w:val="0"/>
                      <w:divBdr>
                        <w:top w:val="none" w:sz="0" w:space="0" w:color="auto"/>
                        <w:left w:val="none" w:sz="0" w:space="0" w:color="auto"/>
                        <w:bottom w:val="none" w:sz="0" w:space="0" w:color="auto"/>
                        <w:right w:val="none" w:sz="0" w:space="0" w:color="auto"/>
                      </w:divBdr>
                      <w:divsChild>
                        <w:div w:id="194113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1272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1002/ccr3.9316" TargetMode="External"/><Relationship Id="rId18" Type="http://schemas.openxmlformats.org/officeDocument/2006/relationships/hyperlink" Target="https://doi.org/10.1016/j.jamda.2024.105334" TargetMode="External"/><Relationship Id="rId26" Type="http://schemas.openxmlformats.org/officeDocument/2006/relationships/hyperlink" Target="https://iran.unfpa.org/en/topics/population-ageing-and-disabilities?utm_source=chatgpt.com" TargetMode="External"/><Relationship Id="rId3" Type="http://schemas.openxmlformats.org/officeDocument/2006/relationships/styles" Target="styles.xml"/><Relationship Id="rId21" Type="http://schemas.openxmlformats.org/officeDocument/2006/relationships/hyperlink" Target="https://doi.org/10.4103/ijnmr.ijnmr_260_23" TargetMode="External"/><Relationship Id="rId7" Type="http://schemas.openxmlformats.org/officeDocument/2006/relationships/endnotes" Target="endnotes.xml"/><Relationship Id="rId12" Type="http://schemas.openxmlformats.org/officeDocument/2006/relationships/hyperlink" Target="https://doi.org/10.1038/s41562-018-0307-6" TargetMode="External"/><Relationship Id="rId17" Type="http://schemas.openxmlformats.org/officeDocument/2006/relationships/hyperlink" Target="https://doi.org/10.1007/s11920-024-01507-2" TargetMode="External"/><Relationship Id="rId25" Type="http://schemas.openxmlformats.org/officeDocument/2006/relationships/hyperlink" Target="https://doi.org/10.1002/jgf2.750" TargetMode="External"/><Relationship Id="rId2" Type="http://schemas.openxmlformats.org/officeDocument/2006/relationships/numbering" Target="numbering.xml"/><Relationship Id="rId16" Type="http://schemas.openxmlformats.org/officeDocument/2006/relationships/hyperlink" Target="https://doi.org/10.2307/3090197" TargetMode="External"/><Relationship Id="rId20" Type="http://schemas.openxmlformats.org/officeDocument/2006/relationships/hyperlink" Target="https://doi.org/10.1097/MS9.0000000000002100" TargetMode="External"/><Relationship Id="rId29" Type="http://schemas.openxmlformats.org/officeDocument/2006/relationships/hyperlink" Target="https://doi.org/10.1186/s12877-025-06040-2?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07/s12144-024-05659-5?utm_source=chatgpt.com" TargetMode="External"/><Relationship Id="rId24" Type="http://schemas.openxmlformats.org/officeDocument/2006/relationships/hyperlink" Target="https://doi.org/10.1177/09637214241266818"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016/j.psc.2024.04.015" TargetMode="External"/><Relationship Id="rId23" Type="http://schemas.openxmlformats.org/officeDocument/2006/relationships/hyperlink" Target="https://doi.org/10.1080/16549716.2024.2362310" TargetMode="External"/><Relationship Id="rId28" Type="http://schemas.openxmlformats.org/officeDocument/2006/relationships/hyperlink" Target="https://www.who.int/news-room/fact-sheets/detail/mental-health-of-older-adults?utm_source=chatgpt.com" TargetMode="External"/><Relationship Id="rId10" Type="http://schemas.openxmlformats.org/officeDocument/2006/relationships/footer" Target="footer1.xml"/><Relationship Id="rId19" Type="http://schemas.openxmlformats.org/officeDocument/2006/relationships/hyperlink" Target="https://pubmed.ncbi.nlm.nih.gov/39900466/?utm_source=chatgpt.com"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186/s12877-024-04947-w" TargetMode="External"/><Relationship Id="rId22" Type="http://schemas.openxmlformats.org/officeDocument/2006/relationships/hyperlink" Target="https://doi.org/10.1016/j.ssaho.2024.100879" TargetMode="External"/><Relationship Id="rId27" Type="http://schemas.openxmlformats.org/officeDocument/2006/relationships/hyperlink" Target="https://www.who.int/news-room/fact-sheets/detail/ageing-and-health?utm_source=chatgpt.com" TargetMode="External"/><Relationship Id="rId30"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209075-3D00-4C93-9B48-09745ADCA4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20390</Words>
  <Characters>116225</Characters>
  <Application>Microsoft Office Word</Application>
  <DocSecurity>0</DocSecurity>
  <Lines>968</Lines>
  <Paragraphs>272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136343</CharactersWithSpaces>
  <SharedDoc>false</SharedDoc>
  <HLinks>
    <vt:vector size="114" baseType="variant">
      <vt:variant>
        <vt:i4>5177384</vt:i4>
      </vt:variant>
      <vt:variant>
        <vt:i4>54</vt:i4>
      </vt:variant>
      <vt:variant>
        <vt:i4>0</vt:i4>
      </vt:variant>
      <vt:variant>
        <vt:i4>5</vt:i4>
      </vt:variant>
      <vt:variant>
        <vt:lpwstr>https://doi.org/10.1186/s12877-025-06040-2?utm_source=chatgpt.com</vt:lpwstr>
      </vt:variant>
      <vt:variant>
        <vt:lpwstr/>
      </vt:variant>
      <vt:variant>
        <vt:i4>327743</vt:i4>
      </vt:variant>
      <vt:variant>
        <vt:i4>51</vt:i4>
      </vt:variant>
      <vt:variant>
        <vt:i4>0</vt:i4>
      </vt:variant>
      <vt:variant>
        <vt:i4>5</vt:i4>
      </vt:variant>
      <vt:variant>
        <vt:lpwstr>https://www.who.int/news-room/fact-sheets/detail/mental-health-of-older-adults?utm_source=chatgpt.com</vt:lpwstr>
      </vt:variant>
      <vt:variant>
        <vt:lpwstr/>
      </vt:variant>
      <vt:variant>
        <vt:i4>5439612</vt:i4>
      </vt:variant>
      <vt:variant>
        <vt:i4>48</vt:i4>
      </vt:variant>
      <vt:variant>
        <vt:i4>0</vt:i4>
      </vt:variant>
      <vt:variant>
        <vt:i4>5</vt:i4>
      </vt:variant>
      <vt:variant>
        <vt:lpwstr>https://www.who.int/news-room/fact-sheets/detail/ageing-and-health?utm_source=chatgpt.com</vt:lpwstr>
      </vt:variant>
      <vt:variant>
        <vt:lpwstr/>
      </vt:variant>
      <vt:variant>
        <vt:i4>327722</vt:i4>
      </vt:variant>
      <vt:variant>
        <vt:i4>45</vt:i4>
      </vt:variant>
      <vt:variant>
        <vt:i4>0</vt:i4>
      </vt:variant>
      <vt:variant>
        <vt:i4>5</vt:i4>
      </vt:variant>
      <vt:variant>
        <vt:lpwstr>https://iran.unfpa.org/en/topics/population-ageing-and-disabilities?utm_source=chatgpt.com</vt:lpwstr>
      </vt:variant>
      <vt:variant>
        <vt:lpwstr/>
      </vt:variant>
      <vt:variant>
        <vt:i4>4259919</vt:i4>
      </vt:variant>
      <vt:variant>
        <vt:i4>42</vt:i4>
      </vt:variant>
      <vt:variant>
        <vt:i4>0</vt:i4>
      </vt:variant>
      <vt:variant>
        <vt:i4>5</vt:i4>
      </vt:variant>
      <vt:variant>
        <vt:lpwstr>https://doi.org/10.1002/jgf2.750</vt:lpwstr>
      </vt:variant>
      <vt:variant>
        <vt:lpwstr/>
      </vt:variant>
      <vt:variant>
        <vt:i4>1638481</vt:i4>
      </vt:variant>
      <vt:variant>
        <vt:i4>39</vt:i4>
      </vt:variant>
      <vt:variant>
        <vt:i4>0</vt:i4>
      </vt:variant>
      <vt:variant>
        <vt:i4>5</vt:i4>
      </vt:variant>
      <vt:variant>
        <vt:lpwstr>https://doi.org/10.1177/09637214241266818</vt:lpwstr>
      </vt:variant>
      <vt:variant>
        <vt:lpwstr/>
      </vt:variant>
      <vt:variant>
        <vt:i4>393291</vt:i4>
      </vt:variant>
      <vt:variant>
        <vt:i4>36</vt:i4>
      </vt:variant>
      <vt:variant>
        <vt:i4>0</vt:i4>
      </vt:variant>
      <vt:variant>
        <vt:i4>5</vt:i4>
      </vt:variant>
      <vt:variant>
        <vt:lpwstr>https://doi.org/10.1080/16549716.2024.2362310</vt:lpwstr>
      </vt:variant>
      <vt:variant>
        <vt:lpwstr/>
      </vt:variant>
      <vt:variant>
        <vt:i4>3866733</vt:i4>
      </vt:variant>
      <vt:variant>
        <vt:i4>33</vt:i4>
      </vt:variant>
      <vt:variant>
        <vt:i4>0</vt:i4>
      </vt:variant>
      <vt:variant>
        <vt:i4>5</vt:i4>
      </vt:variant>
      <vt:variant>
        <vt:lpwstr>https://doi.org/10.1016/j.ssaho.2024.100879</vt:lpwstr>
      </vt:variant>
      <vt:variant>
        <vt:lpwstr/>
      </vt:variant>
      <vt:variant>
        <vt:i4>3997800</vt:i4>
      </vt:variant>
      <vt:variant>
        <vt:i4>30</vt:i4>
      </vt:variant>
      <vt:variant>
        <vt:i4>0</vt:i4>
      </vt:variant>
      <vt:variant>
        <vt:i4>5</vt:i4>
      </vt:variant>
      <vt:variant>
        <vt:lpwstr>https://doi.org/10.4103/ijnmr.ijnmr_260_23</vt:lpwstr>
      </vt:variant>
      <vt:variant>
        <vt:lpwstr/>
      </vt:variant>
      <vt:variant>
        <vt:i4>4587531</vt:i4>
      </vt:variant>
      <vt:variant>
        <vt:i4>27</vt:i4>
      </vt:variant>
      <vt:variant>
        <vt:i4>0</vt:i4>
      </vt:variant>
      <vt:variant>
        <vt:i4>5</vt:i4>
      </vt:variant>
      <vt:variant>
        <vt:lpwstr>https://doi.org/10.1097/MS9.0000000000002100</vt:lpwstr>
      </vt:variant>
      <vt:variant>
        <vt:lpwstr/>
      </vt:variant>
      <vt:variant>
        <vt:i4>7471177</vt:i4>
      </vt:variant>
      <vt:variant>
        <vt:i4>24</vt:i4>
      </vt:variant>
      <vt:variant>
        <vt:i4>0</vt:i4>
      </vt:variant>
      <vt:variant>
        <vt:i4>5</vt:i4>
      </vt:variant>
      <vt:variant>
        <vt:lpwstr>https://pubmed.ncbi.nlm.nih.gov/39900466/?utm_source=chatgpt.com</vt:lpwstr>
      </vt:variant>
      <vt:variant>
        <vt:lpwstr/>
      </vt:variant>
      <vt:variant>
        <vt:i4>2359421</vt:i4>
      </vt:variant>
      <vt:variant>
        <vt:i4>21</vt:i4>
      </vt:variant>
      <vt:variant>
        <vt:i4>0</vt:i4>
      </vt:variant>
      <vt:variant>
        <vt:i4>5</vt:i4>
      </vt:variant>
      <vt:variant>
        <vt:lpwstr>https://doi.org/10.1016/j.jamda.2024.105334</vt:lpwstr>
      </vt:variant>
      <vt:variant>
        <vt:lpwstr/>
      </vt:variant>
      <vt:variant>
        <vt:i4>3080243</vt:i4>
      </vt:variant>
      <vt:variant>
        <vt:i4>18</vt:i4>
      </vt:variant>
      <vt:variant>
        <vt:i4>0</vt:i4>
      </vt:variant>
      <vt:variant>
        <vt:i4>5</vt:i4>
      </vt:variant>
      <vt:variant>
        <vt:lpwstr>https://doi.org/10.1007/s11920-024-01507-2</vt:lpwstr>
      </vt:variant>
      <vt:variant>
        <vt:lpwstr/>
      </vt:variant>
      <vt:variant>
        <vt:i4>2687077</vt:i4>
      </vt:variant>
      <vt:variant>
        <vt:i4>15</vt:i4>
      </vt:variant>
      <vt:variant>
        <vt:i4>0</vt:i4>
      </vt:variant>
      <vt:variant>
        <vt:i4>5</vt:i4>
      </vt:variant>
      <vt:variant>
        <vt:lpwstr>https://doi.org/10.2307/3090197</vt:lpwstr>
      </vt:variant>
      <vt:variant>
        <vt:lpwstr/>
      </vt:variant>
      <vt:variant>
        <vt:i4>4849679</vt:i4>
      </vt:variant>
      <vt:variant>
        <vt:i4>12</vt:i4>
      </vt:variant>
      <vt:variant>
        <vt:i4>0</vt:i4>
      </vt:variant>
      <vt:variant>
        <vt:i4>5</vt:i4>
      </vt:variant>
      <vt:variant>
        <vt:lpwstr>https://doi.org/10.1016/j.psc.2024.04.015</vt:lpwstr>
      </vt:variant>
      <vt:variant>
        <vt:lpwstr/>
      </vt:variant>
      <vt:variant>
        <vt:i4>6815796</vt:i4>
      </vt:variant>
      <vt:variant>
        <vt:i4>9</vt:i4>
      </vt:variant>
      <vt:variant>
        <vt:i4>0</vt:i4>
      </vt:variant>
      <vt:variant>
        <vt:i4>5</vt:i4>
      </vt:variant>
      <vt:variant>
        <vt:lpwstr>https://doi.org/10.1186/s12877-024-04947-w</vt:lpwstr>
      </vt:variant>
      <vt:variant>
        <vt:lpwstr/>
      </vt:variant>
      <vt:variant>
        <vt:i4>4915284</vt:i4>
      </vt:variant>
      <vt:variant>
        <vt:i4>6</vt:i4>
      </vt:variant>
      <vt:variant>
        <vt:i4>0</vt:i4>
      </vt:variant>
      <vt:variant>
        <vt:i4>5</vt:i4>
      </vt:variant>
      <vt:variant>
        <vt:lpwstr>https://doi.org/10.1002/ccr3.9316</vt:lpwstr>
      </vt:variant>
      <vt:variant>
        <vt:lpwstr/>
      </vt:variant>
      <vt:variant>
        <vt:i4>393235</vt:i4>
      </vt:variant>
      <vt:variant>
        <vt:i4>3</vt:i4>
      </vt:variant>
      <vt:variant>
        <vt:i4>0</vt:i4>
      </vt:variant>
      <vt:variant>
        <vt:i4>5</vt:i4>
      </vt:variant>
      <vt:variant>
        <vt:lpwstr>https://doi.org/10.1038/s41562-018-0307-6</vt:lpwstr>
      </vt:variant>
      <vt:variant>
        <vt:lpwstr/>
      </vt:variant>
      <vt:variant>
        <vt:i4>4456489</vt:i4>
      </vt:variant>
      <vt:variant>
        <vt:i4>0</vt:i4>
      </vt:variant>
      <vt:variant>
        <vt:i4>0</vt:i4>
      </vt:variant>
      <vt:variant>
        <vt:i4>5</vt:i4>
      </vt:variant>
      <vt:variant>
        <vt:lpwstr>https://doi.org/10.1007/s12144-024-05659-5?utm_source=chatgpt.com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data system</dc:creator>
  <cp:keywords/>
  <cp:lastModifiedBy>Paymaun Tavassoli</cp:lastModifiedBy>
  <cp:revision>3</cp:revision>
  <cp:lastPrinted>2026-08-24T17:53:00Z</cp:lastPrinted>
  <dcterms:created xsi:type="dcterms:W3CDTF">2026-08-29T21:52:00Z</dcterms:created>
  <dcterms:modified xsi:type="dcterms:W3CDTF">2026-08-29T21:52:00Z</dcterms:modified>
</cp:coreProperties>
</file>
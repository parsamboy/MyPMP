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B0150" w14:textId="041C08AC" w:rsidR="00912462" w:rsidRDefault="00912462">
      <w:pPr>
        <w:jc w:val="center"/>
        <w:rPr>
          <w:rFonts w:cs="B Lotus"/>
          <w:b/>
          <w:bCs/>
          <w:color w:val="auto"/>
          <w:lang w:bidi="fa-IR"/>
        </w:rPr>
      </w:pPr>
    </w:p>
    <w:p w14:paraId="5E4E30AE" w14:textId="42854FD4" w:rsidR="00912462" w:rsidRDefault="00000000">
      <w:pPr>
        <w:jc w:val="center"/>
        <w:rPr>
          <w:rFonts w:cs="B Lotus"/>
          <w:b/>
          <w:bCs/>
          <w:color w:val="auto"/>
          <w:lang w:bidi="fa-IR"/>
        </w:rPr>
      </w:pPr>
      <w:r>
        <w:rPr>
          <w:noProof/>
          <w:lang w:bidi="fa-IR"/>
        </w:rPr>
        <w:pict w14:anchorId="44A56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7849FF2">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795D00AC" w14:textId="77777777" w:rsidR="00912462" w:rsidRDefault="00912462">
                  <w:pPr>
                    <w:rPr>
                      <w:lang w:bidi="fa-IR"/>
                    </w:rPr>
                  </w:pPr>
                </w:p>
              </w:txbxContent>
            </v:textbox>
          </v:shape>
        </w:pict>
      </w:r>
    </w:p>
    <w:p w14:paraId="78AE5C26" w14:textId="77777777" w:rsidR="00912462" w:rsidRDefault="00A00799">
      <w:pPr>
        <w:spacing w:line="276" w:lineRule="auto"/>
        <w:jc w:val="center"/>
        <w:rPr>
          <w:rFonts w:cs="B Lotus"/>
          <w:b/>
          <w:bCs/>
          <w:color w:val="auto"/>
          <w:sz w:val="32"/>
          <w:szCs w:val="32"/>
          <w:lang w:bidi="fa-IR"/>
        </w:rPr>
      </w:pPr>
      <w:r>
        <w:rPr>
          <w:noProof/>
          <w:rtl w:val="0"/>
          <w:lang w:bidi="fa-IR"/>
        </w:rPr>
        <w:lastRenderedPageBreak/>
        <w:pict w14:anchorId="55F8C8B3">
          <v:shape id="Picture 2" o:spid="_x0000_i1025" type="#_x0000_t75" style="width:49.5pt;height:65.25pt;visibility:visible" filled="t">
            <v:imagedata r:id="rId9" o:title=""/>
            <o:lock v:ext="edit" aspectratio="f"/>
          </v:shape>
        </w:pict>
      </w:r>
    </w:p>
    <w:p w14:paraId="54120EF2"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مرکز ساری</w:t>
      </w:r>
    </w:p>
    <w:p w14:paraId="53D43E8B"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پایان نامه کارشناسی ارشد</w:t>
      </w:r>
    </w:p>
    <w:p w14:paraId="1070322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رشته روانشناسی گرایش روانشناسی اسلامی گرایش روانشناسی مثبت گرا</w:t>
      </w:r>
    </w:p>
    <w:p w14:paraId="3B413CA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عنوان</w:t>
      </w:r>
    </w:p>
    <w:p w14:paraId="50C12391" w14:textId="77777777" w:rsidR="00912462" w:rsidRDefault="00000000">
      <w:pPr>
        <w:spacing w:line="276" w:lineRule="auto" w:after="0"/>
        <w:jc w:val="both"/>
        <w:rPr>
          <w:rFonts w:cs="B Lotus"/>
          <w:b/>
          <w:bCs/>
          <w:color w:val="auto"/>
          <w:sz w:val="36"/>
          <w:szCs w:val="36"/>
          <w:lang w:bidi="fa-IR"/>
        </w:rPr>
        <w:bidi/>
        <w:ind w:firstLine="397"/>
      </w:pPr>
      <w:bookmarkStart w:id="0" w:name="_Hlk152384097"/>
      <w:r>
        <w:rPr>
          <w:rFonts w:hint="cs" w:ascii="Times New Roman" w:hAnsi="Times New Roman" w:cs="B Lotus"/>
          <w:b/>
          <w:bCs/>
          <w:lang w:bidi="fa-IR"/>
          <w:rtl/>
          <w:sz w:val="28"/>
          <w:szCs w:val="28"/>
        </w:rPr>
        <w:t xml:space="preserve">رابطه هوش معنوی و اضطراب سلامتی با اضطراب مرگ سالمندان </w:t>
      </w:r>
    </w:p>
    <w:p w14:paraId="1C7E5B67"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خانه سالمندان فرشتگان تهران</w:t>
      </w:r>
    </w:p>
    <w:bookmarkEnd w:id="0"/>
    <w:p w14:paraId="36853D35"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استاد راهنما</w:t>
      </w:r>
    </w:p>
    <w:p w14:paraId="3089FC56"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 xml:space="preserve">باب اله بخشی پور </w:t>
      </w:r>
      <w:proofErr w:type="spellStart"/>
      <w:r>
        <w:rPr>
          <w:rFonts w:hint="cs" w:ascii="Times New Roman" w:hAnsi="Times New Roman" w:cs="B Lotus"/>
          <w:b/>
          <w:bCs/>
          <w:lang w:bidi="fa-IR"/>
          <w:rtl/>
          <w:sz w:val="28"/>
          <w:szCs w:val="28"/>
        </w:rPr>
        <w:t>جویباری</w:t>
      </w:r>
      <w:proofErr w:type="spellEnd"/>
    </w:p>
    <w:p w14:paraId="38A2402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مؤلف</w:t>
      </w:r>
    </w:p>
    <w:p w14:paraId="43846BB1" w14:textId="77777777" w:rsidR="00912462" w:rsidRDefault="00000000">
      <w:pPr>
        <w:spacing w:line="276" w:lineRule="auto" w:after="0"/>
        <w:jc w:val="both"/>
        <w:rPr>
          <w:rFonts w:ascii="Times New Roman" w:eastAsia="Times New Roman" w:hAnsi="Times New Roman" w:cs="B Lotus"/>
          <w:b/>
          <w:bCs/>
          <w:color w:val="auto"/>
          <w:sz w:val="36"/>
          <w:szCs w:val="36"/>
          <w:lang w:bidi="fa-IR"/>
        </w:rPr>
        <w:bidi/>
        <w:ind w:firstLine="397"/>
      </w:pPr>
      <w:r>
        <w:rPr>
          <w:rFonts w:ascii="Times New Roman" w:eastAsia="Times New Roman" w:hAnsi="Times New Roman" w:hint="cs" w:cs="B Lotus"/>
          <w:b/>
          <w:bCs/>
          <w:lang w:bidi="fa-IR"/>
          <w:rtl/>
          <w:sz w:val="28"/>
          <w:szCs w:val="28"/>
        </w:rPr>
        <w:t>فاطمه بیات</w:t>
      </w:r>
    </w:p>
    <w:p w14:paraId="4A24365F" w14:textId="77777777" w:rsidR="00912462" w:rsidRDefault="00000000">
      <w:pPr>
        <w:spacing w:line="276" w:lineRule="auto" w:after="0"/>
        <w:jc w:val="both"/>
        <w:rPr>
          <w:rFonts w:ascii="Times New Roman" w:eastAsia="Times New Roman" w:hAnsi="Times New Roman" w:cs="B Lotus"/>
          <w:b/>
          <w:bCs/>
          <w:color w:val="auto"/>
          <w:sz w:val="36"/>
          <w:szCs w:val="36"/>
          <w:lang w:bidi="fa-IR"/>
        </w:rPr>
        <w:bidi/>
        <w:ind w:firstLine="397"/>
      </w:pPr>
      <w:r>
        <w:rPr>
          <w:rFonts w:ascii="Times New Roman" w:eastAsia="Times New Roman" w:hAnsi="Times New Roman" w:hint="cs" w:cs="B Lotus"/>
          <w:b/>
          <w:bCs/>
          <w:lang w:bidi="fa-IR"/>
          <w:rtl/>
          <w:sz w:val="28"/>
          <w:szCs w:val="28"/>
        </w:rPr>
        <w:t>شهریور ۱۴۰۵</w:t>
      </w:r>
    </w:p>
    <w:p w14:paraId="6A46C8E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sz w:val="32"/>
          <w:szCs w:val="32"/>
          <w:lang w:bidi="fa-IR"/>
        </w:rPr>
        <w:bidi/>
      </w:pPr>
      <w:r>
        <w:rPr>
          <w:rFonts w:ascii="Times New Roman" w:eastAsia="MS Mincho" w:hAnsi="Times New Roman" w:cs="B Titr" w:hint="cs"/>
          <w:b/>
          <w:bCs/>
          <w:noProof/>
          <w:sz w:val="30"/>
          <w:szCs w:val="30"/>
          <w:lang w:bidi="fa-IR"/>
          <w:rtl/>
        </w:rPr>
        <w:lastRenderedPageBreak/>
        <w:t>تعهد نامه اصالت رساله/پایان نامه</w:t>
      </w:r>
    </w:p>
    <w:p w14:paraId="38954EEF"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MS Mincho" w:hAnsi="Times New Roman" w:hint="cs" w:cs="B Lotus"/>
          <w:noProof/>
          <w:lang w:bidi="fa-IR"/>
          <w:rtl/>
          <w:sz w:val="28"/>
          <w:szCs w:val="28"/>
        </w:rPr>
        <w:t xml:space="preserve">اینجانب </w:t>
      </w:r>
      <w:r>
        <w:rPr>
          <w:rFonts w:ascii="Times New Roman" w:eastAsia="Times New Roman" w:hAnsi="Times New Roman" w:hint="cs" w:cs="B Lotus"/>
          <w:b/>
          <w:bCs/>
          <w:lang w:bidi="fa-IR"/>
          <w:rtl/>
          <w:sz w:val="28"/>
          <w:szCs w:val="28"/>
        </w:rPr>
        <w:t>فاطمه بیات</w:t>
      </w:r>
      <w:r>
        <w:rPr>
          <w:rFonts w:ascii="Times New Roman" w:eastAsia="MS Mincho" w:hAnsi="Times New Roman" w:hint="cs" w:cs="B Lotus"/>
          <w:noProof/>
          <w:lang w:bidi="fa-IR"/>
          <w:rtl/>
          <w:sz w:val="28"/>
          <w:szCs w:val="28"/>
        </w:rPr>
        <w:t xml:space="preserve"> دانش</w:t>
      </w:r>
      <w:r>
        <w:rPr>
          <w:rFonts w:ascii="Times New Roman" w:eastAsia="MS Mincho" w:hAnsi="Times New Roman" w:hint="cs" w:cs="B Lotus"/>
          <w:noProof/>
          <w:lang w:bidi="fa-IR"/>
          <w:rtl/>
          <w:sz w:val="28"/>
          <w:szCs w:val="28"/>
        </w:rPr>
        <w:softHyphen/>
        <w:t>آموخته مقطع کارشناسی‌ارشد ناپیوسته تخصصی در رشته روان</w:t>
      </w:r>
      <w:r>
        <w:rPr>
          <w:rFonts w:ascii="Times New Roman" w:eastAsia="MS Mincho" w:hAnsi="Times New Roman" w:hint="cs" w:cs="B Lotus"/>
          <w:noProof/>
          <w:lang w:bidi="fa-IR"/>
          <w:rtl/>
          <w:sz w:val="28"/>
          <w:szCs w:val="28"/>
        </w:rPr>
        <w:softHyphen/>
        <w:t xml:space="preserve">شناسی گرایش روانشناسی اسلامی گرایش روانشناسی مثبت گرا که در تاریخ </w:t>
      </w:r>
      <w:r>
        <w:rPr>
          <w:rFonts w:ascii="Times New Roman" w:eastAsia="MS Mincho" w:hAnsi="Times New Roman" w:hint="cs" w:cs="B Lotus"/>
          <w:b/>
          <w:bCs/>
          <w:noProof/>
          <w:lang w:bidi="fa-IR"/>
          <w:rtl/>
          <w:sz w:val="28"/>
          <w:szCs w:val="28"/>
        </w:rPr>
        <w:t xml:space="preserve">................................ </w:t>
      </w:r>
      <w:r>
        <w:rPr>
          <w:rFonts w:ascii="Times New Roman" w:eastAsia="MS Mincho" w:hAnsi="Times New Roman" w:hint="cs" w:cs="B Lotus"/>
          <w:noProof/>
          <w:lang w:bidi="fa-IR"/>
          <w:rtl/>
          <w:sz w:val="28"/>
          <w:szCs w:val="28"/>
        </w:rPr>
        <w:t xml:space="preserve">از رساله/پایان نامه خود تحت عنوان </w:t>
      </w:r>
      <w:r>
        <w:rPr>
          <w:rFonts w:ascii="Times New Roman" w:eastAsia="MS Mincho" w:hAnsi="Times New Roman" w:hint="cs" w:cs="B Lotus"/>
          <w:b/>
          <w:bCs/>
          <w:noProof/>
          <w:lang w:bidi="fa-IR"/>
          <w:rtl/>
          <w:sz w:val="28"/>
          <w:szCs w:val="28"/>
        </w:rPr>
        <w:t>«</w:t>
      </w:r>
      <w:r>
        <w:rPr>
          <w:rFonts w:ascii="Times New Roman" w:eastAsia="Times New Roman" w:hAnsi="Times New Roman" w:hint="cs" w:cs="B Lotus"/>
          <w:b/>
          <w:bCs/>
          <w:lang w:bidi="fa-IR"/>
          <w:rtl/>
          <w:sz w:val="28"/>
          <w:szCs w:val="28"/>
        </w:rPr>
        <w:t>رابطه هوش معنوی و اضطراب سلامتی با اضطراب مرگ سالمندان</w:t>
      </w:r>
      <w:r>
        <w:rPr>
          <w:rFonts w:ascii="Times New Roman" w:eastAsia="MS Mincho" w:hAnsi="Times New Roman" w:hint="cs" w:cs="B Lotus"/>
          <w:b/>
          <w:bCs/>
          <w:noProof/>
          <w:lang w:bidi="fa-IR"/>
          <w:rtl/>
          <w:sz w:val="28"/>
          <w:szCs w:val="28"/>
        </w:rPr>
        <w:t>»</w:t>
      </w:r>
      <w:r>
        <w:rPr>
          <w:rFonts w:ascii="Times New Roman" w:eastAsia="MS Mincho" w:hAnsi="Times New Roman" w:hint="cs" w:cs="B Lotus"/>
          <w:noProof/>
          <w:lang w:bidi="fa-IR"/>
          <w:rtl/>
          <w:sz w:val="28"/>
          <w:szCs w:val="28"/>
        </w:rPr>
        <w:t xml:space="preserve"> با کسب نمره ...... دفاع نموده</w:t>
      </w:r>
      <w:r>
        <w:rPr>
          <w:rFonts w:ascii="Times New Roman" w:eastAsia="MS Mincho" w:hAnsi="Times New Roman" w:hint="cs" w:cs="B Lotus"/>
          <w:noProof/>
          <w:lang w:bidi="fa-IR"/>
          <w:rtl/>
          <w:sz w:val="28"/>
          <w:szCs w:val="28"/>
        </w:rPr>
        <w:softHyphen/>
        <w:t>ام، بدینوسیله متعهد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شوم.</w:t>
      </w:r>
    </w:p>
    <w:p w14:paraId="5301EF94"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0C50E8EB"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۲) این رساله/پایان نامه قبلاً برای دریافت هیچ مدرک تحصیلی (هم سطح، پایین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تریا بالاتر) در سایر دانشگاه</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ها و موسسات آموزش عالی ارائه نشده است.</w:t>
      </w:r>
    </w:p>
    <w:p w14:paraId="17044548"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نامه/رساله را داشته باشم، با ذکر نام استادان راهنما و مشاور و درج نام دانشگاه پیام نور اقدام خواهم کرد.</w:t>
      </w:r>
    </w:p>
    <w:p w14:paraId="19E2A0B1"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۴) چنانچه در هر مقطع زمانی خلاف موارد فوق ثابت شود، عواقب حقوقی ناشی از آن را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ام هیچ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گونه ادعایی نخواهم داشت.</w:t>
      </w:r>
    </w:p>
    <w:p w14:paraId="263B6F5C"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 xml:space="preserve">نام و نام خانوادگی: </w:t>
      </w:r>
      <w:r>
        <w:rPr>
          <w:rFonts w:ascii="Times New Roman" w:eastAsia="Times New Roman" w:hAnsi="Times New Roman" w:hint="cs" w:cs="B Lotus"/>
          <w:b/>
          <w:bCs/>
          <w:lang w:bidi="fa-IR"/>
          <w:rtl/>
          <w:sz w:val="28"/>
          <w:szCs w:val="28"/>
        </w:rPr>
        <w:t>فاطمه بیات</w:t>
      </w:r>
    </w:p>
    <w:p w14:paraId="512BD3B8"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تاریخ و امضاء:</w:t>
      </w:r>
    </w:p>
    <w:p w14:paraId="196615A2" w14:textId="77777777" w:rsidR="00912462" w:rsidRDefault="00000000" w:rsidP="005B1101">
      <w:pPr>
        <w:keepNext/>
        <w:keepLines/>
        <w:pageBreakBefore/>
        <w:spacing w:before="240" w:after="100" w:line="276" w:lineRule="auto"/>
        <w:rPr>
          <w:rFonts w:ascii="IranNastaliq" w:hAnsi="IranNastaliq" w:cs="IranNastaliq"/>
          <w:sz w:val="36"/>
          <w:szCs w:val="36"/>
          <w:lang w:bidi="fa-IR"/>
        </w:rPr>
        <w:bidi/>
      </w:pPr>
      <w:r>
        <w:rPr>
          <w:rFonts w:ascii="Times New Roman" w:hAnsi="Times New Roman" w:cs="B Titr" w:hint="cs"/>
          <w:b/>
          <w:bCs/>
          <w:sz w:val="30"/>
          <w:szCs w:val="30"/>
          <w:lang w:bidi="fa-IR"/>
          <w:rtl/>
        </w:rPr>
        <w:lastRenderedPageBreak/>
        <w:t>تشکر و قدردانی</w:t>
      </w:r>
    </w:p>
    <w:p w14:paraId="7C58AEE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حمد و سپاس یکتای بی همتا را که </w:t>
      </w:r>
      <w:proofErr w:type="spellStart"/>
      <w:r w:rsidRPr="005B1101">
        <w:rPr>
          <w:rFonts w:ascii="Times New Roman" w:hAnsi="Times New Roman" w:cs="B Lotus" w:hint="cs"/>
          <w:sz w:val="28"/>
          <w:szCs w:val="28"/>
          <w:lang w:bidi="fa-IR"/>
          <w:rtl/>
        </w:rPr>
        <w:t>لطفش</w:t>
      </w:r>
      <w:proofErr w:type="spellEnd"/>
      <w:r w:rsidRPr="005B1101">
        <w:rPr>
          <w:rFonts w:ascii="Times New Roman" w:hAnsi="Times New Roman" w:cs="B Lotus" w:hint="cs"/>
          <w:sz w:val="28"/>
          <w:szCs w:val="28"/>
          <w:lang w:bidi="fa-IR"/>
          <w:rtl/>
        </w:rPr>
        <w:t xml:space="preserve"> بر ما عیان است، ادای شکرش را هیچ زبان و دریای</w:t>
      </w:r>
    </w:p>
    <w:p w14:paraId="7139F56E"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proofErr w:type="spellStart"/>
      <w:r w:rsidRPr="005B1101">
        <w:rPr>
          <w:rFonts w:ascii="Times New Roman" w:hAnsi="Times New Roman" w:cs="B Lotus" w:hint="cs"/>
          <w:sz w:val="28"/>
          <w:szCs w:val="28"/>
          <w:lang w:bidi="fa-IR"/>
          <w:rtl/>
        </w:rPr>
        <w:t>فضلش</w:t>
      </w:r>
      <w:proofErr w:type="spellEnd"/>
      <w:r w:rsidRPr="005B1101">
        <w:rPr>
          <w:rFonts w:ascii="Times New Roman" w:hAnsi="Times New Roman" w:cs="B Lotus" w:hint="cs"/>
          <w:sz w:val="28"/>
          <w:szCs w:val="28"/>
          <w:lang w:bidi="fa-IR"/>
          <w:rtl/>
        </w:rPr>
        <w:t xml:space="preserve"> را هیچ کران نیست و اگر در این وادی هستم، همه محبت </w:t>
      </w:r>
      <w:proofErr w:type="spellStart"/>
      <w:r w:rsidRPr="005B1101">
        <w:rPr>
          <w:rFonts w:ascii="Times New Roman" w:hAnsi="Times New Roman" w:cs="B Lotus" w:hint="cs"/>
          <w:sz w:val="28"/>
          <w:szCs w:val="28"/>
          <w:lang w:bidi="fa-IR"/>
          <w:rtl/>
        </w:rPr>
        <w:t>اوست</w:t>
      </w:r>
      <w:proofErr w:type="spellEnd"/>
      <w:r w:rsidRPr="005B1101">
        <w:rPr>
          <w:rFonts w:ascii="Times New Roman" w:hAnsi="Times New Roman" w:cs="B Lotus" w:hint="cs"/>
          <w:sz w:val="28"/>
          <w:szCs w:val="28"/>
          <w:lang w:bidi="fa-IR"/>
          <w:rtl/>
        </w:rPr>
        <w:t>.</w:t>
      </w:r>
    </w:p>
    <w:p w14:paraId="57897B5D" w14:textId="77777777" w:rsidR="00912462" w:rsidRPr="005B1101"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با تشکر و قدردانی از زحمات استاد عالی قدر جناب آقای دکتر باب اله بخشی پور </w:t>
      </w:r>
      <w:proofErr w:type="spellStart"/>
      <w:r w:rsidRPr="005B1101">
        <w:rPr>
          <w:rFonts w:ascii="Times New Roman" w:hAnsi="Times New Roman" w:cs="B Lotus" w:hint="cs"/>
          <w:sz w:val="28"/>
          <w:szCs w:val="28"/>
          <w:lang w:bidi="fa-IR"/>
          <w:rtl/>
        </w:rPr>
        <w:t>جویباری</w:t>
      </w:r>
      <w:proofErr w:type="spellEnd"/>
    </w:p>
    <w:p w14:paraId="504E891C" w14:textId="10FE4095"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که در کمال سعه صدر، با حسن خلق و فروتنی در تمامی مراحل انجام این پایان نامه پیوسته راهنمای من بودند.</w:t>
      </w:r>
    </w:p>
    <w:p w14:paraId="6FEEC758" w14:textId="77777777" w:rsidR="00912462" w:rsidRDefault="00000000" w:rsidP="005B1101">
      <w:pPr>
        <w:keepNext/>
        <w:keepLines/>
        <w:pageBreakBefore/>
        <w:spacing w:before="240" w:after="100" w:line="276" w:lineRule="auto"/>
        <w:rPr>
          <w:rFonts w:ascii="IranNastaliq" w:hAnsi="IranNastaliq" w:cs="IranNastaliq"/>
          <w:b/>
          <w:bCs/>
          <w:sz w:val="36"/>
          <w:szCs w:val="36"/>
          <w:lang w:bidi="fa-IR"/>
        </w:rPr>
        <w:bidi/>
      </w:pPr>
      <w:r>
        <w:rPr>
          <w:rFonts w:ascii="Times New Roman" w:hAnsi="Times New Roman" w:cs="B Titr" w:hint="cs"/>
          <w:b/>
          <w:bCs/>
          <w:sz w:val="30"/>
          <w:szCs w:val="30"/>
          <w:lang w:bidi="fa-IR"/>
          <w:rtl/>
        </w:rPr>
        <w:lastRenderedPageBreak/>
        <w:t>تقدیم نامه:</w:t>
      </w:r>
    </w:p>
    <w:p w14:paraId="36626272"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ماحصل آموخته </w:t>
      </w:r>
      <w:proofErr w:type="spellStart"/>
      <w:r w:rsidRPr="005B1101">
        <w:rPr>
          <w:rFonts w:ascii="Times New Roman" w:hAnsi="Times New Roman" w:cs="B Lotus" w:hint="cs"/>
          <w:sz w:val="28"/>
          <w:szCs w:val="28"/>
          <w:lang w:bidi="fa-IR"/>
          <w:rtl/>
        </w:rPr>
        <w:t>هایم</w:t>
      </w:r>
      <w:proofErr w:type="spellEnd"/>
      <w:r w:rsidRPr="005B1101">
        <w:rPr>
          <w:rFonts w:ascii="Times New Roman" w:hAnsi="Times New Roman" w:cs="B Lotus" w:hint="cs"/>
          <w:sz w:val="28"/>
          <w:szCs w:val="28"/>
          <w:lang w:bidi="fa-IR"/>
          <w:rtl/>
        </w:rPr>
        <w:t xml:space="preserve"> را تقدیم می کنم</w:t>
      </w:r>
    </w:p>
    <w:p w14:paraId="77678368"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به خدایی که آفرید</w:t>
      </w:r>
    </w:p>
    <w:p w14:paraId="59291E5F"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جهان را، انسان را، عقل را، علم را، معرفت را  و عشق را</w:t>
      </w:r>
    </w:p>
    <w:p w14:paraId="197F0A7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و به آنان که مهر آسمانی شان آرام بخش آلام زمینی ام است.</w:t>
      </w:r>
    </w:p>
    <w:p w14:paraId="39C0420E"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lang w:bidi="fa-IR"/>
        </w:rPr>
        <w:bidi/>
      </w:pPr>
      <w:r>
        <w:rPr>
          <w:rFonts w:ascii="Times New Roman" w:eastAsia="MS Mincho" w:hAnsi="Times New Roman" w:cs="B Lotus" w:hint="cs"/>
          <w:noProof/>
          <w:sz w:val="28"/>
          <w:szCs w:val="28"/>
          <w:lang w:bidi="fa-IR"/>
          <w:rtl/>
        </w:rPr>
        <w:lastRenderedPageBreak/>
        <w:t>فهرست مطالب</w:t>
      </w:r>
    </w:p>
    <w:p w14:paraId="1FB2E4FC" w14:textId="77777777" w:rsidR="00912462" w:rsidRDefault="00000000">
      <w:pPr>
        <w:tabs>
          <w:tab w:val="right" w:leader="dot" w:pos="8788"/>
        </w:tabs>
        <w:autoSpaceDE/>
        <w:autoSpaceDN/>
        <w:adjustRightInd/>
        <w:spacing w:after="60" w:line="276" w:lineRule="auto"/>
        <w:jc w:val="right"/>
        <w:rPr>
          <w:rFonts w:ascii="Times New Roman" w:eastAsia="MS Mincho" w:hAnsi="Times New Roman" w:cs="B Lotus"/>
          <w:noProof/>
          <w:color w:val="auto"/>
          <w:lang w:bidi="fa-IR"/>
        </w:rPr>
        <w:bidi/>
      </w:pPr>
      <w:r>
        <w:rPr>
          <w:rFonts w:hint="cs" w:ascii="Times New Roman" w:hAnsi="Times New Roman" w:cs="B Lotus"/>
          <w:b/>
          <w:bCs/>
          <w:lang w:bidi="fa-IR"/>
          <w:rtl/>
          <w:sz w:val="28"/>
          <w:szCs w:val="28"/>
        </w:rPr>
        <w:t xml:space="preserve">فصل اول</w:t>
      </w:r>
    </w:p>
    <w:p w14:paraId="2D075F7B"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bidi/>
        <w:tabs>
          <w:tab w:val="right" w:pos="8788" w:leader="dot"/>
        </w:tabs>
      </w:pPr>
      <w:r>
        <w:rPr>
          <w:rFonts w:hint="cs" w:ascii="Times New Roman" w:hAnsi="Times New Roman" w:cs="B Lotus"/>
          <w:lang w:bidi="fa-IR"/>
          <w:rtl/>
          <w:sz w:val="28"/>
          <w:szCs w:val="28"/>
        </w:rPr>
        <w:t xml:space="preserve">۱-۱- مقدمه</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۳</w:t>
      </w:r>
    </w:p>
    <w:p w14:paraId="0EE6B38D"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۱-۲- بیان مسأله</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w:t>
      </w:r>
    </w:p>
    <w:p w14:paraId="4382CEBC"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۱-۳- اهمیت و ضرورت پژوهش</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۱۰</w:t>
      </w:r>
    </w:p>
    <w:p w14:paraId="0C41EA13"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۱-۴- اهداف پژوهش</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۱۲</w:t>
      </w:r>
    </w:p>
    <w:p w14:paraId="57BDA455"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۱-۴-۱- هدف اصلی: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۱۲</w:t>
      </w:r>
    </w:p>
    <w:p w14:paraId="21562B05" w14:textId="77777777" w:rsidR="00912462" w:rsidRDefault="00000000">
      <w:pPr>
        <w:tabs>
          <w:tab w:val="right" w:pos="8788" w:leader="dot"/>
        </w:tabs>
        <w:autoSpaceDE/>
        <w:autoSpaceDN/>
        <w:adjustRightInd/>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۱-۴-۲- اهداف فرعی: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۱۲</w:t>
      </w:r>
    </w:p>
    <w:p w14:paraId="01BD2601" w14:textId="77777777" w:rsidR="00912462" w:rsidRDefault="00000000">
      <w:pPr>
        <w:tabs>
          <w:tab w:val="right" w:pos="8788" w:leader="dot"/>
        </w:tabs>
        <w:autoSpaceDE/>
        <w:autoSpaceDN/>
        <w:adjustRightInd/>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۱-۵- فرضیه های پژوهش</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۱۲</w:t>
      </w:r>
    </w:p>
    <w:p w14:paraId="506796E8"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۱-۵-۱- فرضیه اصلی: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۱۲</w:t>
      </w:r>
    </w:p>
    <w:p w14:paraId="31151202" w14:textId="77777777" w:rsidR="00912462" w:rsidRDefault="00000000">
      <w:pPr>
        <w:tabs>
          <w:tab w:val="right" w:pos="8788" w:leader="dot"/>
        </w:tabs>
        <w:autoSpaceDE/>
        <w:autoSpaceDN/>
        <w:adjustRightInd/>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۱-۵-۲-فرضیات فرعی: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۱۲</w:t>
      </w:r>
    </w:p>
    <w:p w14:paraId="1060AB66" w14:textId="77777777" w:rsidR="00912462" w:rsidRDefault="00000000">
      <w:pPr>
        <w:tabs>
          <w:tab w:val="right" w:pos="8788" w:leader="dot"/>
        </w:tabs>
        <w:autoSpaceDE/>
        <w:autoSpaceDN/>
        <w:adjustRightInd/>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۱-۶- تعاریف نظری و عملیاتی متغیرها</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۱۲</w:t>
      </w:r>
    </w:p>
    <w:p w14:paraId="679C2545"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proofErr w:type="spellStart"/>
      <w:proofErr w:type="spellEnd"/>
      <w:r>
        <w:rPr>
          <w:rFonts w:hint="cs" w:ascii="Times New Roman" w:hAnsi="Times New Roman" w:cs="B Lotus"/>
          <w:lang w:bidi="fa-IR"/>
          <w:rtl/>
          <w:sz w:val="28"/>
          <w:szCs w:val="28"/>
        </w:rPr>
        <w:t xml:space="preserve">۱-۶-۱- تعاریف نظری متغیرها</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۱۲</w:t>
      </w:r>
    </w:p>
    <w:p w14:paraId="6C4EB143" w14:textId="77777777" w:rsidR="00912462" w:rsidRDefault="00000000">
      <w:pPr>
        <w:tabs>
          <w:tab w:val="right" w:pos="8788" w:leader="dot"/>
        </w:tabs>
        <w:autoSpaceDE/>
        <w:autoSpaceDN/>
        <w:adjustRightInd/>
        <w:spacing w:after="60" w:line="276" w:lineRule="auto"/>
        <w:ind w:right="480"/>
        <w:jc w:val="right"/>
        <w:rPr>
          <w:rFonts w:ascii="Times New Roman" w:eastAsia="MS Mincho" w:hAnsi="Times New Roman" w:cs="B Lotus"/>
          <w:noProof/>
          <w:color w:val="auto"/>
          <w:lang w:bidi="fa-IR"/>
        </w:rPr>
        <w:bidi/>
      </w:pPr>
      <w:proofErr w:type="spellStart"/>
      <w:proofErr w:type="spellEnd"/>
      <w:r>
        <w:rPr>
          <w:rFonts w:hint="cs" w:ascii="Times New Roman" w:hAnsi="Times New Roman" w:cs="B Lotus"/>
          <w:lang w:bidi="fa-IR"/>
          <w:rtl/>
          <w:sz w:val="28"/>
          <w:szCs w:val="28"/>
        </w:rPr>
        <w:t xml:space="preserve">۱-۶-۲- تعاریف عملیاتی متغیرها</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۱۲</w:t>
      </w:r>
    </w:p>
    <w:p w14:paraId="21F35872" w14:textId="77777777" w:rsidR="00912462" w:rsidRDefault="00000000">
      <w:pPr>
        <w:tabs>
          <w:tab w:val="right" w:leader="dot" w:pos="8788"/>
        </w:tabs>
        <w:autoSpaceDE/>
        <w:autoSpaceDN/>
        <w:adjustRightInd/>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فصل دوم</w:t>
      </w:r>
      <w:proofErr w:type="spellStart"/>
      <w:proofErr w:type="spellEnd"/>
    </w:p>
    <w:p w14:paraId="0F94BFB2" w14:textId="77777777" w:rsidR="00912462" w:rsidRDefault="00000000">
      <w:pPr>
        <w:autoSpaceDE/>
        <w:autoSpaceDN/>
        <w:adjustRightInd/>
        <w:spacing w:after="60" w:line="276" w:lineRule="auto"/>
        <w:jc w:val="center"/>
        <w:rPr>
          <w:rFonts w:ascii="Times New Roman" w:eastAsia="MS Mincho" w:hAnsi="Times New Roman" w:cs="B Lotus"/>
          <w:i/>
          <w:iCs/>
          <w:noProof/>
          <w:color w:val="auto"/>
          <w:lang w:bidi="fa-IR"/>
        </w:rPr>
        <w:bidi/>
        <w:tabs>
          <w:tab w:val="right" w:pos="8788" w:leader="dot"/>
        </w:tabs>
      </w:pPr>
      <w:r>
        <w:rPr>
          <w:rFonts w:hint="cs" w:ascii="Times New Roman" w:hAnsi="Times New Roman" w:cs="B Lotus"/>
          <w:lang w:bidi="fa-IR"/>
          <w:rtl/>
          <w:sz w:val="28"/>
          <w:szCs w:val="28"/>
        </w:rPr>
        <w:t xml:space="preserve">۲-۱- گستره نخست: سالمندی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۱۵</w:t>
      </w:r>
    </w:p>
    <w:p w14:paraId="588ABE91" w14:textId="77777777" w:rsidR="00912462" w:rsidRDefault="00000000">
      <w:pPr>
        <w:tabs>
          <w:tab w:val="right" w:pos="8788" w:leader="dot"/>
        </w:tabs>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۲-۱-۱- مفهوم سالمندی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۱۵</w:t>
      </w:r>
    </w:p>
    <w:p w14:paraId="5DBDB5A3" w14:textId="77777777" w:rsidR="00912462" w:rsidRDefault="00000000">
      <w:pPr>
        <w:tabs>
          <w:tab w:val="right" w:pos="8788" w:leader="dot"/>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۲-۱-۲- نظریه های سالمندی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۱۵</w:t>
      </w:r>
    </w:p>
    <w:p w14:paraId="51EE1CCF" w14:textId="77777777" w:rsidR="00912462" w:rsidRDefault="00000000">
      <w:pPr>
        <w:tabs>
          <w:tab w:val="right" w:pos="8788" w:leader="dot"/>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۱-۲-۱-۲- نظریه‌های زیست شناختی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۱۵</w:t>
      </w:r>
    </w:p>
    <w:p w14:paraId="36D40EEF"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۱-۱-۲-۱-۲- نظریه ایمنی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۱۵</w:t>
      </w:r>
    </w:p>
    <w:p w14:paraId="004DC995"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۲-۱-۲-۱-۲-نظریه پیر شدن سلولی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۱۶</w:t>
      </w:r>
    </w:p>
    <w:p w14:paraId="433B1C0A"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۳-۱-۲-۱-۲-نظریه رادیکال آزاد</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۱۶</w:t>
      </w:r>
    </w:p>
    <w:p w14:paraId="4DAF8D57"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۲-۲-۱-۲- نظریه‌های روانشناختی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۱۷</w:t>
      </w:r>
    </w:p>
    <w:p w14:paraId="62CE256F"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۱-۲-۲-۱-۲- نظریه گولد</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۱۷</w:t>
      </w:r>
    </w:p>
    <w:p w14:paraId="197F0392"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۲-۲-۲-۱-۲- نظریه لوینسون و شی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۱۷</w:t>
      </w:r>
    </w:p>
    <w:p w14:paraId="38B8AF43"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proofErr w:type="spellStart"/>
      <w:proofErr w:type="spellEnd"/>
      <w:r>
        <w:rPr>
          <w:rFonts w:hint="cs" w:ascii="Times New Roman" w:hAnsi="Times New Roman" w:cs="B Lotus"/>
          <w:lang w:bidi="fa-IR"/>
          <w:rtl/>
          <w:sz w:val="28"/>
          <w:szCs w:val="28"/>
        </w:rPr>
        <w:t xml:space="preserve">۳-۲-۲-۱-۲- نظریه اریکسون</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۱۸</w:t>
      </w:r>
    </w:p>
    <w:p w14:paraId="20287229"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proofErr w:type="spellStart"/>
      <w:proofErr w:type="spellEnd"/>
      <w:r>
        <w:rPr>
          <w:rFonts w:hint="cs" w:ascii="Times New Roman" w:hAnsi="Times New Roman" w:cs="B Lotus"/>
          <w:lang w:bidi="fa-IR"/>
          <w:rtl/>
          <w:sz w:val="28"/>
          <w:szCs w:val="28"/>
        </w:rPr>
        <w:t xml:space="preserve">۳-۲-۱-۲- نظریه‌های جامعه شناختی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۱۸</w:t>
      </w:r>
    </w:p>
    <w:p w14:paraId="4AB05A0C"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۱-۳-۲-۱-۲- نظریه عدم تعهد</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۱۸</w:t>
      </w:r>
    </w:p>
    <w:p w14:paraId="6A7B5F50"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۲-۳-۲-۱-۲- نظریه فعالیت</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۱۸</w:t>
      </w:r>
    </w:p>
    <w:p w14:paraId="1A0481EA"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۳-۳-۲-۱-۲- نظریه مبادله یا تعامل</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۱۹</w:t>
      </w:r>
    </w:p>
    <w:p w14:paraId="39F8BF88"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۴-۳-۲-۱-۲- نظریه استمرار</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۱۹</w:t>
      </w:r>
    </w:p>
    <w:p w14:paraId="16D88FDD"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 گستره دوم: اضطراب مرگ</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۲۰</w:t>
      </w:r>
    </w:p>
    <w:p w14:paraId="0D13C164" w14:textId="77777777" w:rsidR="00912462" w:rsidRDefault="00000000">
      <w:pPr>
        <w:tabs>
          <w:tab w:val="right" w:pos="8788" w:leader="dot"/>
        </w:tabs>
        <w:spacing w:after="60" w:line="276" w:lineRule="auto"/>
        <w:ind w:right="240"/>
        <w:jc w:val="right"/>
        <w:rPr>
          <w:rFonts w:ascii="Times New Roman" w:eastAsia="MS Mincho" w:hAnsi="Times New Roman" w:cs="B Lotus"/>
          <w:noProof/>
          <w:color w:val="auto"/>
          <w:lang w:bidi="fa-IR"/>
        </w:rPr>
        <w:bidi/>
      </w:pPr>
      <w:bookmarkStart w:id="1" w:name="_Hlk218259740"/>
      <w:bookmarkEnd w:id="1"/>
      <w:r>
        <w:rPr>
          <w:rFonts w:hint="cs" w:ascii="Times New Roman" w:hAnsi="Times New Roman" w:cs="B Lotus"/>
          <w:lang w:bidi="fa-IR"/>
          <w:rtl/>
          <w:sz w:val="28"/>
          <w:szCs w:val="28"/>
        </w:rPr>
        <w:t xml:space="preserve">۲-۲-۱- مفهوم اضطراب مرگ</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۲۰</w:t>
      </w:r>
    </w:p>
    <w:p w14:paraId="49EEE455" w14:textId="77777777" w:rsidR="00912462" w:rsidRDefault="00000000">
      <w:pPr>
        <w:tabs>
          <w:tab w:val="right" w:pos="8788" w:leader="dot"/>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۲-۲-۲- نظریه‌های مرتبط با اضطراب مرگ</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۲۰</w:t>
      </w:r>
    </w:p>
    <w:p w14:paraId="6CBA63E6" w14:textId="77777777" w:rsidR="00912462" w:rsidRDefault="00000000">
      <w:pPr>
        <w:tabs>
          <w:tab w:val="right" w:leader="dot" w:pos="8788"/>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۲-۲-۲-۱- نظریه فروید (روان‌تحلیل‌گری)</w:t>
      </w:r>
    </w:p>
    <w:p w14:paraId="45975249"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۲-۲-۲-۲- نظریه یالوم (وجودگرایی)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۲۰</w:t>
      </w:r>
    </w:p>
    <w:p w14:paraId="593C8B5E" w14:textId="77777777" w:rsidR="00912462" w:rsidRDefault="00000000">
      <w:pPr>
        <w:tabs>
          <w:tab w:val="right" w:leader="dot" w:pos="8788"/>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۲-۲-۲-۳- نظریه مدیریت وحشت (TMT)</w:t>
      </w:r>
      <w:proofErr w:type="spellStart"/>
      <w:proofErr w:type="spellEnd"/>
    </w:p>
    <w:p w14:paraId="02BB6E9E" w14:textId="77777777" w:rsidR="00912462" w:rsidRDefault="00000000">
      <w:pPr>
        <w:tabs>
          <w:tab w:val="right" w:leader="dot" w:pos="8788"/>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۲-۲-۲-۴- نظریه دلبستگی</w:t>
      </w:r>
    </w:p>
    <w:p w14:paraId="6B8F523A" w14:textId="77777777" w:rsidR="00912462" w:rsidRDefault="00000000">
      <w:pPr>
        <w:tabs>
          <w:tab w:val="right" w:leader="dot" w:pos="8788"/>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۲-۲-۳- ابعاد اضطراب مرگ</w:t>
      </w:r>
    </w:p>
    <w:p w14:paraId="74526911" w14:textId="77777777" w:rsidR="00912462" w:rsidRDefault="00000000">
      <w:pPr>
        <w:tabs>
          <w:tab w:val="right" w:leader="dot" w:pos="8788"/>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۲-۲-۴- عوامل مؤثر بر اضطراب مرگ در سالمندان</w:t>
      </w:r>
    </w:p>
    <w:p w14:paraId="1895949C" w14:textId="77777777" w:rsidR="00912462" w:rsidRDefault="00000000">
      <w:pPr>
        <w:tabs>
          <w:tab w:val="right" w:leader="dot" w:pos="8788"/>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۲-۲-۵- اضطراب مرگ و سالمندی</w:t>
      </w:r>
    </w:p>
    <w:p w14:paraId="3D72D9A6" w14:textId="77777777" w:rsidR="00912462" w:rsidRDefault="00000000">
      <w:pPr>
        <w:tabs>
          <w:tab w:val="right" w:leader="dot" w:pos="8788"/>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۲-۲-۶- پیامدهای اضطراب مرگ</w:t>
      </w:r>
    </w:p>
    <w:p w14:paraId="7A1478E3" w14:textId="77777777" w:rsidR="00912462" w:rsidRDefault="00000000">
      <w:pPr>
        <w:tabs>
          <w:tab w:val="right" w:pos="8788" w:leader="dot"/>
        </w:tabs>
        <w:spacing w:after="60" w:line="276" w:lineRule="auto"/>
        <w:ind w:right="480"/>
        <w:jc w:val="right"/>
        <w:rPr>
          <w:ins w:id="2" w:author="royababaei97@gmail.com" w:date="2026-01-02T15:46:00Z"/>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۲-۳- گستره سوم: هوش معنوی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۲۳</w:t>
      </w:r>
    </w:p>
    <w:p w14:paraId="7E6E9685" w14:textId="77777777" w:rsidR="00912462" w:rsidRDefault="00000000">
      <w:pPr>
        <w:tabs>
          <w:tab w:val="right" w:pos="8788" w:leader="dot"/>
        </w:tabs>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۲-۳-۱- مفهوم هوش معنوی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۲۳</w:t>
      </w:r>
    </w:p>
    <w:p w14:paraId="73916878" w14:textId="77777777" w:rsidR="00912462" w:rsidRDefault="00000000">
      <w:pPr>
        <w:tabs>
          <w:tab w:val="right" w:pos="8788" w:leader="dot"/>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۲-۳-۲- دیدگاه فضیلت گرایانه به هوش معنوی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۲۵</w:t>
      </w:r>
    </w:p>
    <w:p w14:paraId="2C61C30C" w14:textId="77777777" w:rsidR="00912462" w:rsidRDefault="00000000">
      <w:pPr>
        <w:tabs>
          <w:tab w:val="right" w:pos="8788" w:leader="dot"/>
        </w:tabs>
        <w:autoSpaceDE/>
        <w:autoSpaceDN/>
        <w:adjustRightInd/>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۲-۳-۳- عوامل موثر بر هوش معنوی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۲۹</w:t>
      </w:r>
    </w:p>
    <w:p w14:paraId="3D847C26" w14:textId="77777777" w:rsidR="00912462" w:rsidRDefault="00000000">
      <w:pPr>
        <w:tabs>
          <w:tab w:val="right" w:pos="8788" w:leader="dot"/>
        </w:tabs>
        <w:autoSpaceDE/>
        <w:autoSpaceDN/>
        <w:adjustRightInd/>
        <w:spacing w:after="60" w:line="276" w:lineRule="auto"/>
        <w:ind w:right="480"/>
        <w:jc w:val="right"/>
        <w:rPr>
          <w:rFonts w:ascii="Cambria" w:eastAsia="Times New Roman" w:hAnsi="Cambria" w:cs="B Lotus"/>
          <w:color w:val="auto"/>
          <w:kern w:val="32"/>
          <w:lang w:bidi="fa-IR"/>
        </w:rPr>
        <w:bidi/>
      </w:pPr>
      <w:r>
        <w:rPr>
          <w:rFonts w:hint="cs" w:ascii="Times New Roman" w:hAnsi="Times New Roman" w:cs="B Lotus"/>
          <w:lang w:bidi="fa-IR"/>
          <w:rtl/>
          <w:sz w:val="28"/>
          <w:szCs w:val="28"/>
        </w:rPr>
        <w:t xml:space="preserve">۲-۴- گستره چهارم: اضطراب سلامتی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۳۱</w:t>
      </w:r>
    </w:p>
    <w:p w14:paraId="1E9BA103" w14:textId="77777777" w:rsidR="00912462" w:rsidRDefault="00000000">
      <w:pPr>
        <w:tabs>
          <w:tab w:val="right" w:pos="8788" w:leader="dot"/>
        </w:tabs>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۲-۴-۱- مفهوم اضطراب سلامتی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۳۱</w:t>
      </w:r>
    </w:p>
    <w:p w14:paraId="537CB672" w14:textId="77777777" w:rsidR="00912462" w:rsidRDefault="00000000">
      <w:pPr>
        <w:tabs>
          <w:tab w:val="right" w:pos="8788" w:leader="dot"/>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۲-۴-۲- مدل‌های نظری اضطراب سلامتی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۳۲</w:t>
      </w:r>
    </w:p>
    <w:p w14:paraId="727022C1" w14:textId="77777777" w:rsidR="00912462" w:rsidRDefault="00000000">
      <w:pPr>
        <w:tabs>
          <w:tab w:val="right" w:leader="dot" w:pos="8788"/>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۲-۴-۲-۱- مدل شناختی-رفتاری</w:t>
      </w:r>
    </w:p>
    <w:p w14:paraId="52F2432B" w14:textId="77777777" w:rsidR="00912462" w:rsidRDefault="00000000">
      <w:pPr>
        <w:tabs>
          <w:tab w:val="right" w:leader="dot" w:pos="8788"/>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۲-۴-۲-۲- مدل زیستی-روانی-اجتماعی</w:t>
      </w:r>
    </w:p>
    <w:p w14:paraId="3307A89B"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proofErr w:type="spellStart"/>
      <w:proofErr w:type="spellEnd"/>
      <w:r>
        <w:rPr>
          <w:rFonts w:hint="cs" w:ascii="Times New Roman" w:hAnsi="Times New Roman" w:cs="B Lotus"/>
          <w:lang w:bidi="fa-IR"/>
          <w:rtl/>
          <w:sz w:val="28"/>
          <w:szCs w:val="28"/>
        </w:rPr>
        <w:t xml:space="preserve">۲-۴-۲-۳- مدل دلبستگی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۳۳</w:t>
      </w:r>
    </w:p>
    <w:p w14:paraId="47DC0FEF" w14:textId="77777777" w:rsidR="00912462" w:rsidRDefault="00000000">
      <w:pPr>
        <w:tabs>
          <w:tab w:val="right" w:pos="8788" w:leader="dot"/>
        </w:tabs>
        <w:spacing w:after="60" w:line="276" w:lineRule="auto"/>
        <w:ind w:right="72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۲-۴-۳- سالمندی و اضطراب سلامت</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۳۳</w:t>
      </w:r>
    </w:p>
    <w:p w14:paraId="605C248E" w14:textId="77777777" w:rsidR="00912462" w:rsidRDefault="00000000">
      <w:pPr>
        <w:tabs>
          <w:tab w:val="right" w:pos="8788" w:leader="dot"/>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۲-۴-۴- عوامل زمینه‌ساز اضطراب</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۳۵</w:t>
      </w:r>
    </w:p>
    <w:p w14:paraId="49F34888" w14:textId="77777777" w:rsidR="00912462" w:rsidRDefault="00000000">
      <w:pPr>
        <w:tabs>
          <w:tab w:val="right" w:pos="8788" w:leader="dot"/>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۲-۴-۵- مداخلات معطوف به کاهش اضطراب سلامت سالمندان</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۳۶</w:t>
      </w:r>
    </w:p>
    <w:p w14:paraId="1532674B" w14:textId="77777777" w:rsidR="00912462" w:rsidRDefault="00000000">
      <w:pPr>
        <w:tabs>
          <w:tab w:val="right" w:pos="8788" w:leader="dot"/>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۲-۵- پیشینه پژوهش</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۳۹</w:t>
      </w:r>
    </w:p>
    <w:p w14:paraId="49B17293" w14:textId="77777777" w:rsidR="00912462" w:rsidRDefault="00000000">
      <w:pPr>
        <w:tabs>
          <w:tab w:val="right" w:leader="dot" w:pos="8788"/>
        </w:tabs>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۱-۵-۲- پیشینه داخلی</w:t>
      </w:r>
    </w:p>
    <w:p w14:paraId="3785526F" w14:textId="77777777" w:rsidR="00912462" w:rsidRDefault="00000000">
      <w:pPr>
        <w:tabs>
          <w:tab w:val="right" w:pos="8788" w:leader="dot"/>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۲-۵-۲- پیشینه خارجی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۴۱</w:t>
      </w:r>
    </w:p>
    <w:p w14:paraId="10B84EC9" w14:textId="77777777" w:rsidR="00912462" w:rsidRDefault="00000000">
      <w:pPr>
        <w:tabs>
          <w:tab w:val="right" w:leader="dot" w:pos="8788"/>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فصل سوم</w:t>
      </w:r>
    </w:p>
    <w:p w14:paraId="09B31C10"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bidi/>
        <w:tabs>
          <w:tab w:val="right" w:pos="8788" w:leader="dot"/>
        </w:tabs>
      </w:pPr>
      <w:r>
        <w:rPr>
          <w:rFonts w:hint="cs" w:ascii="Times New Roman" w:hAnsi="Times New Roman" w:cs="B Lotus"/>
          <w:lang w:bidi="fa-IR"/>
          <w:rtl/>
          <w:sz w:val="28"/>
          <w:szCs w:val="28"/>
        </w:rPr>
        <w:t xml:space="preserve">۳-۱- طرح پژوهش</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۴۶</w:t>
      </w:r>
    </w:p>
    <w:p w14:paraId="37483747"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۳-۲- جامعه، نمونه و روش نمونه گیری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۴۶</w:t>
      </w:r>
    </w:p>
    <w:p w14:paraId="687D71BD"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۳-۳- ابزار پژوهش</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۴۶</w:t>
      </w:r>
    </w:p>
    <w:p w14:paraId="2F813C6C"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۳-۳-۱- پرسشنامه هوش معنوی کینگ:</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۴۶</w:t>
      </w:r>
    </w:p>
    <w:p w14:paraId="0BF7D022" w14:textId="77777777" w:rsidR="00912462" w:rsidRDefault="00000000">
      <w:pPr>
        <w:tabs>
          <w:tab w:val="right" w:leader="dot" w:pos="8788"/>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۲-۳-۳- پرسشنامه اضطراب مرگ(DAS)</w:t>
      </w:r>
    </w:p>
    <w:p w14:paraId="3CF8541C" w14:textId="77777777" w:rsidR="00912462" w:rsidRDefault="00000000">
      <w:pPr>
        <w:tabs>
          <w:tab w:val="right" w:leader="dot" w:pos="8788"/>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۳-۳-۳- پرسشنامه اضطراب سلامتی(HAI)</w:t>
      </w:r>
    </w:p>
    <w:p w14:paraId="1DBF9303" w14:textId="77777777" w:rsidR="00912462" w:rsidRDefault="00000000">
      <w:pPr>
        <w:tabs>
          <w:tab w:val="right" w:leader="dot" w:pos="8788"/>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۴-۳- روش اجرای پژوهش</w:t>
      </w:r>
    </w:p>
    <w:p w14:paraId="59778F96" w14:textId="77777777" w:rsidR="00912462" w:rsidRDefault="00000000">
      <w:pPr>
        <w:tabs>
          <w:tab w:val="right" w:leader="dot" w:pos="8788"/>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۵-۳- روش تجزیه و تحلیل داده‌ها</w:t>
      </w:r>
    </w:p>
    <w:p w14:paraId="5ACC61DB" w14:textId="77777777" w:rsidR="00912462" w:rsidRDefault="00000000">
      <w:pPr>
        <w:tabs>
          <w:tab w:val="right" w:leader="dot" w:pos="8788"/>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فصل چهارم</w:t>
      </w:r>
    </w:p>
    <w:p w14:paraId="6DD2EBC4"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bidi/>
        <w:tabs>
          <w:tab w:val="right" w:pos="8788" w:leader="dot"/>
        </w:tabs>
      </w:pPr>
      <w:r>
        <w:rPr>
          <w:rFonts w:hint="cs" w:ascii="Times New Roman" w:hAnsi="Times New Roman" w:cs="B Lotus"/>
          <w:lang w:bidi="fa-IR"/>
          <w:rtl/>
          <w:sz w:val="28"/>
          <w:szCs w:val="28"/>
        </w:rPr>
        <w:t xml:space="preserve">۴-۱- یافته های توصیفی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۵۰</w:t>
      </w:r>
    </w:p>
    <w:p w14:paraId="4FABBCE8"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۴-۲- یافته های استنباطی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۵۲</w:t>
      </w:r>
    </w:p>
    <w:p w14:paraId="0A7AF01E" w14:textId="77777777" w:rsidR="00912462" w:rsidRDefault="00000000">
      <w:pPr>
        <w:tabs>
          <w:tab w:val="right" w:leader="dot" w:pos="8788"/>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۴-۲-۱- بررسی فرضیه فرعی اول پژوهش: بین هوش معنوی و اضطراب مرگ در سالمندان رابطه وجود دارد.</w:t>
      </w:r>
      <w:proofErr w:type="spellStart"/>
      <w:proofErr w:type="spellEnd"/>
    </w:p>
    <w:p w14:paraId="295A6E97" w14:textId="77777777" w:rsidR="00912462" w:rsidRDefault="00000000">
      <w:pPr>
        <w:tabs>
          <w:tab w:val="right" w:leader="dot" w:pos="8788"/>
        </w:tabs>
        <w:autoSpaceDE/>
        <w:autoSpaceDN/>
        <w:adjustRightInd/>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۴-۲-۲- بررسی فرضیه فرعی دوم پژوهش: بین اضطراب سلامتی و اضطراب مرگ در سالمندان رابطه وجود دارد.</w:t>
      </w:r>
    </w:p>
    <w:p w14:paraId="0D515978" w14:textId="77777777" w:rsidR="00912462" w:rsidRDefault="00000000">
      <w:pPr>
        <w:tabs>
          <w:tab w:val="right" w:leader="dot" w:pos="8788"/>
        </w:tabs>
        <w:autoSpaceDE/>
        <w:autoSpaceDN/>
        <w:adjustRightInd/>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۴-۲-۳- بررسی فرضیه اصلی پژوهش: بین هوش معنوی و اضطراب سلامتی با اضطراب مرگ در سالمندان رابطه وجود دارد.</w:t>
      </w:r>
    </w:p>
    <w:p w14:paraId="04E2166E" w14:textId="77777777" w:rsidR="00912462" w:rsidRDefault="00000000">
      <w:pPr>
        <w:tabs>
          <w:tab w:val="right" w:leader="dot" w:pos="8788"/>
        </w:tabs>
        <w:autoSpaceDE/>
        <w:autoSpaceDN/>
        <w:adjustRightInd/>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فصل پنجم</w:t>
      </w:r>
    </w:p>
    <w:p w14:paraId="70833886"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bidi/>
        <w:tabs>
          <w:tab w:val="right" w:pos="8788" w:leader="dot"/>
        </w:tabs>
      </w:pPr>
      <w:r>
        <w:rPr>
          <w:rFonts w:hint="cs" w:ascii="Times New Roman" w:hAnsi="Times New Roman" w:cs="B Lotus"/>
          <w:lang w:bidi="fa-IR"/>
          <w:rtl/>
          <w:sz w:val="28"/>
          <w:szCs w:val="28"/>
        </w:rPr>
        <w:t xml:space="preserve">۵-۱- بحث و نتیجه گیری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۶۰</w:t>
      </w:r>
    </w:p>
    <w:p w14:paraId="751C6037"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۵-۲- محدودیت های تحقیق</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۶۰</w:t>
      </w:r>
    </w:p>
    <w:p w14:paraId="5CA421C7"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۵-۳- پیشنهادات</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۶۰</w:t>
      </w:r>
    </w:p>
    <w:p w14:paraId="1FB0BC9E" w14:textId="77777777" w:rsidR="00912462" w:rsidRDefault="00000000">
      <w:pPr>
        <w:tabs>
          <w:tab w:val="right" w:pos="8788" w:leader="dot"/>
        </w:tabs>
        <w:autoSpaceDE/>
        <w:autoSpaceDN/>
        <w:adjustRightInd/>
        <w:spacing w:after="60" w:line="276" w:lineRule="auto"/>
        <w:ind w:right="24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۵-۳-۱- پیشنهادهای پژوهشی</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۶۰</w:t>
      </w:r>
    </w:p>
    <w:p w14:paraId="5A40AD66" w14:textId="77777777" w:rsidR="00912462" w:rsidRDefault="00000000">
      <w:pPr>
        <w:tabs>
          <w:tab w:val="right" w:leader="dot" w:pos="8788"/>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۵-۳-۲- پیشنهادهای کاربردی</w:t>
      </w:r>
    </w:p>
    <w:p w14:paraId="7E48FE23" w14:textId="77777777" w:rsidR="00912462" w:rsidRDefault="00000000">
      <w:pPr>
        <w:tabs>
          <w:tab w:val="right" w:pos="8788" w:leader="dot"/>
        </w:tabs>
        <w:spacing w:after="60" w:line="276" w:lineRule="auto"/>
        <w:ind w:right="480"/>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منابع</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۶۱</w:t>
      </w:r>
    </w:p>
    <w:p w14:paraId="514A8DFC" w14:textId="77777777" w:rsidR="00912462" w:rsidRDefault="00000000">
      <w:pPr>
        <w:tabs>
          <w:tab w:val="right" w:pos="8788" w:leader="dot"/>
        </w:tabs>
        <w:autoSpaceDE/>
        <w:autoSpaceDN/>
        <w:adjustRightInd/>
        <w:spacing w:after="60" w:line="276" w:lineRule="auto"/>
        <w:jc w:val="right"/>
        <w:rPr>
          <w:rFonts w:ascii="Times New Roman" w:eastAsia="MS Mincho" w:hAnsi="Times New Roman" w:cs="B Lotus"/>
          <w:noProof/>
          <w:color w:val="auto"/>
          <w:lang w:bidi="fa-IR"/>
        </w:rPr>
        <w:bidi/>
      </w:pPr>
      <w:r>
        <w:rPr>
          <w:rFonts w:hint="cs" w:ascii="Times New Roman" w:hAnsi="Times New Roman" w:cs="B Lotus"/>
          <w:lang w:bidi="fa-IR"/>
          <w:rtl/>
          <w:sz w:val="28"/>
          <w:szCs w:val="28"/>
        </w:rPr>
        <w:t xml:space="preserve">منابع</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۶۱</w:t>
      </w:r>
    </w:p>
    <w:p w14:paraId="3435CD65" w14:textId="77777777" w:rsidR="00912462" w:rsidRDefault="00000000">
      <w:pPr>
        <w:tabs>
          <w:tab w:val="right" w:leader="dot" w:pos="8788"/>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 xml:space="preserve"/>
      </w:r>
    </w:p>
    <w:p w14:paraId="0F157529"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noProof/>
          <w:color w:val="auto"/>
          <w:lang w:bidi="fa-IR"/>
        </w:rPr>
        <w:bidi/>
      </w:pPr>
      <w:r>
        <w:rPr>
          <w:rFonts w:ascii="Times New Roman" w:eastAsia="MS Mincho" w:hAnsi="Times New Roman" w:cs="B Lotus" w:hint="cs"/>
          <w:noProof/>
          <w:sz w:val="28"/>
          <w:szCs w:val="28"/>
          <w:lang w:bidi="fa-IR"/>
          <w:rtl/>
        </w:rPr>
        <w:lastRenderedPageBreak/>
        <w:t>فهرست جداول</w:t>
      </w:r>
    </w:p>
    <w:p w14:paraId="453C54BA" w14:textId="77777777" w:rsidR="00912462" w:rsidRDefault="00000000">
      <w:pPr>
        <w:tabs>
          <w:tab w:val="right" w:pos="8788" w:leader="dot"/>
        </w:tabs>
        <w:autoSpaceDE/>
        <w:autoSpaceDN/>
        <w:adjustRightInd/>
        <w:spacing w:after="60" w:line="276" w:lineRule="auto"/>
        <w:jc w:val="right"/>
        <w:rPr>
          <w:rFonts w:ascii="Times New Roman" w:eastAsia="MS Mincho" w:hAnsi="Times New Roman" w:cs="B Lotus"/>
          <w:noProof/>
          <w:color w:val="auto"/>
          <w:lang w:bidi="fa-IR"/>
        </w:rPr>
        <w:bidi/>
      </w:pPr>
      <w:proofErr w:type="spellStart"/>
      <w:proofErr w:type="spellEnd"/>
      <w:r>
        <w:rPr>
          <w:rFonts w:hint="cs" w:ascii="Times New Roman" w:hAnsi="Times New Roman" w:cs="B Lotus"/>
          <w:lang w:bidi="fa-IR"/>
          <w:rtl/>
          <w:sz w:val="28"/>
          <w:szCs w:val="28"/>
        </w:rPr>
        <w:t xml:space="preserve">جدول ۴-۱- شاخص‌های توصیفی مربوط به جنسیت</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۵۰</w:t>
      </w:r>
    </w:p>
    <w:p w14:paraId="368B2B34" w14:textId="77777777" w:rsidR="00912462" w:rsidRDefault="00000000">
      <w:pPr>
        <w:tabs>
          <w:tab w:val="right" w:pos="8788" w:leader="dot"/>
        </w:tabs>
        <w:autoSpaceDE/>
        <w:autoSpaceDN/>
        <w:adjustRightInd/>
        <w:spacing w:after="60" w:line="276" w:lineRule="auto"/>
        <w:jc w:val="right"/>
        <w:rPr>
          <w:rFonts w:ascii="Times New Roman" w:eastAsia="MS Mincho" w:hAnsi="Times New Roman" w:cs="B Lotus"/>
          <w:noProof/>
          <w:color w:val="auto"/>
          <w:lang w:bidi="fa-IR"/>
        </w:rPr>
        <w:bidi/>
      </w:pPr>
      <w:proofErr w:type="spellStart"/>
      <w:proofErr w:type="spellEnd"/>
      <w:r>
        <w:rPr>
          <w:rFonts w:hint="cs" w:ascii="Times New Roman" w:hAnsi="Times New Roman" w:cs="B Lotus"/>
          <w:lang w:bidi="fa-IR"/>
          <w:rtl/>
          <w:sz w:val="28"/>
          <w:szCs w:val="28"/>
        </w:rPr>
        <w:t xml:space="preserve">جدول ۴-۲- شاخص‌های توصیفی مربوط به وضعیت تأهل</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۵۰</w:t>
      </w:r>
    </w:p>
    <w:p w14:paraId="1405363F" w14:textId="77777777" w:rsidR="00912462" w:rsidRDefault="00000000">
      <w:pPr>
        <w:tabs>
          <w:tab w:val="right" w:pos="8788" w:leader="dot"/>
        </w:tabs>
        <w:autoSpaceDE/>
        <w:autoSpaceDN/>
        <w:adjustRightInd/>
        <w:spacing w:after="60" w:line="276" w:lineRule="auto"/>
        <w:jc w:val="right"/>
        <w:rPr>
          <w:rFonts w:ascii="Times New Roman" w:eastAsia="MS Mincho" w:hAnsi="Times New Roman" w:cs="B Lotus"/>
          <w:noProof/>
          <w:color w:val="auto"/>
          <w:lang w:bidi="fa-IR"/>
        </w:rPr>
        <w:bidi/>
      </w:pPr>
      <w:proofErr w:type="spellStart"/>
      <w:proofErr w:type="spellEnd"/>
      <w:r>
        <w:rPr>
          <w:rFonts w:hint="cs" w:ascii="Times New Roman" w:hAnsi="Times New Roman" w:cs="B Lotus"/>
          <w:lang w:bidi="fa-IR"/>
          <w:rtl/>
          <w:sz w:val="28"/>
          <w:szCs w:val="28"/>
        </w:rPr>
        <w:t xml:space="preserve">جدول ۴-۳- فراوانی و درصد شرکت کنندگان براساس میزان تحصیلات</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۵۱</w:t>
      </w:r>
    </w:p>
    <w:p w14:paraId="26FEC5E3" w14:textId="77777777" w:rsidR="00912462" w:rsidRDefault="00000000">
      <w:pPr>
        <w:tabs>
          <w:tab w:val="right" w:pos="8788" w:leader="dot"/>
        </w:tabs>
        <w:autoSpaceDE/>
        <w:autoSpaceDN/>
        <w:adjustRightInd/>
        <w:spacing w:after="60" w:line="276" w:lineRule="auto"/>
        <w:jc w:val="right"/>
        <w:rPr>
          <w:rFonts w:ascii="Times New Roman" w:eastAsia="MS Mincho" w:hAnsi="Times New Roman" w:cs="B Lotus"/>
          <w:noProof/>
          <w:color w:val="auto"/>
          <w:lang w:bidi="fa-IR"/>
        </w:rPr>
        <w:bidi/>
      </w:pPr>
      <w:proofErr w:type="spellStart"/>
      <w:proofErr w:type="spellEnd"/>
      <w:proofErr w:type="spellStart"/>
      <w:proofErr w:type="spellEnd"/>
      <w:r>
        <w:rPr>
          <w:rFonts w:hint="cs" w:ascii="Times New Roman" w:hAnsi="Times New Roman" w:cs="B Lotus"/>
          <w:lang w:bidi="fa-IR"/>
          <w:rtl/>
          <w:sz w:val="28"/>
          <w:szCs w:val="28"/>
        </w:rPr>
        <w:t xml:space="preserve">جدول ۴-۴- شاخص‌های توصیفی مربوط به سن شرکت کنندگان پژوهش</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۵۱</w:t>
      </w:r>
    </w:p>
    <w:p w14:paraId="16FA5562" w14:textId="77777777" w:rsidR="00912462" w:rsidRDefault="00000000">
      <w:pPr>
        <w:tabs>
          <w:tab w:val="right" w:pos="8788" w:leader="dot"/>
        </w:tabs>
        <w:spacing w:after="60" w:line="276" w:lineRule="auto"/>
        <w:jc w:val="right"/>
        <w:rPr>
          <w:rFonts w:ascii="Times New Roman" w:eastAsia="MS Mincho" w:hAnsi="Times New Roman" w:cs="B Lotus"/>
          <w:noProof/>
          <w:color w:val="auto"/>
          <w:lang w:bidi="fa-IR"/>
        </w:rPr>
        <w:bidi/>
      </w:pPr>
      <w:proofErr w:type="spellStart"/>
      <w:proofErr w:type="spellEnd"/>
      <w:r>
        <w:rPr>
          <w:rFonts w:hint="cs" w:ascii="Times New Roman" w:hAnsi="Times New Roman" w:cs="B Lotus"/>
          <w:lang w:bidi="fa-IR"/>
          <w:rtl/>
          <w:sz w:val="28"/>
          <w:szCs w:val="28"/>
        </w:rPr>
        <w:t xml:space="preserve">جدول ۴-۵- شاخص‌های توصیفی متغیرهای پژوهش</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۵۱</w:t>
      </w:r>
    </w:p>
    <w:p w14:paraId="1CAA41C2" w14:textId="77777777" w:rsidR="00912462" w:rsidRDefault="00000000">
      <w:pPr>
        <w:tabs>
          <w:tab w:val="right" w:pos="8788" w:leader="dot"/>
        </w:tabs>
        <w:spacing w:after="60" w:line="276" w:lineRule="auto"/>
        <w:jc w:val="right"/>
        <w:rPr>
          <w:rFonts w:ascii="Times New Roman" w:eastAsia="MS Mincho" w:hAnsi="Times New Roman" w:cs="B Lotus"/>
          <w:noProof/>
          <w:color w:val="auto"/>
          <w:lang w:bidi="fa-IR"/>
        </w:rPr>
        <w:bidi/>
      </w:pPr>
      <w:proofErr w:type="spellStart"/>
      <w:proofErr w:type="spellEnd"/>
      <w:proofErr w:type="spellStart"/>
      <w:proofErr w:type="spellEnd"/>
      <w:r>
        <w:rPr>
          <w:rFonts w:hint="cs" w:ascii="Times New Roman" w:hAnsi="Times New Roman" w:cs="B Lotus"/>
          <w:lang w:bidi="fa-IR"/>
          <w:rtl/>
          <w:sz w:val="28"/>
          <w:szCs w:val="28"/>
        </w:rPr>
        <w:t xml:space="preserve">جدول ۴-۶- ضرایب همبستگی پیرسون بین هوش معنوی و اضطراب مرگ سالمندان</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۵۲</w:t>
      </w:r>
    </w:p>
    <w:p w14:paraId="4AA968F2" w14:textId="77777777" w:rsidR="00912462" w:rsidRDefault="00000000">
      <w:pPr>
        <w:tabs>
          <w:tab w:val="right" w:pos="8788" w:leader="dot"/>
        </w:tabs>
        <w:spacing w:after="60" w:line="276" w:lineRule="auto"/>
        <w:jc w:val="right"/>
        <w:rPr>
          <w:rFonts w:ascii="Times New Roman" w:eastAsia="MS Mincho" w:hAnsi="Times New Roman" w:cs="B Lotus"/>
          <w:noProof/>
          <w:color w:val="auto"/>
          <w:lang w:bidi="fa-IR"/>
        </w:rPr>
        <w:bidi/>
      </w:pPr>
      <w:proofErr w:type="spellStart"/>
      <w:proofErr w:type="spellEnd"/>
      <w:proofErr w:type="spellStart"/>
      <w:proofErr w:type="spellEnd"/>
      <w:r>
        <w:rPr>
          <w:rFonts w:hint="cs" w:ascii="Times New Roman" w:hAnsi="Times New Roman" w:cs="B Lotus"/>
          <w:lang w:bidi="fa-IR"/>
          <w:rtl/>
          <w:sz w:val="28"/>
          <w:szCs w:val="28"/>
        </w:rPr>
        <w:t xml:space="preserve">جدول ۴-۷- ضرایب همبستگی پیرسون بین اضطراب سلامتی و اضطراب مرگ سالمندان</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۵۳</w:t>
      </w:r>
    </w:p>
    <w:p w14:paraId="602BF1F7" w14:textId="48DCF6DE" w:rsidR="00912462" w:rsidRDefault="00000000">
      <w:pPr>
        <w:tabs>
          <w:tab w:val="right" w:pos="8788" w:leader="dot"/>
        </w:tabs>
        <w:spacing w:after="60" w:line="276" w:lineRule="auto"/>
        <w:jc w:val="right"/>
        <w:rPr>
          <w:rFonts w:ascii="Times New Roman" w:eastAsia="Times New Roman" w:hAnsi="Times New Roman" w:cs="B Lotus"/>
          <w:color w:val="auto"/>
          <w:lang w:bidi="fa-IR"/>
        </w:rPr>
        <w:bidi/>
      </w:pPr>
      <w:proofErr w:type="spellStart"/>
      <w:proofErr w:type="spellEnd"/>
      <w:proofErr w:type="spellStart"/>
      <w:proofErr w:type="spellEnd"/>
      <w:proofErr w:type="spellStart"/>
      <w:proofErr w:type="spellEnd"/>
      <w:proofErr w:type="spellStart"/>
      <w:proofErr w:type="spellEnd"/>
      <w:r>
        <w:rPr>
          <w:rFonts w:hint="cs" w:ascii="Times New Roman" w:hAnsi="Times New Roman" w:cs="B Lotus"/>
          <w:lang w:bidi="fa-IR"/>
          <w:rtl/>
          <w:sz w:val="28"/>
          <w:szCs w:val="28"/>
        </w:rPr>
        <w:t xml:space="preserve">جدول ۴-۸- خلاصه مدل رگرسیون و مشخصه های رگرسیون اضطراب مرگ بر متغیرهای پیش بین</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۵۴</w:t>
      </w:r>
    </w:p>
    <w:p w14:paraId="10EE79B5" w14:textId="77777777" w:rsidR="00912462" w:rsidRDefault="00000000">
      <w:pPr>
        <w:tabs>
          <w:tab w:val="right" w:pos="8788" w:leader="dot"/>
        </w:tabs>
        <w:spacing w:after="60" w:line="276" w:lineRule="auto"/>
        <w:jc w:val="right"/>
        <w:rPr>
          <w:rFonts w:ascii="Times New Roman" w:eastAsia="MS Mincho" w:hAnsi="Times New Roman" w:cs="B Lotus"/>
          <w:noProof/>
          <w:color w:val="auto"/>
          <w:lang w:bidi="fa-IR"/>
        </w:rPr>
        <w:bidi/>
      </w:pPr>
      <w:proofErr w:type="spellStart"/>
      <w:proofErr w:type="spellEnd"/>
      <w:proofErr w:type="spellStart"/>
      <w:proofErr w:type="spellEnd"/>
      <w:r>
        <w:rPr>
          <w:rFonts w:hint="cs" w:ascii="Times New Roman" w:hAnsi="Times New Roman" w:cs="B Lotus"/>
          <w:lang w:bidi="fa-IR"/>
          <w:rtl/>
          <w:sz w:val="28"/>
          <w:szCs w:val="28"/>
        </w:rPr>
        <w:t xml:space="preserve">جدول ۴-۹- ضرایب رگرسیون گام به گام اضطراب مرگ بر روی متغیرهای پیش بین</w:t>
      </w:r>
      <w:r>
        <w:rPr>
          <w:rFonts w:hint="cs" w:ascii="Times New Roman" w:hAnsi="Times New Roman" w:cs="B Lotus"/>
          <w:lang w:bidi="fa-IR"/>
          <w:rtl/>
          <w:sz w:val="28"/>
          <w:szCs w:val="28"/>
        </w:rPr>
        <w:tab/>
      </w:r>
      <w:r>
        <w:rPr>
          <w:rFonts w:hint="cs" w:ascii="Times New Roman" w:hAnsi="Times New Roman" w:cs="B Lotus"/>
          <w:lang w:bidi="fa-IR"/>
          <w:rtl/>
          <w:sz w:val="28"/>
          <w:szCs w:val="28"/>
        </w:rPr>
        <w:t xml:space="preserve">۵۵</w:t>
      </w:r>
    </w:p>
    <w:p w14:paraId="27BFDA97" w14:textId="77777777" w:rsidR="00912462" w:rsidRDefault="00912462">
      <w:pPr>
        <w:ind w:right="95"/>
        <w:rPr>
          <w:rFonts w:cs="B Lotus"/>
          <w:b/>
          <w:bCs/>
          <w:color w:val="auto"/>
          <w:sz w:val="32"/>
          <w:szCs w:val="32"/>
          <w:lang w:bidi="fa-IR"/>
        </w:rPr>
        <w:sectPr w:rsidR="00912462">
          <w:footerReference w:type="default" r:id="rId10"/>
          <w:footnotePr>
            <w:numRestart w:val="eachPage"/>
          </w:footnotePr>
          <w:pgSz w:w="11906" w:h="16838" w:code="9"/>
          <w:pgMar w:top="1417" w:right="1701" w:bottom="1417" w:left="1417" w:header="709" w:footer="567" w:gutter="0"/>
          <w:pgNumType w:fmt="arabicAlpha" w:start="1"/>
          <w:cols w:space="708"/>
          <w:bidi/>
          <w:rtlGutter/>
          <w:docGrid w:linePitch="360"/>
        </w:sectPr>
      </w:pPr>
    </w:p>
    <w:p w14:paraId="0631916D" w14:textId="77777777" w:rsidR="00912462" w:rsidRDefault="00000000" w:rsidP="005B1101">
      <w:pPr>
        <w:keepNext/>
        <w:keepLines/>
        <w:spacing w:before="240" w:after="100" w:line="276" w:lineRule="auto"/>
        <w:rPr>
          <w:rFonts w:ascii="IranNastaliq" w:hAnsi="IranNastaliq" w:cs="B Lotus"/>
          <w:color w:val="auto"/>
          <w:lang w:bidi="fa-IR"/>
        </w:rPr>
        <w:bidi/>
      </w:pPr>
      <w:r>
        <w:rPr>
          <w:rFonts w:cs="B Lotus" w:hint="cs" w:ascii="Times New Roman" w:hAnsi="Times New Roman"/>
          <w:sz w:val="28"/>
          <w:szCs w:val="28"/>
          <w:lang w:bidi="fa-IR"/>
          <w:rtl/>
        </w:rPr>
        <w:lastRenderedPageBreak/>
        <w:t>چکیده</w:t>
      </w:r>
      <w:r>
        <w:rPr>
          <w:rFonts w:ascii="Times New Roman" w:eastAsia="Times New Roman" w:hAnsi="Times New Roman" w:cs="B Lotus" w:hint="cs"/>
          <w:sz w:val="28"/>
          <w:szCs w:val="28"/>
          <w:lang w:bidi="fa-IR"/>
          <w:rtl/>
        </w:rPr>
        <w:t xml:space="preserve"> </w:t>
      </w:r>
    </w:p>
    <w:p w14:paraId="36A4A969" w14:textId="77777777" w:rsidR="00912462" w:rsidRDefault="00000000">
      <w:pPr>
        <w:ind w:firstLine="397"/>
        <w:jc w:val="both"/>
        <w:rPr>
          <w:rFonts w:ascii="Calibri" w:hAnsi="Calibri" w:cs="B Lotus"/>
          <w:color w:val="auto"/>
          <w:sz w:val="16"/>
          <w:szCs w:val="16"/>
          <w:lang w:bidi="fa-IR"/>
        </w:rPr>
        <w:bidi/>
      </w:pPr>
      <w:r>
        <w:rPr>
          <w:rFonts w:ascii="Times New Roman" w:hAnsi="Times New Roman" w:hint="cs" w:cs="B Lotus"/>
          <w:lang w:bidi="fa-IR"/>
          <w:rtl/>
          <w:sz w:val="28"/>
          <w:szCs w:val="28"/>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تهران در سال ۱۴۰۴ بود. بر اساس جدول کرجسی و مورگان (۱۹۷۰) و با توجه به حجم جامعه آماری، ۸۰ نفر به روش نمونه‌گیری تصادفی ساده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03FE6E" w14:textId="77777777" w:rsidR="00912462" w:rsidRDefault="00000000">
      <w:pPr>
        <w:ind w:firstLine="397"/>
        <w:jc w:val="both"/>
        <w:rPr>
          <w:rFonts w:ascii="Times New Roman" w:eastAsia="Times New Roman" w:hAnsi="Times New Roman" w:cs="B Lotus"/>
          <w:color w:val="auto"/>
          <w:lang w:bidi="fa-IR"/>
        </w:rPr>
        <w:bidi/>
      </w:pPr>
      <w:proofErr w:type="spellStart"/>
      <w:r>
        <w:rPr>
          <w:rFonts w:hint="cs" w:ascii="Times New Roman" w:hAnsi="Times New Roman" w:cs="B Lotus"/>
          <w:lang w:bidi="fa-IR"/>
          <w:rtl/>
          <w:sz w:val="28"/>
          <w:szCs w:val="28"/>
        </w:rPr>
        <w:t>کلیدواژه</w:t>
      </w:r>
      <w:proofErr w:type="spellEnd"/>
      <w:r>
        <w:rPr>
          <w:rFonts w:hint="cs" w:ascii="Times New Roman" w:hAnsi="Times New Roman" w:cs="B Lotus"/>
          <w:lang w:bidi="fa-IR"/>
          <w:rtl/>
          <w:sz w:val="28"/>
          <w:szCs w:val="28"/>
        </w:rPr>
        <w:t xml:space="preserve"> ها:</w:t>
      </w:r>
      <w:r>
        <w:rPr>
          <w:rFonts w:hint="cs" w:ascii="Times New Roman" w:hAnsi="Times New Roman" w:cs="B Lotus"/>
          <w:lang w:bidi="fa-IR"/>
          <w:rtl/>
          <w:sz w:val="28"/>
          <w:szCs w:val="28"/>
        </w:rPr>
        <w:t xml:space="preserve"> </w:t>
      </w:r>
      <w:r>
        <w:rPr>
          <w:rFonts w:ascii="Times New Roman" w:eastAsia="Times New Roman" w:hAnsi="Times New Roman" w:hint="cs" w:cs="B Lotus"/>
          <w:lang w:bidi="fa-IR"/>
          <w:rtl/>
          <w:sz w:val="28"/>
          <w:szCs w:val="28"/>
        </w:rPr>
        <w:t>هوش معنوی، اضطراب سلامتی، اضطراب مرگ، سالمندان.</w:t>
      </w:r>
    </w:p>
    <w:p w14:paraId="4244A145" w14:textId="77777777" w:rsidR="00912462" w:rsidRDefault="00000000">
      <w:pPr>
        <w:keepNext/>
        <w:keepLines/>
        <w:pageBreakBefore/>
        <w:spacing w:before="2400" w:after="240" w:line="276" w:lineRule="auto"/>
        <w:jc w:val="center"/>
        <w:rPr>
          <w:rFonts w:cs="B Titr"/>
          <w:b/>
          <w:bCs/>
          <w:color w:val="auto"/>
          <w:sz w:val="72"/>
          <w:szCs w:val="72"/>
          <w:lang w:bidi="fa-IR"/>
        </w:rPr>
        <w:bidi/>
      </w:pPr>
      <w:r>
        <w:rPr>
          <w:rFonts w:cs="B Titr" w:hint="cs" w:ascii="Times New Roman" w:hAnsi="Times New Roman"/>
          <w:b/>
          <w:bCs/>
          <w:sz w:val="56"/>
          <w:szCs w:val="56"/>
          <w:lang w:bidi="fa-IR"/>
          <w:rtl/>
        </w:rPr>
        <w:t xml:space="preserve">فصل اول:</w:t>
      </w:r>
    </w:p>
    <w:p w14:paraId="5DEBAFB4" w14:textId="77777777" w:rsidR="00912462" w:rsidRDefault="00000000">
      <w:pPr>
        <w:keepNext/>
        <w:keepLines/>
        <w:spacing w:after="240" w:line="276" w:lineRule="auto"/>
        <w:jc w:val="center"/>
        <w:rPr>
          <w:rFonts w:cs="B Titr"/>
          <w:b/>
          <w:bCs/>
          <w:color w:val="auto"/>
          <w:sz w:val="72"/>
          <w:szCs w:val="72"/>
          <w:lang w:bidi="fa-IR"/>
        </w:rPr>
        <w:bidi/>
      </w:pPr>
      <w:r>
        <w:rPr>
          <w:rFonts w:cs="B Titr" w:hint="cs" w:ascii="Times New Roman" w:hAnsi="Times New Roman"/>
          <w:b/>
          <w:bCs/>
          <w:sz w:val="56"/>
          <w:szCs w:val="56"/>
          <w:lang w:bidi="fa-IR"/>
          <w:rtl/>
        </w:rPr>
        <w:t xml:space="preserve">کلیات پژوهش</w:t>
      </w:r>
    </w:p>
    <w:p w14:paraId="35C06BDA" w14:textId="77777777" w:rsidR="00912462" w:rsidRDefault="00000000">
      <w:pPr>
        <w:keepNext/>
        <w:keepLines/>
        <w:spacing w:after="240" w:line="276" w:lineRule="auto"/>
        <w:jc w:val="center"/>
        <w:rPr>
          <w:rFonts w:cs="B Lotus"/>
          <w:b/>
          <w:bCs/>
          <w:color w:val="auto"/>
          <w:lang w:bidi="fa-IR"/>
        </w:rPr>
      </w:pPr>
      <w:r>
        <w:rPr>
          <w:rFonts w:cs="B Titr"/>
          <w:b/>
          <w:bCs/>
          <w:noProof/>
          <w:sz w:val="56"/>
          <w:szCs w:val="56"/>
          <w:lang w:bidi="fa-IR"/>
        </w:rPr>
        <w:pict w14:anchorId="4438674C">
          <v:shape id="_x0000_s1028" type="#_x0000_t202" style="position:absolute;left:0;text-align:left;margin-left:195.45pt;margin-top:138.95pt;width:77.25pt;height:44.4pt;z-index:251660288" stroked="f">
            <v:textbox>
              <w:txbxContent>
                <w:p w14:paraId="2D2499FF" w14:textId="77777777" w:rsidR="00912462" w:rsidRDefault="00912462">
                  <w:pPr/>
                </w:p>
              </w:txbxContent>
            </v:textbox>
          </v:shape>
        </w:pict>
      </w:r>
    </w:p>
    <w:p w14:paraId="31F64D68" w14:textId="77777777" w:rsidR="00912462" w:rsidRDefault="00000000" w:rsidP="005B1101">
      <w:pPr>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۱-۱- مقدمه</w:t>
      </w:r>
    </w:p>
    <w:p w14:paraId="510465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C9D1F6"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889A8A"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
      </w:r>
      <w:proofErr w:type="spellStart"/>
      <w:proofErr w:type="spellEnd"/>
      <w:proofErr w:type="spellStart"/>
      <w:proofErr w:type="spellEnd"/>
      <w:proofErr w:type="spellStart"/>
      <w:proofErr w:type="spellEnd"/>
    </w:p>
    <w:p w14:paraId="189D879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683F97" w14:textId="77777777" w:rsidR="00912462" w:rsidRDefault="00000000" w:rsidP="005B1101">
      <w:pPr>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۱-۲- بیان مسأله</w:t>
      </w:r>
    </w:p>
    <w:p w14:paraId="305C6E7B"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5072A7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همین راستا، سازمان جهانی بهداشت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EF40F02"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F0B763"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bookmarkStart w:id="3" w:name="_Hlk200063167"/>
      <w:r>
        <w:rPr>
          <w:rFonts w:ascii="Times New Roman" w:eastAsia="Times New Roman" w:hAnsi="Times New Roman" w:hint="cs" w:cs="B Lotus"/>
          <w:b/>
          <w:bCs/>
          <w:lang w:bidi="fa-IR"/>
          <w:rtl/>
          <w:sz w:val="28"/>
          <w:szCs w:val="28"/>
        </w:rPr>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B82DE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C4CD35"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(ICOPE)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101342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639D9F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bookmarkEnd w:id="3"/>
    <w:p w14:paraId="046AA11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B274C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35C69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5"/>
      </w:r>
    </w:p>
    <w:p w14:paraId="1010445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6"/>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7"/>
      </w:r>
      <w:proofErr w:type="spellStart"/>
      <w:proofErr w:type="spellEnd"/>
      <w:proofErr w:type="spellStart"/>
      <w:proofErr w:type="spellEnd"/>
      <w:proofErr w:type="spellStart"/>
      <w:proofErr w:type="spellEnd"/>
    </w:p>
    <w:p w14:paraId="5B1B250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698D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مطالب ارائه شده پژوهش حاضر در پی این سوال است که آیا ارتباطی بین هوش معنوی، اضطراب سلامتی با اضطراب مرگ در سالمندان وجود دارد؟</w:t>
      </w:r>
    </w:p>
    <w:p w14:paraId="5B6C64BC" w14:textId="77777777" w:rsidR="00912462" w:rsidRDefault="00000000" w:rsidP="005B1101">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۱-۳- اهمیت و ضرورت پژوهش</w:t>
      </w:r>
    </w:p>
    <w:p w14:paraId="6861600E"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AED82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A7D6B8" w14:textId="77777777" w:rsidR="00912462" w:rsidRDefault="00000000" w:rsidP="005B1101">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 اهداف پژوهش</w:t>
      </w:r>
    </w:p>
    <w:p w14:paraId="61E5164D" w14:textId="77777777" w:rsidR="00912462" w:rsidRDefault="00000000" w:rsidP="005B1101">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۱-۴-۱- هدف اصلی:</w:t>
      </w:r>
    </w:p>
    <w:p w14:paraId="2C95706D"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bookmarkStart w:id="4" w:name="_Hlk143234169"/>
      <w:r>
        <w:rPr>
          <w:rFonts w:ascii="Times New Roman" w:eastAsia="Times New Roman" w:hAnsi="Times New Roman" w:hint="cs" w:cs="B Lotus"/>
          <w:b/>
          <w:bCs/>
          <w:lang w:bidi="fa-IR"/>
          <w:rtl/>
          <w:sz w:val="28"/>
          <w:szCs w:val="28"/>
        </w:rPr>
        <w:t xml:space="preserve">- تعیین رابطه هوش معنوی و اضطراب سلامتی با اضطراب مرگ در سالمندان</w:t>
      </w:r>
      <w:bookmarkStart w:id="5" w:name="_Hlk218190265"/>
      <w:bookmarkEnd w:id="5"/>
    </w:p>
    <w:p w14:paraId="7C06C103" w14:textId="77777777" w:rsidR="00912462" w:rsidRDefault="00000000" w:rsidP="005B1101">
      <w:pPr>
        <w:keepNext/>
        <w:keepLines/>
        <w:autoSpaceDE/>
        <w:autoSpaceDN/>
        <w:adjustRightInd/>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۱-۴-۲- اهداف فرعی:</w:t>
      </w:r>
    </w:p>
    <w:p w14:paraId="2A2791DE"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هوش معنوی و اضطراب مرگ در سالمندان</w:t>
      </w:r>
      <w:bookmarkEnd w:id="4"/>
    </w:p>
    <w:p w14:paraId="4B13BC3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اضطراب سلامتی و اضطراب مرگ در سالمندان</w:t>
      </w:r>
    </w:p>
    <w:p w14:paraId="4F27E677" w14:textId="77777777" w:rsidR="00912462" w:rsidRDefault="00000000" w:rsidP="005B1101">
      <w:pPr>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 فرضیه های پژوهش</w:t>
      </w:r>
    </w:p>
    <w:p w14:paraId="48C13953" w14:textId="77777777" w:rsidR="00912462" w:rsidRDefault="00000000" w:rsidP="005B1101">
      <w:pPr>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۱-۵-۱- فرضیه اصلی:</w:t>
      </w:r>
    </w:p>
    <w:p w14:paraId="37C0F3AE" w14:textId="77777777" w:rsidR="00912462" w:rsidRDefault="00000000">
      <w:pPr>
        <w:ind w:firstLine="397"/>
        <w:jc w:val="both"/>
        <w:rPr>
          <w:rFonts w:ascii="BZar" w:cs="B Lotus"/>
          <w:color w:val="auto"/>
          <w:lang w:bidi="fa-IR"/>
        </w:rPr>
        <w:bidi/>
        <w:spacing w:line="276" w:lineRule="auto" w:after="0"/>
      </w:pPr>
      <w:bookmarkStart w:id="6" w:name="_Hlk218188383"/>
      <w:r>
        <w:rPr>
          <w:rFonts w:ascii="Times New Roman" w:hint="cs" w:hAnsi="Times New Roman" w:cs="B Lotus"/>
          <w:lang w:bidi="fa-IR"/>
          <w:rtl/>
          <w:sz w:val="28"/>
          <w:szCs w:val="28"/>
        </w:rPr>
        <w:t xml:space="preserve">- بین هوش معنوی و اضطراب سلامتی با اضطراب مرگ در سالمندان رابطه وجود دارد.</w:t>
      </w:r>
      <w:bookmarkStart w:id="7" w:name="_Hlk149798850"/>
    </w:p>
    <w:bookmarkEnd w:id="6"/>
    <w:bookmarkEnd w:id="7"/>
    <w:p w14:paraId="00511B7A" w14:textId="77777777" w:rsidR="00912462" w:rsidRDefault="00000000" w:rsidP="005B1101">
      <w:pPr>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۱-۵-۲-فرضیات فرعی:</w:t>
      </w:r>
    </w:p>
    <w:p w14:paraId="4297D2D0" w14:textId="77777777" w:rsidR="00912462" w:rsidRDefault="00000000">
      <w:pPr>
        <w:ind w:firstLine="397"/>
        <w:jc w:val="both"/>
        <w:rPr>
          <w:rFonts w:ascii="BZar"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بین هوش معنوی و اضطراب مرگ در سالمندان رابطه وجود دارد.</w:t>
      </w:r>
      <w:bookmarkStart w:id="8" w:name="_Hlk218186129"/>
    </w:p>
    <w:p w14:paraId="557F57F2" w14:textId="77777777" w:rsidR="00912462" w:rsidRDefault="00000000">
      <w:pPr>
        <w:ind w:firstLine="397"/>
        <w:jc w:val="both"/>
        <w:rPr>
          <w:rFonts w:ascii="BZar" w:cs="B Lotus"/>
          <w:b/>
          <w:bCs/>
          <w:color w:val="auto"/>
          <w:lang w:bidi="fa-IR"/>
        </w:rPr>
        <w:bidi/>
        <w:spacing w:line="276" w:lineRule="auto" w:after="0"/>
      </w:pPr>
      <w:bookmarkStart w:id="9" w:name="_Hlk218187005"/>
      <w:bookmarkEnd w:id="8"/>
      <w:r>
        <w:rPr>
          <w:rFonts w:ascii="Times New Roman" w:eastAsia="Times New Roman" w:hAnsi="Times New Roman" w:hint="cs" w:cs="B Lotus"/>
          <w:b/>
          <w:bCs/>
          <w:lang w:bidi="fa-IR"/>
          <w:rtl/>
          <w:sz w:val="28"/>
          <w:szCs w:val="28"/>
        </w:rPr>
        <w:t xml:space="preserve">- بین اضطراب سلامتی و اضطراب مرگ در سالمندان رابطه وجود دارد.</w:t>
      </w:r>
    </w:p>
    <w:bookmarkEnd w:id="9"/>
    <w:p w14:paraId="115DB3BC" w14:textId="77777777" w:rsidR="00912462" w:rsidRDefault="00000000" w:rsidP="005B1101">
      <w:pPr>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 تعاریف نظری و عملیاتی متغیرها</w:t>
      </w:r>
      <w:proofErr w:type="spellStart"/>
      <w:proofErr w:type="spellEnd"/>
    </w:p>
    <w:p w14:paraId="52C4FE73" w14:textId="77777777" w:rsidR="00912462" w:rsidRDefault="00000000" w:rsidP="005B1101">
      <w:pPr>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۱-۶-۱- تعاریف نظری متغیرها</w:t>
      </w:r>
      <w:proofErr w:type="spellStart"/>
      <w:proofErr w:type="spellEnd"/>
    </w:p>
    <w:p w14:paraId="6A6262BB" w14:textId="77777777" w:rsidR="00912462" w:rsidRDefault="00000000">
      <w:pPr>
        <w:ind w:firstLine="397"/>
        <w:jc w:val="both"/>
        <w:rPr>
          <w:rFonts w:ascii="B Nazanin,Bold"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B72A1C8"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7B56D8A"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roofErr w:type="spellStart"/>
      <w:proofErr w:type="spellEnd"/>
      <w:proofErr w:type="spellStart"/>
      <w:proofErr w:type="spellEnd"/>
    </w:p>
    <w:p w14:paraId="663838F2" w14:textId="77777777" w:rsidR="00912462" w:rsidRDefault="00000000" w:rsidP="005B1101">
      <w:pPr>
        <w:keepNext/>
        <w:keepLines/>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۱-۶-۲- تعاریف عملیاتی متغیرها</w:t>
      </w:r>
      <w:proofErr w:type="spellStart"/>
      <w:proofErr w:type="spellEnd"/>
    </w:p>
    <w:p w14:paraId="15ED98BF"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هوش معنوی: در این پژوهش منظور از هوش معنوی، نمره ای است که فرد در پرسشنامه هوش معنوی. کینگ (۲۰۰۰)  کسب می کند.</w:t>
      </w:r>
    </w:p>
    <w:p w14:paraId="5709A264"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سلامتی: در این پژوهش منظور از اضطراب سلامتی، نمره ای است که فرد در پرسشنامه اضطراب سلامتی کسب می کند.</w:t>
      </w:r>
    </w:p>
    <w:p w14:paraId="27A7A95A"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مرگ: در این پژوهش منظور از اضطراب مرگ، نمره ای است که فرد در پرسشنامه اضطراب مرگ کسب می کند.</w:t>
      </w:r>
    </w:p>
    <w:p w14:paraId="66189F0F" w14:textId="77777777" w:rsidR="00912462" w:rsidRDefault="00000000">
      <w:pPr>
        <w:keepNext/>
        <w:keepLines/>
        <w:pageBreakBefore/>
        <w:spacing w:before="2400" w:after="240" w:line="276" w:lineRule="auto"/>
        <w:jc w:val="center"/>
        <w:rPr>
          <w:rFonts w:ascii="BZar" w:cs="B Titr"/>
          <w:b/>
          <w:bCs/>
          <w:color w:val="auto"/>
          <w:sz w:val="72"/>
          <w:szCs w:val="72"/>
          <w:lang w:bidi="fa-IR"/>
        </w:rPr>
        <w:bidi/>
      </w:pPr>
      <w:r>
        <w:rPr>
          <w:rFonts w:ascii="Times New Roman" w:cs="B Titr" w:hint="cs" w:hAnsi="Times New Roman"/>
          <w:b/>
          <w:bCs/>
          <w:sz w:val="56"/>
          <w:szCs w:val="56"/>
          <w:lang w:bidi="fa-IR"/>
          <w:rtl/>
        </w:rPr>
        <w:t xml:space="preserve">فصل دوم:</w:t>
      </w:r>
    </w:p>
    <w:p w14:paraId="599AF995" w14:textId="77777777" w:rsidR="00912462" w:rsidRDefault="00000000">
      <w:pPr>
        <w:keepNext/>
        <w:keepLines/>
        <w:spacing w:after="240" w:line="276" w:lineRule="auto"/>
        <w:jc w:val="center"/>
        <w:rPr>
          <w:rFonts w:ascii="BZar" w:cs="B Titr"/>
          <w:b/>
          <w:bCs/>
          <w:color w:val="auto"/>
          <w:sz w:val="72"/>
          <w:szCs w:val="72"/>
          <w:lang w:bidi="fa-IR"/>
        </w:rPr>
        <w:bidi/>
      </w:pPr>
      <w:r>
        <w:rPr>
          <w:rFonts w:ascii="Times New Roman" w:cs="B Titr" w:hint="cs" w:hAnsi="Times New Roman"/>
          <w:b/>
          <w:bCs/>
          <w:sz w:val="56"/>
          <w:szCs w:val="56"/>
          <w:lang w:bidi="fa-IR"/>
          <w:rtl/>
        </w:rPr>
        <w:t xml:space="preserve">مبانی نظری و</w:t>
      </w:r>
    </w:p>
    <w:p w14:paraId="2965C1FD" w14:textId="77777777" w:rsidR="00912462" w:rsidRDefault="00000000">
      <w:pPr>
        <w:keepNext/>
        <w:keepLines/>
        <w:spacing w:after="240" w:line="276" w:lineRule="auto"/>
        <w:jc w:val="center"/>
        <w:rPr>
          <w:rFonts w:ascii="BZar" w:cs="B Titr"/>
          <w:b/>
          <w:bCs/>
          <w:color w:val="auto"/>
          <w:sz w:val="72"/>
          <w:szCs w:val="72"/>
          <w:lang w:bidi="fa-IR"/>
        </w:rPr>
        <w:bidi/>
      </w:pPr>
      <w:r>
        <w:rPr>
          <w:rFonts w:ascii="Times New Roman" w:cs="B Titr" w:hint="cs" w:hAnsi="Times New Roman"/>
          <w:b/>
          <w:bCs/>
          <w:sz w:val="56"/>
          <w:szCs w:val="56"/>
          <w:lang w:bidi="fa-IR"/>
          <w:rtl/>
        </w:rPr>
        <w:t xml:space="preserve">پیشینه پژوهش</w:t>
      </w:r>
    </w:p>
    <w:p w14:paraId="3FCFE03A" w14:textId="77777777" w:rsidR="00912462" w:rsidRDefault="00000000" w:rsidP="00503BED">
      <w:pPr>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 گستره نخست: سالمندی</w:t>
      </w:r>
    </w:p>
    <w:p w14:paraId="24D9D854"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۲-۱-۱- مفهوم سالمندی</w:t>
      </w:r>
    </w:p>
    <w:p w14:paraId="544CDE6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3FC6DEF"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 نظریه های سالمندی</w:t>
      </w:r>
    </w:p>
    <w:p w14:paraId="261227DE"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ژرونتولوژی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 ۲۰۲۳؛ سازمان جهانی بهداشت، ۲۰۲۰).</w:t>
      </w:r>
      <w:proofErr w:type="spellEnd"/>
      <w:r>
        <w:rPr>
          <w:rStyle w:val="FootnoteReference"/>
          <w:rFonts w:hint="cs" w:ascii="Times New Roman" w:hAnsi="Times New Roman" w:cs="B Lotus"/>
          <w:lang w:bidi="fa-IR"/>
          <w:rtl/>
          <w:sz w:val="28"/>
          <w:szCs w:val="28"/>
        </w:rPr>
        <w:footnoteReference w:id="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9"/>
      </w:r>
    </w:p>
    <w:p w14:paraId="21903269"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۱-۲-۱-۲- نظریه‌های زیست شناختی</w:t>
      </w:r>
    </w:p>
    <w:p w14:paraId="33EAB9E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نظریه‌های زیستشناختی به سه دسته تقسیم می شوند:</w:t>
      </w:r>
      <w:proofErr w:type="spellStart"/>
      <w:proofErr w:type="spellEnd"/>
    </w:p>
    <w:p w14:paraId="4EEB22B2" w14:textId="77777777" w:rsidR="00912462" w:rsidRDefault="00000000" w:rsidP="00503BED">
      <w:pPr>
        <w:keepNext/>
        <w:keepLines/>
        <w:spacing w:before="240" w:after="100" w:line="276" w:lineRule="auto"/>
        <w:rPr>
          <w:rFonts w:cs="B Lotus"/>
          <w:b/>
          <w:bCs/>
          <w:color w:val="auto"/>
          <w:lang w:bidi="fa-IR"/>
        </w:rPr>
        <w:bidi/>
      </w:pPr>
      <w:bookmarkStart w:id="10" w:name="_Hlk215535180"/>
      <w:r>
        <w:rPr>
          <w:rFonts w:cs="B Titr" w:hint="cs" w:ascii="Times New Roman" w:hAnsi="Times New Roman"/>
          <w:b/>
          <w:bCs/>
          <w:sz w:val="30"/>
          <w:szCs w:val="30"/>
          <w:lang w:bidi="fa-IR"/>
          <w:rtl/>
        </w:rPr>
        <w:t xml:space="preserve">۱-۱-۲-۱-۲- نظریه ایمنی</w:t>
      </w:r>
      <w:bookmarkEnd w:id="10"/>
    </w:p>
    <w:p w14:paraId="2D9ED49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ایمنیپیری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 ۲۰۲۳؛ فولپ و همکاران، ۲۰۲۳).</w:t>
      </w:r>
      <w:r>
        <w:rPr>
          <w:rStyle w:val="FootnoteReference"/>
          <w:rFonts w:hint="cs" w:ascii="Times New Roman" w:hAnsi="Times New Roman" w:cs="B Lotus"/>
          <w:lang w:bidi="fa-IR"/>
          <w:rtl/>
          <w:sz w:val="28"/>
          <w:szCs w:val="28"/>
        </w:rPr>
        <w:footnoteReference w:id="1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1"/>
      </w:r>
      <w:proofErr w:type="spellStart"/>
      <w:proofErr w:type="spellEnd"/>
      <w:r>
        <w:rPr>
          <w:rStyle w:val="FootnoteReference"/>
          <w:rFonts w:hint="cs" w:ascii="Times New Roman" w:hAnsi="Times New Roman" w:cs="B Lotus"/>
          <w:lang w:bidi="fa-IR"/>
          <w:rtl/>
          <w:sz w:val="28"/>
          <w:szCs w:val="28"/>
        </w:rPr>
        <w:footnoteReference w:id="12"/>
      </w:r>
    </w:p>
    <w:p w14:paraId="414E7B19"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۲-۱-۲-۱-۲-نظریه پیر شدن سلولی</w:t>
      </w:r>
    </w:p>
    <w:p w14:paraId="7AD54A8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پیری سلولی، سالمندی نتیجه تجمع تدریجی آسیب‌های مولکولی و سلولی، به‌ویژه در ماده ژنتیکی سلول‌ها(DNA)، است. در طول زندگی، عوامل درونی و محیطی موجب بروز آسیب در DNA  و سایر اجزای سلول می‌شوند و با کاهش توانایی سیستم‌های ترمیمDNA،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 ۲۰۲۳؛ کامپیزی،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3"/>
      </w:r>
      <w:proofErr w:type="spellStart"/>
      <w:proofErr w:type="spellEnd"/>
      <w:r>
        <w:rPr>
          <w:rStyle w:val="FootnoteReference"/>
          <w:rFonts w:hint="cs" w:ascii="Times New Roman" w:hAnsi="Times New Roman" w:cs="B Lotus"/>
          <w:lang w:bidi="fa-IR"/>
          <w:rtl/>
          <w:sz w:val="28"/>
          <w:szCs w:val="28"/>
        </w:rPr>
        <w:footnoteReference w:id="14"/>
      </w:r>
    </w:p>
    <w:p w14:paraId="639995E1"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۳-۱-۲-۱-۲-نظریه رادیکال آزاد</w:t>
      </w:r>
    </w:p>
    <w:p w14:paraId="1617BB6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۲۰۲۳؛ گلادیشف،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5"/>
      </w:r>
    </w:p>
    <w:p w14:paraId="277DDA2E"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۲-۲-۱-۲- نظریه‌های روانشناختی</w:t>
      </w:r>
    </w:p>
    <w:p w14:paraId="2227D62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roofErr w:type="spellEnd"/>
      <w:proofErr w:type="spellStart"/>
      <w:proofErr w:type="spellEnd"/>
      <w:proofErr w:type="spellStart"/>
      <w:proofErr w:type="spellEnd"/>
    </w:p>
    <w:p w14:paraId="6D50506A"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۱-۲-۲-۱-۲- نظریه گولد</w:t>
      </w:r>
    </w:p>
    <w:p w14:paraId="3D29EB11"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راجر گولد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roofErr w:type="spellEnd"/>
      <w:r>
        <w:rPr>
          <w:rStyle w:val="FootnoteReference"/>
          <w:rFonts w:hint="cs" w:ascii="Times New Roman" w:hAnsi="Times New Roman" w:cs="B Lotus"/>
          <w:lang w:bidi="fa-IR"/>
          <w:rtl/>
          <w:sz w:val="28"/>
          <w:szCs w:val="28"/>
        </w:rPr>
        <w:footnoteReference w:id="16"/>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2BCF0F"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۲-۲-۲-۱-۲- نظریه لوینسون و شی</w:t>
      </w:r>
      <w:proofErr w:type="spellStart"/>
      <w:proofErr w:type="spellEnd"/>
    </w:p>
    <w:p w14:paraId="07B32AC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roofErr w:type="spellEnd"/>
      <w:proofErr w:type="spellStart"/>
      <w:proofErr w:type="spellEnd"/>
      <w:r>
        <w:rPr>
          <w:rStyle w:val="FootnoteReference"/>
          <w:rFonts w:hint="cs" w:ascii="Times New Roman" w:hAnsi="Times New Roman" w:cs="B Lotus"/>
          <w:lang w:bidi="fa-IR"/>
          <w:rtl/>
          <w:sz w:val="28"/>
          <w:szCs w:val="28"/>
        </w:rPr>
        <w:footnoteReference w:id="17"/>
      </w:r>
      <w:proofErr w:type="spellStart"/>
      <w:proofErr w:type="spellEnd"/>
      <w:r>
        <w:rPr>
          <w:rStyle w:val="FootnoteReference"/>
          <w:rFonts w:hint="cs" w:ascii="Times New Roman" w:hAnsi="Times New Roman" w:cs="B Lotus"/>
          <w:lang w:bidi="fa-IR"/>
          <w:rtl/>
          <w:sz w:val="28"/>
          <w:szCs w:val="28"/>
        </w:rPr>
        <w:footnoteReference w:id="18"/>
      </w:r>
      <w:proofErr w:type="spellStart"/>
      <w:proofErr w:type="spellEnd"/>
    </w:p>
    <w:p w14:paraId="7F7D9E5C"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۳-۲-۲-۱-۲- نظریه اریکسون</w:t>
      </w:r>
      <w:proofErr w:type="spellStart"/>
      <w:proofErr w:type="spellEnd"/>
    </w:p>
    <w:p w14:paraId="11312FD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دیدگاه اریکسون،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 ۱۹۸۶).</w:t>
      </w:r>
      <w:proofErr w:type="spellStart"/>
      <w:proofErr w:type="spellEnd"/>
      <w:r>
        <w:rPr>
          <w:rStyle w:val="FootnoteReference"/>
          <w:rFonts w:hint="cs" w:ascii="Times New Roman" w:hAnsi="Times New Roman" w:cs="B Lotus"/>
          <w:lang w:bidi="fa-IR"/>
          <w:rtl/>
          <w:sz w:val="28"/>
          <w:szCs w:val="28"/>
        </w:rPr>
        <w:footnoteReference w:id="19"/>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0"/>
      </w:r>
    </w:p>
    <w:p w14:paraId="27057E90"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۳-۲-۱-۲- نظریه‌های جامعه شناختی</w:t>
      </w:r>
    </w:p>
    <w:p w14:paraId="18D50EEA" w14:textId="77777777" w:rsidR="00912462" w:rsidRDefault="00000000" w:rsidP="00503BED">
      <w:pPr>
        <w:keepNext/>
        <w:keepLines/>
        <w:spacing w:before="240" w:after="100" w:line="276" w:lineRule="auto"/>
        <w:rPr>
          <w:rFonts w:cs="B Lotus"/>
          <w:b/>
          <w:bCs/>
          <w:color w:val="auto"/>
          <w:lang w:bidi="fa-IR"/>
        </w:rPr>
        <w:bidi/>
      </w:pPr>
      <w:bookmarkStart w:id="11" w:name="_Hlk215535516"/>
      <w:r>
        <w:rPr>
          <w:rFonts w:cs="B Titr" w:hint="cs" w:ascii="Times New Roman" w:hAnsi="Times New Roman"/>
          <w:b/>
          <w:bCs/>
          <w:sz w:val="30"/>
          <w:szCs w:val="30"/>
          <w:lang w:bidi="fa-IR"/>
          <w:rtl/>
        </w:rPr>
        <w:t xml:space="preserve">۱-۳-۲-۱-۲- نظریه عدم تعهد</w:t>
      </w:r>
      <w:bookmarkEnd w:id="11"/>
    </w:p>
    <w:p w14:paraId="40A9EE1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عدم تعهدکه توسط کامینگ و هنری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 ۲۰۱۶).</w:t>
      </w:r>
      <w:r>
        <w:rPr>
          <w:rStyle w:val="FootnoteReference"/>
          <w:rFonts w:hint="cs" w:ascii="Times New Roman" w:hAnsi="Times New Roman" w:cs="B Lotus"/>
          <w:lang w:bidi="fa-IR"/>
          <w:rtl/>
          <w:sz w:val="28"/>
          <w:szCs w:val="28"/>
        </w:rPr>
        <w:footnoteReference w:id="2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2"/>
      </w:r>
      <w:proofErr w:type="spellStart"/>
      <w:proofErr w:type="spellEnd"/>
      <w:r>
        <w:rPr>
          <w:rStyle w:val="FootnoteReference"/>
          <w:rFonts w:hint="cs" w:ascii="Times New Roman" w:hAnsi="Times New Roman" w:cs="B Lotus"/>
          <w:lang w:bidi="fa-IR"/>
          <w:rtl/>
          <w:sz w:val="28"/>
          <w:szCs w:val="28"/>
        </w:rPr>
        <w:footnoteReference w:id="23"/>
      </w:r>
    </w:p>
    <w:p w14:paraId="5220B6D6"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۲-۳-۲-۱-۲- نظریه فعالیت</w:t>
      </w:r>
    </w:p>
    <w:p w14:paraId="4C130396"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r>
        <w:rPr>
          <w:rStyle w:val="FootnoteReference"/>
          <w:rFonts w:hint="cs" w:ascii="Times New Roman" w:hAnsi="Times New Roman" w:cs="B Lotus"/>
          <w:lang w:bidi="fa-IR"/>
          <w:rtl/>
          <w:sz w:val="28"/>
          <w:szCs w:val="28"/>
        </w:rPr>
        <w:footnoteReference w:id="2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5"/>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6"/>
      </w:r>
    </w:p>
    <w:p w14:paraId="107D7526"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۳-۳-۲-۱-۲- نظریه مبادله یا تعامل</w:t>
      </w:r>
    </w:p>
    <w:p w14:paraId="3803FC9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مبادله اجتماعی، که توسط داود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7"/>
      </w:r>
      <w:proofErr w:type="spellStart"/>
      <w:proofErr w:type="spellEnd"/>
      <w:proofErr w:type="spellStart"/>
      <w:proofErr w:type="spellEnd"/>
    </w:p>
    <w:p w14:paraId="0BFEC34B"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۴-۳-۲-۱-۲- نظریه استمرار</w:t>
      </w:r>
    </w:p>
    <w:p w14:paraId="4796C6D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تداوم یا استمرار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r>
        <w:rPr>
          <w:rStyle w:val="FootnoteReference"/>
          <w:rFonts w:hint="cs" w:ascii="Times New Roman" w:hAnsi="Times New Roman" w:cs="B Lotus"/>
          <w:lang w:bidi="fa-IR"/>
          <w:rtl/>
          <w:sz w:val="28"/>
          <w:szCs w:val="28"/>
        </w:rPr>
        <w:footnoteReference w:id="2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56576D"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 گستره دوم: اضطراب مرگ</w:t>
      </w:r>
    </w:p>
    <w:p w14:paraId="5164FB70"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 مفهوم اضطراب مرگ</w:t>
      </w:r>
    </w:p>
    <w:p w14:paraId="2A0EE7DB" w14:textId="77777777" w:rsidR="00912462" w:rsidRDefault="00000000">
      <w:pPr>
        <w:ind w:firstLine="397"/>
        <w:jc w:val="both"/>
        <w:rPr>
          <w:rFonts w:cs="B Lotus"/>
          <w:color w:val="auto"/>
          <w:lang w:bidi="fa-IR"/>
        </w:rPr>
        <w:bidi/>
        <w:spacing w:line="276" w:lineRule="auto" w:after="0"/>
      </w:pPr>
      <w:bookmarkStart w:id="12" w:name="_Hlk200163441"/>
      <w:r>
        <w:rPr>
          <w:rFonts w:hint="cs" w:ascii="Times New Roman" w:hAnsi="Times New Roman" w:cs="B Lotus"/>
          <w:lang w:bidi="fa-IR"/>
          <w:rtl/>
          <w:sz w:val="28"/>
          <w:szCs w:val="28"/>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 و همکاران، ۲۰۲۲؛ مارتین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9"/>
      </w:r>
      <w:r>
        <w:rPr>
          <w:rStyle w:val="FootnoteReference"/>
          <w:rFonts w:hint="cs" w:ascii="Times New Roman" w:hAnsi="Times New Roman" w:cs="B Lotus"/>
          <w:lang w:bidi="fa-IR"/>
          <w:rtl/>
          <w:sz w:val="28"/>
          <w:szCs w:val="28"/>
        </w:rPr>
        <w:footnoteReference w:id="30"/>
      </w:r>
    </w:p>
    <w:p w14:paraId="18E1932E"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 نظریه‌های مرتبط با اضطراب مرگ</w:t>
      </w:r>
      <w:bookmarkEnd w:id="12"/>
      <w:proofErr w:type="spellStart"/>
      <w:proofErr w:type="spellEnd"/>
    </w:p>
    <w:p w14:paraId="20D7FE4A"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 نظریه فروید (روان‌تحلیل‌گری)</w:t>
      </w:r>
      <w:proofErr w:type="spellStart"/>
      <w:proofErr w:type="spellEnd"/>
    </w:p>
    <w:p w14:paraId="194327A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فروید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1"/>
      </w:r>
    </w:p>
    <w:p w14:paraId="405562E0" w14:textId="77777777" w:rsidR="00912462" w:rsidRDefault="00000000" w:rsidP="00503BED">
      <w:pPr>
        <w:keepNext/>
        <w:keepLines/>
        <w:spacing w:before="240" w:after="100" w:line="276" w:lineRule="auto"/>
        <w:rPr>
          <w:rFonts w:cs="B Lotus"/>
          <w:b/>
          <w:bCs/>
          <w:color w:val="auto"/>
          <w:lang w:bidi="fa-IR"/>
        </w:rPr>
        <w:bidi/>
      </w:pPr>
      <w:bookmarkStart w:id="13" w:name="_Hlk200162910"/>
      <w:r>
        <w:rPr>
          <w:rFonts w:cs="B Titr" w:hint="cs" w:ascii="Times New Roman" w:hAnsi="Times New Roman"/>
          <w:b/>
          <w:bCs/>
          <w:sz w:val="30"/>
          <w:szCs w:val="30"/>
          <w:lang w:bidi="fa-IR"/>
          <w:rtl/>
        </w:rPr>
        <w:t xml:space="preserve">۲-۲-۲-۲- نظریه یالوم (وجودگرایی)</w:t>
      </w:r>
      <w:bookmarkEnd w:id="13"/>
      <w:proofErr w:type="spellStart"/>
      <w:proofErr w:type="spellEnd"/>
      <w:proofErr w:type="spellStart"/>
      <w:proofErr w:type="spellEnd"/>
    </w:p>
    <w:p w14:paraId="26BEF51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اروین یالوم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2"/>
      </w:r>
    </w:p>
    <w:p w14:paraId="06CDDC76" w14:textId="77777777" w:rsidR="00912462" w:rsidRDefault="00000000" w:rsidP="00503BED">
      <w:pPr>
        <w:keepNext/>
        <w:keepLines/>
        <w:spacing w:before="240" w:after="100" w:line="276" w:lineRule="auto"/>
        <w:rPr>
          <w:rFonts w:cs="B Lotus"/>
          <w:b/>
          <w:bCs/>
          <w:color w:val="auto"/>
          <w:lang w:bidi="fa-IR"/>
        </w:rPr>
        <w:bidi/>
      </w:pPr>
      <w:bookmarkStart w:id="14" w:name="_Hlk200163160"/>
      <w:r>
        <w:rPr>
          <w:rFonts w:cs="B Titr" w:hint="cs" w:ascii="Times New Roman" w:hAnsi="Times New Roman"/>
          <w:b/>
          <w:bCs/>
          <w:sz w:val="30"/>
          <w:szCs w:val="30"/>
          <w:lang w:bidi="fa-IR"/>
          <w:rtl/>
        </w:rPr>
        <w:t xml:space="preserve">۲-۲-۲-۳- نظریه مدیریت وحشت (TMT)</w:t>
      </w:r>
      <w:bookmarkEnd w:id="14"/>
    </w:p>
    <w:p w14:paraId="228F519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طبق این نظریه، که توسط گرینبرگ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کنند(گرین برگ و همکاران، ۱۹۸۶).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3"/>
      </w:r>
    </w:p>
    <w:p w14:paraId="6F38F214"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۲-۲-۲-۴- نظریه دلبستگی</w:t>
      </w:r>
    </w:p>
    <w:p w14:paraId="76ABD143"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میکولینسر و فلوریان (۲۰۰۰) با تکیه بر نظریه دلبستگی بالبی،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از جمله مرگ، سازگاری بیشتری دارند.</w:t>
      </w:r>
      <w:proofErr w:type="spellEnd"/>
      <w:proofErr w:type="spellStart"/>
      <w:proofErr w:type="spellEnd"/>
      <w:r>
        <w:rPr>
          <w:rStyle w:val="FootnoteReference"/>
          <w:rFonts w:hint="cs" w:ascii="Times New Roman" w:hAnsi="Times New Roman" w:cs="B Lotus"/>
          <w:lang w:bidi="fa-IR"/>
          <w:rtl/>
          <w:sz w:val="28"/>
          <w:szCs w:val="28"/>
        </w:rPr>
        <w:footnoteReference w:id="34"/>
      </w:r>
      <w:proofErr w:type="spellStart"/>
      <w:proofErr w:type="spellEnd"/>
      <w:proofErr w:type="spellStart"/>
      <w:proofErr w:type="spellEnd"/>
      <w:proofErr w:type="spellStart"/>
      <w:proofErr w:type="spellEnd"/>
      <w:proofErr w:type="spellStart"/>
      <w:proofErr w:type="spellEnd"/>
    </w:p>
    <w:p w14:paraId="3887FC0A"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۲-۲-۳- ابعاد اضطراب مرگ</w:t>
      </w:r>
    </w:p>
    <w:p w14:paraId="53DCD97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پژوهشگران مختلف ابعاد گوناگونی را برای اضطراب مرگ برشمرده‌اند. از جمله رایج‌ترین طبقه‌بندی‌ها، می‌توان به موارد زیر اشاره کرد:</w:t>
      </w:r>
      <w:proofErr w:type="spellStart"/>
      <w:proofErr w:type="spellEnd"/>
      <w:proofErr w:type="spellStart"/>
      <w:proofErr w:type="spellEnd"/>
      <w:proofErr w:type="spellStart"/>
      <w:proofErr w:type="spellEnd"/>
      <w:proofErr w:type="spellStart"/>
      <w:proofErr w:type="spellEnd"/>
    </w:p>
    <w:p w14:paraId="5A90395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درد و رنج فیزیکی حین مرگ</w:t>
      </w:r>
    </w:p>
    <w:p w14:paraId="69F3DF5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ناشناخته‌ها و ندانستن آنچه پس از مرگ رخ می‌دهد</w:t>
      </w:r>
      <w:proofErr w:type="spellStart"/>
      <w:proofErr w:type="spellEnd"/>
      <w:proofErr w:type="spellStart"/>
      <w:proofErr w:type="spellEnd"/>
    </w:p>
    <w:p w14:paraId="4BCD1E85"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 از دست دادن فرصت‌های زندگی</w:t>
      </w:r>
      <w:proofErr w:type="spellStart"/>
      <w:proofErr w:type="spellEnd"/>
    </w:p>
    <w:p w14:paraId="1718BA7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جدایی از عزیزان و آسیب دیدن آن‌ها</w:t>
      </w:r>
      <w:proofErr w:type="spellStart"/>
      <w:proofErr w:type="spellEnd"/>
    </w:p>
    <w:p w14:paraId="2AB570F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درباره‌ی تأثیر منفی مرگ بر دیگران (وابستگان)</w:t>
      </w:r>
      <w:proofErr w:type="spellStart"/>
      <w:proofErr w:type="spellEnd"/>
      <w:proofErr w:type="spellStart"/>
      <w:proofErr w:type="spellEnd"/>
    </w:p>
    <w:p w14:paraId="0DBCA85A"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درباره نحوه‌ی به یاد آوردن فرد پس از مرگ (میراث روانی)</w:t>
      </w:r>
      <w:proofErr w:type="spellStart"/>
      <w:proofErr w:type="spellEnd"/>
    </w:p>
    <w:p w14:paraId="199343A3"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۲-۲-۴- عوامل مؤثر بر اضطراب مرگ در سالمندان</w:t>
      </w:r>
    </w:p>
    <w:p w14:paraId="41968DD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در سالمندان تحت تأثیر عوامل روان‌شناختی، اجتماعی و معنوی قرار دارد. مهم‌ترین عوامل عبارت‌اند از:</w:t>
      </w:r>
      <w:proofErr w:type="spellStart"/>
      <w:proofErr w:type="spellEnd"/>
      <w:proofErr w:type="spellStart"/>
      <w:proofErr w:type="spellEnd"/>
      <w:proofErr w:type="spellStart"/>
      <w:proofErr w:type="spellEnd"/>
    </w:p>
    <w:p w14:paraId="47CD6CB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تجربه مرگ نزدیکان یا همسر</w:t>
      </w:r>
    </w:p>
    <w:p w14:paraId="2ECFA37C"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سلامت جسمی و روانی</w:t>
      </w:r>
    </w:p>
    <w:p w14:paraId="6EBF9613"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باورهای مذهبی و معنوی</w:t>
      </w:r>
    </w:p>
    <w:p w14:paraId="46ED426D"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هوش معنوی</w:t>
      </w:r>
    </w:p>
    <w:p w14:paraId="171A1C4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سبک دلبستگی و تجربه‌های عاطفی دوران کودکی</w:t>
      </w:r>
      <w:proofErr w:type="spellStart"/>
      <w:proofErr w:type="spellEnd"/>
    </w:p>
    <w:p w14:paraId="5FBA961E" w14:textId="77777777" w:rsidR="00912462" w:rsidRDefault="00000000">
      <w:pPr>
        <w:numPr>
          <w:ilvl w:val="0"/>
          <w:numId w:val="20"/>
        </w:numPr>
        <w:ind w:left="0"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میزان حمایت اجتماعی و خانوادگی</w:t>
      </w:r>
    </w:p>
    <w:p w14:paraId="141DF90F"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۲-۲-۵- اضطراب مرگ و سالمندی</w:t>
      </w:r>
    </w:p>
    <w:p w14:paraId="5CE86719"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 ۱۹۹۴).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5"/>
      </w:r>
    </w:p>
    <w:p w14:paraId="5AC8223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همچنین، داشتن احساس معنا در زندگی و پذیرش فرایند سالمندی می‌تواند سازگاری روان‌شناختی افراد را در مواجهه با پایان زندگی افزایش دهد (ون بروگن و همکاران، ۲۰۲۱؛ هوانگ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6"/>
      </w:r>
      <w:proofErr w:type="spellStart"/>
      <w:proofErr w:type="spellEnd"/>
      <w:r>
        <w:rPr>
          <w:rStyle w:val="FootnoteReference"/>
          <w:rFonts w:hint="cs" w:ascii="Times New Roman" w:hAnsi="Times New Roman" w:cs="B Lotus"/>
          <w:lang w:bidi="fa-IR"/>
          <w:rtl/>
          <w:sz w:val="28"/>
          <w:szCs w:val="28"/>
        </w:rPr>
        <w:footnoteReference w:id="37"/>
      </w:r>
    </w:p>
    <w:p w14:paraId="4AD49229"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۲-۲-۶- پیامدهای اضطراب مرگ</w:t>
      </w:r>
    </w:p>
    <w:p w14:paraId="57F7F8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می‌تواند پیامدهای متعددی داشته باشد، از جمله:</w:t>
      </w:r>
      <w:proofErr w:type="spellStart"/>
      <w:proofErr w:type="spellEnd"/>
    </w:p>
    <w:p w14:paraId="5F184120"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افسردگی</w:t>
      </w:r>
    </w:p>
    <w:p w14:paraId="40875772"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اختلالات اضطرابی</w:t>
      </w:r>
    </w:p>
    <w:p w14:paraId="23327C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وسواس فکری</w:t>
      </w:r>
    </w:p>
    <w:p w14:paraId="62E668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اجتناب از موقعیت‌های مرتبط با مرگ (بیمارستان، مراسم تشییع)</w:t>
      </w:r>
      <w:proofErr w:type="spellStart"/>
      <w:proofErr w:type="spellEnd"/>
    </w:p>
    <w:p w14:paraId="3C4B38B3"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کیفیت زندگی</w:t>
      </w:r>
    </w:p>
    <w:p w14:paraId="2CCB022C"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سلامت روانی و جسمی</w:t>
      </w:r>
    </w:p>
    <w:p w14:paraId="031F0EF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مقابل، کاهش اضطراب مرگ می‌تواند باعث افزایش آرامش روانی، رضایت از زندگی و امید به آینده شود.</w:t>
      </w:r>
      <w:proofErr w:type="spellStart"/>
      <w:proofErr w:type="spellEnd"/>
    </w:p>
    <w:p w14:paraId="598E611D" w14:textId="77777777" w:rsidR="00912462" w:rsidRDefault="00000000" w:rsidP="00503BED">
      <w:pPr>
        <w:keepNext/>
        <w:keepLines/>
        <w:spacing w:before="240" w:after="100" w:line="276" w:lineRule="auto"/>
        <w:rPr>
          <w:rFonts w:cs="B Lotus"/>
          <w:b/>
          <w:bCs/>
          <w:color w:val="auto"/>
          <w:lang w:bidi="fa-IR"/>
        </w:rPr>
        <w:bidi/>
      </w:pPr>
      <w:bookmarkStart w:id="15" w:name="_Hlk200161578"/>
      <w:r>
        <w:rPr>
          <w:rFonts w:cs="B Titr" w:hint="cs" w:ascii="Times New Roman" w:hAnsi="Times New Roman"/>
          <w:b/>
          <w:bCs/>
          <w:sz w:val="30"/>
          <w:szCs w:val="30"/>
          <w:lang w:bidi="fa-IR"/>
          <w:rtl/>
        </w:rPr>
        <w:t xml:space="preserve">۲-۳- گستره سوم: هوش معنوی</w:t>
      </w:r>
    </w:p>
    <w:p w14:paraId="46307CA4" w14:textId="77777777" w:rsidR="00912462" w:rsidRDefault="00000000" w:rsidP="00503BED">
      <w:pPr>
        <w:keepNext/>
        <w:keepLines/>
        <w:spacing w:before="240" w:after="100" w:line="276" w:lineRule="auto"/>
        <w:rPr>
          <w:rFonts w:cs="B Lotus"/>
          <w:b/>
          <w:bCs/>
          <w:color w:val="auto"/>
          <w:lang w:bidi="fa-IR"/>
        </w:rPr>
        <w:bidi/>
      </w:pPr>
      <w:bookmarkStart w:id="16" w:name="_Hlk200161626"/>
      <w:bookmarkEnd w:id="15"/>
      <w:r>
        <w:rPr>
          <w:rFonts w:cs="B Titr" w:hint="cs" w:ascii="Times New Roman" w:hAnsi="Times New Roman"/>
          <w:b/>
          <w:bCs/>
          <w:sz w:val="30"/>
          <w:szCs w:val="30"/>
          <w:lang w:bidi="fa-IR"/>
          <w:rtl/>
        </w:rPr>
        <w:t xml:space="preserve">۲-۳-۱- مفهوم هوش معنوی</w:t>
      </w:r>
    </w:p>
    <w:bookmarkEnd w:id="16"/>
    <w:p w14:paraId="4D2A67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مفهومی چندبعدی است که در حوزه‌های مختلف علمی از جمله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 ۲۰۲۱؛ مایر و سالوی، ۲۰۲۰).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8"/>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9"/>
      </w:r>
    </w:p>
    <w:p w14:paraId="6ED78E3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0"/>
      </w:r>
    </w:p>
    <w:p w14:paraId="5E76D8C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از زمان های بسيار دور، هميشه این سئوال مطرح بوده که چه چيزی باعث خوشبختی و هوش معنوی می شود! هر يک از پژوهشگرانی که در این حيطه به  کار پرداخته اند، عوامل و ابعاد خاصی، معرفی کرده اند که هر فردی که واجد این خصوصيات و ابعاد باشد، دارای نسبتی از هوش معنوی معنوی است. در این بخش سعی می گردد تبیین های نظری گوناگون در این خصوص و نیز پژوهش های صورت گرفته، بررسی شود. در طول تاريخ، فلاسفه و رهبران مذهبی عقيده داشتند که داشتن عشق و معرفت و عدم دلبستگی به دنيا و متعلقات آن، عامل تکامل و هوش معنوی است. معتقدين به اصل سودگرايی، مانند جرمی بنتهام اعتقاد داشتند که وجود خوشی و لذت، و عدم حضور درد در زندگی فرد، به هوش معنوی می انجامد. به این ترتيب، می توان گفت که این دسته از افراد بر لذت هيجانی، معنوی و جسمانی تأکید داشتند. در اوايل قرن بيستم مطالعه در مورد هوش معنوی شروع به شکل گيری کرد. ويليام جيمز پدر روانشناسی آمريکا، در مورد "ذهنيت سالم" در کتاب  " انواع تجارب مذهبی" مطالبی نوشت. او مشاهده کرد برخی از افراد در هر سنی، با وجود تمامی مشکلات و سختيهايی که در زندگی دارند، خود را به سوی خوشبختی سوق می دهند. اینها کسانی هستند که توجهشان را از بيماری، مرگ و کشت و کشتار و ناآراميها، برگرفته و  به سوی مسائل دلپذيرتر و بهتر سوق می دهند. در نگاه اول این عقيده که می توان با وجود بيماری، هوش معنوی معنوی را تجربه کرد، قابل پذيرش نيست. با این حال، مطالعات بسياری نشان دادند که می توان تحت بدترين شرايط نیز هوش معنوی معنوی را تجربه کرد. بسياری از نظريات بيان شده در مخالفت با ديدگاه منفی فرويد نسبت به روان انسان بود، فرويد معتقد بود روان انسان مجموعه ای درهم و پيچيده از آشفتگي های هيجانی و تعارضات و سائق های غريزی است که انسان را به سمت لذايذ جنسی و پرخاشگری می کشاند. يونگ و فرنس در مخالفت با ديدگاه منفی فرويد، تأکید بر يکپارچگی و هماهنگی خصوصيات خوب و بد انسانها، صفات مردانه و زنانه و هوش معنوی و توانايی آنها برای پذيرش چيزهای جديد داشت. عقيده محکم اريکسون مبنی بر رشد ايگو باعث اعتقاد به رشد مداوم فرد در طول زندگی شد. بهلر، بيان داشت که انسان در طول زندگی به تکامل می رسد. الپورت نوعی بلوغ را مطرح کرد که شامل رشد فردی، داشتن روابط گرم با ديگران، داشتن امنيت هيجانی و خودپنداره ای مبنی بر واقعيت می شد. مازلو خصوصيات و مشخصه های افراد خودشکوفا را مطرح کرد. جاهودا دريافت که هوش چيزی فراتر از عدم وجود بيماری و اختلال است. او با این تبیین مشخصه های هوش را نیز بر شمرد. نظريه فرانکل بر معناجويی افراد در زندگی تأکید دارد. او معتقد است، که رفتار انسانها نه بر پايه لذت گرايی نظريه روانکاوی فرويد و نه بر پايه نظريه قدرت طلبی آدلر است، بلکه انسانها در زندگی به دنبال معنا و مفهومی برای زندگی خود می باشند. اگر فردی نتواند معنايی در زندگی خويش بيابد، احساس پوچی به او دست می دهد و از زندگی نااميد می شود و ملالت و خستگی از زندگی تمام وجودش را فرا می گيرد. الزاما این حس منجر به بيماری معنوی نمی شود، بلکه پيش آگهی بدی برای ابتلا به این اختلالات است. بنابراین فرانکل هوش معنوی را در یافتن معنا و مفهوم در زندگی می‌داند(فرانک،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67F2A3" w14:textId="77777777" w:rsidR="00912462" w:rsidRDefault="00000000" w:rsidP="00503BED">
      <w:pPr>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bookmarkStart w:id="17" w:name="_Toc113114059"/>
      <w:r>
        <w:rPr>
          <w:rFonts w:ascii="Times New Roman" w:eastAsia="Times New Roman" w:hAnsi="Times New Roman" w:cs="B Titr" w:hint="cs"/>
          <w:b/>
          <w:bCs/>
          <w:kern w:val="32"/>
          <w:sz w:val="30"/>
          <w:szCs w:val="30"/>
          <w:lang w:bidi="fa-IR"/>
          <w:rtl/>
        </w:rPr>
        <w:t xml:space="preserve">۲-۳-۲- دیدگاه فضیلت گرایانه به هوش معنوی</w:t>
      </w:r>
    </w:p>
    <w:p w14:paraId="7ED4199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 و دسی، ۲۰۱۷). ریف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E7003D"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پذیرش خود: یعنی نگرش مثبت نسبت به خود و پذیرش نقاط قوت و ضعف؛</w:t>
      </w:r>
    </w:p>
    <w:p w14:paraId="1E00EF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روابط مثبت با دیگران: شامل برقراری روابط گرم، رضایت‌بخش و همدلانه؛</w:t>
      </w:r>
    </w:p>
    <w:p w14:paraId="24E3F14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خودمختاری: به معنای استقلال در تصمیم‌گیری و مقاومت در برابر فشارهای اجتماعی؛</w:t>
      </w:r>
      <w:proofErr w:type="spellStart"/>
      <w:proofErr w:type="spellEnd"/>
    </w:p>
    <w:p w14:paraId="57AC14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تسلط بر محیط: یعنی توانایی مدیریت شرایط زندگی و استفاده مؤثر از فرصت‌های موجود؛</w:t>
      </w:r>
      <w:proofErr w:type="spellStart"/>
      <w:proofErr w:type="spellEnd"/>
      <w:proofErr w:type="spellStart"/>
      <w:proofErr w:type="spellEnd"/>
    </w:p>
    <w:p w14:paraId="7F9C297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هدفمندی در زندگی، شامل داشتن اهداف و احساس معنا و جهت در زندگی؛ و</w:t>
      </w:r>
    </w:p>
    <w:p w14:paraId="24EF19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رشد شخصی: به معنای احساس رشد مداوم، گشودگی نسبت به تجربه‌های جدید و شناخت ظرفیت‌های فردی (ریف و همکاران، ۲۰۲۴).</w:t>
      </w:r>
      <w:proofErr w:type="spellStart"/>
      <w:proofErr w:type="spellEnd"/>
      <w:proofErr w:type="spellStart"/>
      <w:proofErr w:type="spellEnd"/>
    </w:p>
    <w:p w14:paraId="03B75B9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مدل سلامت معنوی کامل: این مدل دو بعد سلامت معنوی و تنش معنوی را ترکیب می کند که حاصل چهار حالت ؛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 و همکاران، ۲۰۱۹).</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42178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8DAE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از جمله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C6D16A9" w14:textId="77777777" w:rsidR="00912462" w:rsidRDefault="00000000" w:rsidP="00503BED">
      <w:pPr>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r>
        <w:rPr>
          <w:rFonts w:ascii="Times New Roman" w:eastAsia="Times New Roman" w:hAnsi="Times New Roman" w:cs="B Titr" w:hint="cs"/>
          <w:b/>
          <w:bCs/>
          <w:kern w:val="32"/>
          <w:sz w:val="30"/>
          <w:szCs w:val="30"/>
          <w:lang w:bidi="fa-IR"/>
          <w:rtl/>
        </w:rPr>
        <w:t xml:space="preserve">۲-۳-۳- عوامل موثر بر هوش معنوی</w:t>
      </w:r>
      <w:bookmarkEnd w:id="17"/>
    </w:p>
    <w:p w14:paraId="200B0C1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همچنین،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2"/>
      </w:r>
      <w:proofErr w:type="spellStart"/>
      <w:proofErr w:type="spellEnd"/>
      <w:r>
        <w:rPr>
          <w:rStyle w:val="FootnoteReference"/>
          <w:rFonts w:ascii="Times New Roman" w:eastAsia="Times New Roman" w:hAnsi="Times New Roman" w:hint="cs" w:cs="B Lotus"/>
          <w:lang w:bidi="fa-IR"/>
          <w:rtl/>
          <w:sz w:val="28"/>
          <w:szCs w:val="28"/>
        </w:rPr>
        <w:footnoteReference w:id="43"/>
      </w:r>
    </w:p>
    <w:p w14:paraId="62DAA44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 و دی‌سیکو، ۲۰۰۹؛ کینگ، ۲۰۲۱).</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DCB87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بنابراین،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9D9F6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از جمله روابط اجتماعی، شرایط زندگی، ویژگی‌های شخصیتی و نحوه ارزیابی فرد از تجربه‌های زندگی قرار دارد. بنابراین، بررسی بهزیستی ذهنی مستلزم توجه همزمان به ارزیابی شناختی فرد از زندگی و تجربه هیجانی اوست (داینر، اویشی و تای،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F9C52F"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 گستره چهارم: اضطراب سلامتی</w:t>
      </w:r>
    </w:p>
    <w:p w14:paraId="340E5279"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۲-۴-۱- مفهوم اضطراب سلامتی</w:t>
      </w:r>
    </w:p>
    <w:p w14:paraId="247EC0DA" w14:textId="77777777" w:rsidR="00912462" w:rsidRDefault="00000000">
      <w:pPr>
        <w:ind w:firstLine="397"/>
        <w:jc w:val="both"/>
        <w:rPr>
          <w:rFonts w:cs="B Lotus"/>
          <w:color w:val="auto"/>
          <w:lang w:bidi="fa-IR"/>
        </w:rPr>
        <w:bidi/>
        <w:spacing w:line="276" w:lineRule="auto" w:after="0"/>
      </w:pPr>
      <w:bookmarkStart w:id="18" w:name="_Hlk218187582"/>
      <w:r>
        <w:rPr>
          <w:rFonts w:hint="cs" w:ascii="Times New Roman" w:hAnsi="Times New Roman" w:cs="B Lotus"/>
          <w:lang w:bidi="fa-IR"/>
          <w:rtl/>
          <w:sz w:val="28"/>
          <w:szCs w:val="28"/>
        </w:rPr>
        <w:t xml:space="preserve">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Start w:id="19" w:name="_Hlk216145996"/>
      <w:proofErr w:type="spellStart"/>
      <w:proofErr w:type="spellEnd"/>
      <w:r>
        <w:rPr>
          <w:rStyle w:val="FootnoteReference"/>
          <w:rFonts w:hint="cs" w:ascii="Times New Roman" w:hAnsi="Times New Roman" w:cs="B Lotus"/>
          <w:lang w:bidi="fa-IR"/>
          <w:rtl/>
          <w:sz w:val="28"/>
          <w:szCs w:val="28"/>
        </w:rPr>
        <w:footnoteReference w:id="44"/>
      </w:r>
      <w:bookmarkEnd w:id="19"/>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5"/>
      </w:r>
      <w:proofErr w:type="spellStart"/>
      <w:proofErr w:type="spellEnd"/>
      <w:proofErr w:type="spellStart"/>
      <w:proofErr w:type="spellEnd"/>
      <w:proofErr w:type="spellStart"/>
      <w:proofErr w:type="spellEnd"/>
    </w:p>
    <w:bookmarkEnd w:id="18"/>
    <w:p w14:paraId="2DB93D5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شناخت عوامل، مدل‌های نظری و پیامدهای اضطراب سلامتی در سالمندان می‌تواند راهگشای طراحی مداخلات روان‌شناختی مؤثر باشد.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6"/>
      </w:r>
      <w:proofErr w:type="spellStart"/>
      <w:proofErr w:type="spellEnd"/>
      <w:proofErr w:type="spellStart"/>
      <w:proofErr w:type="spellEnd"/>
      <w:proofErr w:type="spellStart"/>
      <w:proofErr w:type="spellEnd"/>
      <w:proofErr w:type="spellStart"/>
      <w:proofErr w:type="spellEnd"/>
    </w:p>
    <w:p w14:paraId="3672294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14:paraId="54A5CB3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DSM-5،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roofErr w:type="spellStart"/>
      <w:proofErr w:type="spellEnd"/>
      <w:proofErr w:type="spellStart"/>
      <w:proofErr w:type="spellEnd"/>
    </w:p>
    <w:p w14:paraId="777157E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 و همکاران، ۲۰۲۴؛ هالدورسون و سالکووسکیس، ۲۰۲۳).</w:t>
      </w:r>
      <w:proofErr w:type="spellStart"/>
      <w:proofErr w:type="spellEnd"/>
    </w:p>
    <w:p w14:paraId="5245A30A" w14:textId="77777777" w:rsidR="00912462" w:rsidRDefault="00000000">
      <w:pPr>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 مدل‌های نظری اضطراب سلامتی</w:t>
      </w:r>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7"/>
      </w:r>
    </w:p>
    <w:p w14:paraId="548C8EF9" w14:textId="77777777" w:rsidR="00912462" w:rsidRDefault="00000000" w:rsidP="00503BED">
      <w:pPr>
        <w:keepNext/>
        <w:keepLines/>
        <w:spacing w:before="240" w:after="100" w:line="276" w:lineRule="auto"/>
        <w:rPr>
          <w:rFonts w:cs="B Lotus"/>
          <w:b/>
          <w:bCs/>
          <w:color w:val="auto"/>
          <w:lang w:bidi="fa-IR"/>
        </w:rPr>
        <w:bidi/>
      </w:pPr>
      <w:bookmarkStart w:id="20" w:name="_Hlk216147150"/>
      <w:r>
        <w:rPr>
          <w:rFonts w:cs="B Titr" w:hint="cs" w:ascii="Times New Roman" w:hAnsi="Times New Roman"/>
          <w:b/>
          <w:bCs/>
          <w:sz w:val="30"/>
          <w:szCs w:val="30"/>
          <w:lang w:bidi="fa-IR"/>
          <w:rtl/>
        </w:rPr>
        <w:t xml:space="preserve">۲-۴-۲-۱- مدل شناختی-رفتاری</w:t>
      </w:r>
      <w:bookmarkEnd w:id="20"/>
      <w:proofErr w:type="spellStart"/>
      <w:proofErr w:type="spellEnd"/>
    </w:p>
    <w:p w14:paraId="2F55C637" w14:textId="77777777" w:rsidR="00912462" w:rsidRDefault="00000000" w:rsidP="00503BED">
      <w:pPr>
        <w:keepNext/>
        <w:keepLines/>
        <w:spacing w:before="240" w:after="100" w:line="276" w:lineRule="auto"/>
        <w:rPr>
          <w:rFonts w:cs="B Lotus"/>
          <w:b/>
          <w:bCs/>
          <w:color w:val="auto"/>
          <w:lang w:bidi="fa-IR"/>
        </w:rPr>
        <w:bidi/>
      </w:pPr>
      <w:bookmarkStart w:id="21" w:name="_Hlk216147110"/>
      <w:r>
        <w:rPr>
          <w:rFonts w:cs="B Titr" w:hint="cs" w:ascii="Times New Roman" w:hAnsi="Times New Roman"/>
          <w:b/>
          <w:bCs/>
          <w:sz w:val="30"/>
          <w:szCs w:val="30"/>
          <w:lang w:bidi="fa-IR"/>
          <w:rtl/>
        </w:rPr>
        <w:t xml:space="preserve">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bookmarkEnd w:id="21"/>
    </w:p>
    <w:p w14:paraId="08A20B11" w14:textId="77777777" w:rsidR="00912462" w:rsidRDefault="00000000">
      <w:pPr>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۲-۴-۲-۲- مدل زیستی-روانی-اجتماعی</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8F51E8"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14:paraId="54461D1A" w14:textId="77777777" w:rsidR="00912462" w:rsidRDefault="00000000">
      <w:pPr>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۲-۴-۲-۳- مدل دلبستگی</w:t>
      </w:r>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8"/>
      </w:r>
      <w:proofErr w:type="spellStart"/>
      <w:proofErr w:type="spellEnd"/>
      <w:r>
        <w:rPr>
          <w:rStyle w:val="FootnoteReference"/>
          <w:rFonts w:hint="cs" w:ascii="Times New Roman" w:hAnsi="Times New Roman" w:cs="B Titr"/>
          <w:lang w:bidi="fa-IR"/>
          <w:rtl/>
          <w:sz w:val="30"/>
          <w:szCs w:val="30"/>
          <w:b/>
          <w:bCs/>
        </w:rPr>
        <w:footnoteReference w:id="49"/>
      </w:r>
      <w:proofErr w:type="spellStart"/>
      <w:proofErr w:type="spellEnd"/>
      <w:proofErr w:type="spellStart"/>
      <w:proofErr w:type="spellEnd"/>
      <w:proofErr w:type="spellStart"/>
      <w:proofErr w:type="spellEnd"/>
      <w:proofErr w:type="spellStart"/>
      <w:proofErr w:type="spellEnd"/>
    </w:p>
    <w:p w14:paraId="20D756E6"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 و ایشیک، ۲۰۲۴).</w:t>
      </w:r>
    </w:p>
    <w:p w14:paraId="002D70FA" w14:textId="77777777" w:rsidR="00912462" w:rsidRDefault="00000000">
      <w:pPr>
        <w:ind w:firstLine="397"/>
        <w:rPr>
          <w:rFonts w:cs="B Lotus"/>
          <w:color w:val="auto"/>
          <w:lang w:bidi="fa-IR"/>
        </w:rPr>
        <w:bidi/>
        <w:spacing w:before="240" w:after="100" w:line="276" w:lineRule="auto"/>
        <w:keepNext/>
      </w:pPr>
      <w:proofErr w:type="spellStart"/>
      <w:r>
        <w:rPr>
          <w:rFonts w:hint="cs" w:ascii="Times New Roman" w:hAnsi="Times New Roman" w:cs="B Titr"/>
          <w:lang w:bidi="fa-IR"/>
          <w:rtl/>
          <w:sz w:val="30"/>
          <w:szCs w:val="30"/>
          <w:b/>
          <w:bCs/>
        </w:rPr>
        <w:t xml:space="preserve">۲-۴-۳- سالمندی و اضطراب سلامت</w:t>
      </w:r>
      <w:proofErr w:type="spellEnd"/>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50"/>
      </w:r>
      <w:proofErr w:type="spellStart"/>
      <w:proofErr w:type="spellEnd"/>
      <w:proofErr w:type="spellStart"/>
      <w:proofErr w:type="spellEnd"/>
      <w:proofErr w:type="spellStart"/>
      <w:proofErr w:type="spellEnd"/>
      <w:proofErr w:type="spellStart"/>
      <w:proofErr w:type="spellEnd"/>
    </w:p>
    <w:p w14:paraId="2E26C491" w14:textId="77777777" w:rsidR="00912462" w:rsidRDefault="00000000">
      <w:pPr>
        <w:ind w:firstLine="397"/>
        <w:jc w:val="both"/>
        <w:rPr>
          <w:rFonts w:cs="B Lotus"/>
          <w:color w:val="auto"/>
          <w:lang w:bidi="fa-IR"/>
        </w:rPr>
        <w:bidi/>
        <w:spacing w:line="276" w:lineRule="auto" w:after="0"/>
      </w:pPr>
      <w:bookmarkStart w:id="22" w:name="_Hlk218187771"/>
      <w:r>
        <w:rPr>
          <w:rFonts w:hint="cs" w:ascii="Times New Roman" w:hAnsi="Times New Roman" w:cs="B Lotus"/>
          <w:lang w:bidi="fa-IR"/>
          <w:rtl/>
          <w:sz w:val="28"/>
          <w:szCs w:val="28"/>
        </w:rPr>
        <w:t xml:space="preserve">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 و وارویک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آمریکا،۲۰۲۲؛ فرگوس و والنتاینر،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1"/>
      </w:r>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2"/>
      </w:r>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ممکن است در دوره سالمندی تحت تأثیر افزایش تجربه بیماری‌های جسمانی، بیماری‌های مزمن، ضعف و محدودیت‌های عملکردی و همچنین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همچنین،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همچنین، بیماری‌های جسمانی، جنسیت، حمایت اجتماعی پایین و انزوای اجتماعی از جمله عوامل مرتبط با علائم اضطرابی در سالمندان گزارش شده‌اند (شفیعی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همچنین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6A5A8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همچنین،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B1F307F"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۲-۴-۴- عوامل زمینه‌ساز اضطراب</w:t>
      </w:r>
      <w:proofErr w:type="spellStart"/>
      <w:proofErr w:type="spellEnd"/>
    </w:p>
    <w:p w14:paraId="7694815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همچنین، نشانه‌هایی مانند ترس از مرگ، احساس بی‌فایدگی،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3263D5"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همچنین،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2CC702"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 ۲۰۲۲؛ آبراموویتز و برادوک،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3"/>
      </w:r>
    </w:p>
    <w:p w14:paraId="62DB6F6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افزون بر این،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 ۲۰۲۲؛ تیلور و آسْموندسون، ۲۰۲۱؛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4"/>
      </w:r>
    </w:p>
    <w:p w14:paraId="174D3D1A"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۲-۴-۵- مداخلات معطوف به کاهش اضطراب سلامت سالمندان</w:t>
      </w:r>
    </w:p>
    <w:p w14:paraId="092DC5E5" w14:textId="77777777" w:rsidR="00912462" w:rsidRDefault="00000000">
      <w:pPr>
        <w:ind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مداخلات معطوف به کاهش اضطراب سلامت سالمندان</w:t>
      </w:r>
    </w:p>
    <w:p w14:paraId="3C0DA58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از جمله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5"/>
      </w:r>
      <w:proofErr w:type="spellStart"/>
      <w:proofErr w:type="spellEnd"/>
      <w:r>
        <w:rPr>
          <w:rStyle w:val="FootnoteReference"/>
          <w:rFonts w:hint="cs" w:ascii="Times New Roman" w:hAnsi="Times New Roman" w:cs="B Lotus"/>
          <w:lang w:bidi="fa-IR"/>
          <w:rtl/>
          <w:sz w:val="28"/>
          <w:szCs w:val="28"/>
        </w:rPr>
        <w:footnoteReference w:id="56"/>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7"/>
      </w:r>
    </w:p>
    <w:p w14:paraId="7294F76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مبتنی بر معنویت از جمله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 ۲۰۲۳؛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8"/>
      </w:r>
    </w:p>
    <w:p w14:paraId="57E2FFF4"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از جمله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 و همکاران، ۲۰۲۳؛ سوتو و همکاران،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9"/>
      </w:r>
      <w:proofErr w:type="spellStart"/>
      <w:proofErr w:type="spellEnd"/>
      <w:r>
        <w:rPr>
          <w:rStyle w:val="FootnoteReference"/>
          <w:rFonts w:hint="cs" w:ascii="Times New Roman" w:hAnsi="Times New Roman" w:cs="B Lotus"/>
          <w:lang w:bidi="fa-IR"/>
          <w:rtl/>
          <w:sz w:val="28"/>
          <w:szCs w:val="28"/>
        </w:rPr>
        <w:footnoteReference w:id="60"/>
      </w:r>
    </w:p>
    <w:p w14:paraId="3A822B0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 و همکاران، ۲۰۲۳؛ کاپلان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1"/>
      </w:r>
      <w:proofErr w:type="spellStart"/>
      <w:proofErr w:type="spellEnd"/>
      <w:r>
        <w:rPr>
          <w:rStyle w:val="FootnoteReference"/>
          <w:rFonts w:hint="cs" w:ascii="Times New Roman" w:hAnsi="Times New Roman" w:cs="B Lotus"/>
          <w:lang w:bidi="fa-IR"/>
          <w:rtl/>
          <w:sz w:val="28"/>
          <w:szCs w:val="28"/>
        </w:rPr>
        <w:footnoteReference w:id="62"/>
      </w:r>
    </w:p>
    <w:p w14:paraId="2EB8866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همچنین،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علاوه بر این،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 ۲۰۲۴؛ انجمن روان‌شناسی آمریکا، ۲۰۲۳؛ گولدبرگ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08EA5E"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 و هایگا، ۲۰۱۴؛ انجمن روان‌شناسی آمریکا، ۲۰۲۳؛ گولد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3"/>
      </w:r>
      <w:proofErr w:type="spellStart"/>
      <w:proofErr w:type="spellEnd"/>
      <w:r>
        <w:rPr>
          <w:rStyle w:val="FootnoteReference"/>
          <w:rFonts w:hint="cs" w:ascii="Times New Roman" w:hAnsi="Times New Roman" w:cs="B Lotus"/>
          <w:lang w:bidi="fa-IR"/>
          <w:rtl/>
          <w:sz w:val="28"/>
          <w:szCs w:val="28"/>
        </w:rPr>
        <w:footnoteReference w:id="64"/>
      </w:r>
    </w:p>
    <w:p w14:paraId="091406E5" w14:textId="77777777" w:rsidR="00912462" w:rsidRDefault="00000000" w:rsidP="00503BED">
      <w:pPr>
        <w:keepNext/>
        <w:keepLines/>
        <w:spacing w:before="240" w:after="100" w:line="276" w:lineRule="auto"/>
        <w:rPr>
          <w:rFonts w:ascii="B Nazanin" w:hAnsi="Calibri" w:cs="B Lotus"/>
          <w:b/>
          <w:bCs/>
          <w:color w:val="auto"/>
          <w:lang w:bidi="fa-IR"/>
        </w:rPr>
        <w:bidi/>
      </w:pPr>
      <w:r>
        <w:rPr>
          <w:rFonts w:ascii="Times New Roman" w:hAnsi="Times New Roman" w:cs="B Titr" w:hint="cs"/>
          <w:b/>
          <w:bCs/>
          <w:sz w:val="30"/>
          <w:szCs w:val="30"/>
          <w:lang w:bidi="fa-IR"/>
          <w:rtl/>
        </w:rPr>
        <w:t xml:space="preserve">۲-۵- پیشینه پژوهش</w:t>
      </w:r>
    </w:p>
    <w:p w14:paraId="605944A6"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۱-۵-۲- پیشینه داخلی</w:t>
      </w:r>
    </w:p>
    <w:p w14:paraId="5BAB7CC1"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همچنین نتایج نشان داد معنای زندگی و تاب‌آوری در رابطه میان هوش معنوی و اضطراب مرگ نقش میانجی دارند. بنابراین، سالمندانی که از هوش معنوی بالاتری برخوردارند، در مقایسه با سالمندان دارای هوش معنوی پایین‌تر، اضطراب مرگ کمتری تجربه می‌کنند.</w:t>
      </w:r>
      <w:proofErr w:type="spellStart"/>
      <w:proofErr w:type="spellEnd"/>
      <w:proofErr w:type="spellStart"/>
      <w:proofErr w:type="spellEnd"/>
      <w:proofErr w:type="spellStart"/>
      <w:proofErr w:type="spellEnd"/>
      <w:proofErr w:type="spellStart"/>
      <w:proofErr w:type="spellEnd"/>
      <w:proofErr w:type="spellStart"/>
      <w:proofErr w:type="spellEnd"/>
    </w:p>
    <w:p w14:paraId="5BAB7CC1"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roofErr w:type="spellStart"/>
      <w:proofErr w:type="spellEnd"/>
      <w:proofErr w:type="spellStart"/>
      <w:proofErr w:type="spellEnd"/>
      <w:proofErr w:type="spellStart"/>
      <w:proofErr w:type="spellEnd"/>
      <w:proofErr w:type="spellStart"/>
      <w:proofErr w:type="spellEnd"/>
      <w:proofErr w:type="spellStart"/>
      <w:proofErr w:type="spellEnd"/>
    </w:p>
    <w:p w14:paraId="5CDDD9E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بنابراین می‌توان نتیجه گرفت که رابطه مثبـت و معنـاداری بـین هـوش معنـوی و سلامت روان به عنوان دو متغیر اساسی در زندگی، وجود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همچنین اضطراب مرگ از عوامل پیش‌بینی‌کننده کاهش امید به زندگی در سالمندان بود.</w:t>
      </w:r>
      <w:proofErr w:type="spellStart"/>
      <w:proofErr w:type="spellEnd"/>
      <w:proofErr w:type="spellStart"/>
      <w:proofErr w:type="spellEnd"/>
    </w:p>
    <w:p w14:paraId="163361DD"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 رضایت از زندگی دیتر و همکارانش و بهزیستی روان شناختی ریف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همچنین هوش معنوی قادر به تبیین ۴۵ درصد واریانس از روی بهزیستی روان شناختی می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C3E2ADC"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FF100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1637FA"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roofErr w:type="spellStart"/>
      <w:proofErr w:type="spellEnd"/>
      <w:proofErr w:type="spellStart"/>
      <w:proofErr w:type="spellEnd"/>
    </w:p>
    <w:p w14:paraId="726E5972"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roofErr w:type="spellStart"/>
      <w:proofErr w:type="spellEnd"/>
      <w:proofErr w:type="spellStart"/>
      <w:proofErr w:type="spellEnd"/>
    </w:p>
    <w:p w14:paraId="0E6A4C46"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امامی، مولوی و کلانتری (۱۳۹۳) در تحلیل مسیر اثر هوش معنوی و هوش اخلاقی بر خود شكوفایی و رضایت از زندگی در  سالمندان  شهر  اصفهان  به  این  نتیجه  رسیدند  که،  هوش  اخلاقی  بر  رضایت  از  زندگی  و  خودشكوفایی معنادار بود اما هوش معنوی بر این دو متغیر معنادار نبود.</w:t>
      </w:r>
      <w:proofErr w:type="spellStart"/>
      <w:proofErr w:type="spellEnd"/>
    </w:p>
    <w:p w14:paraId="1EFCD59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 پور(۱۳۹۲) در پژوهش خود با عنوان رابطه هوش معنوی و اضطراب مرگ به این نتیجه رسید که، مولفه های هوش معنوی قادر به پیش بینی اضطراب مرگ بود.</w:t>
      </w:r>
      <w:proofErr w:type="spellStart"/>
      <w:proofErr w:type="spellEnd"/>
    </w:p>
    <w:p w14:paraId="649B22F3"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2E98B25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roofErr w:type="spellStart"/>
      <w:proofErr w:type="spellEnd"/>
      <w:proofErr w:type="spellStart"/>
      <w:proofErr w:type="spellEnd"/>
      <w:proofErr w:type="spellStart"/>
      <w:proofErr w:type="spellEnd"/>
      <w:proofErr w:type="spellStart"/>
      <w:proofErr w:type="spellEnd"/>
      <w:proofErr w:type="spellStart"/>
      <w:proofErr w:type="spellEnd"/>
    </w:p>
    <w:p w14:paraId="32FED3A7"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roofErr w:type="spellStart"/>
      <w:proofErr w:type="spellEnd"/>
      <w:proofErr w:type="spellStart"/>
      <w:proofErr w:type="spellEnd"/>
      <w:proofErr w:type="spellStart"/>
      <w:proofErr w:type="spellEnd"/>
    </w:p>
    <w:p w14:paraId="750A86E8"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امیری و همکاران (۲۰۱۶) بیان کردند که هوش معنوی می‌تواند نقش میانجی در کاهش اثرات منفی اختلالات اضطرابی، از جمله اضطراب مرگ، ایفا کند و آموزش مهارت‌های معنوی باعث افزایش تاب‌آوری روانی در دوران سالمندی می‌شود.</w:t>
      </w:r>
      <w:proofErr w:type="spellStart"/>
      <w:proofErr w:type="spellEnd"/>
      <w:proofErr w:type="spellStart"/>
      <w:proofErr w:type="spellEnd"/>
      <w:proofErr w:type="spellStart"/>
      <w:proofErr w:type="spellEnd"/>
      <w:proofErr w:type="spellStart"/>
      <w:proofErr w:type="spellEnd"/>
    </w:p>
    <w:p w14:paraId="2FE658EF"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۲-۵-۲- پیشینه خارجی</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یونس، رحمة،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همچنین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14:paraId="32EE9CF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وجودی انتقادی با بهزیستی روانشناختی سالمندان وجود دارد.</w:t>
      </w:r>
      <w:proofErr w:type="spellStart"/>
      <w:proofErr w:type="spellEnd"/>
      <w:r>
        <w:rPr>
          <w:rFonts w:ascii="Times New Roman" w:eastAsia="Times New Roman" w:hAnsi="Times New Roman" w:hint="cs" w:cs="B Lotus"/>
          <w:b/>
          <w:bCs/>
          <w:vertAlign w:val="superscript"/>
          <w:lang w:bidi="fa-IR"/>
          <w:rtl/>
          <w:sz w:val="28"/>
          <w:szCs w:val="28"/>
        </w:rPr>
        <w:footnoteReference w:id="65"/>
      </w:r>
      <w:proofErr w:type="spellStart"/>
      <w:proofErr w:type="spellEnd"/>
      <w:proofErr w:type="spellStart"/>
      <w:proofErr w:type="spellEnd"/>
    </w:p>
    <w:p w14:paraId="0708AF4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استاوروا و همكاران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roofErr w:type="spellEnd"/>
      <w:r>
        <w:rPr>
          <w:rFonts w:ascii="Times New Roman" w:eastAsia="Times New Roman" w:hAnsi="Times New Roman" w:hint="cs" w:cs="B Lotus"/>
          <w:b/>
          <w:bCs/>
          <w:vertAlign w:val="superscript"/>
          <w:lang w:bidi="fa-IR"/>
          <w:rtl/>
          <w:sz w:val="28"/>
          <w:szCs w:val="28"/>
        </w:rPr>
        <w:footnoteReference w:id="66"/>
      </w:r>
      <w:proofErr w:type="spellStart"/>
      <w:proofErr w:type="spellEnd"/>
      <w:proofErr w:type="spellStart"/>
      <w:proofErr w:type="spellEnd"/>
    </w:p>
    <w:p w14:paraId="733856A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یانكر،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67"/>
      </w:r>
      <w:proofErr w:type="spellStart"/>
      <w:proofErr w:type="spellEnd"/>
    </w:p>
    <w:p w14:paraId="53616982"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زنگ،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r>
        <w:rPr>
          <w:rFonts w:ascii="Times New Roman" w:eastAsia="Times New Roman" w:hAnsi="Times New Roman" w:hint="cs" w:cs="B Lotus"/>
          <w:b/>
          <w:bCs/>
          <w:vertAlign w:val="superscript"/>
          <w:lang w:bidi="fa-IR"/>
          <w:rtl/>
          <w:sz w:val="28"/>
          <w:szCs w:val="28"/>
        </w:rPr>
        <w:footnoteReference w:id="68"/>
      </w:r>
    </w:p>
    <w:p w14:paraId="5B199171"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لوین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roofErr w:type="spellEnd"/>
      <w:r>
        <w:rPr>
          <w:rFonts w:ascii="Times New Roman" w:eastAsia="Times New Roman" w:hAnsi="Times New Roman" w:hint="cs" w:cs="B Lotus"/>
          <w:b/>
          <w:bCs/>
          <w:vertAlign w:val="superscript"/>
          <w:lang w:bidi="fa-IR"/>
          <w:rtl/>
          <w:sz w:val="28"/>
          <w:szCs w:val="28"/>
        </w:rPr>
        <w:footnoteReference w:id="69"/>
      </w:r>
      <w:proofErr w:type="spellStart"/>
      <w:proofErr w:type="spellEnd"/>
      <w:proofErr w:type="spellStart"/>
      <w:proofErr w:type="spellEnd"/>
      <w:proofErr w:type="spellStart"/>
      <w:proofErr w:type="spellEnd"/>
    </w:p>
    <w:p w14:paraId="7EED877F"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سعاد،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73FF1B"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چالن،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1"/>
      </w:r>
    </w:p>
    <w:p w14:paraId="720EA54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کینگ و دسیکو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roofErr w:type="spellStart"/>
      <w:proofErr w:type="spellEnd"/>
      <w:r>
        <w:rPr>
          <w:rFonts w:ascii="Times New Roman" w:eastAsia="Times New Roman" w:hAnsi="Times New Roman" w:hint="cs" w:cs="B Lotus"/>
          <w:b/>
          <w:bCs/>
          <w:vertAlign w:val="superscript"/>
          <w:lang w:bidi="fa-IR"/>
          <w:rtl/>
          <w:sz w:val="28"/>
          <w:szCs w:val="28"/>
        </w:rPr>
        <w:footnoteReference w:id="72"/>
      </w:r>
      <w:proofErr w:type="spellStart"/>
      <w:proofErr w:type="spellEnd"/>
    </w:p>
    <w:p w14:paraId="36E728A6"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از  جمله  خدا،  دین  مداری،  روح،  خودشناسی، روابط  درونی،  معنویت، روحیه کمک رسانی، توانایی استفاده و غلبه بر مشكلات، توانایی فراموش کردن درد و آگاهی معنوی در مورد قضیه مرگ بود.</w:t>
      </w:r>
      <w:proofErr w:type="spellStart"/>
      <w:proofErr w:type="spellEnd"/>
      <w:r>
        <w:rPr>
          <w:rFonts w:ascii="Times New Roman" w:eastAsia="Times New Roman" w:hAnsi="Times New Roman" w:hint="cs" w:cs="B Lotus"/>
          <w:b/>
          <w:bCs/>
          <w:vertAlign w:val="superscript"/>
          <w:lang w:bidi="fa-IR"/>
          <w:rtl/>
          <w:sz w:val="28"/>
          <w:szCs w:val="28"/>
        </w:rPr>
        <w:footnoteReference w:id="73"/>
      </w:r>
      <w:proofErr w:type="spellStart"/>
      <w:proofErr w:type="spellEnd"/>
      <w:proofErr w:type="spellStart"/>
      <w:proofErr w:type="spellEnd"/>
      <w:proofErr w:type="spellStart"/>
      <w:proofErr w:type="spellEnd"/>
    </w:p>
    <w:p w14:paraId="5D0F476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هاردینگ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roofErr w:type="spellEnd"/>
      <w:r>
        <w:rPr>
          <w:rFonts w:ascii="Times New Roman" w:eastAsia="Times New Roman" w:hAnsi="Times New Roman" w:hint="cs" w:cs="B Lotus"/>
          <w:b/>
          <w:bCs/>
          <w:vertAlign w:val="superscript"/>
          <w:lang w:bidi="fa-IR"/>
          <w:rtl/>
          <w:sz w:val="28"/>
          <w:szCs w:val="28"/>
        </w:rPr>
        <w:footnoteReference w:id="74"/>
      </w:r>
      <w:proofErr w:type="spellStart"/>
      <w:proofErr w:type="spellEnd"/>
      <w:proofErr w:type="spellStart"/>
      <w:proofErr w:type="spellEnd"/>
      <w:proofErr w:type="spellStart"/>
      <w:proofErr w:type="spellEnd"/>
      <w:proofErr w:type="spellStart"/>
      <w:proofErr w:type="spellEnd"/>
    </w:p>
    <w:p w14:paraId="2E328E10"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دورسون و پاوول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5"/>
      </w:r>
      <w:proofErr w:type="spellStart"/>
      <w:proofErr w:type="spellEnd"/>
      <w:proofErr w:type="spellStart"/>
      <w:proofErr w:type="spellEnd"/>
      <w:proofErr w:type="spellStart"/>
      <w:proofErr w:type="spellEnd"/>
      <w:proofErr w:type="spellStart"/>
      <w:proofErr w:type="spellEnd"/>
      <w:proofErr w:type="spellStart"/>
      <w:proofErr w:type="spellEnd"/>
    </w:p>
    <w:p w14:paraId="6480C14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موریرا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الكل و مواد مخدر رابطه دارد شرایط کلی نشان داده است که سلامت روانی بهتر با مذهب رابطه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6"/>
      </w:r>
      <w:proofErr w:type="spellStart"/>
      <w:proofErr w:type="spellEnd"/>
    </w:p>
    <w:p w14:paraId="3A835C8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roofErr w:type="spellStart"/>
      <w:proofErr w:type="spellEnd"/>
      <w:r>
        <w:rPr>
          <w:rFonts w:ascii="Times New Roman" w:eastAsia="Times New Roman" w:hAnsi="Times New Roman" w:hint="cs" w:cs="B Lotus"/>
          <w:b/>
          <w:bCs/>
          <w:vertAlign w:val="superscript"/>
          <w:lang w:bidi="fa-IR"/>
          <w:rtl/>
          <w:sz w:val="28"/>
          <w:szCs w:val="28"/>
        </w:rPr>
        <w:footnoteReference w:id="77"/>
      </w:r>
    </w:p>
    <w:p w14:paraId="5C8115B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نویز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roofErr w:type="spellEnd"/>
      <w:r>
        <w:rPr>
          <w:rFonts w:ascii="Times New Roman" w:eastAsia="Times New Roman" w:hAnsi="Times New Roman" w:hint="cs" w:cs="B Lotus"/>
          <w:b/>
          <w:bCs/>
          <w:vertAlign w:val="superscript"/>
          <w:lang w:bidi="fa-IR"/>
          <w:rtl/>
          <w:sz w:val="28"/>
          <w:szCs w:val="28"/>
        </w:rPr>
        <w:footnoteReference w:id="78"/>
      </w:r>
      <w:proofErr w:type="spellStart"/>
      <w:proofErr w:type="spellEnd"/>
      <w:proofErr w:type="spellStart"/>
      <w:proofErr w:type="spellEnd"/>
    </w:p>
    <w:p w14:paraId="5F2BA8B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تامر و الیسون(۲۰۰۰) نیز تأکید کردند که دیدگاه فرد نسبت به مرگ به‌شدت تحت‌تأثیر نگرانی‌های سلامت و عدم اطمینان از وضعیت جسمی آینده است.</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9"/>
      </w:r>
      <w:proofErr w:type="spellStart"/>
      <w:proofErr w:type="spellEnd"/>
      <w:proofErr w:type="spellStart"/>
      <w:proofErr w:type="spellEnd"/>
      <w:proofErr w:type="spellStart"/>
      <w:proofErr w:type="spellEnd"/>
    </w:p>
    <w:p w14:paraId="28F418A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یالوم(۱۹۸۰)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roofErr w:type="spellEnd"/>
      <w:r>
        <w:rPr>
          <w:rFonts w:ascii="Times New Roman" w:eastAsia="Times New Roman" w:hAnsi="Times New Roman" w:hint="cs" w:cs="B Lotus"/>
          <w:b/>
          <w:bCs/>
          <w:vertAlign w:val="superscript"/>
          <w:lang w:bidi="fa-IR"/>
          <w:rtl/>
          <w:sz w:val="28"/>
          <w:szCs w:val="28"/>
        </w:rPr>
        <w:footnoteReference w:id="80"/>
      </w:r>
      <w:proofErr w:type="spellStart"/>
      <w:proofErr w:type="spellEnd"/>
      <w:proofErr w:type="spellStart"/>
      <w:proofErr w:type="spellEnd"/>
      <w:proofErr w:type="spellStart"/>
      <w:proofErr w:type="spellEnd"/>
      <w:proofErr w:type="spellStart"/>
      <w:proofErr w:type="spellEnd"/>
    </w:p>
    <w:p w14:paraId="37634E0F" w14:textId="77777777" w:rsidR="00912462" w:rsidRDefault="00000000">
      <w:pPr>
        <w:keepNext/>
        <w:keepLines/>
        <w:pageBreakBefore/>
        <w:spacing w:before="2400" w:after="240" w:line="276" w:lineRule="auto"/>
        <w:jc w:val="center"/>
        <w:rPr>
          <w:rFonts w:cs="B Titr"/>
          <w:b/>
          <w:bCs/>
          <w:color w:val="auto"/>
          <w:sz w:val="72"/>
          <w:szCs w:val="72"/>
          <w:lang w:bidi="fa-IR"/>
        </w:rPr>
        <w:bidi/>
      </w:pPr>
      <w:r>
        <w:rPr>
          <w:rFonts w:cs="B Titr" w:hint="cs" w:ascii="Times New Roman" w:hAnsi="Times New Roman"/>
          <w:b/>
          <w:bCs/>
          <w:sz w:val="56"/>
          <w:szCs w:val="56"/>
          <w:lang w:bidi="fa-IR"/>
          <w:rtl/>
        </w:rPr>
        <w:t xml:space="preserve">فصل سوم:</w:t>
      </w:r>
    </w:p>
    <w:p w14:paraId="77B66B8A" w14:textId="77777777" w:rsidR="00912462" w:rsidRDefault="00000000">
      <w:pPr>
        <w:keepNext/>
        <w:keepLines/>
        <w:spacing w:after="240" w:line="276" w:lineRule="auto"/>
        <w:jc w:val="center"/>
        <w:rPr>
          <w:rFonts w:cs="B Lotus"/>
          <w:b/>
          <w:bCs/>
          <w:color w:val="auto"/>
          <w:sz w:val="96"/>
          <w:szCs w:val="96"/>
          <w:lang w:bidi="fa-IR"/>
        </w:rPr>
        <w:bidi/>
      </w:pPr>
      <w:r>
        <w:rPr>
          <w:rFonts w:cs="B Titr" w:hint="cs" w:ascii="Times New Roman" w:hAnsi="Times New Roman"/>
          <w:b/>
          <w:bCs/>
          <w:sz w:val="56"/>
          <w:szCs w:val="56"/>
          <w:lang w:bidi="fa-IR"/>
          <w:rtl/>
        </w:rPr>
        <w:t xml:space="preserve">روش پژوهش</w:t>
      </w:r>
    </w:p>
    <w:p w14:paraId="2C488206" w14:textId="77777777" w:rsidR="00912462" w:rsidRDefault="00000000" w:rsidP="00503BED">
      <w:pPr>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 طرح پژوهش</w:t>
      </w:r>
    </w:p>
    <w:p w14:paraId="74B0E17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 حاضر با توجه به موضوع و اهداف پژوهش، از لحاظ ماهيت و روش بکار رفته از نوع توصيفي – همبستگی و از نظر هدف از نوع کاربردی  است.</w:t>
      </w:r>
    </w:p>
    <w:p w14:paraId="40C58DE8"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۳-۲- جامعه، نمونه و روش نمونه گیری</w:t>
      </w:r>
    </w:p>
    <w:p w14:paraId="75E1DFC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جامعه آماری این پژوهش شامل کلیه سالمندان بالای ۶۰ سال ساکن خانه سالمندان فرشتگان شهر تهران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تصادفی ساده در نظر گرفته شد .</w:t>
      </w:r>
      <w:proofErr w:type="spellStart"/>
      <w:proofErr w:type="spellEnd"/>
      <w:proofErr w:type="spellStart"/>
      <w:proofErr w:type="spellEnd"/>
      <w:r>
        <w:rPr>
          <w:rFonts w:ascii="Times New Roman" w:eastAsia="Times New Roman" w:hAnsi="Times New Roman" w:hint="cs" w:cs="B Lotus"/>
          <w:vertAlign w:val="superscript"/>
          <w:lang w:bidi="fa-IR"/>
          <w:rtl/>
          <w:sz w:val="28"/>
          <w:szCs w:val="28"/>
        </w:rPr>
        <w:footnoteReference w:id="81"/>
      </w:r>
    </w:p>
    <w:p w14:paraId="755402EE"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۳-۳- ابزار پژوهش</w:t>
      </w:r>
    </w:p>
    <w:p w14:paraId="330152AE" w14:textId="77777777" w:rsidR="00912462" w:rsidRDefault="00000000">
      <w:pPr>
        <w:ind w:firstLine="397"/>
        <w:jc w:val="both"/>
        <w:rPr>
          <w:rFonts w:ascii="Times New Roman" w:eastAsia="Times New Roman" w:hAnsi="Times New Roman" w:cs="B Lotus"/>
          <w:color w:val="auto"/>
          <w:sz w:val="26"/>
          <w:szCs w:val="26"/>
          <w:lang w:bidi="fa-IR"/>
        </w:rPr>
        <w:bidi/>
        <w:spacing w:line="276" w:lineRule="auto" w:after="0"/>
      </w:pPr>
      <w:r>
        <w:rPr>
          <w:rFonts w:ascii="Times New Roman" w:hint="cs" w:hAnsi="Times New Roman" w:cs="B Lotus"/>
          <w:lang w:bidi="fa-IR"/>
          <w:rtl/>
          <w:sz w:val="28"/>
          <w:szCs w:val="28"/>
        </w:rPr>
        <w:t xml:space="preserve">ابزار گردآوری اطلاعات در این پژوهش، پرسشنامه مي باشد. جهت پاسخگویي به سؤالات پژوهش، از پرسشنامه های استفاده شده است که عبارتند از:</w:t>
      </w:r>
    </w:p>
    <w:p w14:paraId="54CDBE8B" w14:textId="77777777" w:rsidR="00912462" w:rsidRDefault="00000000" w:rsidP="00503BED">
      <w:pPr>
        <w:keepNext/>
        <w:keepLines/>
        <w:spacing w:before="240" w:after="100" w:line="276" w:lineRule="auto"/>
        <w:rPr>
          <w:rFonts w:ascii="B Nazanin,Bold" w:hAnsi="Calibri" w:cs="B Lotus"/>
          <w:b/>
          <w:bCs/>
          <w:color w:val="auto"/>
          <w:lang w:bidi="fa-IR"/>
        </w:rPr>
        <w:bidi/>
      </w:pPr>
      <w:r>
        <w:rPr>
          <w:rFonts w:ascii="Times New Roman" w:hAnsi="Times New Roman" w:cs="B Titr" w:hint="cs"/>
          <w:b/>
          <w:bCs/>
          <w:sz w:val="30"/>
          <w:szCs w:val="30"/>
          <w:lang w:bidi="fa-IR"/>
          <w:rtl/>
        </w:rPr>
        <w:t xml:space="preserve">۳-۳-۱- پرسشنامه هوش معنوی کینگ:</w:t>
      </w:r>
    </w:p>
    <w:p w14:paraId="7413B276"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b/>
          <w:bCs/>
          <w:lang w:bidi="fa-IR"/>
          <w:rtl/>
          <w:sz w:val="28"/>
          <w:szCs w:val="28"/>
        </w:rPr>
        <w:t xml:space="preserve">این پرسشنامه که توسط کینگ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همچنین آلفای کرونباخ خرده مقیاسها به قرار زیر است: عامل اول۸۸/۰، عامل دوم ۸۷/۰، عامل سوم ۸۸/۰ و عامل چهارم ۹۴/۰ به دست آمد. (زوهر و مارشال، ۲۰۰۰). همچنین در مطالعه‌ای در جمعیت ایرانی (معلمی، بخشانی، و رقیبی، ۱۳۸۹) ضریب پایایی پرسشنامه در یک نمونه‌ی ۶۰ نفری به شیوه بازآزمایی ۶۷/۰ محاسبه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2B23C26" w14:textId="7B0A485D" w:rsidR="00912462" w:rsidRDefault="00000000" w:rsidP="00503BED">
      <w:pPr>
        <w:keepNext/>
        <w:keepLines/>
        <w:spacing w:before="240" w:after="100" w:line="276" w:lineRule="auto"/>
        <w:rPr>
          <w:rFonts w:ascii="Arial" w:eastAsia="Times New Roman" w:hAnsi="Arial" w:cs="B Lotus"/>
          <w:b/>
          <w:bCs/>
          <w:color w:val="auto"/>
          <w:lang w:bidi="fa-IR"/>
        </w:rPr>
        <w:bidi/>
      </w:pPr>
      <w:r>
        <w:rPr>
          <w:rFonts w:ascii="Times New Roman" w:eastAsia="Times New Roman" w:hAnsi="Times New Roman" w:cs="B Titr" w:hint="cs"/>
          <w:b/>
          <w:bCs/>
          <w:sz w:val="30"/>
          <w:szCs w:val="30"/>
          <w:lang w:bidi="fa-IR"/>
          <w:rtl/>
        </w:rPr>
        <w:t xml:space="preserve">۲-۳-۳- پرسشنامه اضطراب مرگ(DAS)</w:t>
      </w:r>
    </w:p>
    <w:p w14:paraId="7ABA4B34" w14:textId="77777777" w:rsidR="00912462" w:rsidRDefault="00000000">
      <w:pPr>
        <w:ind w:firstLine="397"/>
        <w:jc w:val="both"/>
        <w:rPr>
          <w:rFonts w:ascii="Arial" w:eastAsia="Times New Roman" w:hAnsi="Arial" w:cs="B Lotus"/>
          <w:color w:val="auto"/>
          <w:lang w:bidi="fa-IR"/>
        </w:rPr>
        <w:bidi/>
        <w:spacing w:line="276" w:lineRule="auto" w:after="0"/>
      </w:pPr>
      <w:r>
        <w:rPr>
          <w:rFonts w:ascii="Times New Roman" w:eastAsia="Times New Roman" w:hAnsi="Times New Roman" w:hint="cs" w:cs="B Lotus"/>
          <w:lang w:bidi="fa-IR"/>
          <w:rtl/>
          <w:sz w:val="28"/>
          <w:szCs w:val="28"/>
        </w:rPr>
        <w:t xml:space="preserve">این پرسشنامه در سال ۱۹۷۰ توسط تمپلر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آشكار۲۷/۰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7E3FC15" w14:textId="77777777" w:rsidR="00912462" w:rsidRDefault="00000000" w:rsidP="00503BED">
      <w:pPr>
        <w:keepNext/>
        <w:keepLines/>
        <w:spacing w:before="240" w:after="100" w:line="276" w:lineRule="auto"/>
        <w:rPr>
          <w:rFonts w:ascii="B Nazanin,Bold" w:hAnsi="Calibri" w:cs="B Lotus"/>
          <w:b/>
          <w:bCs/>
          <w:color w:val="auto"/>
          <w:lang w:bidi="fa-IR"/>
        </w:rPr>
        <w:bidi/>
      </w:pPr>
      <w:r>
        <w:rPr>
          <w:rFonts w:ascii="Times New Roman" w:eastAsia="Times New Roman" w:hAnsi="Times New Roman" w:cs="B Titr" w:hint="cs"/>
          <w:b/>
          <w:bCs/>
          <w:sz w:val="30"/>
          <w:szCs w:val="30"/>
          <w:lang w:bidi="fa-IR"/>
          <w:rtl/>
        </w:rPr>
        <w:t xml:space="preserve">۳-۳-۳- پرسشنامه اضطراب سلامتی(HAI)</w:t>
      </w:r>
    </w:p>
    <w:p w14:paraId="604A8493"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lang w:bidi="fa-IR"/>
          <w:rtl/>
          <w:sz w:val="28"/>
          <w:szCs w:val="28"/>
        </w:rPr>
        <w:t xml:space="preserve">پرسشنامه اضطراب سلامتی توسط سالکوفسکیس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roofErr w:type="spellStart"/>
      <w:proofErr w:type="spellEnd"/>
      <w:proofErr w:type="spellStart"/>
      <w:proofErr w:type="spellEnd"/>
      <w:proofErr w:type="spellStart"/>
      <w:proofErr w:type="spellEnd"/>
      <w:proofErr w:type="spellStart"/>
      <w:proofErr w:type="spellEnd"/>
    </w:p>
    <w:p w14:paraId="25CCD82A" w14:textId="77777777" w:rsidR="00912462" w:rsidRDefault="00000000" w:rsidP="00503BED">
      <w:pPr>
        <w:keepNext/>
        <w:keepLines/>
        <w:spacing w:before="240" w:after="100" w:line="276" w:lineRule="auto"/>
        <w:rPr>
          <w:rFonts w:cs="B Lotus"/>
          <w:bCs/>
          <w:color w:val="auto"/>
          <w:sz w:val="6"/>
          <w:szCs w:val="6"/>
          <w:lang w:bidi="fa-IR"/>
        </w:rPr>
        <w:bidi/>
      </w:pPr>
      <w:bookmarkStart w:id="23" w:name="_Toc107794912"/>
      <w:r>
        <w:rPr>
          <w:rFonts w:cs="B Titr" w:hint="cs" w:ascii="Times New Roman" w:hAnsi="Times New Roman"/>
          <w:b/>
          <w:bCs/>
          <w:sz w:val="30"/>
          <w:szCs w:val="30"/>
          <w:lang w:bidi="fa-IR"/>
          <w:rtl/>
        </w:rPr>
        <w:t xml:space="preserve">۴-۳- روش اجرای پژوهش</w:t>
      </w:r>
      <w:bookmarkEnd w:id="23"/>
    </w:p>
    <w:p w14:paraId="3E8D9827" w14:textId="77777777" w:rsidR="00912462" w:rsidRDefault="00000000">
      <w:pPr>
        <w:ind w:firstLine="397"/>
        <w:jc w:val="both"/>
        <w:rPr>
          <w:rFonts w:cs="B Lotus"/>
          <w:color w:val="auto"/>
          <w:lang w:bidi="fa-IR"/>
        </w:rPr>
        <w:bidi/>
        <w:spacing w:line="276" w:lineRule="auto" w:after="0"/>
      </w:pPr>
      <w:bookmarkStart w:id="24" w:name="_Toc107794913"/>
      <w:r>
        <w:rPr>
          <w:rFonts w:hint="cs" w:ascii="Times New Roman" w:hAnsi="Times New Roman" w:cs="B Lotus"/>
          <w:lang w:bidi="fa-IR"/>
          <w:rtl/>
          <w:sz w:val="28"/>
          <w:szCs w:val="28"/>
        </w:rPr>
        <w:t xml:space="preserve">روش اجراي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تهران و شناسایی جامعه و نمونه آماری که جامعه آماری پژوهش شامل سالمندان بالای ۶۰ سال ساکن خانه سالمندان فرشتگان تهران بود. نمونه گیری به روش تصادفی ساده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proofErr w:type="spellStart"/>
      <w:proofErr w:type="spellEnd"/>
      <w:proofErr w:type="spellStart"/>
      <w:proofErr w:type="spellEnd"/>
      <w:proofErr w:type="spellStart"/>
      <w:proofErr w:type="spellEnd"/>
      <w:proofErr w:type="spellStart"/>
      <w:proofErr w:type="spellEnd"/>
      <w:proofErr w:type="spellStart"/>
      <w:proofErr w:type="spellEnd"/>
    </w:p>
    <w:p w14:paraId="5912E24A" w14:textId="77777777" w:rsidR="00912462" w:rsidRDefault="00000000" w:rsidP="00503BED">
      <w:pPr>
        <w:keepNext/>
        <w:keepLines/>
        <w:spacing w:before="240" w:after="100" w:line="276" w:lineRule="auto"/>
        <w:rPr>
          <w:rFonts w:cs="B Lotus"/>
          <w:bCs/>
          <w:color w:val="auto"/>
          <w:lang w:bidi="fa-IR"/>
        </w:rPr>
        <w:bidi/>
      </w:pPr>
      <w:r>
        <w:rPr>
          <w:rFonts w:cs="B Titr" w:hint="cs" w:ascii="Times New Roman" w:hAnsi="Times New Roman"/>
          <w:b/>
          <w:bCs/>
          <w:sz w:val="30"/>
          <w:szCs w:val="30"/>
          <w:lang w:bidi="fa-IR"/>
          <w:rtl/>
        </w:rPr>
        <w:t xml:space="preserve">۵-۳- روش تجزیه و تحلیل داده‌ها</w:t>
      </w:r>
      <w:bookmarkEnd w:id="24"/>
    </w:p>
    <w:p w14:paraId="44800DB8" w14:textId="77777777" w:rsidR="00912462" w:rsidRDefault="00000000">
      <w:pPr>
        <w:autoSpaceDE/>
        <w:autoSpaceDN/>
        <w:adjustRightInd/>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توجه به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t مستقل یا آنالیز واریانس برای بررسی تفاوت ها گروهی (جنسیت یا وضعیت تاهل) استفاده شد.</w:t>
      </w:r>
      <w:proofErr w:type="spellStart"/>
      <w:proofErr w:type="spellEnd"/>
      <w:proofErr w:type="spellStart"/>
      <w:proofErr w:type="spellEnd"/>
      <w:proofErr w:type="spellStart"/>
      <w:proofErr w:type="spellEnd"/>
      <w:proofErr w:type="spellStart"/>
      <w:proofErr w:type="spellEnd"/>
    </w:p>
    <w:p w14:paraId="7F9B27B4" w14:textId="77777777" w:rsidR="00912462" w:rsidRDefault="00000000">
      <w:pPr>
        <w:keepNext/>
        <w:keepLines/>
        <w:pageBreakBefore/>
        <w:spacing w:before="2400" w:after="240" w:line="276" w:lineRule="auto"/>
        <w:jc w:val="center"/>
        <w:rPr>
          <w:rFonts w:cs="B Titr"/>
          <w:b/>
          <w:bCs/>
          <w:color w:val="auto"/>
          <w:sz w:val="72"/>
          <w:szCs w:val="72"/>
          <w:lang w:bidi="fa-IR"/>
        </w:rPr>
        <w:bidi/>
      </w:pPr>
      <w:r>
        <w:rPr>
          <w:rFonts w:cs="B Titr" w:hint="cs" w:ascii="Times New Roman" w:hAnsi="Times New Roman"/>
          <w:b/>
          <w:bCs/>
          <w:sz w:val="56"/>
          <w:szCs w:val="56"/>
          <w:lang w:bidi="fa-IR"/>
          <w:rtl/>
        </w:rPr>
        <w:t xml:space="preserve">فصل چهارم:</w:t>
      </w:r>
    </w:p>
    <w:p w14:paraId="7E4F18C0" w14:textId="77777777" w:rsidR="00912462" w:rsidRDefault="00000000">
      <w:pPr>
        <w:keepNext/>
        <w:keepLines/>
        <w:spacing w:after="240" w:line="276" w:lineRule="auto"/>
        <w:jc w:val="center"/>
        <w:rPr>
          <w:rFonts w:cs="B Titr"/>
          <w:b/>
          <w:bCs/>
          <w:color w:val="auto"/>
          <w:sz w:val="72"/>
          <w:szCs w:val="72"/>
          <w:lang w:bidi="fa-IR"/>
        </w:rPr>
        <w:bidi/>
      </w:pPr>
      <w:r>
        <w:rPr>
          <w:rFonts w:cs="B Titr" w:hint="cs" w:ascii="Times New Roman" w:hAnsi="Times New Roman"/>
          <w:b/>
          <w:bCs/>
          <w:sz w:val="56"/>
          <w:szCs w:val="56"/>
          <w:lang w:bidi="fa-IR"/>
          <w:rtl/>
        </w:rPr>
        <w:t xml:space="preserve">تجزیه و تحلیل داده ها</w:t>
      </w:r>
    </w:p>
    <w:p w14:paraId="3B758166" w14:textId="77777777" w:rsidR="00912462" w:rsidRDefault="00000000">
      <w:pPr>
        <w:pageBreakBefore/>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F20571"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۴-۱- یافته های توصیفی</w:t>
      </w:r>
    </w:p>
    <w:p w14:paraId="50C77C4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roofErr w:type="spellStart"/>
      <w:proofErr w:type="spellEnd"/>
      <w:proofErr w:type="spellStart"/>
      <w:proofErr w:type="spellEnd"/>
      <w:proofErr w:type="spellStart"/>
      <w:proofErr w:type="spellEnd"/>
      <w:proofErr w:type="spellStart"/>
      <w:proofErr w:type="spellEnd"/>
    </w:p>
    <w:p w14:paraId="0FF82496" w14:textId="77777777" w:rsidR="00912462" w:rsidRDefault="00000000">
      <w:pPr>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5" w:name="_Toc106471882"/>
      <w:r>
        <w:rPr>
          <w:rFonts w:ascii="Times New Roman" w:eastAsia="Times New Roman" w:hAnsi="Times New Roman" w:hint="cs" w:cs="B Lotus"/>
          <w:b/>
          <w:bCs/>
          <w:lang w:bidi="fa-IR"/>
          <w:rtl/>
          <w:sz w:val="28"/>
          <w:szCs w:val="28"/>
        </w:rPr>
        <w:t xml:space="preserve">جدول ۴-۱- شاخص‌های توصیفی مربوط به جنسیت</w:t>
      </w:r>
      <w:proofErr w:type="spellStart"/>
      <w:proofErr w:type="spellEnd"/>
      <w:bookmarkEnd w:id="25"/>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198"/>
        <w:gridCol w:w="3080"/>
        <w:gridCol w:w="2748"/>
      </w:tblGrid>
      <w:tr w:rsidR="00912462" w14:paraId="0257A10B" w14:textId="77777777">
        <w:trPr>
          <w:cantSplit/>
          <w:trHeight w:val="20"/>
          <w:jc w:val="center"/>
        </w:trPr>
        <w:tc>
          <w:tcPr>
            <w:tcW w:w="1772" w:type="pct"/>
            <w:tcBorders>
              <w:top w:val="single" w:sz="8" w:space="0" w:color="9BBB59"/>
              <w:left w:val="nil"/>
              <w:bottom w:val="single" w:sz="8" w:space="0" w:color="9BBB59"/>
              <w:right w:val="nil"/>
            </w:tcBorders>
            <w:hideMark/>
          </w:tcPr>
          <w:p w14:paraId="3DA05214"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جنسیت</w:t>
            </w:r>
          </w:p>
        </w:tc>
        <w:tc>
          <w:tcPr>
            <w:tcW w:w="1706" w:type="pct"/>
            <w:tcBorders>
              <w:top w:val="single" w:sz="8" w:space="0" w:color="9BBB59"/>
              <w:left w:val="nil"/>
              <w:bottom w:val="single" w:sz="8" w:space="0" w:color="9BBB59"/>
              <w:right w:val="nil"/>
            </w:tcBorders>
            <w:hideMark/>
          </w:tcPr>
          <w:p w14:paraId="4A799CF6"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فراوانی</w:t>
            </w:r>
          </w:p>
        </w:tc>
        <w:tc>
          <w:tcPr>
            <w:tcW w:w="1522" w:type="pct"/>
            <w:tcBorders>
              <w:top w:val="single" w:sz="8" w:space="0" w:color="9BBB59"/>
              <w:left w:val="nil"/>
              <w:bottom w:val="single" w:sz="8" w:space="0" w:color="9BBB59"/>
              <w:right w:val="nil"/>
            </w:tcBorders>
            <w:hideMark/>
          </w:tcPr>
          <w:p w14:paraId="36875F16"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درصد</w:t>
            </w:r>
          </w:p>
        </w:tc>
      </w:tr>
      <w:tr w:rsidR="00912462" w14:paraId="1E0DD184" w14:textId="77777777">
        <w:trPr>
          <w:cantSplit/>
          <w:trHeight w:val="20"/>
          <w:jc w:val="center"/>
        </w:trPr>
        <w:tc>
          <w:tcPr>
            <w:tcW w:w="1772" w:type="pct"/>
            <w:tcBorders>
              <w:left w:val="nil"/>
              <w:right w:val="nil"/>
            </w:tcBorders>
            <w:shd w:val="clear" w:color="auto" w:fill="E6EED5"/>
            <w:vAlign w:val="center"/>
            <w:hideMark/>
          </w:tcPr>
          <w:p w14:paraId="76C9D27F"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زن</w:t>
            </w:r>
          </w:p>
        </w:tc>
        <w:tc>
          <w:tcPr>
            <w:tcW w:w="1706" w:type="pct"/>
            <w:tcBorders>
              <w:left w:val="nil"/>
              <w:right w:val="nil"/>
            </w:tcBorders>
            <w:shd w:val="clear" w:color="auto" w:fill="E6EED5"/>
            <w:vAlign w:val="center"/>
            <w:hideMark/>
          </w:tcPr>
          <w:p w14:paraId="379D587C"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۴۷</w:t>
            </w:r>
          </w:p>
        </w:tc>
        <w:tc>
          <w:tcPr>
            <w:tcW w:w="1522" w:type="pct"/>
            <w:tcBorders>
              <w:left w:val="nil"/>
              <w:right w:val="nil"/>
            </w:tcBorders>
            <w:shd w:val="clear" w:color="auto" w:fill="E6EED5"/>
            <w:vAlign w:val="center"/>
            <w:hideMark/>
          </w:tcPr>
          <w:p w14:paraId="2A5871AD"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۸/۵۸</w:t>
            </w:r>
          </w:p>
        </w:tc>
      </w:tr>
      <w:tr w:rsidR="00912462" w14:paraId="47918BAF" w14:textId="77777777">
        <w:trPr>
          <w:cantSplit/>
          <w:trHeight w:val="20"/>
          <w:jc w:val="center"/>
        </w:trPr>
        <w:tc>
          <w:tcPr>
            <w:tcW w:w="1772" w:type="pct"/>
            <w:vAlign w:val="center"/>
            <w:hideMark/>
          </w:tcPr>
          <w:p w14:paraId="132B7C5D"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مرد</w:t>
            </w:r>
          </w:p>
        </w:tc>
        <w:tc>
          <w:tcPr>
            <w:tcW w:w="1706" w:type="pct"/>
            <w:vAlign w:val="center"/>
            <w:hideMark/>
          </w:tcPr>
          <w:p w14:paraId="064EB33C"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۳۳</w:t>
            </w:r>
          </w:p>
        </w:tc>
        <w:tc>
          <w:tcPr>
            <w:tcW w:w="1522" w:type="pct"/>
            <w:vAlign w:val="center"/>
            <w:hideMark/>
          </w:tcPr>
          <w:p w14:paraId="143EC82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۲/۴۱</w:t>
            </w:r>
          </w:p>
        </w:tc>
      </w:tr>
      <w:tr w:rsidR="00912462" w14:paraId="25035DFA" w14:textId="77777777">
        <w:trPr>
          <w:cantSplit/>
          <w:trHeight w:val="20"/>
          <w:jc w:val="center"/>
        </w:trPr>
        <w:tc>
          <w:tcPr>
            <w:tcW w:w="1772" w:type="pct"/>
            <w:tcBorders>
              <w:left w:val="nil"/>
              <w:right w:val="nil"/>
            </w:tcBorders>
            <w:shd w:val="clear" w:color="auto" w:fill="E6EED5"/>
            <w:vAlign w:val="center"/>
            <w:hideMark/>
          </w:tcPr>
          <w:p w14:paraId="35A89AA8"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کل</w:t>
            </w:r>
          </w:p>
        </w:tc>
        <w:tc>
          <w:tcPr>
            <w:tcW w:w="1706" w:type="pct"/>
            <w:tcBorders>
              <w:left w:val="nil"/>
              <w:right w:val="nil"/>
            </w:tcBorders>
            <w:shd w:val="clear" w:color="auto" w:fill="E6EED5"/>
            <w:vAlign w:val="center"/>
            <w:hideMark/>
          </w:tcPr>
          <w:p w14:paraId="2041EFF5"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۸۰</w:t>
            </w:r>
          </w:p>
        </w:tc>
        <w:tc>
          <w:tcPr>
            <w:tcW w:w="1522" w:type="pct"/>
            <w:tcBorders>
              <w:left w:val="nil"/>
              <w:right w:val="nil"/>
            </w:tcBorders>
            <w:shd w:val="clear" w:color="auto" w:fill="E6EED5"/>
            <w:vAlign w:val="center"/>
            <w:hideMark/>
          </w:tcPr>
          <w:p w14:paraId="1C9F4413"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۱۰۰</w:t>
            </w:r>
          </w:p>
        </w:tc>
      </w:tr>
    </w:tbl>
    <w:p w14:paraId="0D3907D4" w14:textId="77777777" w:rsidR="00912462" w:rsidRDefault="00000000">
      <w:pPr>
        <w:autoSpaceDE/>
        <w:autoSpaceDN/>
        <w:adjustRightInd/>
        <w:ind w:firstLine="397"/>
        <w:jc w:val="both"/>
        <w:rPr>
          <w:rFonts w:ascii="Arial" w:hAnsi="Arial" w:cs="B Lotus"/>
          <w:color w:val="auto"/>
          <w:lang w:bidi="fa-IR"/>
        </w:rPr>
        <w:bidi/>
        <w:spacing w:line="276" w:lineRule="auto" w:after="0"/>
      </w:pPr>
      <w:r>
        <w:rPr>
          <w:rFonts w:ascii="Times New Roman" w:hAnsi="Times New Roman" w:hint="cs" w:cs="B Lotus"/>
          <w:lang w:bidi="fa-IR"/>
          <w:rtl/>
          <w:sz w:val="28"/>
          <w:szCs w:val="28"/>
        </w:rPr>
        <w:t xml:space="preserve">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roofErr w:type="spellStart"/>
      <w:proofErr w:type="spellEnd"/>
      <w:proofErr w:type="spellStart"/>
      <w:proofErr w:type="spellEnd"/>
      <w:proofErr w:type="spellStart"/>
      <w:proofErr w:type="spellEnd"/>
      <w:proofErr w:type="spellStart"/>
      <w:proofErr w:type="spellEnd"/>
    </w:p>
    <w:p w14:paraId="5FEE18D8" w14:textId="77777777" w:rsidR="00912462" w:rsidRDefault="00000000">
      <w:pPr>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6" w:name="_Toc106471883"/>
      <w:r>
        <w:rPr>
          <w:rFonts w:ascii="Times New Roman" w:eastAsia="Times New Roman" w:hAnsi="Times New Roman" w:hint="cs" w:cs="B Lotus"/>
          <w:b/>
          <w:bCs/>
          <w:lang w:bidi="fa-IR"/>
          <w:rtl/>
          <w:sz w:val="28"/>
          <w:szCs w:val="28"/>
        </w:rPr>
        <w:t xml:space="preserve">جدول ۴-۲- شاخص‌های توصیفی مربوط به وضعیت تأهل</w:t>
      </w:r>
      <w:proofErr w:type="spellStart"/>
      <w:proofErr w:type="spellEnd"/>
      <w:bookmarkEnd w:id="26"/>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243"/>
        <w:gridCol w:w="2822"/>
        <w:gridCol w:w="2961"/>
      </w:tblGrid>
      <w:tr w:rsidR="00912462" w14:paraId="14DC9EBB" w14:textId="77777777">
        <w:trPr>
          <w:cantSplit/>
          <w:trHeight w:hRule="exact" w:val="433"/>
          <w:jc w:val="center"/>
        </w:trPr>
        <w:tc>
          <w:tcPr>
            <w:tcW w:w="1797" w:type="pct"/>
            <w:tcBorders>
              <w:top w:val="single" w:sz="8" w:space="0" w:color="9BBB59"/>
              <w:left w:val="nil"/>
              <w:bottom w:val="single" w:sz="8" w:space="0" w:color="9BBB59"/>
              <w:right w:val="nil"/>
            </w:tcBorders>
            <w:vAlign w:val="center"/>
            <w:hideMark/>
          </w:tcPr>
          <w:p w14:paraId="4C3C0596"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وضعیت تأهل</w:t>
            </w:r>
          </w:p>
        </w:tc>
        <w:tc>
          <w:tcPr>
            <w:tcW w:w="1563" w:type="pct"/>
            <w:tcBorders>
              <w:top w:val="single" w:sz="8" w:space="0" w:color="9BBB59"/>
              <w:left w:val="nil"/>
              <w:bottom w:val="single" w:sz="8" w:space="0" w:color="9BBB59"/>
              <w:right w:val="nil"/>
            </w:tcBorders>
            <w:vAlign w:val="center"/>
            <w:hideMark/>
          </w:tcPr>
          <w:p w14:paraId="35AF33A5"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فراوانی</w:t>
            </w:r>
          </w:p>
        </w:tc>
        <w:tc>
          <w:tcPr>
            <w:tcW w:w="1641" w:type="pct"/>
            <w:tcBorders>
              <w:top w:val="single" w:sz="8" w:space="0" w:color="9BBB59"/>
              <w:left w:val="nil"/>
              <w:bottom w:val="single" w:sz="8" w:space="0" w:color="9BBB59"/>
              <w:right w:val="nil"/>
            </w:tcBorders>
            <w:vAlign w:val="center"/>
            <w:hideMark/>
          </w:tcPr>
          <w:p w14:paraId="1D5D06DA"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درصد</w:t>
            </w:r>
          </w:p>
        </w:tc>
      </w:tr>
      <w:tr w:rsidR="00912462" w14:paraId="2DECDACA" w14:textId="77777777">
        <w:trPr>
          <w:cantSplit/>
          <w:jc w:val="center"/>
        </w:trPr>
        <w:tc>
          <w:tcPr>
            <w:tcW w:w="1797" w:type="pct"/>
            <w:tcBorders>
              <w:left w:val="nil"/>
              <w:right w:val="nil"/>
            </w:tcBorders>
            <w:shd w:val="clear" w:color="auto" w:fill="E6EED5"/>
            <w:vAlign w:val="center"/>
            <w:hideMark/>
          </w:tcPr>
          <w:p w14:paraId="6EC234FC"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مجرد</w:t>
            </w:r>
          </w:p>
        </w:tc>
        <w:tc>
          <w:tcPr>
            <w:tcW w:w="1563" w:type="pct"/>
            <w:tcBorders>
              <w:left w:val="nil"/>
              <w:right w:val="nil"/>
            </w:tcBorders>
            <w:shd w:val="clear" w:color="auto" w:fill="E6EED5"/>
            <w:vAlign w:val="center"/>
            <w:hideMark/>
          </w:tcPr>
          <w:p w14:paraId="2B77AB92"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w:t>
            </w:r>
          </w:p>
        </w:tc>
        <w:tc>
          <w:tcPr>
            <w:tcW w:w="1641" w:type="pct"/>
            <w:tcBorders>
              <w:left w:val="nil"/>
              <w:right w:val="nil"/>
            </w:tcBorders>
            <w:shd w:val="clear" w:color="auto" w:fill="E6EED5"/>
            <w:vAlign w:val="center"/>
            <w:hideMark/>
          </w:tcPr>
          <w:p w14:paraId="28FDDBFA"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۰/۱۰</w:t>
            </w:r>
          </w:p>
        </w:tc>
      </w:tr>
      <w:tr w:rsidR="00912462" w14:paraId="5F7D37C2" w14:textId="77777777">
        <w:trPr>
          <w:cantSplit/>
          <w:jc w:val="center"/>
        </w:trPr>
        <w:tc>
          <w:tcPr>
            <w:tcW w:w="1797" w:type="pct"/>
            <w:vAlign w:val="center"/>
            <w:hideMark/>
          </w:tcPr>
          <w:p w14:paraId="72925078"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متأهل</w:t>
            </w:r>
          </w:p>
        </w:tc>
        <w:tc>
          <w:tcPr>
            <w:tcW w:w="1563" w:type="pct"/>
            <w:vAlign w:val="center"/>
            <w:hideMark/>
          </w:tcPr>
          <w:p w14:paraId="72260AAB"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۴۶</w:t>
            </w:r>
          </w:p>
        </w:tc>
        <w:tc>
          <w:tcPr>
            <w:tcW w:w="1641" w:type="pct"/>
            <w:vAlign w:val="center"/>
            <w:hideMark/>
          </w:tcPr>
          <w:p w14:paraId="387444B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۵/۵۷</w:t>
            </w:r>
          </w:p>
        </w:tc>
      </w:tr>
      <w:tr w:rsidR="00912462" w14:paraId="3C858438" w14:textId="77777777">
        <w:trPr>
          <w:cantSplit/>
          <w:trHeight w:hRule="exact" w:val="675"/>
          <w:jc w:val="center"/>
        </w:trPr>
        <w:tc>
          <w:tcPr>
            <w:tcW w:w="1797" w:type="pct"/>
            <w:tcBorders>
              <w:left w:val="nil"/>
              <w:right w:val="nil"/>
            </w:tcBorders>
            <w:shd w:val="clear" w:color="auto" w:fill="E6EED5"/>
            <w:vAlign w:val="center"/>
            <w:hideMark/>
          </w:tcPr>
          <w:p w14:paraId="61D1036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جدا شده</w:t>
            </w:r>
          </w:p>
        </w:tc>
        <w:tc>
          <w:tcPr>
            <w:tcW w:w="1563" w:type="pct"/>
            <w:tcBorders>
              <w:left w:val="nil"/>
              <w:right w:val="nil"/>
            </w:tcBorders>
            <w:shd w:val="clear" w:color="auto" w:fill="E6EED5"/>
            <w:vAlign w:val="center"/>
            <w:hideMark/>
          </w:tcPr>
          <w:p w14:paraId="2A7CCF9A"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۲۶</w:t>
            </w:r>
          </w:p>
        </w:tc>
        <w:tc>
          <w:tcPr>
            <w:tcW w:w="1641" w:type="pct"/>
            <w:tcBorders>
              <w:left w:val="nil"/>
              <w:right w:val="nil"/>
            </w:tcBorders>
            <w:shd w:val="clear" w:color="auto" w:fill="E6EED5"/>
            <w:vAlign w:val="center"/>
            <w:hideMark/>
          </w:tcPr>
          <w:p w14:paraId="1135157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۵/۳۲</w:t>
            </w:r>
          </w:p>
        </w:tc>
      </w:tr>
      <w:tr w:rsidR="00912462" w14:paraId="6CEB7436" w14:textId="77777777">
        <w:trPr>
          <w:cantSplit/>
          <w:trHeight w:hRule="exact" w:val="550"/>
          <w:jc w:val="center"/>
        </w:trPr>
        <w:tc>
          <w:tcPr>
            <w:tcW w:w="1797" w:type="pct"/>
            <w:vAlign w:val="center"/>
          </w:tcPr>
          <w:p w14:paraId="692E3A33" w14:textId="77777777" w:rsidR="00912462" w:rsidRDefault="00000000">
            <w:pPr>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کل</w:t>
            </w:r>
          </w:p>
        </w:tc>
        <w:tc>
          <w:tcPr>
            <w:tcW w:w="1563" w:type="pct"/>
            <w:vAlign w:val="center"/>
          </w:tcPr>
          <w:p w14:paraId="2D7B98E9" w14:textId="77777777" w:rsidR="00912462" w:rsidRDefault="00000000">
            <w:pPr>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۸۰</w:t>
            </w:r>
          </w:p>
        </w:tc>
        <w:tc>
          <w:tcPr>
            <w:tcW w:w="1641" w:type="pct"/>
            <w:vAlign w:val="center"/>
          </w:tcPr>
          <w:p w14:paraId="79A5E913" w14:textId="77777777" w:rsidR="00912462" w:rsidRDefault="00000000">
            <w:pPr>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۱۰۰</w:t>
            </w:r>
          </w:p>
        </w:tc>
      </w:tr>
    </w:tbl>
    <w:p w14:paraId="1FD634A1" w14:textId="77777777" w:rsidR="00912462" w:rsidRDefault="00000000">
      <w:pPr>
        <w:autoSpaceDE/>
        <w:autoSpaceDN/>
        <w:adjustRightInd/>
        <w:ind w:firstLine="397"/>
        <w:jc w:val="both"/>
        <w:rPr>
          <w:rFonts w:ascii="Arial" w:hAnsi="Arial" w:cs="B Lotus"/>
          <w:color w:val="auto"/>
          <w:lang w:bidi="fa-IR"/>
        </w:rPr>
        <w:bidi/>
        <w:spacing w:line="276" w:lineRule="auto" w:after="0"/>
      </w:pPr>
      <w:r>
        <w:rPr>
          <w:rFonts w:ascii="Times New Roman" w:hAnsi="Times New Roman" w:hint="cs" w:cs="B Lotus"/>
          <w:lang w:bidi="fa-IR"/>
          <w:rtl/>
          <w:sz w:val="28"/>
          <w:szCs w:val="28"/>
        </w:rPr>
        <w:t xml:space="preserve">جدول ۴-۳- فراوانی و درصد شرکت کنندگان براساس میزان تحصیلات</w:t>
      </w:r>
      <w:proofErr w:type="spellStart"/>
      <w:proofErr w:type="spellEnd"/>
      <w:proofErr w:type="spellStart"/>
      <w:proofErr w:type="spellEnd"/>
      <w:proofErr w:type="spellStart"/>
      <w:proofErr w:type="spellEnd"/>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430"/>
        <w:gridCol w:w="2160"/>
        <w:gridCol w:w="2340"/>
      </w:tblGrid>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تحصیلات</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فراوانی</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درصد</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زیر 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۱۸</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۵/۲۲</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۲۱</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۲/۲۶</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کاردانی</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۲۴</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۰/۳۰</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کارشناسی و بالاتر</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۱۷</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۳/۲۱</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کل</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۸۰</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۱۰۰</w:t>
            </w:r>
          </w:p>
        </w:tc>
      </w:tr>
    </w:tbl>
    <w:p w14:paraId="77ADC573" w14:textId="77777777" w:rsidR="00912462" w:rsidRDefault="00000000" w:rsidP="00503BED">
      <w:pPr>
        <w:keepNext/>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7" w:name="_Toc106471884"/>
      <w:r>
        <w:rPr>
          <w:rFonts w:ascii="Times New Roman" w:eastAsia="Times New Roman" w:hAnsi="Times New Roman" w:hint="cs" w:cs="B Lotus"/>
          <w:b/>
          <w:bCs/>
          <w:lang w:bidi="fa-IR"/>
          <w:rtl/>
          <w:sz w:val="28"/>
          <w:szCs w:val="28"/>
        </w:rPr>
        <w:t xml:space="preserve">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proofErr w:type="spellStart"/>
      <w:proofErr w:type="spellEnd"/>
      <w:bookmarkEnd w:id="27"/>
    </w:p>
    <w:p w14:paraId="02F3638B" w14:textId="77777777" w:rsidR="00912462" w:rsidRDefault="00000000">
      <w:pPr>
        <w:autoSpaceDE/>
        <w:autoSpaceDN/>
        <w:adjustRightInd/>
        <w:ind w:firstLine="397"/>
        <w:jc w:val="both"/>
        <w:rPr>
          <w:rFonts w:ascii="Arial" w:hAnsi="Arial" w:cs="B Lotus"/>
          <w:color w:val="auto"/>
          <w:lang w:bidi="fa-IR"/>
        </w:rPr>
        <w:bidi/>
        <w:spacing w:line="276" w:lineRule="auto" w:after="0"/>
      </w:pPr>
      <w:r>
        <w:rPr>
          <w:rFonts w:ascii="Times New Roman" w:hAnsi="Times New Roman" w:hint="cs" w:cs="B Lotus"/>
          <w:lang w:bidi="fa-IR"/>
          <w:rtl/>
          <w:sz w:val="28"/>
          <w:szCs w:val="28"/>
        </w:rPr>
        <w:t xml:space="preserve">جدول ۴-۴- شاخص‌های توصیفی مربوط به سن شرکت کنندگان پژوهش</w:t>
      </w:r>
      <w:proofErr w:type="spellStart"/>
      <w:proofErr w:type="spellEnd"/>
      <w:proofErr w:type="spellStart"/>
      <w:proofErr w:type="spellEnd"/>
      <w:proofErr w:type="spellStart"/>
      <w:proofErr w:type="spellEnd"/>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919"/>
        <w:gridCol w:w="1848"/>
        <w:gridCol w:w="1848"/>
        <w:gridCol w:w="1610"/>
        <w:gridCol w:w="1142"/>
      </w:tblGrid>
      <w:tr w:rsidR="00912462" w14:paraId="31E1F6A3" w14:textId="77777777">
        <w:trPr>
          <w:cantSplit/>
          <w:trHeight w:val="413"/>
          <w:jc w:val="center"/>
        </w:trPr>
        <w:tc>
          <w:tcPr>
            <w:tcW w:w="919" w:type="dxa"/>
            <w:tcBorders>
              <w:top w:val="single" w:sz="8" w:space="0" w:color="9BBB59"/>
              <w:left w:val="nil"/>
              <w:bottom w:val="single" w:sz="8" w:space="0" w:color="9BBB59"/>
              <w:right w:val="nil"/>
            </w:tcBorders>
          </w:tcPr>
          <w:p w14:paraId="4D917407"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متغیر</w:t>
            </w:r>
          </w:p>
        </w:tc>
        <w:tc>
          <w:tcPr>
            <w:tcW w:w="1848" w:type="dxa"/>
            <w:tcBorders>
              <w:top w:val="single" w:sz="8" w:space="0" w:color="9BBB59"/>
              <w:left w:val="nil"/>
              <w:bottom w:val="single" w:sz="8" w:space="0" w:color="9BBB59"/>
              <w:right w:val="nil"/>
            </w:tcBorders>
          </w:tcPr>
          <w:p w14:paraId="601D1C7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میانگین</w:t>
            </w:r>
          </w:p>
        </w:tc>
        <w:tc>
          <w:tcPr>
            <w:tcW w:w="1848" w:type="dxa"/>
            <w:tcBorders>
              <w:top w:val="single" w:sz="8" w:space="0" w:color="9BBB59"/>
              <w:left w:val="nil"/>
              <w:bottom w:val="single" w:sz="8" w:space="0" w:color="9BBB59"/>
              <w:right w:val="nil"/>
            </w:tcBorders>
          </w:tcPr>
          <w:p w14:paraId="57D8E41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انحراف معیار</w:t>
            </w:r>
          </w:p>
        </w:tc>
        <w:tc>
          <w:tcPr>
            <w:tcW w:w="1610" w:type="dxa"/>
            <w:tcBorders>
              <w:top w:val="single" w:sz="8" w:space="0" w:color="9BBB59"/>
              <w:left w:val="nil"/>
              <w:bottom w:val="single" w:sz="8" w:space="0" w:color="9BBB59"/>
              <w:right w:val="nil"/>
            </w:tcBorders>
          </w:tcPr>
          <w:p w14:paraId="36B3BD78"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کمینه</w:t>
            </w:r>
          </w:p>
        </w:tc>
        <w:tc>
          <w:tcPr>
            <w:tcW w:w="1142" w:type="dxa"/>
            <w:tcBorders>
              <w:top w:val="single" w:sz="8" w:space="0" w:color="9BBB59"/>
              <w:left w:val="nil"/>
              <w:bottom w:val="single" w:sz="8" w:space="0" w:color="9BBB59"/>
              <w:right w:val="nil"/>
            </w:tcBorders>
          </w:tcPr>
          <w:p w14:paraId="28788062" w14:textId="77777777" w:rsidR="00912462" w:rsidRDefault="00000000">
            <w:pPr>
              <w:spacing w:after="0" w:line="276" w:lineRule="auto"/>
              <w:jc w:val="both"/>
              <w:rPr>
                <w:rFonts w:ascii="Times New Roman" w:eastAsia="Times New Roman" w:hAnsi="Times New Roman" w:cs="B Lotus"/>
                <w:color w:val="auto"/>
                <w:lang w:bidi="fa-IR"/>
              </w:rPr>
              <w:bidi/>
              <w:ind w:firstLine="397"/>
            </w:pPr>
            <w:proofErr w:type="spellStart"/>
            <w:r>
              <w:rPr>
                <w:rFonts w:ascii="Times New Roman" w:eastAsia="Times New Roman" w:hAnsi="Times New Roman" w:hint="cs" w:cs="B Lotus"/>
                <w:sz w:val="28"/>
                <w:szCs w:val="28"/>
                <w:lang w:bidi="fa-IR"/>
                <w:rtl/>
              </w:rPr>
              <w:t>بیشینه</w:t>
            </w:r>
            <w:proofErr w:type="spellEnd"/>
          </w:p>
        </w:tc>
      </w:tr>
      <w:tr w:rsidR="00912462" w14:paraId="7C60D5CE" w14:textId="77777777">
        <w:trPr>
          <w:cantSplit/>
          <w:trHeight w:hRule="exact" w:val="613"/>
          <w:jc w:val="center"/>
        </w:trPr>
        <w:tc>
          <w:tcPr>
            <w:tcW w:w="919" w:type="dxa"/>
            <w:tcBorders>
              <w:left w:val="nil"/>
              <w:right w:val="nil"/>
            </w:tcBorders>
            <w:shd w:val="clear" w:color="auto" w:fill="E6EED5"/>
          </w:tcPr>
          <w:p w14:paraId="44BF862F"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سن</w:t>
            </w:r>
          </w:p>
        </w:tc>
        <w:tc>
          <w:tcPr>
            <w:tcW w:w="1848" w:type="dxa"/>
            <w:tcBorders>
              <w:left w:val="nil"/>
              <w:right w:val="nil"/>
            </w:tcBorders>
            <w:shd w:val="clear" w:color="auto" w:fill="E6EED5"/>
          </w:tcPr>
          <w:p w14:paraId="028B910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۴۸/۷۱</w:t>
            </w:r>
          </w:p>
        </w:tc>
        <w:tc>
          <w:tcPr>
            <w:tcW w:w="1848" w:type="dxa"/>
            <w:tcBorders>
              <w:left w:val="nil"/>
              <w:right w:val="nil"/>
            </w:tcBorders>
            <w:shd w:val="clear" w:color="auto" w:fill="E6EED5"/>
          </w:tcPr>
          <w:p w14:paraId="3F480FEA"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۷۲/۶</w:t>
            </w:r>
          </w:p>
        </w:tc>
        <w:tc>
          <w:tcPr>
            <w:tcW w:w="1610" w:type="dxa"/>
            <w:tcBorders>
              <w:left w:val="nil"/>
              <w:right w:val="nil"/>
            </w:tcBorders>
            <w:shd w:val="clear" w:color="auto" w:fill="E6EED5"/>
          </w:tcPr>
          <w:p w14:paraId="4A975156"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۶۱</w:t>
            </w:r>
          </w:p>
        </w:tc>
        <w:tc>
          <w:tcPr>
            <w:tcW w:w="1142" w:type="dxa"/>
            <w:tcBorders>
              <w:left w:val="nil"/>
              <w:right w:val="nil"/>
            </w:tcBorders>
            <w:shd w:val="clear" w:color="auto" w:fill="E6EED5"/>
          </w:tcPr>
          <w:p w14:paraId="2A182C1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۸۵</w:t>
            </w:r>
          </w:p>
        </w:tc>
      </w:tr>
    </w:tbl>
    <w:p w14:paraId="4E3E7814" w14:textId="77777777" w:rsidR="00912462" w:rsidRDefault="00000000">
      <w:pPr>
        <w:spacing w:line="276" w:lineRule="auto" w:after="0"/>
        <w:jc w:val="both"/>
        <w:rPr>
          <w:rFonts w:cs="B Lotus"/>
          <w:b/>
          <w:bCs/>
          <w:color w:val="auto"/>
          <w:sz w:val="26"/>
          <w:szCs w:val="26"/>
          <w:lang w:bidi="fa-IR"/>
        </w:rPr>
        <w:bidi/>
        <w:ind w:firstLine="397"/>
      </w:pPr>
      <w:bookmarkStart w:id="28" w:name="_Toc9804379"/>
      <w:bookmarkStart w:id="29" w:name="_Toc9805746"/>
      <w:bookmarkStart w:id="30" w:name="_Toc9805979"/>
      <w:bookmarkStart w:id="31" w:name="_Toc9806491"/>
      <w:bookmarkStart w:id="32" w:name="_Toc9806728"/>
      <w:bookmarkStart w:id="33" w:name="_Toc10031677"/>
      <w:bookmarkStart w:id="34" w:name="_Toc10032674"/>
      <w:bookmarkStart w:id="35" w:name="_Toc10034454"/>
      <w:bookmarkStart w:id="36" w:name="_Toc10309306"/>
      <w:bookmarkStart w:id="37" w:name="_Toc10309752"/>
      <w:bookmarkStart w:id="38" w:name="_Toc10310348"/>
      <w:bookmarkStart w:id="39" w:name="_Toc10310641"/>
      <w:bookmarkStart w:id="40" w:name="_Toc10311386"/>
      <w:bookmarkStart w:id="41" w:name="_Toc12098838"/>
      <w:bookmarkStart w:id="42" w:name="_Toc12099382"/>
      <w:r>
        <w:rPr>
          <w:rFonts w:hint="cs" w:ascii="Times New Roman" w:hAnsi="Times New Roman" w:cs="B Lotus"/>
          <w:b/>
          <w:bCs/>
          <w:lang w:bidi="fa-IR"/>
          <w:rtl/>
          <w:sz w:val="28"/>
          <w:szCs w:val="28"/>
        </w:rPr>
        <w:t xml:space="preserve">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proofErr w:type="spellStart"/>
      <w:proofErr w:type="spellEnd"/>
      <w:proofErr w:type="spellStart"/>
      <w:proofErr w:type="spellEnd"/>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29F74369"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جدول ۴-۵- شاخص‌های توصیفی متغیرهای پژوهش</w:t>
      </w:r>
      <w:proofErr w:type="spellStart"/>
      <w:proofErr w:type="spellEnd"/>
      <w:proofErr w:type="spellStart"/>
      <w:proofErr w:type="spellEnd"/>
      <w:proofErr w:type="spellStart"/>
      <w:proofErr w:type="spellEnd"/>
      <w:proofErr w:type="spellStart"/>
      <w:proofErr w:type="spellEnd"/>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68BFC9A2" w14:textId="77777777">
        <w:trPr>
          <w:cantSplit/>
          <w:jc w:val="center"/>
        </w:trPr>
        <w:tc>
          <w:tcPr>
            <w:tcW w:w="1733" w:type="dxa"/>
            <w:tcBorders>
              <w:top w:val="single" w:sz="8" w:space="0" w:color="9BBB59"/>
              <w:left w:val="nil"/>
              <w:bottom w:val="single" w:sz="8" w:space="0" w:color="9BBB59"/>
              <w:right w:val="nil"/>
            </w:tcBorders>
          </w:tcPr>
          <w:p w14:paraId="2F13D3CE"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متغیر</w:t>
            </w:r>
          </w:p>
        </w:tc>
        <w:tc>
          <w:tcPr>
            <w:tcW w:w="1733" w:type="dxa"/>
            <w:tcBorders>
              <w:top w:val="single" w:sz="8" w:space="0" w:color="9BBB59"/>
              <w:left w:val="nil"/>
              <w:bottom w:val="single" w:sz="8" w:space="0" w:color="9BBB59"/>
              <w:right w:val="nil"/>
            </w:tcBorders>
          </w:tcPr>
          <w:p w14:paraId="26B164EC"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میانگین</w:t>
            </w:r>
          </w:p>
        </w:tc>
        <w:tc>
          <w:tcPr>
            <w:tcW w:w="1733" w:type="dxa"/>
            <w:tcBorders>
              <w:top w:val="single" w:sz="8" w:space="0" w:color="9BBB59"/>
              <w:left w:val="nil"/>
              <w:bottom w:val="single" w:sz="8" w:space="0" w:color="9BBB59"/>
              <w:right w:val="nil"/>
            </w:tcBorders>
          </w:tcPr>
          <w:p w14:paraId="7E797877"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انحراف معیار</w:t>
            </w:r>
          </w:p>
        </w:tc>
        <w:tc>
          <w:tcPr>
            <w:tcW w:w="1733" w:type="dxa"/>
            <w:tcBorders>
              <w:top w:val="single" w:sz="8" w:space="0" w:color="9BBB59"/>
              <w:left w:val="nil"/>
              <w:bottom w:val="single" w:sz="8" w:space="0" w:color="9BBB59"/>
              <w:right w:val="nil"/>
            </w:tcBorders>
          </w:tcPr>
          <w:p w14:paraId="150F590E"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کمینه</w:t>
            </w:r>
          </w:p>
        </w:tc>
        <w:tc>
          <w:tcPr>
            <w:tcW w:w="1734" w:type="dxa"/>
            <w:tcBorders>
              <w:top w:val="single" w:sz="8" w:space="0" w:color="9BBB59"/>
              <w:left w:val="nil"/>
              <w:bottom w:val="single" w:sz="8" w:space="0" w:color="9BBB59"/>
              <w:right w:val="nil"/>
            </w:tcBorders>
          </w:tcPr>
          <w:p w14:paraId="08D83040" w14:textId="77777777" w:rsidR="00912462" w:rsidRDefault="00000000">
            <w:pPr>
              <w:spacing w:after="0" w:line="276" w:lineRule="auto"/>
              <w:jc w:val="both"/>
              <w:outlineLvl w:val="0"/>
              <w:rPr>
                <w:rFonts w:cs="B Lotus"/>
                <w:b/>
                <w:bCs/>
                <w:color w:val="auto"/>
                <w:lang w:bidi="fa-IR"/>
              </w:rPr>
              <w:bidi/>
              <w:ind w:firstLine="397"/>
            </w:pPr>
            <w:proofErr w:type="spellStart"/>
            <w:r>
              <w:rPr>
                <w:rFonts w:hint="cs" w:ascii="Times New Roman" w:hAnsi="Times New Roman" w:cs="B Lotus"/>
                <w:b/>
                <w:bCs/>
                <w:sz w:val="28"/>
                <w:szCs w:val="28"/>
                <w:lang w:bidi="fa-IR"/>
                <w:rtl/>
              </w:rPr>
              <w:t>بیشینه</w:t>
            </w:r>
            <w:proofErr w:type="spellEnd"/>
          </w:p>
        </w:tc>
      </w:tr>
      <w:tr w:rsidR="00912462" w14:paraId="1606C326" w14:textId="77777777">
        <w:trPr>
          <w:cantSplit/>
          <w:jc w:val="center"/>
        </w:trPr>
        <w:tc>
          <w:tcPr>
            <w:tcW w:w="1733" w:type="dxa"/>
            <w:tcBorders>
              <w:left w:val="nil"/>
              <w:right w:val="nil"/>
            </w:tcBorders>
            <w:shd w:val="clear" w:color="auto" w:fill="E6EED5"/>
          </w:tcPr>
          <w:p w14:paraId="20A74982"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هوش معنوی</w:t>
            </w:r>
          </w:p>
        </w:tc>
        <w:tc>
          <w:tcPr>
            <w:tcW w:w="1733" w:type="dxa"/>
            <w:tcBorders>
              <w:left w:val="nil"/>
              <w:right w:val="nil"/>
            </w:tcBorders>
            <w:shd w:val="clear" w:color="auto" w:fill="E6EED5"/>
          </w:tcPr>
          <w:p w14:paraId="4CBBCB28"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۸۲/۶۳</w:t>
            </w:r>
          </w:p>
        </w:tc>
        <w:tc>
          <w:tcPr>
            <w:tcW w:w="1733" w:type="dxa"/>
            <w:tcBorders>
              <w:left w:val="nil"/>
              <w:right w:val="nil"/>
            </w:tcBorders>
            <w:shd w:val="clear" w:color="auto" w:fill="E6EED5"/>
          </w:tcPr>
          <w:p w14:paraId="5B6D8995"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۵۷/۸</w:t>
            </w:r>
          </w:p>
        </w:tc>
        <w:tc>
          <w:tcPr>
            <w:tcW w:w="1733" w:type="dxa"/>
            <w:tcBorders>
              <w:left w:val="nil"/>
              <w:right w:val="nil"/>
            </w:tcBorders>
            <w:shd w:val="clear" w:color="auto" w:fill="E6EED5"/>
          </w:tcPr>
          <w:p w14:paraId="144400FC"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۴۵</w:t>
            </w:r>
          </w:p>
        </w:tc>
        <w:tc>
          <w:tcPr>
            <w:tcW w:w="1734" w:type="dxa"/>
            <w:tcBorders>
              <w:left w:val="nil"/>
              <w:right w:val="nil"/>
            </w:tcBorders>
            <w:shd w:val="clear" w:color="auto" w:fill="E6EED5"/>
          </w:tcPr>
          <w:p w14:paraId="0FE66D96"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۸۰</w:t>
            </w:r>
          </w:p>
        </w:tc>
      </w:tr>
      <w:tr w:rsidR="00912462" w14:paraId="3C22187A" w14:textId="77777777">
        <w:trPr>
          <w:cantSplit/>
          <w:jc w:val="center"/>
        </w:trPr>
        <w:tc>
          <w:tcPr>
            <w:tcW w:w="1733" w:type="dxa"/>
          </w:tcPr>
          <w:p w14:paraId="1C79505D"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اضطراب سلامتی</w:t>
            </w:r>
          </w:p>
        </w:tc>
        <w:tc>
          <w:tcPr>
            <w:tcW w:w="1733" w:type="dxa"/>
          </w:tcPr>
          <w:p w14:paraId="750CC52A"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۴۱/۵۲</w:t>
            </w:r>
          </w:p>
        </w:tc>
        <w:tc>
          <w:tcPr>
            <w:tcW w:w="1733" w:type="dxa"/>
          </w:tcPr>
          <w:p w14:paraId="05F4E41B"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۹۲/۷</w:t>
            </w:r>
          </w:p>
        </w:tc>
        <w:tc>
          <w:tcPr>
            <w:tcW w:w="1733" w:type="dxa"/>
          </w:tcPr>
          <w:p w14:paraId="1EDF9F6D"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۳۴</w:t>
            </w:r>
          </w:p>
        </w:tc>
        <w:tc>
          <w:tcPr>
            <w:tcW w:w="1734" w:type="dxa"/>
          </w:tcPr>
          <w:p w14:paraId="03F3D43F"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۶۸</w:t>
            </w:r>
          </w:p>
        </w:tc>
      </w:tr>
      <w:tr w:rsidR="00912462" w14:paraId="31876518" w14:textId="77777777">
        <w:trPr>
          <w:cantSplit/>
          <w:jc w:val="center"/>
        </w:trPr>
        <w:tc>
          <w:tcPr>
            <w:tcW w:w="1733" w:type="dxa"/>
            <w:tcBorders>
              <w:left w:val="nil"/>
              <w:right w:val="nil"/>
            </w:tcBorders>
            <w:shd w:val="clear" w:color="auto" w:fill="E6EED5"/>
          </w:tcPr>
          <w:p w14:paraId="0311E4E1"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اضطراب مرگ</w:t>
            </w:r>
          </w:p>
        </w:tc>
        <w:tc>
          <w:tcPr>
            <w:tcW w:w="1733" w:type="dxa"/>
            <w:tcBorders>
              <w:left w:val="nil"/>
              <w:right w:val="nil"/>
            </w:tcBorders>
            <w:shd w:val="clear" w:color="auto" w:fill="E6EED5"/>
          </w:tcPr>
          <w:p w14:paraId="60863612"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۲۳/۴۸</w:t>
            </w:r>
          </w:p>
        </w:tc>
        <w:tc>
          <w:tcPr>
            <w:tcW w:w="1733" w:type="dxa"/>
            <w:tcBorders>
              <w:left w:val="nil"/>
              <w:right w:val="nil"/>
            </w:tcBorders>
            <w:shd w:val="clear" w:color="auto" w:fill="E6EED5"/>
          </w:tcPr>
          <w:p w14:paraId="17D5426F"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۱۱/۹</w:t>
            </w:r>
          </w:p>
        </w:tc>
        <w:tc>
          <w:tcPr>
            <w:tcW w:w="1733" w:type="dxa"/>
            <w:tcBorders>
              <w:left w:val="nil"/>
              <w:right w:val="nil"/>
            </w:tcBorders>
            <w:shd w:val="clear" w:color="auto" w:fill="E6EED5"/>
          </w:tcPr>
          <w:p w14:paraId="6B626A66"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۲۹</w:t>
            </w:r>
          </w:p>
        </w:tc>
        <w:tc>
          <w:tcPr>
            <w:tcW w:w="1734" w:type="dxa"/>
            <w:tcBorders>
              <w:left w:val="nil"/>
              <w:right w:val="nil"/>
            </w:tcBorders>
            <w:shd w:val="clear" w:color="auto" w:fill="E6EED5"/>
          </w:tcPr>
          <w:p w14:paraId="3998AF3C"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۷۰</w:t>
            </w:r>
          </w:p>
        </w:tc>
      </w:tr>
    </w:tbl>
    <w:p w14:paraId="0DE1EB7D" w14:textId="77777777" w:rsidR="00912462" w:rsidRDefault="00000000">
      <w:pPr>
        <w:spacing w:line="276" w:lineRule="auto" w:after="0"/>
        <w:jc w:val="both"/>
        <w:outlineLvl w:val="0"/>
        <w:rPr>
          <w:rFonts w:cs="B Lotus"/>
          <w:bCs/>
          <w:color w:val="auto"/>
          <w:sz w:val="26"/>
          <w:szCs w:val="26"/>
          <w:lang w:bidi="fa-IR"/>
        </w:rPr>
        <w:bidi/>
        <w:ind w:firstLine="397"/>
      </w:pPr>
      <w:r>
        <w:rPr>
          <w:rFonts w:hint="cs" w:ascii="Times New Roman" w:hAnsi="Times New Roman" w:cs="B Lotus"/>
          <w:bCs/>
          <w:lang w:bidi="fa-IR"/>
          <w:rtl/>
          <w:sz w:val="28"/>
          <w:szCs w:val="28"/>
        </w:rPr>
        <w:t xml:space="preserve">همان گونه که مشاهده می‌شود، میانگین هوش معنوی آزمودنی‌ها (۸۲/۶۳ از حداکثر ۹۶، معادل ۶۶ درصد سقف مقیاس) در سطح متوسط رو به بالا قرار دارد.</w:t>
      </w:r>
      <w:proofErr w:type="spellStart"/>
      <w:proofErr w:type="spellEnd"/>
    </w:p>
    <w:p w14:paraId="323E0A75" w14:textId="77777777" w:rsidR="00912462" w:rsidRDefault="00000000">
      <w:pPr>
        <w:ind w:firstLine="397"/>
        <w:outlineLvl w:val="0"/>
        <w:rPr>
          <w:rFonts w:cs="B Lotus"/>
          <w:b/>
          <w:bCs/>
          <w:color w:val="auto"/>
          <w:lang w:bidi="fa-IR"/>
        </w:rPr>
        <w:bidi/>
        <w:spacing w:before="240" w:after="100" w:line="276" w:lineRule="auto"/>
        <w:keepNext/>
      </w:pPr>
      <w:r>
        <w:rPr>
          <w:rFonts w:hint="cs" w:ascii="Times New Roman" w:hAnsi="Times New Roman" w:cs="B Titr"/>
          <w:b/>
          <w:bCs/>
          <w:lang w:bidi="fa-IR"/>
          <w:rtl/>
          <w:sz w:val="30"/>
          <w:szCs w:val="30"/>
        </w:rPr>
        <w:t xml:space="preserve">۴-۲- یافته های استنباطی</w:t>
      </w:r>
    </w:p>
    <w:p w14:paraId="112401F3" w14:textId="77777777" w:rsidR="00912462" w:rsidRDefault="00000000" w:rsidP="00503BED">
      <w:pPr>
        <w:keepNext/>
        <w:keepLines/>
        <w:shd w:val="clear" w:color="auto" w:fill="FFFFFF"/>
        <w:spacing w:before="240" w:after="100" w:line="276" w:lineRule="auto"/>
        <w:rPr>
          <w:rFonts w:cs="B Lotus"/>
          <w:b/>
          <w:bCs/>
          <w:color w:val="auto"/>
          <w:lang w:bidi="fa-IR"/>
        </w:rPr>
        <w:bidi/>
      </w:pPr>
      <w:bookmarkStart w:id="43" w:name="OLE_LINK29"/>
      <w:bookmarkStart w:id="44" w:name="OLE_LINK28"/>
      <w:r>
        <w:rPr>
          <w:rFonts w:cs="B Titr" w:hint="cs" w:ascii="Times New Roman" w:hAnsi="Times New Roman"/>
          <w:b/>
          <w:bCs/>
          <w:sz w:val="30"/>
          <w:szCs w:val="30"/>
          <w:lang w:bidi="fa-IR"/>
          <w:rtl/>
        </w:rPr>
        <w:t xml:space="preserve">۴-۲-۱- بررسی فرضیه فرعی اول پژوهش: بین هوش معنوی و اضطراب مرگ در سالمندان رابطه وجود دارد.</w:t>
      </w:r>
      <w:proofErr w:type="spellStart"/>
      <w:proofErr w:type="spellEnd"/>
    </w:p>
    <w:p w14:paraId="2D6B79C8" w14:textId="77777777" w:rsidR="00912462" w:rsidRDefault="00000000" w:rsidP="00503BED">
      <w:pPr>
        <w:keepNext/>
        <w:keepLines/>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در راستای تحلیل داده های مربوط به این فرضیه از آزمون ضریب همبستگی پیرسون استفاده شد که نتایج آن در جدول ۴-۶ ارائه گردیده است.</w:t>
      </w:r>
    </w:p>
    <w:p w14:paraId="0F2BB178"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جدول۴-۶- ضرایب همبستگی پیرسون بین هوش معنوی و اضطراب مرگ سالمندان</w:t>
      </w:r>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342"/>
        <w:gridCol w:w="1187"/>
        <w:gridCol w:w="1187"/>
        <w:gridCol w:w="1187"/>
        <w:gridCol w:w="1187"/>
        <w:gridCol w:w="1186"/>
        <w:gridCol w:w="750"/>
      </w:tblGrid>
      <w:tr w:rsidR="00912462" w14:paraId="65DB296F" w14:textId="77777777">
        <w:trPr>
          <w:cantSplit/>
          <w:trHeight w:val="90"/>
          <w:jc w:val="center"/>
        </w:trPr>
        <w:tc>
          <w:tcPr>
            <w:tcW w:w="2431" w:type="dxa"/>
            <w:tcBorders>
              <w:top w:val="single" w:sz="8" w:space="0" w:color="9BBB59"/>
              <w:left w:val="nil"/>
              <w:bottom w:val="single" w:sz="8" w:space="0" w:color="9BBB59"/>
              <w:right w:val="nil"/>
            </w:tcBorders>
            <w:vAlign w:val="center"/>
          </w:tcPr>
          <w:bookmarkEnd w:id="45"/>
          <w:p w14:paraId="3F6056B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متغیر</w:t>
            </w:r>
          </w:p>
        </w:tc>
        <w:tc>
          <w:tcPr>
            <w:tcW w:w="1207" w:type="dxa"/>
            <w:tcBorders>
              <w:top w:val="single" w:sz="8" w:space="0" w:color="9BBB59"/>
              <w:left w:val="nil"/>
              <w:bottom w:val="single" w:sz="8" w:space="0" w:color="9BBB59"/>
              <w:right w:val="nil"/>
            </w:tcBorders>
            <w:vAlign w:val="center"/>
          </w:tcPr>
          <w:p w14:paraId="6DEC3D77"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tcBorders>
              <w:top w:val="single" w:sz="8" w:space="0" w:color="9BBB59"/>
              <w:left w:val="nil"/>
              <w:bottom w:val="single" w:sz="8" w:space="0" w:color="9BBB59"/>
              <w:right w:val="nil"/>
            </w:tcBorders>
            <w:vAlign w:val="center"/>
          </w:tcPr>
          <w:p w14:paraId="1AFEEFE6"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۲</w:t>
            </w:r>
          </w:p>
        </w:tc>
        <w:tc>
          <w:tcPr>
            <w:tcW w:w="1207" w:type="dxa"/>
            <w:tcBorders>
              <w:top w:val="single" w:sz="8" w:space="0" w:color="9BBB59"/>
              <w:left w:val="nil"/>
              <w:bottom w:val="single" w:sz="8" w:space="0" w:color="9BBB59"/>
              <w:right w:val="nil"/>
            </w:tcBorders>
            <w:vAlign w:val="center"/>
          </w:tcPr>
          <w:p w14:paraId="41461329"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۳</w:t>
            </w:r>
          </w:p>
        </w:tc>
        <w:tc>
          <w:tcPr>
            <w:tcW w:w="1207" w:type="dxa"/>
            <w:tcBorders>
              <w:top w:val="single" w:sz="8" w:space="0" w:color="9BBB59"/>
              <w:left w:val="nil"/>
              <w:bottom w:val="single" w:sz="8" w:space="0" w:color="9BBB59"/>
              <w:right w:val="nil"/>
            </w:tcBorders>
            <w:vAlign w:val="center"/>
          </w:tcPr>
          <w:p w14:paraId="3859E61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۴</w:t>
            </w:r>
          </w:p>
        </w:tc>
        <w:tc>
          <w:tcPr>
            <w:tcW w:w="1207" w:type="dxa"/>
            <w:tcBorders>
              <w:top w:val="single" w:sz="8" w:space="0" w:color="9BBB59"/>
              <w:left w:val="nil"/>
              <w:bottom w:val="single" w:sz="8" w:space="0" w:color="9BBB59"/>
              <w:right w:val="nil"/>
            </w:tcBorders>
            <w:vAlign w:val="center"/>
          </w:tcPr>
          <w:p w14:paraId="6BDD8E5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۵</w:t>
            </w:r>
          </w:p>
        </w:tc>
        <w:tc>
          <w:tcPr>
            <w:tcW w:w="776" w:type="dxa"/>
            <w:tcBorders>
              <w:top w:val="single" w:sz="8" w:space="0" w:color="9BBB59"/>
              <w:left w:val="nil"/>
              <w:bottom w:val="single" w:sz="8" w:space="0" w:color="9BBB59"/>
              <w:right w:val="nil"/>
            </w:tcBorders>
            <w:vAlign w:val="center"/>
          </w:tcPr>
          <w:p w14:paraId="2DA9CAF0"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۶</w:t>
            </w:r>
          </w:p>
        </w:tc>
      </w:tr>
      <w:tr w:rsidR="00912462" w14:paraId="57EFDDB4" w14:textId="77777777">
        <w:trPr>
          <w:cantSplit/>
          <w:trHeight w:val="435"/>
          <w:jc w:val="center"/>
        </w:trPr>
        <w:tc>
          <w:tcPr>
            <w:tcW w:w="2431" w:type="dxa"/>
            <w:tcBorders>
              <w:left w:val="nil"/>
              <w:right w:val="nil"/>
            </w:tcBorders>
            <w:shd w:val="clear" w:color="auto" w:fill="E6EED5"/>
            <w:vAlign w:val="center"/>
          </w:tcPr>
          <w:p w14:paraId="23D175C5" w14:textId="77777777" w:rsidR="00912462" w:rsidRDefault="00000000">
            <w:pPr>
              <w:spacing w:after="0" w:line="276" w:lineRule="auto"/>
              <w:jc w:val="both"/>
              <w:rPr>
                <w:rFonts w:ascii="B Lotus" w:hAnsi="Calibri" w:cs="B Lotus"/>
                <w:color w:val="auto"/>
                <w:lang w:bidi="fa-IR"/>
              </w:rPr>
              <w:bidi/>
              <w:ind w:firstLine="397"/>
            </w:pPr>
            <w:r>
              <w:rPr>
                <w:rFonts w:ascii="Times New Roman" w:hAnsi="Times New Roman" w:hint="cs" w:cs="B Lotus"/>
                <w:sz w:val="28"/>
                <w:szCs w:val="28"/>
                <w:lang w:bidi="fa-IR"/>
                <w:rtl/>
              </w:rPr>
              <w:t xml:space="preserve">۱. </w:t>
            </w:r>
            <w:r>
              <w:rPr>
                <w:rFonts w:ascii="Times New Roman" w:eastAsia="Times New Roman" w:hAnsi="Times New Roman" w:hint="cs" w:cs="B Lotus"/>
                <w:sz w:val="28"/>
                <w:szCs w:val="28"/>
                <w:lang w:bidi="fa-IR"/>
                <w:rtl/>
              </w:rPr>
              <w:t xml:space="preserve">تفکر </w:t>
            </w:r>
            <w:proofErr w:type="spellStart"/>
            <w:r>
              <w:rPr>
                <w:rFonts w:ascii="Times New Roman" w:eastAsia="Times New Roman" w:hAnsi="Times New Roman" w:hint="cs" w:cs="B Lotus"/>
                <w:sz w:val="28"/>
                <w:szCs w:val="28"/>
                <w:lang w:bidi="fa-IR"/>
                <w:rtl/>
              </w:rPr>
              <w:t>وجودی</w:t>
            </w:r>
            <w:proofErr w:type="spellEnd"/>
            <w:r>
              <w:rPr>
                <w:rFonts w:ascii="Times New Roman" w:eastAsia="Times New Roman" w:hAnsi="Times New Roman" w:hint="cs" w:cs="B Lotus"/>
                <w:sz w:val="28"/>
                <w:szCs w:val="28"/>
                <w:lang w:bidi="fa-IR"/>
                <w:rtl/>
              </w:rPr>
              <w:t xml:space="preserve"> انتقادی</w:t>
            </w:r>
          </w:p>
        </w:tc>
        <w:tc>
          <w:tcPr>
            <w:tcW w:w="1207" w:type="dxa"/>
            <w:tcBorders>
              <w:left w:val="nil"/>
              <w:right w:val="nil"/>
            </w:tcBorders>
            <w:shd w:val="clear" w:color="auto" w:fill="E6EED5"/>
            <w:vAlign w:val="center"/>
          </w:tcPr>
          <w:p w14:paraId="359FD65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tcBorders>
              <w:left w:val="nil"/>
              <w:right w:val="nil"/>
            </w:tcBorders>
            <w:shd w:val="clear" w:color="auto" w:fill="E6EED5"/>
            <w:vAlign w:val="center"/>
          </w:tcPr>
          <w:p w14:paraId="4FEF98C8"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35C5192F"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6563E275"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43F3A029"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74540FD2" w14:textId="77777777" w:rsidR="00912462" w:rsidRDefault="00912462">
            <w:pPr>
              <w:spacing w:after="0" w:line="240" w:lineRule="auto"/>
              <w:jc w:val="center"/>
              <w:rPr>
                <w:rFonts w:cs="B Lotus"/>
                <w:color w:val="auto"/>
                <w:lang w:bidi="fa-IR"/>
              </w:rPr>
            </w:pPr>
          </w:p>
        </w:tc>
      </w:tr>
      <w:tr w:rsidR="00912462" w14:paraId="13B8C7CC" w14:textId="77777777">
        <w:trPr>
          <w:cantSplit/>
          <w:jc w:val="center"/>
        </w:trPr>
        <w:tc>
          <w:tcPr>
            <w:tcW w:w="2431" w:type="dxa"/>
            <w:vAlign w:val="center"/>
          </w:tcPr>
          <w:p w14:paraId="28192A5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۲. </w:t>
            </w:r>
            <w:r>
              <w:rPr>
                <w:rFonts w:ascii="Times New Roman" w:eastAsia="Times New Roman" w:hAnsi="Times New Roman" w:hint="cs" w:cs="B Lotus"/>
                <w:sz w:val="28"/>
                <w:szCs w:val="28"/>
                <w:lang w:bidi="fa-IR"/>
                <w:rtl/>
              </w:rPr>
              <w:t>ایجاد معنای شخصی</w:t>
            </w:r>
          </w:p>
        </w:tc>
        <w:tc>
          <w:tcPr>
            <w:tcW w:w="1207" w:type="dxa"/>
            <w:vAlign w:val="center"/>
          </w:tcPr>
          <w:p w14:paraId="68793CCA"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۵۸/۰</w:t>
            </w:r>
          </w:p>
        </w:tc>
        <w:tc>
          <w:tcPr>
            <w:tcW w:w="1207" w:type="dxa"/>
            <w:vAlign w:val="center"/>
          </w:tcPr>
          <w:p w14:paraId="0E1E09A5"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vAlign w:val="center"/>
          </w:tcPr>
          <w:p w14:paraId="3164C6E0" w14:textId="77777777" w:rsidR="00912462" w:rsidRDefault="00912462">
            <w:pPr>
              <w:spacing w:after="0" w:line="240" w:lineRule="auto"/>
              <w:jc w:val="center"/>
              <w:rPr>
                <w:rFonts w:cs="B Lotus"/>
                <w:color w:val="auto"/>
                <w:lang w:bidi="fa-IR"/>
              </w:rPr>
            </w:pPr>
          </w:p>
        </w:tc>
        <w:tc>
          <w:tcPr>
            <w:tcW w:w="1207" w:type="dxa"/>
            <w:vAlign w:val="center"/>
          </w:tcPr>
          <w:p w14:paraId="022E413E" w14:textId="77777777" w:rsidR="00912462" w:rsidRDefault="00912462">
            <w:pPr>
              <w:spacing w:after="0" w:line="240" w:lineRule="auto"/>
              <w:jc w:val="center"/>
              <w:rPr>
                <w:rFonts w:cs="B Lotus"/>
                <w:color w:val="auto"/>
                <w:lang w:bidi="fa-IR"/>
              </w:rPr>
            </w:pPr>
          </w:p>
        </w:tc>
        <w:tc>
          <w:tcPr>
            <w:tcW w:w="1207" w:type="dxa"/>
            <w:vAlign w:val="center"/>
          </w:tcPr>
          <w:p w14:paraId="43898E09" w14:textId="77777777" w:rsidR="00912462" w:rsidRDefault="00912462">
            <w:pPr>
              <w:spacing w:after="0" w:line="240" w:lineRule="auto"/>
              <w:jc w:val="center"/>
              <w:rPr>
                <w:rFonts w:cs="B Lotus"/>
                <w:color w:val="auto"/>
                <w:lang w:bidi="fa-IR"/>
              </w:rPr>
            </w:pPr>
          </w:p>
        </w:tc>
        <w:tc>
          <w:tcPr>
            <w:tcW w:w="776" w:type="dxa"/>
            <w:vAlign w:val="center"/>
          </w:tcPr>
          <w:p w14:paraId="0F1AD70D" w14:textId="77777777" w:rsidR="00912462" w:rsidRDefault="00912462">
            <w:pPr>
              <w:spacing w:after="0" w:line="240" w:lineRule="auto"/>
              <w:jc w:val="center"/>
              <w:rPr>
                <w:rFonts w:cs="B Lotus"/>
                <w:color w:val="auto"/>
                <w:lang w:bidi="fa-IR"/>
              </w:rPr>
            </w:pPr>
          </w:p>
        </w:tc>
      </w:tr>
      <w:tr w:rsidR="00912462" w14:paraId="6FEC2B93" w14:textId="77777777">
        <w:trPr>
          <w:cantSplit/>
          <w:jc w:val="center"/>
        </w:trPr>
        <w:tc>
          <w:tcPr>
            <w:tcW w:w="2431" w:type="dxa"/>
            <w:tcBorders>
              <w:left w:val="nil"/>
              <w:right w:val="nil"/>
            </w:tcBorders>
            <w:shd w:val="clear" w:color="auto" w:fill="E6EED5"/>
            <w:vAlign w:val="center"/>
          </w:tcPr>
          <w:p w14:paraId="32D587D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۳. </w:t>
            </w:r>
            <w:r>
              <w:rPr>
                <w:rFonts w:ascii="Times New Roman" w:eastAsia="Times New Roman" w:hAnsi="Times New Roman" w:hint="cs" w:cs="B Lotus"/>
                <w:sz w:val="28"/>
                <w:szCs w:val="28"/>
                <w:lang w:bidi="fa-IR"/>
                <w:rtl/>
              </w:rPr>
              <w:t>آگاهی متعالی</w:t>
            </w:r>
          </w:p>
        </w:tc>
        <w:tc>
          <w:tcPr>
            <w:tcW w:w="1207" w:type="dxa"/>
            <w:tcBorders>
              <w:left w:val="nil"/>
              <w:right w:val="nil"/>
            </w:tcBorders>
            <w:shd w:val="clear" w:color="auto" w:fill="E6EED5"/>
            <w:vAlign w:val="center"/>
          </w:tcPr>
          <w:p w14:paraId="44C84B4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۴۵/۰</w:t>
            </w:r>
          </w:p>
        </w:tc>
        <w:tc>
          <w:tcPr>
            <w:tcW w:w="1207" w:type="dxa"/>
            <w:tcBorders>
              <w:left w:val="nil"/>
              <w:right w:val="nil"/>
            </w:tcBorders>
            <w:shd w:val="clear" w:color="auto" w:fill="E6EED5"/>
            <w:vAlign w:val="center"/>
          </w:tcPr>
          <w:p w14:paraId="52FD6B70"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۵۶/۰</w:t>
            </w:r>
          </w:p>
        </w:tc>
        <w:tc>
          <w:tcPr>
            <w:tcW w:w="1207" w:type="dxa"/>
            <w:tcBorders>
              <w:left w:val="nil"/>
              <w:right w:val="nil"/>
            </w:tcBorders>
            <w:shd w:val="clear" w:color="auto" w:fill="E6EED5"/>
            <w:vAlign w:val="center"/>
          </w:tcPr>
          <w:p w14:paraId="5F0F96C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tcBorders>
              <w:left w:val="nil"/>
              <w:right w:val="nil"/>
            </w:tcBorders>
            <w:shd w:val="clear" w:color="auto" w:fill="E6EED5"/>
            <w:vAlign w:val="center"/>
          </w:tcPr>
          <w:p w14:paraId="741944FC"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087863D2"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0D9A34E7" w14:textId="77777777" w:rsidR="00912462" w:rsidRDefault="00912462">
            <w:pPr>
              <w:spacing w:after="0" w:line="240" w:lineRule="auto"/>
              <w:jc w:val="center"/>
              <w:rPr>
                <w:rFonts w:cs="B Lotus"/>
                <w:color w:val="auto"/>
                <w:lang w:bidi="fa-IR"/>
              </w:rPr>
            </w:pPr>
          </w:p>
        </w:tc>
      </w:tr>
      <w:tr w:rsidR="00912462" w14:paraId="7A8F6851" w14:textId="77777777">
        <w:trPr>
          <w:cantSplit/>
          <w:jc w:val="center"/>
        </w:trPr>
        <w:tc>
          <w:tcPr>
            <w:tcW w:w="2431" w:type="dxa"/>
            <w:vAlign w:val="center"/>
          </w:tcPr>
          <w:p w14:paraId="5250A64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۴. </w:t>
            </w:r>
            <w:r>
              <w:rPr>
                <w:rFonts w:ascii="Times New Roman" w:eastAsia="Times New Roman" w:hAnsi="Times New Roman" w:hint="cs" w:cs="B Lotus"/>
                <w:sz w:val="28"/>
                <w:szCs w:val="28"/>
                <w:lang w:bidi="fa-IR"/>
                <w:rtl/>
              </w:rPr>
              <w:t>گسترش حالت هوشیاری</w:t>
            </w:r>
          </w:p>
        </w:tc>
        <w:tc>
          <w:tcPr>
            <w:tcW w:w="1207" w:type="dxa"/>
            <w:vAlign w:val="center"/>
          </w:tcPr>
          <w:p w14:paraId="7B08DA9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۳۶/۰</w:t>
            </w:r>
          </w:p>
        </w:tc>
        <w:tc>
          <w:tcPr>
            <w:tcW w:w="1207" w:type="dxa"/>
            <w:vAlign w:val="center"/>
          </w:tcPr>
          <w:p w14:paraId="1DB603E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۴۶/۰</w:t>
            </w:r>
          </w:p>
        </w:tc>
        <w:tc>
          <w:tcPr>
            <w:tcW w:w="1207" w:type="dxa"/>
            <w:vAlign w:val="center"/>
          </w:tcPr>
          <w:p w14:paraId="6ABFBDD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۳۴/۰</w:t>
            </w:r>
          </w:p>
        </w:tc>
        <w:tc>
          <w:tcPr>
            <w:tcW w:w="1207" w:type="dxa"/>
            <w:vAlign w:val="center"/>
          </w:tcPr>
          <w:p w14:paraId="58E362B5"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vAlign w:val="center"/>
          </w:tcPr>
          <w:p w14:paraId="264EA607" w14:textId="77777777" w:rsidR="00912462" w:rsidRDefault="00912462">
            <w:pPr>
              <w:spacing w:after="0" w:line="240" w:lineRule="auto"/>
              <w:jc w:val="center"/>
              <w:rPr>
                <w:rFonts w:cs="B Lotus"/>
                <w:color w:val="auto"/>
                <w:lang w:bidi="fa-IR"/>
              </w:rPr>
            </w:pPr>
          </w:p>
        </w:tc>
        <w:tc>
          <w:tcPr>
            <w:tcW w:w="776" w:type="dxa"/>
            <w:vAlign w:val="center"/>
          </w:tcPr>
          <w:p w14:paraId="32442014" w14:textId="77777777" w:rsidR="00912462" w:rsidRDefault="00912462">
            <w:pPr>
              <w:spacing w:after="0" w:line="240" w:lineRule="auto"/>
              <w:jc w:val="center"/>
              <w:rPr>
                <w:rFonts w:cs="B Lotus"/>
                <w:color w:val="auto"/>
                <w:lang w:bidi="fa-IR"/>
              </w:rPr>
            </w:pPr>
          </w:p>
        </w:tc>
      </w:tr>
      <w:tr w:rsidR="00912462" w14:paraId="14B82401" w14:textId="77777777">
        <w:trPr>
          <w:cantSplit/>
          <w:jc w:val="center"/>
        </w:trPr>
        <w:tc>
          <w:tcPr>
            <w:tcW w:w="2431" w:type="dxa"/>
            <w:tcBorders>
              <w:left w:val="nil"/>
              <w:right w:val="nil"/>
            </w:tcBorders>
            <w:shd w:val="clear" w:color="auto" w:fill="E6EED5"/>
            <w:vAlign w:val="center"/>
          </w:tcPr>
          <w:p w14:paraId="6AA1EF7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۵. </w:t>
            </w:r>
            <w:r>
              <w:rPr>
                <w:rFonts w:ascii="Times New Roman" w:eastAsia="Times New Roman" w:hAnsi="Times New Roman" w:hint="cs" w:cs="B Lotus"/>
                <w:sz w:val="28"/>
                <w:szCs w:val="28"/>
                <w:lang w:bidi="fa-IR"/>
                <w:rtl/>
              </w:rPr>
              <w:t>هوش معنوی</w:t>
            </w:r>
          </w:p>
        </w:tc>
        <w:tc>
          <w:tcPr>
            <w:tcW w:w="1207" w:type="dxa"/>
            <w:tcBorders>
              <w:left w:val="nil"/>
              <w:right w:val="nil"/>
            </w:tcBorders>
            <w:shd w:val="clear" w:color="auto" w:fill="E6EED5"/>
            <w:vAlign w:val="center"/>
          </w:tcPr>
          <w:p w14:paraId="616BEAB6"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۷۷/۰</w:t>
            </w:r>
          </w:p>
        </w:tc>
        <w:tc>
          <w:tcPr>
            <w:tcW w:w="1207" w:type="dxa"/>
            <w:tcBorders>
              <w:left w:val="nil"/>
              <w:right w:val="nil"/>
            </w:tcBorders>
            <w:shd w:val="clear" w:color="auto" w:fill="E6EED5"/>
            <w:vAlign w:val="center"/>
          </w:tcPr>
          <w:p w14:paraId="04184374"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۸۶/۰</w:t>
            </w:r>
          </w:p>
        </w:tc>
        <w:tc>
          <w:tcPr>
            <w:tcW w:w="1207" w:type="dxa"/>
            <w:tcBorders>
              <w:left w:val="nil"/>
              <w:right w:val="nil"/>
            </w:tcBorders>
            <w:shd w:val="clear" w:color="auto" w:fill="E6EED5"/>
            <w:vAlign w:val="center"/>
          </w:tcPr>
          <w:p w14:paraId="31E06BD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۸۰/۰</w:t>
            </w:r>
          </w:p>
        </w:tc>
        <w:tc>
          <w:tcPr>
            <w:tcW w:w="1207" w:type="dxa"/>
            <w:tcBorders>
              <w:left w:val="nil"/>
              <w:right w:val="nil"/>
            </w:tcBorders>
            <w:shd w:val="clear" w:color="auto" w:fill="E6EED5"/>
            <w:vAlign w:val="center"/>
          </w:tcPr>
          <w:p w14:paraId="0996FC5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۸۳/۰</w:t>
            </w:r>
          </w:p>
        </w:tc>
        <w:tc>
          <w:tcPr>
            <w:tcW w:w="1207" w:type="dxa"/>
            <w:tcBorders>
              <w:left w:val="nil"/>
              <w:right w:val="nil"/>
            </w:tcBorders>
            <w:shd w:val="clear" w:color="auto" w:fill="E6EED5"/>
            <w:vAlign w:val="center"/>
          </w:tcPr>
          <w:p w14:paraId="005C5807"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776" w:type="dxa"/>
            <w:tcBorders>
              <w:left w:val="nil"/>
              <w:right w:val="nil"/>
            </w:tcBorders>
            <w:shd w:val="clear" w:color="auto" w:fill="E6EED5"/>
            <w:vAlign w:val="center"/>
          </w:tcPr>
          <w:p w14:paraId="71A9A8A8" w14:textId="77777777" w:rsidR="00912462" w:rsidRDefault="00912462">
            <w:pPr>
              <w:spacing w:after="0" w:line="240" w:lineRule="auto"/>
              <w:jc w:val="center"/>
              <w:rPr>
                <w:rFonts w:cs="B Lotus"/>
                <w:color w:val="auto"/>
                <w:lang w:bidi="fa-IR"/>
              </w:rPr>
            </w:pPr>
          </w:p>
        </w:tc>
      </w:tr>
      <w:tr w:rsidR="00912462" w14:paraId="62A69F2F" w14:textId="77777777">
        <w:trPr>
          <w:cantSplit/>
          <w:jc w:val="center"/>
        </w:trPr>
        <w:tc>
          <w:tcPr>
            <w:tcW w:w="2431" w:type="dxa"/>
            <w:vAlign w:val="center"/>
          </w:tcPr>
          <w:p w14:paraId="7749FCA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۶. اضطراب مرگ</w:t>
            </w:r>
          </w:p>
        </w:tc>
        <w:tc>
          <w:tcPr>
            <w:tcW w:w="1207" w:type="dxa"/>
            <w:vAlign w:val="center"/>
          </w:tcPr>
          <w:p w14:paraId="6C6F492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۳۴/۰-</w:t>
            </w:r>
          </w:p>
        </w:tc>
        <w:tc>
          <w:tcPr>
            <w:tcW w:w="1207" w:type="dxa"/>
            <w:vAlign w:val="center"/>
          </w:tcPr>
          <w:p w14:paraId="0456EC0A"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۴۵/۰-</w:t>
            </w:r>
          </w:p>
        </w:tc>
        <w:tc>
          <w:tcPr>
            <w:tcW w:w="1207" w:type="dxa"/>
            <w:vAlign w:val="center"/>
          </w:tcPr>
          <w:p w14:paraId="15A9E106"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۳۱/۰-</w:t>
            </w:r>
          </w:p>
        </w:tc>
        <w:tc>
          <w:tcPr>
            <w:tcW w:w="1207" w:type="dxa"/>
            <w:vAlign w:val="center"/>
          </w:tcPr>
          <w:p w14:paraId="312A6F29"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۲۹/۰-</w:t>
            </w:r>
          </w:p>
        </w:tc>
        <w:tc>
          <w:tcPr>
            <w:tcW w:w="1207" w:type="dxa"/>
            <w:vAlign w:val="center"/>
          </w:tcPr>
          <w:p w14:paraId="43F7326A"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۴۶/۰-</w:t>
            </w:r>
          </w:p>
        </w:tc>
        <w:tc>
          <w:tcPr>
            <w:tcW w:w="776" w:type="dxa"/>
            <w:vAlign w:val="center"/>
          </w:tcPr>
          <w:p w14:paraId="7D55E106" w14:textId="77777777" w:rsidR="00912462" w:rsidRDefault="00000000">
            <w:pPr>
              <w:spacing w:after="0" w:line="276" w:lineRule="auto"/>
              <w:jc w:val="both"/>
              <w:rPr>
                <w:rFonts w:cs="B Lotus"/>
                <w:color w:val="auto"/>
                <w:vertAlign w:val="superscript"/>
                <w:lang w:bidi="fa-IR"/>
              </w:rPr>
              <w:bidi/>
              <w:ind w:firstLine="397"/>
            </w:pPr>
            <w:r>
              <w:rPr>
                <w:rFonts w:hint="cs" w:ascii="Times New Roman" w:hAnsi="Times New Roman" w:cs="B Lotus"/>
                <w:sz w:val="28"/>
                <w:szCs w:val="28"/>
                <w:lang w:bidi="fa-IR"/>
                <w:rtl/>
              </w:rPr>
              <w:t>۱</w:t>
            </w:r>
          </w:p>
        </w:tc>
      </w:tr>
    </w:tbl>
    <w:p w14:paraId="1A440AD5" w14:textId="77777777" w:rsidR="00912462" w:rsidRDefault="00000000">
      <w:pPr>
        <w:spacing w:line="276" w:lineRule="auto" w:after="0"/>
        <w:jc w:val="both"/>
        <w:rPr>
          <w:rFonts w:cs="B Lotus"/>
          <w:color w:val="auto"/>
          <w:sz w:val="26"/>
          <w:szCs w:val="26"/>
          <w:lang w:bidi="fa-IR"/>
        </w:rPr>
        <w:bidi/>
        <w:ind w:firstLine="397"/>
      </w:pPr>
      <w:bookmarkStart w:id="45" w:name="_Hlk214257271"/>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A440AD5" w14:textId="77777777" w:rsidR="00912462" w:rsidRDefault="00000000">
      <w:pPr>
        <w:spacing w:line="276" w:lineRule="auto" w:after="0"/>
        <w:jc w:val="both"/>
        <w:rPr>
          <w:rFonts w:cs="B Lotus"/>
          <w:b/>
          <w:bCs/>
          <w:color w:val="auto"/>
          <w:sz w:val="26"/>
          <w:szCs w:val="26"/>
          <w:lang w:bidi="fa-IR"/>
        </w:rPr>
        <w:bidi/>
        <w:ind w:firstLine="397"/>
      </w:pPr>
      <w:bookmarkStart w:id="45" w:name="_Hlk214257271"/>
      <w:r>
        <w:rPr>
          <w:rFonts w:hint="cs" w:ascii="Times New Roman" w:hAnsi="Times New Roman" w:cs="B Lotus"/>
          <w:b/>
          <w:bCs/>
          <w:lang w:bidi="fa-IR"/>
          <w:rtl/>
          <w:sz w:val="28"/>
          <w:szCs w:val="28"/>
        </w:rPr>
        <w:t xml:space="preserve">بر اساس نتایج جدول فوق، بین اضطراب مرگ با تفکر وجودی انتقادی (۳۴/۰-=r)، ایجاد معنای شخصی (۴۵/۰-=r)، آگاهی متعالی (۳۱/۰-=r)، و گسترش حالت هوشیاری (۲۹/۰-=r)، رابطه‌ای منفی و معنادار در سطح ۰۱/۰ وجود دارد. همچنین بین هوش معنوی و اضطراب مرگ نیز رابطه‌ای منفی و معنادار مشاهده شد (۴۶/۰-=r)،  این نتایج نشان می‌دهد که با افزایش هوش معنوی و مؤلفه‌های آن، میزان اضطراب مرگ سالمندان کاهش می‌یابد؛ بنابراین فرضیه فرعی اول پژوهش تأیید می‌شود.</w:t>
      </w:r>
      <w:proofErr w:type="spellStart"/>
      <w:proofErr w:type="spellEnd"/>
      <w:proofErr w:type="spellStart"/>
      <w:proofErr w:type="spellEnd"/>
    </w:p>
    <w:p w14:paraId="2D35BF98" w14:textId="77777777" w:rsidR="00912462" w:rsidRDefault="00000000">
      <w:pPr>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۴-۲-۲- بررسی فرضیه فرعی دوم پژوهش: بین اضطراب سلامتی و اضطراب مرگ در سالمندان رابطه وجود دارد.</w:t>
      </w:r>
      <w:proofErr w:type="spellStart"/>
      <w:proofErr w:type="spellEnd"/>
      <w:bookmarkStart w:id="46" w:name="_Hlk215266998"/>
      <w:bookmarkEnd w:id="46"/>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03E4D1" w14:textId="77777777" w:rsidR="00912462" w:rsidRDefault="00000000" w:rsidP="00503BED">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به منظور تحلیل داده های مربوط به این فرضیه از آزمون ضریب همبستگی پیرسون استفاده گردید که نتایج آن در جدول ۴-۷ ارائه گردیده است.</w:t>
      </w:r>
      <w:bookmarkStart w:id="47" w:name="_Hlk214256950"/>
      <w:bookmarkStart w:id="48" w:name="_Hlk214257309"/>
      <w:bookmarkEnd w:id="47"/>
      <w:bookmarkEnd w:id="48"/>
      <w:bookmarkStart w:id="49" w:name="_Hlk214256972"/>
      <w:bookmarkEnd w:id="49"/>
    </w:p>
    <w:p w14:paraId="6A6DDB0C" w14:textId="77777777" w:rsidR="00912462" w:rsidRDefault="00000000">
      <w:pPr>
        <w:shd w:val="clear" w:color="auto" w:fill="FFFFFF"/>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جدول۴-۷- ضرایب همبستگی پیرسون بین اضطراب سلامتی و اضطراب مرگ سالمندان</w:t>
      </w:r>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7384E470" w14:textId="77777777">
        <w:trPr>
          <w:cantSplit/>
          <w:jc w:val="center"/>
        </w:trPr>
        <w:tc>
          <w:tcPr>
            <w:tcW w:w="1733" w:type="dxa"/>
            <w:tcBorders>
              <w:top w:val="single" w:sz="8" w:space="0" w:color="9BBB59"/>
              <w:left w:val="nil"/>
              <w:bottom w:val="single" w:sz="8" w:space="0" w:color="9BBB59"/>
              <w:right w:val="nil"/>
            </w:tcBorders>
            <w:vAlign w:val="center"/>
          </w:tcPr>
          <w:p w14:paraId="307B7A58"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متغیر</w:t>
            </w:r>
          </w:p>
        </w:tc>
        <w:tc>
          <w:tcPr>
            <w:tcW w:w="1733" w:type="dxa"/>
            <w:tcBorders>
              <w:top w:val="single" w:sz="8" w:space="0" w:color="9BBB59"/>
              <w:left w:val="nil"/>
              <w:bottom w:val="single" w:sz="8" w:space="0" w:color="9BBB59"/>
              <w:right w:val="nil"/>
            </w:tcBorders>
            <w:vAlign w:val="center"/>
          </w:tcPr>
          <w:p w14:paraId="0C114F6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3" w:type="dxa"/>
            <w:tcBorders>
              <w:top w:val="single" w:sz="8" w:space="0" w:color="9BBB59"/>
              <w:left w:val="nil"/>
              <w:bottom w:val="single" w:sz="8" w:space="0" w:color="9BBB59"/>
              <w:right w:val="nil"/>
            </w:tcBorders>
            <w:vAlign w:val="center"/>
          </w:tcPr>
          <w:p w14:paraId="0F1EBB58"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۲</w:t>
            </w:r>
          </w:p>
        </w:tc>
        <w:tc>
          <w:tcPr>
            <w:tcW w:w="1733" w:type="dxa"/>
            <w:tcBorders>
              <w:top w:val="single" w:sz="8" w:space="0" w:color="9BBB59"/>
              <w:left w:val="nil"/>
              <w:bottom w:val="single" w:sz="8" w:space="0" w:color="9BBB59"/>
              <w:right w:val="nil"/>
            </w:tcBorders>
            <w:vAlign w:val="center"/>
          </w:tcPr>
          <w:p w14:paraId="2905CB8E"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۳</w:t>
            </w:r>
          </w:p>
        </w:tc>
        <w:tc>
          <w:tcPr>
            <w:tcW w:w="1734" w:type="dxa"/>
            <w:tcBorders>
              <w:top w:val="single" w:sz="8" w:space="0" w:color="9BBB59"/>
              <w:left w:val="nil"/>
              <w:bottom w:val="single" w:sz="8" w:space="0" w:color="9BBB59"/>
              <w:right w:val="nil"/>
            </w:tcBorders>
            <w:vAlign w:val="center"/>
          </w:tcPr>
          <w:p w14:paraId="5E5EBCF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۴</w:t>
            </w:r>
          </w:p>
        </w:tc>
      </w:tr>
      <w:tr w:rsidR="00912462" w14:paraId="5A83B8B8" w14:textId="77777777">
        <w:trPr>
          <w:cantSplit/>
          <w:jc w:val="center"/>
        </w:trPr>
        <w:tc>
          <w:tcPr>
            <w:tcW w:w="1733" w:type="dxa"/>
            <w:tcBorders>
              <w:left w:val="nil"/>
              <w:right w:val="nil"/>
            </w:tcBorders>
            <w:shd w:val="clear" w:color="auto" w:fill="E6EED5"/>
            <w:vAlign w:val="center"/>
          </w:tcPr>
          <w:p w14:paraId="4C3C952C"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احتمال ابتلا به بیماری</w:t>
            </w:r>
          </w:p>
        </w:tc>
        <w:tc>
          <w:tcPr>
            <w:tcW w:w="1733" w:type="dxa"/>
            <w:tcBorders>
              <w:left w:val="nil"/>
              <w:right w:val="nil"/>
            </w:tcBorders>
            <w:shd w:val="clear" w:color="auto" w:fill="E6EED5"/>
            <w:vAlign w:val="center"/>
          </w:tcPr>
          <w:p w14:paraId="4B3395D2"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3" w:type="dxa"/>
            <w:tcBorders>
              <w:left w:val="nil"/>
              <w:right w:val="nil"/>
            </w:tcBorders>
            <w:shd w:val="clear" w:color="auto" w:fill="E6EED5"/>
            <w:vAlign w:val="center"/>
          </w:tcPr>
          <w:p w14:paraId="15077527" w14:textId="77777777" w:rsidR="00912462" w:rsidRDefault="00912462">
            <w:pPr>
              <w:spacing w:after="0" w:line="240" w:lineRule="auto"/>
              <w:jc w:val="center"/>
              <w:rPr>
                <w:rFonts w:ascii="Times New Roman" w:eastAsia="Times New Roman" w:hAnsi="Times New Roman" w:cs="B Lotus"/>
                <w:color w:val="auto"/>
                <w:lang w:bidi="fa-IR"/>
              </w:rPr>
            </w:pPr>
          </w:p>
        </w:tc>
        <w:tc>
          <w:tcPr>
            <w:tcW w:w="1733" w:type="dxa"/>
            <w:tcBorders>
              <w:left w:val="nil"/>
              <w:right w:val="nil"/>
            </w:tcBorders>
            <w:shd w:val="clear" w:color="auto" w:fill="E6EED5"/>
            <w:vAlign w:val="center"/>
          </w:tcPr>
          <w:p w14:paraId="5A26272B"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tcBorders>
              <w:left w:val="nil"/>
              <w:right w:val="nil"/>
            </w:tcBorders>
            <w:shd w:val="clear" w:color="auto" w:fill="E6EED5"/>
            <w:vAlign w:val="center"/>
          </w:tcPr>
          <w:p w14:paraId="04B979D6"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4B76B4A0" w14:textId="77777777">
        <w:trPr>
          <w:cantSplit/>
          <w:jc w:val="center"/>
        </w:trPr>
        <w:tc>
          <w:tcPr>
            <w:tcW w:w="1733" w:type="dxa"/>
            <w:vAlign w:val="center"/>
          </w:tcPr>
          <w:p w14:paraId="0A524A9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پیامدهای منفی بیماری</w:t>
            </w:r>
          </w:p>
        </w:tc>
        <w:tc>
          <w:tcPr>
            <w:tcW w:w="1733" w:type="dxa"/>
            <w:vAlign w:val="center"/>
          </w:tcPr>
          <w:p w14:paraId="1204D508" w14:textId="77777777" w:rsidR="00912462" w:rsidRDefault="00000000">
            <w:pPr>
              <w:spacing w:after="0" w:line="276" w:lineRule="auto"/>
              <w:jc w:val="both"/>
              <w:rPr>
                <w:rFonts w:ascii="Times New Roman" w:eastAsia="Times New Roman" w:hAnsi="Times New Roman" w:cs="B Lotus"/>
                <w:color w:val="auto"/>
                <w:vertAlign w:val="superscript"/>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۶۲/۰</w:t>
            </w:r>
          </w:p>
        </w:tc>
        <w:tc>
          <w:tcPr>
            <w:tcW w:w="1733" w:type="dxa"/>
            <w:vAlign w:val="center"/>
          </w:tcPr>
          <w:p w14:paraId="5E6D5AA3"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3" w:type="dxa"/>
            <w:vAlign w:val="center"/>
          </w:tcPr>
          <w:p w14:paraId="243B0B0A"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vAlign w:val="center"/>
          </w:tcPr>
          <w:p w14:paraId="082340B9"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183D8595" w14:textId="77777777">
        <w:trPr>
          <w:cantSplit/>
          <w:jc w:val="center"/>
        </w:trPr>
        <w:tc>
          <w:tcPr>
            <w:tcW w:w="1733" w:type="dxa"/>
            <w:tcBorders>
              <w:left w:val="nil"/>
              <w:right w:val="nil"/>
            </w:tcBorders>
            <w:shd w:val="clear" w:color="auto" w:fill="E6EED5"/>
            <w:vAlign w:val="center"/>
          </w:tcPr>
          <w:p w14:paraId="23FC398A"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اضطراب سلامتی</w:t>
            </w:r>
          </w:p>
        </w:tc>
        <w:tc>
          <w:tcPr>
            <w:tcW w:w="1733" w:type="dxa"/>
            <w:tcBorders>
              <w:left w:val="nil"/>
              <w:right w:val="nil"/>
            </w:tcBorders>
            <w:shd w:val="clear" w:color="auto" w:fill="E6EED5"/>
            <w:vAlign w:val="center"/>
          </w:tcPr>
          <w:p w14:paraId="1E382DB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۸۸/۰</w:t>
            </w:r>
          </w:p>
        </w:tc>
        <w:tc>
          <w:tcPr>
            <w:tcW w:w="1733" w:type="dxa"/>
            <w:tcBorders>
              <w:left w:val="nil"/>
              <w:right w:val="nil"/>
            </w:tcBorders>
            <w:shd w:val="clear" w:color="auto" w:fill="E6EED5"/>
            <w:vAlign w:val="center"/>
          </w:tcPr>
          <w:p w14:paraId="6C3D8882"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۹۱/۰</w:t>
            </w:r>
          </w:p>
        </w:tc>
        <w:tc>
          <w:tcPr>
            <w:tcW w:w="1733" w:type="dxa"/>
            <w:tcBorders>
              <w:left w:val="nil"/>
              <w:right w:val="nil"/>
            </w:tcBorders>
            <w:shd w:val="clear" w:color="auto" w:fill="E6EED5"/>
            <w:vAlign w:val="center"/>
          </w:tcPr>
          <w:p w14:paraId="0FAADFB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4" w:type="dxa"/>
            <w:tcBorders>
              <w:left w:val="nil"/>
              <w:right w:val="nil"/>
            </w:tcBorders>
            <w:shd w:val="clear" w:color="auto" w:fill="E6EED5"/>
            <w:vAlign w:val="center"/>
          </w:tcPr>
          <w:p w14:paraId="29540B2D"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649167A2" w14:textId="77777777">
        <w:trPr>
          <w:cantSplit/>
          <w:jc w:val="center"/>
        </w:trPr>
        <w:tc>
          <w:tcPr>
            <w:tcW w:w="1733" w:type="dxa"/>
            <w:vAlign w:val="center"/>
          </w:tcPr>
          <w:p w14:paraId="0B3A5C81"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اضطراب مرگ</w:t>
            </w:r>
          </w:p>
        </w:tc>
        <w:tc>
          <w:tcPr>
            <w:tcW w:w="1733" w:type="dxa"/>
            <w:vAlign w:val="center"/>
          </w:tcPr>
          <w:p w14:paraId="58FB7D41"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۴۹/۰</w:t>
            </w:r>
          </w:p>
        </w:tc>
        <w:tc>
          <w:tcPr>
            <w:tcW w:w="1733" w:type="dxa"/>
            <w:vAlign w:val="center"/>
          </w:tcPr>
          <w:p w14:paraId="43010FE3"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۵۵/۰</w:t>
            </w:r>
          </w:p>
        </w:tc>
        <w:tc>
          <w:tcPr>
            <w:tcW w:w="1733" w:type="dxa"/>
            <w:vAlign w:val="center"/>
          </w:tcPr>
          <w:p w14:paraId="1ACB592D"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۵۸/۰</w:t>
            </w:r>
          </w:p>
        </w:tc>
        <w:tc>
          <w:tcPr>
            <w:tcW w:w="1734" w:type="dxa"/>
            <w:vAlign w:val="center"/>
          </w:tcPr>
          <w:p w14:paraId="0628C16F"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r>
    </w:tbl>
    <w:p w14:paraId="13795340" w14:textId="77777777" w:rsidR="00912462" w:rsidRDefault="00000000">
      <w:pPr>
        <w:spacing w:line="276" w:lineRule="auto" w:after="0"/>
        <w:jc w:val="both"/>
        <w:rPr>
          <w:rFonts w:cs="B Lotus"/>
          <w:color w:val="auto"/>
          <w:sz w:val="26"/>
          <w:szCs w:val="26"/>
          <w:lang w:bidi="fa-IR"/>
        </w:rPr>
        <w:bidi/>
        <w:ind w:firstLine="397"/>
      </w:pPr>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3795340" w14:textId="77777777" w:rsidR="00912462" w:rsidRDefault="00000000">
      <w:pPr>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بر اساس نتایج جدول ۴-۷ بین اضطراب مرگ سالمندان با احتمال ابتلا به بیماری (۴۹/۰=r)، پیامدهای منفی بیماری (۵۵/۰=r) و اضطراب سلامتی کل(۵۸/۰=r) رابطه‌ای مثبت و معنادار در سطح ۰۱/۰ وجود دارد. همچنین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بنابراین فرضیه فرعی دوم پژوهش تأیید می‌شود.</w:t>
      </w:r>
      <w:proofErr w:type="spellStart"/>
      <w:proofErr w:type="spellEnd"/>
      <w:proofErr w:type="spellStart"/>
      <w:proofErr w:type="spellEnd"/>
    </w:p>
    <w:p w14:paraId="3941A76A" w14:textId="77777777" w:rsidR="00912462" w:rsidRDefault="00000000">
      <w:pPr>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۴-۲-۳- بررسی فرضیه اصلی پژوهش: بین هوش معنوی و اضطراب سلامتی با اضطراب مرگ در سالمندان رابطه وجود دارد.</w:t>
      </w:r>
      <w:bookmarkStart w:id="50" w:name="_Hlk215267263"/>
      <w:bookmarkStart w:id="51" w:name="_Hlk215273760"/>
      <w:bookmarkEnd w:id="51"/>
      <w:bookmarkEnd w:id="50"/>
      <w:proofErr w:type="spellStart"/>
      <w:proofErr w:type="spellEnd"/>
      <w:proofErr w:type="spellStart"/>
      <w:proofErr w:type="spellEnd"/>
      <w:proofErr w:type="spellStart"/>
      <w:proofErr w:type="spellEnd"/>
      <w:proofErr w:type="spellStart"/>
      <w:proofErr w:type="spellEnd"/>
      <w:proofErr w:type="spellStart"/>
      <w:proofErr w:type="spellEnd"/>
    </w:p>
    <w:p w14:paraId="26C06720" w14:textId="77777777" w:rsidR="00912462" w:rsidRDefault="00000000" w:rsidP="00856470">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بنابراین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بدين منظور هوش معنوی و اضطراب سلامتی به عنوان متغيرهاي پيش‌بين به صورت مجزا وارد معادله رگرسيون شدند که نتایج تحلیل رگرسیون در جدول ۴-۸ گزارش شده است. همچنین برای بررسی هم‌خطی چندگانه، شاخص عامل تورم واریانس (VIF) و تحمل محاسبه شد که مقادیر VIF همه متغیرهای پیش‌بین کمتر از ۱۰ و مقادیر تحمل بالاتر از ۱/۰ بود و لذا مشکل هم‌خطی چندگانه وجود نداشت.</w:t>
      </w:r>
      <w:bookmarkEnd w:id="43"/>
      <w:bookmarkEnd w:id="44"/>
    </w:p>
    <w:p w14:paraId="3E40F364" w14:textId="77777777" w:rsidR="00912462" w:rsidRDefault="00000000">
      <w:pPr>
        <w:shd w:val="clear" w:color="auto" w:fill="FFFFFF"/>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lang w:bidi="fa-IR"/>
          <w:rtl/>
          <w:sz w:val="28"/>
          <w:szCs w:val="28"/>
        </w:rPr>
        <w:t xml:space="preserve">جدول ۴-۸-  خلاصه مدل رگرسیون و مشخصه های رگرسیون اضطراب مرگ بر متغیرهای پیش بین</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bidiVisual/>
        <w:tblW w:w="8820" w:type="dxa"/>
        <w:jc w:val="center"/>
        <w:tblBorders>
          <w:top w:val="single" w:sz="8" w:space="0" w:color="9BBB59"/>
          <w:bottom w:val="single" w:sz="8" w:space="0" w:color="9BBB59"/>
        </w:tblBorders>
        <w:tblLayout w:type="fixed"/>
        <w:tblLook w:val="04A0" w:firstRow="1" w:lastRow="0" w:firstColumn="1" w:lastColumn="0" w:noHBand="0" w:noVBand="1"/>
      </w:tblPr>
      <w:tblGrid>
        <w:gridCol w:w="502"/>
        <w:gridCol w:w="1298"/>
        <w:gridCol w:w="1440"/>
        <w:gridCol w:w="810"/>
        <w:gridCol w:w="1260"/>
        <w:gridCol w:w="990"/>
        <w:gridCol w:w="810"/>
        <w:gridCol w:w="900"/>
        <w:gridCol w:w="810"/>
      </w:tblGrid>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گام</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مدل</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SS</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df</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MS</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F</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p</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R</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R2</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۱</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۶۳/۳۰۶۵</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۱</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۶۳/۳۰۶۵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۱۸/۴۰</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۵۸/۰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۹۴/۵۹۵۰</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۷۸</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۲۹/۷۶</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۲</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۴۶/۴۰۵۷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۲</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۷۳/۲۰۲۸</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۵۰/۳۱</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۶۷/۰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۴۵/۰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۱۱/۴۹۵۹</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۷۷</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۴۰/۶۴</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۳</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۲۸/۴۵۰۸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۳</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۷۶/۱۵۰۲</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۳۳/۲۵</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۷۱/۰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۵۰/۰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۲۹/۴۵۰۸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۷۶</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۳۲/۵۹</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۴</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۹۵/۴۸۶۸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۴</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۲۴/۱۲۱۷</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۰۱/۲۲</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۷۳/۰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۶۲/۴۱۴۷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۷۵</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۳۰/۵۵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bl>
    <w:p w14:paraId="5CC62914" w14:textId="77777777" w:rsidR="00912462" w:rsidRDefault="00000000">
      <w:pPr>
        <w:autoSpaceDE/>
        <w:autoSpaceDN/>
        <w:adjustRightInd/>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گام ۱. متغیر پیش‌بین: اضطراب سلامتی</w:t>
      </w:r>
      <w:proofErr w:type="spellStart"/>
      <w:proofErr w:type="spellEnd"/>
      <w:proofErr w:type="spellStart"/>
      <w:proofErr w:type="spellEnd"/>
    </w:p>
    <w:p w14:paraId="69195CE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گام ۲. متغیرهای پیش‌بین: اضطراب سلامتی، هوش معنوی</w:t>
      </w:r>
      <w:proofErr w:type="spellStart"/>
      <w:proofErr w:type="spellEnd"/>
    </w:p>
    <w:p w14:paraId="6147BE07"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۳. متغیرهای پیش‌بین: اضطراب سلامتی، هوش معنوی، ایجاد معنای شخصی</w:t>
      </w:r>
      <w:proofErr w:type="spellStart"/>
      <w:proofErr w:type="spellEnd"/>
    </w:p>
    <w:p w14:paraId="7A4C7C39"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۴. متغیرهای پیش‌بین: اضطراب سلامتی، هوش معنوی، ایجاد معنای شخصی، تفکر وجودی انتقادی</w:t>
      </w:r>
      <w:proofErr w:type="spellStart"/>
      <w:proofErr w:type="spellEnd"/>
    </w:p>
    <w:p w14:paraId="0D0D254B" w14:textId="6346811A" w:rsidR="00912462"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بر اساس نتایج مندرج در جدول ۴-۸ می‌توان نتیجه گرفت 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roofErr w:type="spellStart"/>
      <w:proofErr w:type="spellEnd"/>
      <w:proofErr w:type="spellStart"/>
      <w:proofErr w:type="spellEnd"/>
    </w:p>
    <w:p w14:paraId="4C5C63E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جدول ۴-۹- ضرایب رگرسیون گام به گام اضطراب مرگ بر روی متغیرهای پیش بین</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692"/>
        <w:gridCol w:w="1006"/>
        <w:gridCol w:w="1674"/>
        <w:gridCol w:w="1085"/>
        <w:gridCol w:w="1100"/>
        <w:gridCol w:w="1145"/>
      </w:tblGrid>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متغیرها          شاخص ها</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B</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خطای استاندارد</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ß</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t</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معناداری</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ثابت</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۸۲/۵۷</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۱۱/۴</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۰۷/۱۴</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اضطراب سلامتی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۴۸/۰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۰۷/۰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۵۲/۰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۸۵/۶</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هوش معنوی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۳۱/۰-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۳۶/۰-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۸۸/۳-</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ایجاد معنای شخصی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۲۴/۰-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۰۹/۰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۲۵/۰-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۶۷/۲-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۰۰۹/۰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تفکر وجودی انتقادی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۱۹/۰-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۲۱/۰-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۳۷/۲-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۰۲۰/۰</w:t>
            </w:r>
          </w:p>
        </w:tc>
      </w:tr>
    </w:tbl>
    <w:p w14:paraId="0F712422" w14:textId="77777777" w:rsidR="00912462" w:rsidRDefault="00000000">
      <w:pPr>
        <w:spacing w:line="276" w:lineRule="auto" w:after="0"/>
        <w:jc w:val="both"/>
        <w:rPr>
          <w:rFonts w:ascii="B Nazanin" w:hAnsi="Calibri" w:cs="B Lotus"/>
          <w:b/>
          <w:bCs/>
          <w:color w:val="auto"/>
          <w:sz w:val="26"/>
          <w:szCs w:val="26"/>
          <w:lang w:bidi="fa-IR"/>
        </w:rPr>
        <w:bidi/>
        <w:ind w:firstLine="397"/>
      </w:pPr>
      <w:r>
        <w:rPr>
          <w:rFonts w:ascii="Times New Roman" w:hAnsi="Times New Roman" w:hint="cs" w:cs="B Lotus"/>
          <w:b/>
          <w:bCs/>
          <w:lang w:bidi="fa-IR"/>
          <w:rtl/>
          <w:sz w:val="28"/>
          <w:szCs w:val="28"/>
        </w:rPr>
        <w:t xml:space="preserve">با توجه به جدول ۴-۹، اثر اضطراب سلامتی (۵۲/۰ β=)، بر اضطراب مرگ سالمندان در سطح ۰۱/۰ مثبت و معنادار می‌باشد. همچنین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roofErr w:type="spellStart"/>
      <w:proofErr w:type="spellEnd"/>
      <w:proofErr w:type="spellStart"/>
      <w:proofErr w:type="spellEnd"/>
    </w:p>
    <w:p w14:paraId="20F9B4E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جدول ۴-۹، اثر اضطراب سلامتی </w:t>
      </w:r>
      <w:r>
        <w:rPr>
          <w:rFonts w:ascii="Times New Roman" w:hAnsi="Times New Roman" w:hint="cs" w:cs="B Lotus"/>
          <w:lang w:bidi="fa-IR"/>
          <w:rtl/>
          <w:sz w:val="28"/>
          <w:szCs w:val="28"/>
        </w:rPr>
        <w:t>(</w:t>
      </w:r>
      <w:r>
        <w:rPr>
          <w:rFonts w:hint="cs" w:ascii="Times New Roman" w:hAnsi="Times New Roman" w:cs="B Lotus"/>
          <w:lang w:bidi="fa-IR"/>
          <w:rtl/>
          <w:sz w:val="28"/>
          <w:szCs w:val="28"/>
        </w:rPr>
        <w:t>۵۲/۰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سطح ۰۱/۰ مثبت و معنادار </w:t>
      </w:r>
      <w:proofErr w:type="spellStart"/>
      <w:r>
        <w:rPr>
          <w:rFonts w:ascii="Times New Roman" w:eastAsia="Times New Roman" w:hAnsi="Times New Roman" w:hint="cs" w:cs="B Lotus"/>
          <w:lang w:bidi="fa-IR"/>
          <w:rtl/>
          <w:sz w:val="28"/>
          <w:szCs w:val="28"/>
        </w:rPr>
        <w:t>می‌باشد</w:t>
      </w:r>
      <w:proofErr w:type="spellEnd"/>
      <w:r>
        <w:rPr>
          <w:rFonts w:ascii="Times New Roman" w:eastAsia="Times New Roman" w:hAnsi="Times New Roman" w:hint="cs" w:cs="B Lotus"/>
          <w:lang w:bidi="fa-IR"/>
          <w:rtl/>
          <w:sz w:val="28"/>
          <w:szCs w:val="28"/>
        </w:rPr>
        <w:t xml:space="preserve">. همچنین اثر هوش معنوی </w:t>
      </w:r>
      <w:r>
        <w:rPr>
          <w:rFonts w:ascii="Times New Roman" w:hAnsi="Times New Roman" w:hint="cs" w:cs="B Lotus"/>
          <w:lang w:bidi="fa-IR"/>
          <w:rtl/>
          <w:sz w:val="28"/>
          <w:szCs w:val="28"/>
        </w:rPr>
        <w:t>(</w:t>
      </w:r>
      <w:r>
        <w:rPr>
          <w:rFonts w:hint="cs" w:ascii="Times New Roman" w:hAnsi="Times New Roman" w:cs="B Lotus"/>
          <w:lang w:bidi="fa-IR"/>
          <w:rtl/>
          <w:sz w:val="28"/>
          <w:szCs w:val="28"/>
        </w:rPr>
        <w:t>۳۶/۰-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ایجاد معنای شخصی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۲۵/۰-β=</w:t>
      </w:r>
      <w:r>
        <w:rPr>
          <w:rFonts w:ascii="Times New Roman" w:hAnsi="Times New Roman" w:hint="cs" w:cs="B Lotus"/>
          <w:lang w:bidi="fa-IR"/>
          <w:rtl/>
          <w:sz w:val="28"/>
          <w:szCs w:val="28"/>
        </w:rPr>
        <w:t>)</w:t>
      </w:r>
      <w:r>
        <w:rPr>
          <w:rFonts w:ascii="Times New Roman" w:eastAsia="Times New Roman" w:hAnsi="Times New Roman" w:hint="cs" w:cs="B Lotus"/>
          <w:lang w:bidi="fa-IR"/>
          <w:rtl/>
          <w:sz w:val="28"/>
          <w:szCs w:val="28"/>
        </w:rPr>
        <w:t xml:space="preserve"> و تفکر </w:t>
      </w:r>
      <w:proofErr w:type="spellStart"/>
      <w:r>
        <w:rPr>
          <w:rFonts w:ascii="Times New Roman" w:eastAsia="Times New Roman" w:hAnsi="Times New Roman" w:hint="cs" w:cs="B Lotus"/>
          <w:lang w:bidi="fa-IR"/>
          <w:rtl/>
          <w:sz w:val="28"/>
          <w:szCs w:val="28"/>
        </w:rPr>
        <w:t>وجودی</w:t>
      </w:r>
      <w:proofErr w:type="spellEnd"/>
      <w:r>
        <w:rPr>
          <w:rFonts w:ascii="Times New Roman" w:eastAsia="Times New Roman" w:hAnsi="Times New Roman" w:hint="cs" w:cs="B Lotus"/>
          <w:lang w:bidi="fa-IR"/>
          <w:rtl/>
          <w:sz w:val="28"/>
          <w:szCs w:val="28"/>
        </w:rPr>
        <w:t xml:space="preserve"> انتقادی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۲۱/۰-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cs="B Lotus"/>
          <w:lang w:bidi="fa-IR"/>
          <w:rtl/>
          <w:sz w:val="28"/>
          <w:szCs w:val="28"/>
        </w:rPr>
        <w:t>مؤلفه‌های</w:t>
      </w:r>
      <w:proofErr w:type="spellEnd"/>
      <w:r>
        <w:rPr>
          <w:rFonts w:ascii="Times New Roman" w:eastAsia="Times New Roman" w:hAnsi="Times New Roman" w:hint="cs" w:cs="B Lotus"/>
          <w:lang w:bidi="fa-IR"/>
          <w:rtl/>
          <w:sz w:val="28"/>
          <w:szCs w:val="28"/>
        </w:rPr>
        <w:t xml:space="preserve"> آن، میزان اضطراب مرگ در سالمندان کاهش </w:t>
      </w:r>
      <w:proofErr w:type="spellStart"/>
      <w:r>
        <w:rPr>
          <w:rFonts w:ascii="Times New Roman" w:eastAsia="Times New Roman" w:hAnsi="Times New Roman" w:hint="cs" w:cs="B Lotus"/>
          <w:lang w:bidi="fa-IR"/>
          <w:rtl/>
          <w:sz w:val="28"/>
          <w:szCs w:val="28"/>
        </w:rPr>
        <w:t>می‌یابد</w:t>
      </w:r>
      <w:proofErr w:type="spellEnd"/>
      <w:r>
        <w:rPr>
          <w:rFonts w:ascii="Times New Roman" w:eastAsia="Times New Roman" w:hAnsi="Times New Roman" w:hint="cs" w:cs="B Lotus"/>
          <w:lang w:bidi="fa-IR"/>
          <w:rtl/>
          <w:sz w:val="28"/>
          <w:szCs w:val="28"/>
        </w:rPr>
        <w:t xml:space="preserve">، در حالی که با افزایش اضطراب سلامتی، میزان اضطراب مرگ افزایش پیدا </w:t>
      </w:r>
      <w:proofErr w:type="spellStart"/>
      <w:r>
        <w:rPr>
          <w:rFonts w:ascii="Times New Roman" w:eastAsia="Times New Roman" w:hAnsi="Times New Roman" w:hint="cs" w:cs="B Lotus"/>
          <w:lang w:bidi="fa-IR"/>
          <w:rtl/>
          <w:sz w:val="28"/>
          <w:szCs w:val="28"/>
        </w:rPr>
        <w:t>می‌کند</w:t>
      </w:r>
      <w:proofErr w:type="spellEnd"/>
      <w:r>
        <w:rPr>
          <w:rFonts w:ascii="Times New Roman" w:eastAsia="Times New Roman" w:hAnsi="Times New Roman" w:hint="cs" w:cs="B Lotus"/>
          <w:lang w:bidi="fa-IR"/>
          <w:rtl/>
          <w:sz w:val="28"/>
          <w:szCs w:val="28"/>
        </w:rPr>
        <w:t>. در این راستا فرضیه سوم این مطالعه مورد تأیید قرار گرفت.</w:t>
      </w:r>
    </w:p>
    <w:p w14:paraId="269F0155" w14:textId="77777777" w:rsidR="00912462" w:rsidRDefault="00000000">
      <w:pPr>
        <w:keepNext/>
        <w:keepLines/>
        <w:pageBreakBefore/>
        <w:spacing w:before="2400" w:after="240" w:line="276" w:lineRule="auto"/>
        <w:jc w:val="center"/>
        <w:rPr>
          <w:rFonts w:cs="B Titr"/>
          <w:b/>
          <w:bCs/>
          <w:color w:val="auto"/>
          <w:sz w:val="72"/>
          <w:szCs w:val="72"/>
          <w:lang w:bidi="fa-IR"/>
        </w:rPr>
        <w:bidi/>
      </w:pPr>
      <w:bookmarkStart w:id="52" w:name="_Toc10031694"/>
      <w:bookmarkStart w:id="53" w:name="_Toc10309323"/>
      <w:bookmarkStart w:id="54" w:name="_Toc10309769"/>
      <w:bookmarkStart w:id="55" w:name="_Toc9779781"/>
      <w:bookmarkStart w:id="56" w:name="_Toc9780424"/>
      <w:bookmarkStart w:id="57" w:name="_Toc9781814"/>
      <w:bookmarkStart w:id="58" w:name="_Toc9799072"/>
      <w:bookmarkStart w:id="59" w:name="_Toc9801921"/>
      <w:bookmarkStart w:id="60" w:name="_Toc9802099"/>
      <w:bookmarkStart w:id="61" w:name="_Toc9805183"/>
      <w:bookmarkStart w:id="62" w:name="_Toc9805763"/>
      <w:bookmarkStart w:id="63" w:name="_Toc9805996"/>
      <w:bookmarkStart w:id="64" w:name="_Toc9806508"/>
      <w:bookmarkStart w:id="65" w:name="_Toc9806745"/>
      <w:bookmarkStart w:id="66" w:name="_Toc10032691"/>
      <w:bookmarkStart w:id="67" w:name="_Toc10310658"/>
      <w:bookmarkStart w:id="68" w:name="_Toc10311403"/>
      <w:bookmarkStart w:id="69" w:name="_Toc12099399"/>
      <w:r>
        <w:rPr>
          <w:rFonts w:cs="B Titr" w:hint="cs" w:ascii="Times New Roman" w:hAnsi="Times New Roman"/>
          <w:b/>
          <w:bCs/>
          <w:sz w:val="56"/>
          <w:szCs w:val="56"/>
          <w:lang w:bidi="fa-IR"/>
          <w:rtl/>
        </w:rPr>
        <w:t xml:space="preserve">فصل پنجم</w:t>
      </w:r>
      <w:bookmarkStart w:id="70" w:name="_Toc10031695"/>
      <w:bookmarkStart w:id="71" w:name="_Toc10309324"/>
      <w:bookmarkStart w:id="72" w:name="_Toc10309770"/>
      <w:bookmarkEnd w:id="52"/>
      <w:bookmarkEnd w:id="53"/>
      <w:bookmarkEnd w:id="54"/>
    </w:p>
    <w:p w14:paraId="3D02CF74" w14:textId="77777777" w:rsidR="00912462" w:rsidRDefault="00000000">
      <w:pPr>
        <w:keepNext/>
        <w:keepLines/>
        <w:spacing w:after="240" w:line="276" w:lineRule="auto"/>
        <w:jc w:val="center"/>
        <w:rPr>
          <w:color w:val="auto"/>
          <w:lang w:bidi="fa-IR"/>
        </w:rPr>
        <w:bidi/>
      </w:pPr>
      <w:r>
        <w:rPr>
          <w:rFonts w:cs="B Titr" w:hint="cs" w:ascii="Times New Roman" w:hAnsi="Times New Roman"/>
          <w:b/>
          <w:bCs/>
          <w:sz w:val="56"/>
          <w:szCs w:val="56"/>
          <w:lang w:bidi="fa-IR"/>
          <w:rtl/>
        </w:rPr>
        <w:t xml:space="preserve">بحث و نتیجه‌گیری</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2FDD6A1C" w14:textId="77777777" w:rsidR="00912462" w:rsidRDefault="00000000" w:rsidP="00856470">
      <w:pPr>
        <w:keepNext/>
        <w:keepLines/>
        <w:pageBreakBefore/>
        <w:spacing w:before="240" w:after="100" w:line="276" w:lineRule="auto"/>
        <w:rPr>
          <w:lang w:bidi="fa-IR"/>
        </w:rPr>
        <w:bidi/>
      </w:pPr>
      <w:bookmarkStart w:id="73" w:name="_Toc9801923"/>
      <w:bookmarkStart w:id="74" w:name="_Toc9802101"/>
      <w:bookmarkStart w:id="75" w:name="_Toc9805185"/>
      <w:bookmarkStart w:id="76" w:name="_Toc9805765"/>
      <w:bookmarkStart w:id="77" w:name="_Toc9805998"/>
      <w:bookmarkStart w:id="78" w:name="_Toc9806510"/>
      <w:bookmarkStart w:id="79" w:name="_Toc9806747"/>
      <w:bookmarkStart w:id="80" w:name="_Toc10031697"/>
      <w:bookmarkStart w:id="81" w:name="_Toc10032693"/>
      <w:bookmarkStart w:id="82" w:name="_Toc10309326"/>
      <w:bookmarkStart w:id="83" w:name="_Toc10309772"/>
      <w:bookmarkStart w:id="84" w:name="_Toc10310660"/>
      <w:bookmarkStart w:id="85" w:name="_Toc10311405"/>
      <w:bookmarkStart w:id="86" w:name="_Toc12099401"/>
      <w:r>
        <w:rPr>
          <w:rFonts w:cs="B Titr" w:hint="cs" w:ascii="Times New Roman" w:hAnsi="Times New Roman"/>
          <w:b/>
          <w:bCs/>
          <w:sz w:val="30"/>
          <w:szCs w:val="30"/>
          <w:lang w:bidi="fa-IR"/>
          <w:rtl/>
        </w:rPr>
        <w:t xml:space="preserve">۵-۱- بحث و نتیجه گیری</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C3C8D43"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b/>
          <w:bCs/>
          <w:lang w:bidi="fa-IR"/>
          <w:rtl/>
          <w:sz w:val="28"/>
          <w:szCs w:val="28"/>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پور(۱۳۹۲)، نادری و روشنی(۱۳۹۰)، لوینو همکاران (۲۰۱۱)، کینگ و دسیکو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82"/>
      </w:r>
      <w:proofErr w:type="spellStart"/>
      <w:proofErr w:type="spellEnd"/>
      <w:r>
        <w:rPr>
          <w:rFonts w:ascii="Times New Roman" w:eastAsia="Times New Roman" w:hAnsi="Times New Roman" w:hint="cs" w:cs="B Lotus"/>
          <w:b/>
          <w:bCs/>
          <w:vertAlign w:val="superscript"/>
          <w:lang w:bidi="fa-IR"/>
          <w:rtl/>
          <w:sz w:val="28"/>
          <w:szCs w:val="28"/>
        </w:rPr>
        <w:footnoteReference w:id="83"/>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A041C0F"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bookmarkStart w:id="87" w:name="_Hlk218188450"/>
      <w:proofErr w:type="spellStart"/>
      <w:proofErr w:type="spellEnd"/>
    </w:p>
    <w:p w14:paraId="2AB52153" w14:textId="77777777" w:rsidR="00912462" w:rsidRDefault="00000000">
      <w:pPr>
        <w:ind w:firstLine="397"/>
        <w:jc w:val="both"/>
        <w:rPr>
          <w:rFonts w:cs="B Lotus"/>
          <w:b/>
          <w:bCs/>
          <w:color w:val="auto"/>
          <w:lang w:bidi="fa-IR"/>
        </w:rPr>
        <w:bidi/>
        <w:spacing w:line="276" w:lineRule="auto" w:after="0"/>
      </w:pPr>
      <w:bookmarkStart w:id="88" w:name="_Hlk218188745"/>
      <w:bookmarkEnd w:id="87"/>
      <w:r>
        <w:rPr>
          <w:rFonts w:hint="cs" w:ascii="Times New Roman" w:hAnsi="Times New Roman" w:cs="B Lotus"/>
          <w:b/>
          <w:bCs/>
          <w:lang w:bidi="fa-IR"/>
          <w:rtl/>
          <w:sz w:val="28"/>
          <w:szCs w:val="28"/>
        </w:rPr>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همچنین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است(ساکویا، ۲۰۰۸).به این ترتیب، سطوح بالاتر اضطراب سلامتی می‌تواند با افزایش اضطراب مرگ در سالمندان همراه باشد که این یافته در نتایج پژوهش حاضر نیز مورد تأیید قرار گرفت.</w:t>
      </w:r>
      <w:proofErr w:type="spellStart"/>
      <w:proofErr w:type="spellEnd"/>
      <w:proofErr w:type="spellStart"/>
      <w:proofErr w:type="spellEnd"/>
      <w:proofErr w:type="spellStart"/>
      <w:proofErr w:type="spellEnd"/>
      <w:proofErr w:type="spellStart"/>
      <w:proofErr w:type="spellEnd"/>
      <w:bookmarkEnd w:id="88"/>
      <w:proofErr w:type="spellStart"/>
      <w:proofErr w:type="spellEnd"/>
      <w:proofErr w:type="spellStart"/>
      <w:proofErr w:type="spellEnd"/>
      <w:proofErr w:type="spellStart"/>
      <w:proofErr w:type="spellEnd"/>
      <w:r>
        <w:rPr>
          <w:rFonts w:hint="cs" w:ascii="Times New Roman" w:hAnsi="Times New Roman" w:cs="B Lotus"/>
          <w:b/>
          <w:bCs/>
          <w:vertAlign w:val="superscript"/>
          <w:lang w:bidi="fa-IR"/>
          <w:rtl/>
          <w:sz w:val="28"/>
          <w:szCs w:val="28"/>
        </w:rPr>
        <w:footnoteReference w:id="84"/>
      </w:r>
      <w:proofErr w:type="spellStart"/>
      <w:proofErr w:type="spellEnd"/>
      <w:r>
        <w:rPr>
          <w:rFonts w:hint="cs" w:ascii="Times New Roman" w:hAnsi="Times New Roman" w:cs="B Lotus"/>
          <w:b/>
          <w:bCs/>
          <w:vertAlign w:val="superscript"/>
          <w:lang w:bidi="fa-IR"/>
          <w:rtl/>
          <w:sz w:val="28"/>
          <w:szCs w:val="28"/>
        </w:rPr>
        <w:footnoteReference w:id="85"/>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CC37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از جمله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بنابراین، از منظر نظری و با توجه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F0A76" w14:textId="77777777" w:rsidR="00912462" w:rsidRDefault="00000000" w:rsidP="00856470">
      <w:pPr>
        <w:keepNext/>
        <w:keepLines/>
        <w:spacing w:before="240" w:after="100" w:line="276" w:lineRule="auto"/>
        <w:rPr>
          <w:bCs/>
          <w:lang w:bidi="fa-IR"/>
        </w:rPr>
        <w:bidi/>
      </w:pPr>
      <w:bookmarkStart w:id="89" w:name="_Toc9801924"/>
      <w:bookmarkStart w:id="90" w:name="_Toc9802102"/>
      <w:bookmarkStart w:id="91" w:name="_Toc9805186"/>
      <w:bookmarkStart w:id="92" w:name="_Toc9805766"/>
      <w:bookmarkStart w:id="93" w:name="_Toc9805999"/>
      <w:bookmarkStart w:id="94" w:name="_Toc9806511"/>
      <w:bookmarkStart w:id="95" w:name="_Toc9806748"/>
      <w:bookmarkStart w:id="96" w:name="_Toc10031698"/>
      <w:bookmarkStart w:id="97" w:name="_Toc10032694"/>
      <w:bookmarkStart w:id="98" w:name="_Toc10309327"/>
      <w:bookmarkStart w:id="99" w:name="_Toc10309773"/>
      <w:bookmarkStart w:id="100" w:name="_Toc10310661"/>
      <w:bookmarkStart w:id="101" w:name="_Toc10311406"/>
      <w:bookmarkStart w:id="102" w:name="_Toc12099402"/>
      <w:r>
        <w:rPr>
          <w:rFonts w:cs="B Titr" w:hint="cs" w:ascii="Times New Roman" w:hAnsi="Times New Roman"/>
          <w:b/>
          <w:bCs/>
          <w:sz w:val="30"/>
          <w:szCs w:val="30"/>
          <w:lang w:bidi="fa-IR"/>
          <w:rtl/>
        </w:rPr>
        <w:t xml:space="preserve">۵-۲- محدودیت های تحقیق</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EC104B9" w14:textId="77777777" w:rsidR="00912462" w:rsidRDefault="00000000">
      <w:pPr>
        <w:ind w:firstLine="397"/>
        <w:jc w:val="both"/>
        <w:rPr>
          <w:rFonts w:ascii="Times New Roman" w:eastAsia="Times New Roman" w:hAnsi="Times New Roman" w:cs="B Lotus"/>
          <w:color w:val="auto"/>
          <w:lang w:bidi="fa-IR"/>
        </w:rPr>
        <w:bidi/>
        <w:spacing w:line="276" w:lineRule="auto" w:after="0"/>
      </w:pPr>
      <w:bookmarkStart w:id="103" w:name="_Toc10031699"/>
      <w:bookmarkStart w:id="104" w:name="_Toc10032695"/>
      <w:bookmarkStart w:id="105" w:name="_Toc10034475"/>
      <w:r>
        <w:rPr>
          <w:rFonts w:ascii="Times New Roman" w:eastAsia="Times New Roman" w:hAnsi="Times New Roman" w:hint="cs" w:cs="B Lotus"/>
          <w:lang w:bidi="fa-IR"/>
          <w:rtl/>
          <w:sz w:val="28"/>
          <w:szCs w:val="28"/>
        </w:rPr>
        <w:t xml:space="preserve">بديهي است که هر تحقيق داراي محدوديت ها و مشکلاتي مي باشد که بیان محدودیت های پژوهش حاضر می تواند برای پژوهشگران آتی راهگشا باشد. مورد ذيل از جمله محدوديت ها پژوهشي حاضر مي باشند:</w:t>
      </w:r>
      <w:bookmarkEnd w:id="103"/>
      <w:bookmarkEnd w:id="104"/>
      <w:bookmarkEnd w:id="105"/>
    </w:p>
    <w:p w14:paraId="3DDEEBF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roofErr w:type="spellStart"/>
      <w:proofErr w:type="spellEnd"/>
      <w:proofErr w:type="spellStart"/>
      <w:proofErr w:type="spellEnd"/>
    </w:p>
    <w:p w14:paraId="2C1077B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اگرچه در پژوهش حاضر از روش نمونه‌گيري تصادفي ساده استفاده شده است، با این حال محدود بودن حجم نمونه مي‌تواند تعميم نتايج پژوهش به ساير سالمندان را با احتياط همراه سازد.</w:t>
      </w:r>
      <w:proofErr w:type="spellStart"/>
      <w:proofErr w:type="spellEnd"/>
      <w:proofErr w:type="spellStart"/>
      <w:proofErr w:type="spellEnd"/>
    </w:p>
    <w:p w14:paraId="0ECD9EC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همچنین، جامعه آماري پژوهش حاضر محدود به سالمندان ساکن خانه سالمندان فرشتگان شهر تهران بوده است؛ از این‌رو تعميم نتايج به ساير سالمندان ساکن در جامعه يا مراکز سالمندي ديگر بايد با احتياط صورت گيرد.</w:t>
      </w:r>
      <w:proofErr w:type="spellStart"/>
      <w:proofErr w:type="spellEnd"/>
    </w:p>
    <w:p w14:paraId="0150A5A4" w14:textId="77777777" w:rsidR="00912462" w:rsidRDefault="00000000" w:rsidP="00856470">
      <w:pPr>
        <w:keepNext/>
        <w:keepLines/>
        <w:spacing w:before="240" w:after="100" w:line="276" w:lineRule="auto"/>
        <w:rPr>
          <w:bCs/>
          <w:lang w:bidi="fa-IR"/>
        </w:rPr>
        <w:bidi/>
      </w:pPr>
      <w:bookmarkStart w:id="106" w:name="_Toc9801925"/>
      <w:bookmarkStart w:id="107" w:name="_Toc9802103"/>
      <w:bookmarkStart w:id="108" w:name="_Toc9805187"/>
      <w:bookmarkStart w:id="109" w:name="_Toc9805767"/>
      <w:bookmarkStart w:id="110" w:name="_Toc9806000"/>
      <w:bookmarkStart w:id="111" w:name="_Toc9806512"/>
      <w:bookmarkStart w:id="112" w:name="_Toc9806749"/>
      <w:bookmarkStart w:id="113" w:name="_Toc10031700"/>
      <w:bookmarkStart w:id="114" w:name="_Toc10032696"/>
      <w:bookmarkStart w:id="115" w:name="_Toc10309328"/>
      <w:bookmarkStart w:id="116" w:name="_Toc10309774"/>
      <w:bookmarkStart w:id="117" w:name="_Toc10310662"/>
      <w:bookmarkStart w:id="118" w:name="_Toc10311407"/>
      <w:bookmarkStart w:id="119" w:name="_Toc12099403"/>
      <w:r>
        <w:rPr>
          <w:rFonts w:cs="B Titr" w:hint="cs" w:ascii="Times New Roman" w:hAnsi="Times New Roman"/>
          <w:b/>
          <w:bCs/>
          <w:sz w:val="30"/>
          <w:szCs w:val="30"/>
          <w:lang w:bidi="fa-IR"/>
          <w:rtl/>
        </w:rPr>
        <w:t xml:space="preserve">۵-۳- پیشنهادات</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DEF2F4A" w14:textId="77777777" w:rsidR="00912462" w:rsidRDefault="00000000" w:rsidP="00856470">
      <w:pPr>
        <w:keepNext/>
        <w:keepLines/>
        <w:spacing w:before="240" w:after="100" w:line="276" w:lineRule="auto"/>
        <w:rPr>
          <w:b/>
          <w:bCs/>
          <w:lang w:bidi="fa-IR"/>
        </w:rPr>
        <w:bidi/>
      </w:pPr>
      <w:bookmarkStart w:id="120" w:name="_Toc10031701"/>
      <w:bookmarkStart w:id="121" w:name="_Toc10032697"/>
      <w:bookmarkStart w:id="122" w:name="_Toc10309329"/>
      <w:bookmarkStart w:id="123" w:name="_Toc10309775"/>
      <w:bookmarkStart w:id="124" w:name="_Toc10310663"/>
      <w:bookmarkStart w:id="125" w:name="_Toc10311408"/>
      <w:bookmarkStart w:id="126" w:name="_Toc12099404"/>
      <w:bookmarkStart w:id="127" w:name="_Toc9801926"/>
      <w:bookmarkStart w:id="128" w:name="_Toc9802104"/>
      <w:bookmarkStart w:id="129" w:name="_Toc9805188"/>
      <w:bookmarkStart w:id="130" w:name="_Toc9805768"/>
      <w:bookmarkStart w:id="131" w:name="_Toc9806001"/>
      <w:bookmarkStart w:id="132" w:name="_Toc9806513"/>
      <w:bookmarkStart w:id="133" w:name="_Toc9806750"/>
      <w:r>
        <w:rPr>
          <w:rFonts w:cs="B Titr" w:hint="cs" w:ascii="Times New Roman" w:hAnsi="Times New Roman"/>
          <w:b/>
          <w:bCs/>
          <w:sz w:val="30"/>
          <w:szCs w:val="30"/>
          <w:lang w:bidi="fa-IR"/>
          <w:rtl/>
        </w:rPr>
        <w:t xml:space="preserve">۵-۳-۱- پیشنهادهای پژوهشی</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2BF5F1E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پیشنهاد می شود که علاوه بر پرسشنامه از روش های دیگر جمع آوری اطلاعات، مصاحبه و مشاهده نیز استفاده گردد.</w:t>
      </w:r>
    </w:p>
    <w:p w14:paraId="154D8C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roofErr w:type="spellStart"/>
      <w:proofErr w:type="spellEnd"/>
      <w:proofErr w:type="spellStart"/>
      <w:proofErr w:type="spellEnd"/>
      <w:proofErr w:type="spellStart"/>
      <w:proofErr w:type="spellEnd"/>
    </w:p>
    <w:p w14:paraId="5B06D84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پژوهش های مشابهی بر روی گروه های وسیع تری از افراد جامعه صورت گیرد، تا تعمیم نتایج صحیح تر بوده و احتمال راهیابی خطا کاهش یابد.</w:t>
      </w:r>
      <w:proofErr w:type="spellStart"/>
      <w:proofErr w:type="spellEnd"/>
    </w:p>
    <w:p w14:paraId="30A4C42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roofErr w:type="spellStart"/>
      <w:proofErr w:type="spellEnd"/>
      <w:proofErr w:type="spellStart"/>
      <w:proofErr w:type="spellEnd"/>
      <w:proofErr w:type="spellStart"/>
      <w:proofErr w:type="spellEnd"/>
      <w:proofErr w:type="spellStart"/>
      <w:proofErr w:type="spellEnd"/>
    </w:p>
    <w:p w14:paraId="3C06A500" w14:textId="77777777" w:rsidR="00912462" w:rsidRDefault="00000000" w:rsidP="00856470">
      <w:pPr>
        <w:keepNext/>
        <w:keepLines/>
        <w:spacing w:before="240" w:after="100" w:line="276" w:lineRule="auto"/>
        <w:rPr>
          <w:b/>
          <w:bCs/>
          <w:lang w:bidi="fa-IR"/>
        </w:rPr>
        <w:bidi/>
      </w:pPr>
      <w:bookmarkStart w:id="134" w:name="_Toc9801927"/>
      <w:bookmarkStart w:id="135" w:name="_Toc9802105"/>
      <w:bookmarkStart w:id="136" w:name="_Toc9805189"/>
      <w:bookmarkStart w:id="137" w:name="_Toc9805769"/>
      <w:bookmarkStart w:id="138" w:name="_Toc9806002"/>
      <w:bookmarkStart w:id="139" w:name="_Toc9806514"/>
      <w:bookmarkStart w:id="140" w:name="_Toc9806751"/>
      <w:bookmarkStart w:id="141" w:name="_Toc10031702"/>
      <w:bookmarkStart w:id="142" w:name="_Toc10032698"/>
      <w:bookmarkStart w:id="143" w:name="_Toc10309330"/>
      <w:bookmarkStart w:id="144" w:name="_Toc10309776"/>
      <w:bookmarkStart w:id="145" w:name="_Toc10310664"/>
      <w:bookmarkStart w:id="146" w:name="_Toc10311409"/>
      <w:bookmarkStart w:id="147" w:name="_Toc12099405"/>
      <w:r>
        <w:rPr>
          <w:rFonts w:cs="B Titr" w:hint="cs" w:ascii="Times New Roman" w:hAnsi="Times New Roman"/>
          <w:b/>
          <w:bCs/>
          <w:sz w:val="30"/>
          <w:szCs w:val="30"/>
          <w:lang w:bidi="fa-IR"/>
          <w:rtl/>
        </w:rPr>
        <w:t xml:space="preserve">۵-۳-۲- پیشنهادهای کاربردی</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65F4C2BF" w14:textId="77777777" w:rsidR="00912462" w:rsidRDefault="00000000">
      <w:pPr>
        <w:ind w:firstLine="397"/>
        <w:jc w:val="both"/>
        <w:rPr>
          <w:lang w:bidi="fa-IR"/>
        </w:rPr>
        <w:bidi/>
        <w:spacing w:line="276" w:lineRule="auto" w:after="0"/>
      </w:pPr>
      <w:r>
        <w:rPr>
          <w:rFonts w:hint="cs" w:ascii="Times New Roman" w:hAnsi="Times New Roman" w:cs="B Lotus"/>
          <w:lang w:bidi="fa-IR"/>
          <w:rtl/>
          <w:sz w:val="28"/>
          <w:szCs w:val="28"/>
        </w:rPr>
        <w:t xml:space="preserve">_ با توجه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بهره‌گیری از این یافته‌ها، در طراحی و اجرای برنامه‌های مداخله‌ای و آموزشی به‌منظور کاهش اضطراب مرگ و ارتقای سلامت روان سالمندان، آگاهانه‌تر اقدام نمایند.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DFF9BE" w14:textId="77777777" w:rsidR="00912462" w:rsidRDefault="00000000" w:rsidP="00856470">
      <w:pPr>
        <w:keepNext/>
        <w:keepLines/>
        <w:pageBreakBefore/>
        <w:spacing w:before="240" w:after="100" w:line="276" w:lineRule="auto"/>
        <w:rPr>
          <w:lang w:bidi="fa-IR"/>
        </w:rPr>
        <w:bidi/>
      </w:pPr>
      <w:r>
        <w:rPr>
          <w:rFonts w:ascii="Times New Roman" w:hAnsi="Times New Roman" w:cs="B Titr" w:hint="cs"/>
          <w:b/>
          <w:bCs/>
          <w:sz w:val="30"/>
          <w:szCs w:val="30"/>
          <w:lang w:bidi="fa-IR"/>
          <w:rtl/>
        </w:rPr>
        <w:lastRenderedPageBreak/>
        <w:t>منابع</w:t>
      </w:r>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Çarıkçı-Özgül, D. N; &amp; Işık, Ü. (2024). Exploring adult attachment and anxiety: The role of intolerance of uncertainty and social support. Current Psychology, 43, 18612–18620. HYPERLINK "https://doi.org/10.1007/s12144-024-05659-5?utm_source=chatgpt.com" \t "_new"https://doi.org/10.1007/s12144-024-05659-5</w:t>
      </w:r>
      <w:proofErr w:type="spellEnd"/>
      <w:proofErr w:type="spellStart"/>
      <w:proofErr w:type="spellEnd"/>
    </w:p>
    <w:p w14:paraId="717053F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امامی، ز. مولوی، ح. کالنتری، م. (۱۳۹۳). تحلیل مسیر اثر هوش معنوی و هوش اخالقی بر خود شکوفایی و رضایت از زندگی در سالمندان شهر اصفهان. دانش و پژوهش در روان شناسی کاربردی، شماره ،۲ .۱۳-۴.</w:t>
      </w:r>
      <w:proofErr w:type="spellStart"/>
      <w:proofErr w:type="spellEnd"/>
      <w:proofErr w:type="spellStart"/>
      <w:proofErr w:type="spellEnd"/>
      <w:proofErr w:type="spellStart"/>
      <w:proofErr w:type="spellEnd"/>
      <w:proofErr w:type="spellStart"/>
      <w:proofErr w:type="spellEnd"/>
    </w:p>
    <w:p w14:paraId="7D526D3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اکبری، زهرا؛ یوسفی، نرگس (۱۳۹۷) پیش‌بینی اضطراب مرگ سالمندان بر اساس اضطراب سلامتی و تاب‌آوری. فصلنامه سالمند، ۱۳(۱)، ۷۷-۸۸.</w:t>
      </w:r>
      <w:proofErr w:type="spellStart"/>
      <w:proofErr w:type="spellEnd"/>
      <w:proofErr w:type="spellStart"/>
      <w:proofErr w:type="spellEnd"/>
    </w:p>
    <w:p w14:paraId="5E35D20B"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بهره‌ور، و؛ ابوالفتحی ممتاز، ی و حسینی، س(۱۴۰۲). احساس تنهایی در سالمندان در ایران: مرور سیستماتیک. مجله پزشکی دانشگاه علوم پزشکی تبریز، ۴۵(۵)،۳۸۹–۴۰۱.</w:t>
      </w:r>
    </w:p>
    <w:p w14:paraId="51C7C6D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حسینی، جنبذی سیدعلی؛ و زرقی، محمد.(۱۴۰۲). مروری بر نظریه‌های روان‌شناختی سالمندی و سالمندی موفق فصلنامه سالمند.</w:t>
      </w:r>
      <w:proofErr w:type="spellStart"/>
      <w:proofErr w:type="spellEnd"/>
    </w:p>
    <w:p w14:paraId="7823ED9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وحید؛ ابراهیمی، بنفشه؛ شریف‌محسنی، مهتاب؛ و حسینی، محمدعلی. (۱۳۹۹). اضطراب مرگ و امید به زندگی در سالمندان ایران. مجله علوم مراقبتی، ۹(۳)، ۱۶۸–۱۷۲.</w:t>
      </w:r>
      <w:proofErr w:type="spellStart"/>
      <w:proofErr w:type="spellEnd"/>
    </w:p>
    <w:p w14:paraId="155E784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رحمانی، سارا؛ کریمی، رضا؛ سلیمانی، لیلا (۱۴۰۰) نقش واسطه‌ای هوش معنوی در رابطه بین اضطراب سلامتی و اضطراب مرگ در سالمندان. فصلنامه روانشناسی سلامت، ۹(۲)، ۲۵-۴۰.</w:t>
      </w:r>
      <w:proofErr w:type="spellStart"/>
      <w:proofErr w:type="spellEnd"/>
    </w:p>
    <w:p w14:paraId="6438D4B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۳(۳)، ۸۱-۷۲.</w:t>
      </w:r>
      <w:proofErr w:type="spellEnd"/>
    </w:p>
    <w:p w14:paraId="7346698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رستمی، پ؛ سالک ابراهیمی، ل؛ محمدپوراصل، ا؛ و اله‌وردی‌پور،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6F4AEDC1"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رضایی، ع.، و محمدی، ع. (۱۳۹۵). بررسی رابطه اضطراب سلامتی و اضطراب مرگ در سالمندان شهر تهران. فصلنامه روانشناسی سلامت، ۵(۴)، ۲۷-۳۶.</w:t>
      </w:r>
      <w:proofErr w:type="spellStart"/>
      <w:proofErr w:type="spellEnd"/>
    </w:p>
    <w:p w14:paraId="288FE83F"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سلیمانی‌زاده، فرزانه؛ محمدینیا، ندا؛ و سلیمانی‌زاده، لاله. (۱۳۹۹). رابطه سلامت معنوی و مقابله مذهبی با اضطراب مرگ در سالمندان. مجله دین و سلامت، ۵۹(۴)، ۱۹۲۵–۱۹۳۲.</w:t>
      </w:r>
    </w:p>
    <w:p w14:paraId="33CD785A"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فروتن، ماندانا و محمدی، مسعود. (۱۴۰۰). پیش بینی سلامت روان بر اساس هوش معنوی در سالمندان ساکن شهر شیراز، دومین کنفرانس بین المللی روانشناسی، علوم تربیتی و سبک زندگی، مشهد.</w:t>
      </w:r>
    </w:p>
    <w:p w14:paraId="6C8EE8C3"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محمد پور، ف. (۱۳۹۲). رابطه هوش معنوی و اضطراب مرگ، اولین کنگره بین المللی فرهنگ و اندیشه دینی.</w:t>
      </w:r>
    </w:p>
    <w:p w14:paraId="41847966"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منابع</w:t>
      </w:r>
    </w:p>
    <w:p w14:paraId="123221F0"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مهدوی‌کیا، نسرین؛ حسینی، فاطمه؛ محمدی، علی(۱۳۹۹) رابطه هوش معنوی با اضطراب مرگ در سالمندان. مجله روانشناسی و دین، ۱۰(۳)، ۴۵-۶۰.</w:t>
      </w:r>
    </w:p>
    <w:p w14:paraId="284CAC89"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نادری، ف. روشنی، خ. (۱۳۹۰). رابطه هوش معنوی و هوش اجتماعی با اضطراب مرگ زنان سالمند. سال دوم، شماره ،۶ .۶۷-۵۵.</w:t>
      </w:r>
    </w:p>
    <w:p w14:paraId="2083CE07"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کاظمی،م.، احمدی، س.، وعزیزی، ن.(۱۳۹۷). بررسی رابطه هوش معنوی و اضطراب مرگ در سالمندانساکن خانهسالمندان و سالمندان خانواده. فصلنامه علمی پژوهشی سالمند،۱۳(۲)،۸۵-۹۶.</w:t>
      </w:r>
    </w:p>
    <w:p w14:paraId="7B83963D"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proofErr w:type="spellStart"/>
      <w:r>
        <w:rPr>
          <w:rFonts w:ascii="Times New Roman" w:eastAsia="Times New Roman" w:hAnsi="Times New Roman" w:cs="B Lotus"/>
          <w:rtl w:val="0"/>
          <w:sz w:val="28"/>
          <w:szCs w:val="28"/>
        </w:rPr>
        <w:t xml:space="preserve">کریمی، ف.، بابایی، ر.، و محمودی، پ.(۱۴۰۰). نقش میانجی هوش معنوی در رابطه بین اضطراب سلامتی و اضطراب مرگ در سالمندان. نشریه روانشناسی پیری، ۱۰(۱)، ۴۹-۶۰.</w:t>
      </w:r>
      <w:proofErr w:type="spellEnd"/>
    </w:p>
    <w:p w14:paraId="0227A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Abramowitz, J. S., &amp; Braddock, A. E. (2023). Psychological Treatment of Health Anxiety and Illness Anxiety Disorder. Guilford Press.</w:t>
      </w:r>
    </w:p>
    <w:p w14:paraId="477545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Psychiatric Association (2022). Diagnostic and Statistical Manual of Mental Disorders (5th ed., Text Revision; DSM-5-TR). Washington, DC: American Psychiatric Association.</w:t>
      </w:r>
    </w:p>
    <w:p w14:paraId="78F9E22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Psychological Association. (2023). Clinical Practice Guideline for the Treatment of Depression and Anxiety in Older Adults.</w:t>
      </w:r>
    </w:p>
    <w:p w14:paraId="2566D2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Amiri, S., Ghaffari, M., &amp; Shafiei, M. (2016). The effect of spiritual intelligence on psychological health among elderly people. Aging &amp; Mental Health, 20(6), 610-617.</w:t>
      </w:r>
    </w:p>
    <w:p w14:paraId="74B1150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Atchison, K; et al. (2024). Detection of anxiety symptoms and disorders in older adults: A diagnostic accuracy systematic review. Age and Ageing. https://doi.org/10.1093/ageing/afae122</w:t>
      </w:r>
      <w:proofErr w:type="spellStart"/>
      <w:proofErr w:type="spellEnd"/>
    </w:p>
    <w:p w14:paraId="487F92B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Atchley, R. C. (1989). A Continuity Theory of Normal Aging. The Gerontologist, 29(2), 183–190.</w:t>
      </w:r>
      <w:proofErr w:type="spellEnd"/>
      <w:proofErr w:type="spellStart"/>
      <w:proofErr w:type="spellEnd"/>
    </w:p>
    <w:p w14:paraId="612D52A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Atchley, R. C. (2016). Social Forces and Aging: An Introduction to Social Gerontology (14 thed). Cengage Learning.</w:t>
      </w:r>
      <w:proofErr w:type="spellStart"/>
      <w:proofErr w:type="spellEnd"/>
    </w:p>
    <w:p w14:paraId="22C96D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Beck, J. S., &amp; Haigh, E. A. P. (2014). Advances in Cognitive Theory and Therapy: The Generic Cognitive Model. Annual Review of Clinical Psychology, 10, 1–24.</w:t>
      </w:r>
      <w:proofErr w:type="spellEnd"/>
    </w:p>
    <w:p w14:paraId="247C5E44"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Bolton, D; &amp; Gillett, G. (2019). The biopsychosocial model of health and disease: New philosophical and scientific developments. Palgrave Macmillan. https://doi.org/10.1007/978-3-030-11899-0</w:t>
      </w:r>
      <w:proofErr w:type="spellStart"/>
      <w:proofErr w:type="spellEnd"/>
    </w:p>
    <w:p w14:paraId="5239185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Campisi, J. (2024). Cellular Senescence and Organismal Aging. Nature Reviews Molecular Cell Biology.</w:t>
      </w:r>
      <w:proofErr w:type="spellEnd"/>
      <w:proofErr w:type="spellStart"/>
      <w:proofErr w:type="spellEnd"/>
      <w:proofErr w:type="spellStart"/>
      <w:proofErr w:type="spellEnd"/>
      <w:proofErr w:type="spellStart"/>
      <w:proofErr w:type="spellEnd"/>
      <w:proofErr w:type="spellStart"/>
      <w:proofErr w:type="spellEnd"/>
    </w:p>
    <w:p w14:paraId="73679FF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Chen, Y; et al. (2023). Effects of Progressive Muscle Relaxation on anxiety, sleep quality, and quality of life in older adults: A systematic review and meta-analysis. Complementary Therapies in Medicine.</w:t>
      </w:r>
    </w:p>
    <w:p w14:paraId="696FAE5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Chlan, K.M. Zebracki, K. Vogel, L.C. (2010). Spirituality and life satisfaction in adults with pediatric-onset spinal cord injory. Retrieved from</w:t>
      </w:r>
      <w:proofErr w:type="spellStart"/>
      <w:proofErr w:type="spellEnd"/>
    </w:p>
    <w:p w14:paraId="7C7F94F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Cumming, E; &amp; Henry, W. E. (1961). Growing Old: The Process of Disengagement. New York: Basic Books.</w:t>
      </w:r>
      <w:proofErr w:type="spellEnd"/>
      <w:proofErr w:type="spellStart"/>
      <w:proofErr w:type="spellEnd"/>
    </w:p>
    <w:p w14:paraId="4582E0B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Diener, E., Oishi, S., &amp; Tay, L. (2018). Advances in subjective well-being research. Nature Human Behaviour, 2(4), 253–260. HYPERLINK "https://doi.org/10.1038/s41562-018-0307-6" \t "_new"https://doi.org/10.1038/s41562-018-0307-6</w:t>
      </w:r>
    </w:p>
    <w:p w14:paraId="48F462D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Dowd, J. J. (1975). Aging as Exchange: A Preface to Theory. Journal of Gerontology, 30(5), 584–594.</w:t>
      </w:r>
      <w:proofErr w:type="spellStart"/>
      <w:proofErr w:type="spellEnd"/>
    </w:p>
    <w:p w14:paraId="6280A41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(1982). The Life Cycle Completed. New York: W. W. Norton.</w:t>
      </w:r>
      <w:proofErr w:type="spellStart"/>
      <w:proofErr w:type="spellEnd"/>
      <w:proofErr w:type="spellStart"/>
      <w:proofErr w:type="spellEnd"/>
    </w:p>
    <w:p w14:paraId="7C23622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Erikson, J. M; &amp; Kivnick, H. Q. (1986). Vital Involvement in Old Age. New York: W. W. Norton.</w:t>
      </w:r>
      <w:proofErr w:type="spellStart"/>
      <w:proofErr w:type="spellEnd"/>
    </w:p>
    <w:p w14:paraId="7479C95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Fergus, T. A; &amp; Valentiner, D. P. (2022). Health anxiety and illness anxiety disorder: Contemporary perspectives and clinical implications.</w:t>
      </w:r>
    </w:p>
    <w:p w14:paraId="7F2EC20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Fulop, T; Larbi, A; Dupuis, G., et al. (2023). Immunosenescence and Inflammaging as Two Sides of the Same Coin: Friends or Foes? Frontiers in Immunology.</w:t>
      </w:r>
    </w:p>
    <w:p w14:paraId="3FD6B79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Gladyshev, V. N. (2024). The Biology of Aging. Nature Reviews Molecular Cell Biology.</w:t>
      </w:r>
    </w:p>
    <w:p w14:paraId="2B4E4AD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Goodarzi, F; Khoshravesh, S., Ayubi, E; Bashirian, S; &amp; Barati, M. (2024). Psychosocial determinants of functional independence among older adults: A systematic review and meta-analysis. Health Promotion Perspectives, 14(1), 32–43. https://doi.org/10.34172/hpp.42354</w:t>
      </w:r>
      <w:proofErr w:type="spellEnd"/>
      <w:hyperlink r:id="rId11" w:history="1">
        <w:r>
          <w:rPr>
            <w:rStyle w:val="Hyperlink"/>
            <w:rFonts w:ascii="Times New Roman" w:eastAsia="Times New Roman" w:hAnsi="Times New Roman" w:cs="B Lotus"/>
            <w:color w:val="000000"/>
            <w:rtl w:val="0"/>
          </w:rPr>
          <w:t>https://doi.org/10.1007/s11920-024-01507-2</w:t>
        </w:r>
      </w:hyperlink>
    </w:p>
    <w:p w14:paraId="7598EC6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Gould, R. L., et al. (2022). Cognitive behavioural therapy for depression and anxiety in older people: A systematic review and meta-analysis. Age and Ageing.</w:t>
      </w:r>
      <w:proofErr w:type="spellStart"/>
      <w:proofErr w:type="spellEnd"/>
      <w:proofErr w:type="spellStart"/>
      <w:proofErr w:type="spellEnd"/>
    </w:p>
    <w:p w14:paraId="06B2C36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Halldórsson, B; &amp; Salkovskis, P. M. (2023). Reassurance and its alternatives: Overview and cognitive behavioural conceptualisation. Journal of Obsessive-Compulsive and Related Disorders, 36, 100783. https://doi.org/10.1016/j.jocrd.2023.100783</w:t>
      </w:r>
    </w:p>
    <w:p w14:paraId="12FFFE7F"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Harding, R., et al. (2005). The prevalence and burden of symptoms amongst cancer patients attending a palliative care day centre. Palliative Medicine, 19(6), 556–562.</w:t>
      </w:r>
    </w:p>
    <w:p w14:paraId="01D31612"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Havighurst, R. J. (1961). Successful Aging. In The Gerontologist.</w:t>
      </w:r>
      <w:proofErr w:type="spellStart"/>
      <w:proofErr w:type="spellEnd"/>
      <w:proofErr w:type="spellStart"/>
      <w:proofErr w:type="spellEnd"/>
      <w:proofErr w:type="spellStart"/>
      <w:proofErr w:type="spellEnd"/>
      <w:proofErr w:type="spellStart"/>
      <w:proofErr w:type="spellEnd"/>
      <w:hyperlink r:id="rId12" w:history="1">
        <w:r>
          <w:rPr>
            <w:rFonts w:ascii="Times New Roman" w:eastAsia="Times New Roman" w:hAnsi="Times New Roman" w:cs="B Lotus"/>
            <w:rtl w:val="0"/>
          </w:rPr>
          <w:t>https://doi.org/10.1097/MS9.0000000000002100</w:t>
        </w:r>
      </w:hyperlink>
    </w:p>
    <w:p w14:paraId="1A02726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Havighurst, R. J., Neugarten, B. L., &amp; Tobin, S. S. (1968). Disengagement and Patterns of Aging. In Middle Age and Aging.</w:t>
      </w:r>
      <w:proofErr w:type="spellEnd"/>
      <w:proofErr w:type="spellStart"/>
      <w:proofErr w:type="spellEnd"/>
      <w:proofErr w:type="spellStart"/>
      <w:proofErr w:type="spellEnd"/>
      <w:proofErr w:type="spellStart"/>
      <w:proofErr w:type="spellEnd"/>
      <w:proofErr w:type="spellStart"/>
      <w:proofErr w:type="spellEnd"/>
    </w:p>
    <w:p w14:paraId="6AEBA64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Hill, S; &amp; Watts, D. (2024). Googling and health anxiety in older age—A case study of CBT incorporating a single case experimental design. Clinical Case Reports, 12(8), e9316. HYPERLINK "https://doi.org/10.1002/ccr3.9316"https://doi.org/10.1002/ccr3.9316</w:t>
      </w:r>
    </w:p>
    <w:p w14:paraId="6D578A06"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Hooyman, N. R., &amp; Kiyak, H. A. (2015). Social Gerontology: A Multidisciplinary Perspective (10th ed.).</w:t>
      </w:r>
      <w:proofErr w:type="spellEnd"/>
    </w:p>
    <w:p w14:paraId="5256EEE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Huang, Y; et al. (2023). Meaning in life, spirituality, and death anxiety among older adults: The mediating role of psychological adjustment.</w:t>
      </w:r>
      <w:proofErr w:type="spellEnd"/>
      <w:proofErr w:type="spellStart"/>
      <w:proofErr w:type="spellEnd"/>
      <w:proofErr w:type="spellStart"/>
      <w:proofErr w:type="spellEnd"/>
    </w:p>
    <w:p w14:paraId="6C18155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Jafari-Koulaee, A; Mohammadi, E., Fox, M. T., Rasekhi, A., &amp; Akha, O. (2024). Predictors of basic and instrumental activities of daily living among older adults with multiple chronic conditions. BMC Geriatrics, 24, 383. HYPERLINK "https://doi.org/10.1186/s12877-024-04947-w"https://doi.org/10.1186/s12877-024-04947-w</w:t>
      </w:r>
    </w:p>
    <w:p w14:paraId="72F6B8D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Jain, M., &amp; Purohit, P.(2006). Spiritual intelligence: A contemporary concern about the living conditions of the elderly. Indian journal of psychology, 81(1-2), 60-65.</w:t>
      </w:r>
    </w:p>
    <w:p w14:paraId="7E1EDA9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Johnco, C. J; Matovic, D; &amp; Wuthrich, V. M. (2024). Anxiety disorders in later life. Psychiatric Clinics of North America, 47(4), 741–752. HYPERLINK "https://doi.org/10.1016/j.psc.2024.04.015"https://doi.org/10.1016/j.psc.2024.04.015</w:t>
      </w:r>
      <w:hyperlink r:id="rId13" w:history="1">
        <w:r>
          <w:rPr>
            <w:rFonts w:ascii="Times New Roman" w:eastAsia="Times New Roman" w:hAnsi="Times New Roman" w:cs="B Lotus"/>
            <w:rtl w:val="0"/>
          </w:rPr>
          <w:t>https://doi.org/10.1016/j.jamda.2024.105334</w:t>
        </w:r>
      </w:hyperlink>
    </w:p>
    <w:p w14:paraId="00B59B45"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Kaplan, S; et al. (2024). Non-pharmacological interventions for anxiety in older adults: An updated systematic review. Age and Ageing.</w:t>
      </w:r>
    </w:p>
    <w:p w14:paraId="52125EA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Keyes, C. L. M. (2002). The mental health continuum: From languishing to flourishing in life. Journal of Health and Social Behavior, 43(2), 207–222. HYPERLINK "https://doi.org/10.2307/3090197" \t "_new"https://doi.org/10.2307/3090197</w:t>
      </w:r>
      <w:hyperlink r:id="rId14" w:history="1">
        <w:r>
          <w:rPr>
            <w:rStyle w:val="Hyperlink"/>
            <w:rFonts w:ascii="Times New Roman" w:eastAsia="Times New Roman" w:hAnsi="Times New Roman" w:cs="B Lotus"/>
            <w:color w:val="000000"/>
            <w:rtl w:val="0"/>
          </w:rPr>
          <w:t>https://doi.org/10.1080/16549716.2024.2362310</w:t>
        </w:r>
      </w:hyperlink>
    </w:p>
    <w:p w14:paraId="25C5726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Kikas, K; Werner-Seidler, A; Upton, E., &amp; Newby, J. M. (2024). Illness anxiety disorder: A review of the current research and future directions. Current Psychiatry Reports, 26(7), 331–339. HYPERLINK "https://doi.org/10.1007/s11920-024-01507-2" \t "_new"https://doi.org/10.1007/s11920-024-01507-2</w:t>
      </w:r>
    </w:p>
    <w:p w14:paraId="22C1A60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Killingsworth, B; et al. (2023). Intolerance for uncertainty mediates death anxiety and hypochondriasis in older adults. Innovation in Aging, 7(Supplement_1).</w:t>
      </w:r>
    </w:p>
    <w:p w14:paraId="7A0BAD5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(2021). Rethinking spiritual intelligence: A cognitive approach to spiritual abilities.</w:t>
      </w:r>
    </w:p>
    <w:p w14:paraId="2D04D48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&amp; DeCicco, T. L. (2009). A viable model and self-report measure of spiritual intelligence. International Journal of Transpersonal Studies, 28, 68–85.</w:t>
      </w:r>
    </w:p>
    <w:p w14:paraId="2D5AA35A"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Koenig, H. G. (2023). Religion, Spirituality, and Health: Research and Clinical Implications. International Journal of Psychiatry in Medicine.</w:t>
      </w:r>
      <w:hyperlink r:id="rId15" w:history="1">
        <w:r>
          <w:rPr>
            <w:rStyle w:val="Hyperlink"/>
            <w:rFonts w:ascii="Times New Roman" w:eastAsia="Times New Roman" w:hAnsi="Times New Roman" w:cs="B Lotus"/>
            <w:color w:val="000000"/>
            <w:rtl w:val="0"/>
          </w:rPr>
          <w:t>UNFPA Iran – Population ageing and disabilities</w:t>
        </w:r>
      </w:hyperlink>
    </w:p>
    <w:p w14:paraId="093978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Krejcie, R. V., &amp; Morgan, D. W. (1970). Determining sample size for research activities. Educational and Psychological Measurement, 30(3), 607–610. https://doi.org/10.1177/001316447003000308</w:t>
      </w:r>
      <w:proofErr w:type="spellStart"/>
      <w:proofErr w:type="spellEnd"/>
      <w:proofErr w:type="spellStart"/>
      <w:proofErr w:type="spellEnd"/>
    </w:p>
    <w:p w14:paraId="7CDB564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Levin, J; Chatters, L. M; &amp; Taylor, R. J. (2011). Theory in religion, aging, and health: An overview. Journal of Religion and Health, 50(2), 389–406.</w:t>
      </w:r>
    </w:p>
    <w:p w14:paraId="05893EB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7D383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Lou, Y; Yang, &amp; Ma. (2025). A network meta-analysis of different psychological therapies for death anxiety in older adults. OMEGA—Journal of Death and Dying. HYPERLINK "https://pubmed.ncbi.nlm.nih.gov/39900466/?utm_source=chatgpt.com" \t "_new"https://pubmed.ncbi.nlm.nih.gov/39900466/</w:t>
      </w:r>
      <w:proofErr w:type="spellStart"/>
      <w:proofErr w:type="spellEnd"/>
      <w:proofErr w:type="spellStart"/>
      <w:proofErr w:type="gramStart"/>
      <w:proofErr w:type="spellEnd"/>
      <w:proofErr w:type="gramEnd"/>
    </w:p>
    <w:p w14:paraId="71D9F155"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López-Otín, C; Blasco, M. A., Partridge, L., Serrano, M., &amp; Kroemer, G. (2023). Hallmarks of Aging: An Expanding Universe. Cell.</w:t>
      </w:r>
    </w:p>
    <w:p w14:paraId="510C33E7"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Martin, L. L; et al. (2023). Death anxiety, meaning in life, and psychological adjustment: Contemporary perspectives.</w:t>
      </w:r>
    </w:p>
    <w:p w14:paraId="5C2FFFA8"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Mayer, J. D; &amp; Salovey, P. (2020). The Intelligence of Emotional Intelligence.</w:t>
      </w:r>
      <w:hyperlink r:id="rId16" w:history="1">
        <w:r>
          <w:rPr>
            <w:rStyle w:val="Hyperlink"/>
            <w:rFonts w:ascii="Times New Roman" w:hAnsi="Times New Roman" w:cs="Times New Roman"/>
            <w:color w:val="000000"/>
            <w:rtl w:val="0"/>
          </w:rPr>
          <w:t>World Health Organization – Ageing and health</w:t>
        </w:r>
      </w:hyperlink>
    </w:p>
    <w:p w14:paraId="386FA899"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Miri, S; Farhadi, B; Takasi, P; Ghorbani Vajargah, P; &amp; Karkhah, S. (2024). Physical independence and related factors among older adults: A systematic review and meta-analysis. Annals of Medicine &amp; Surgery, 86(6), 3400–3408. HYPERLINK "https://doi.org/10.1097/MS9.0000000000002100"https://doi.org/10.1097/MS9.0000000000002100</w:t>
      </w:r>
      <w:hyperlink r:id="rId17" w:history="1">
        <w:r>
          <w:rPr>
            <w:rStyle w:val="Hyperlink"/>
            <w:rFonts w:ascii="Times New Roman" w:hAnsi="Times New Roman" w:cs="Times New Roman"/>
            <w:color w:val="000000"/>
            <w:rtl w:val="0"/>
          </w:rPr>
          <w:t>World Health Organization – Mental health of older adults</w:t>
        </w:r>
      </w:hyperlink>
    </w:p>
    <w:p w14:paraId="2EA3C3E2" w14:textId="77777777" w:rsidR="00912462" w:rsidRDefault="00000000" w:rsidP="00856470">
      <w:pPr>
        <w:autoSpaceDE/>
        <w:autoSpaceDN/>
        <w:adjustRightInd/>
        <w:rPr>
          <w:rFonts w:ascii="Times New Roman" w:hAnsi="Times New Roman" w:cs="Times New Roman"/>
          <w:color w:val="auto"/>
          <w:lang w:bidi="fa-IR"/>
          <w:rtl w:val="0"/>
        </w:rPr>
        <w:bidi w:val="0"/>
        <w:jc w:val="left"/>
      </w:pPr>
      <w:proofErr w:type="spellStart"/>
      <w:r>
        <w:rPr>
          <w:rFonts w:ascii="Times New Roman" w:hAnsi="Times New Roman" w:cs="Times New Roman"/>
          <w:rtl w:val="0"/>
          <w:sz w:val="24"/>
          <w:szCs w:val="24"/>
        </w:rPr>
        <w:t xml:space="preserve">Mohamadzadeh, M; Zanjari, N; Delbari, A; Foroughan, M; &amp; Tabesh, H. (2024). Factors associated with subjective successful aging among Iranian older adults: A cross-sectional analysis. Iranian Journal of Nursing and Midwifery Research, 29(5), 583–589. HYPERLINK "https://doi.org/10.4103/ijnmr.ijnmr_260_23"https://doi.org/10.4103/ijnmr.ijnmr_260_23</w:t>
      </w:r>
      <w:proofErr w:type="spellEnd"/>
      <w:proofErr w:type="spellStart"/>
      <w:proofErr w:type="spellEnd"/>
      <w:proofErr w:type="spellStart"/>
      <w:proofErr w:type="spellEnd"/>
      <w:proofErr w:type="spellStart"/>
      <w:proofErr w:type="spellEnd"/>
      <w:hyperlink r:id="rId18" w:history="1">
        <w:r>
          <w:rPr>
            <w:rStyle w:val="Hyperlink"/>
            <w:rFonts w:ascii="Times New Roman" w:hAnsi="Times New Roman" w:cs="Times New Roman"/>
            <w:color w:val="000000"/>
            <w:rtl w:val="0"/>
          </w:rPr>
          <w:t>https://doi.org/10.1186/s12877-025-06040-2</w:t>
        </w:r>
      </w:hyperlink>
    </w:p>
    <w:p w14:paraId="5B9E87D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Mohammadi, M., Bahrami, F., &amp; Abedi, M. R. (2019). The role of spirituality, mental health and quality of life in predicting death anxiety in the elderly. Iranian Journal of Psychiatry and Behavioral Sciences, 13(2), e82350.</w:t>
      </w:r>
    </w:p>
    <w:p w14:paraId="6BCD718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eastAsia="Times New Roman" w:hAnsi="Times New Roman" w:cs="Times New Roman"/>
          <w:rtl w:val="0"/>
          <w:sz w:val="24"/>
          <w:szCs w:val="24"/>
        </w:rPr>
        <w:t xml:space="preserve">Moreira-almaida, A. Koenig, H. D.(2006). Retaining the meaning of the words religiousness and spirituality:Acommentary on the WHOQOL SRPB groups :a cross culture study of spirituality,religion, and personal beliefs as components of quality of lifes. Social science and medicine,63,843-845.</w:t>
      </w:r>
    </w:p>
    <w:p w14:paraId="4388697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hAnsi="Times New Roman" w:cs="Times New Roman"/>
          <w:rtl w:val="0"/>
          <w:sz w:val="24"/>
          <w:szCs w:val="24"/>
        </w:rPr>
        <w:t xml:space="preserve">Multiple perspectives of spiritual intelligence: A systematic literature review.(2024). Social Sciences &amp; Humanities Open, 9, 100879. HYPERLINK "https://doi.org/10.1016/j.ssaho.2024.100879"https://doi.org/10.1016/j.ssaho.2024.100879</w:t>
      </w:r>
    </w:p>
    <w:p w14:paraId="63438B31" w14:textId="77777777" w:rsidR="00912462" w:rsidRDefault="00000000">
      <w:pPr>
        <w:pageBreakBefore/>
        <w:spacing w:after="240"/>
        <w:jc w:val="left"/>
        <w:bidi w:val="0"/>
      </w:pPr>
      <w:r>
        <w:rPr>
          <w:rFonts w:ascii="Times New Roman" w:hAnsi="Times New Roman" w:cs="Times New Roman"/>
          <w:b/>
          <w:bCs/>
          <w:sz w:val="24"/>
          <w:szCs w:val="24"/>
          <w:rtl w:val="0"/>
        </w:rPr>
        <w:t xml:space="preserve">National Institute on Aging. (2023). Mental Health and Older Adults.</w:t>
      </w:r>
    </w:p>
    <w:p w14:paraId="313FCC24" w14:textId="77777777" w:rsidR="00912462" w:rsidRDefault="00000000" w:rsidP="00856470">
      <w:pPr>
        <w:spacing w:line="276" w:lineRule="auto"/>
        <w:jc w:val="left"/>
        <w:rPr>
          <w:rtl w:val="0"/>
        </w:rPr>
        <w:bidi w:val="0"/>
      </w:pPr>
      <w:r>
        <w:rPr>
          <w:rFonts w:ascii="Times New Roman" w:hAnsi="Times New Roman" w:cs="Times New Roman"/>
          <w:rtl w:val="0"/>
          <w:sz w:val="24"/>
          <w:szCs w:val="24"/>
        </w:rPr>
        <w:t xml:space="preserve">Nikolich-Žugich, J; et al. (2023). The twilight of immunity: emerging concepts in aging of the immune system. Nature Immunology.</w:t>
      </w:r>
      <w:proofErr w:type="spellStart"/>
      <w:proofErr w:type="spellEnd"/>
      <w:proofErr w:type="spellStart"/>
      <w:proofErr w:type="spellEnd"/>
      <w:proofErr w:type="spellStart"/>
      <w:proofErr w:type="spellEnd"/>
    </w:p>
    <w:p w14:paraId="53BF57C8" w14:textId="77777777" w:rsidR="00856470" w:rsidRDefault="00856470" w:rsidP="00856470">
      <w:pPr>
        <w:bidi w:val="0"/>
        <w:spacing w:line="276" w:lineRule="auto"/>
        <w:jc w:val="both"/>
      </w:pPr>
    </w:p>
    <w:p w14:paraId="778745C9" w14:textId="77777777" w:rsidR="00912462" w:rsidRDefault="00000000" w:rsidP="00856470">
      <w:pPr>
        <w:spacing w:before="240" w:line="276" w:lineRule="auto"/>
        <w:bidi w:val="0"/>
        <w:jc w:val="left"/>
      </w:pPr>
      <w:r>
        <w:rPr>
          <w:rFonts w:ascii="Times New Roman" w:hAnsi="Times New Roman" w:cs="Times New Roman"/>
          <w:rtl w:val="0"/>
          <w:sz w:val="24"/>
          <w:szCs w:val="24"/>
        </w:rPr>
        <w:t xml:space="preserve">Nordgren, L. F; van Harreveld, F., &amp; van der Pligt, J. (2022). The psychology of death anxiety and mortality salience.</w:t>
      </w:r>
    </w:p>
    <w:p w14:paraId="46863ABE" w14:textId="36838447" w:rsidR="00856470" w:rsidRDefault="00856470" w:rsidP="00856470">
      <w:pPr>
        <w:ind w:right="95"/>
        <w:jc w:val="center"/>
        <w:rPr>
          <w:b/>
          <w:bCs/>
          <w:color w:val="auto"/>
          <w:sz w:val="32"/>
          <w:szCs w:val="32"/>
          <w:lang w:bidi="fa-IR"/>
        </w:rPr>
      </w:pPr>
    </w:p>
    <w:p w14:paraId="1B8D1F84" w14:textId="239F511B" w:rsidR="00912462" w:rsidRDefault="00856470" w:rsidP="00856470">
      <w:pPr>
        <w:pageBreakBefore/>
        <w:spacing w:before="600" w:after="160"/>
        <w:jc w:val="left"/>
        <w:bidi w:val="0"/>
      </w:pPr>
      <w:r>
        <w:rPr>
          <w:rFonts w:ascii="Times New Roman" w:hAnsi="Times New Roman" w:cs="Times New Roman"/>
          <w:b/>
          <w:bCs/>
          <w:noProof/>
          <w:sz w:val="24"/>
          <w:szCs w:val="24"/>
          <w:rtl w:val="0"/>
        </w:rPr>
        <w:t xml:space="preserve">Noyes, R., Jr., Stuart, S., Longley, S. L., Langbehn, D. R., &amp; Happel, R. L. (2002). Hypochondriasis and fear of death. Journal of Nervous and Mental Disease, 190(8), 503–509. https://doi.org/10.1097/00005053-200208000-00002</w:t>
      </w:r>
      <w:proofErr w:type="spellStart"/>
      <w:proofErr w:type="spellEnd"/>
    </w:p>
    <w:p w14:paraId="0FFEC939" w14:textId="2338BCF1" w:rsidR="00912462" w:rsidRDefault="00000000">
      <w:pPr>
        <w:spacing w:after="160"/>
        <w:jc w:val="left"/>
        <w:bidi w:val="0"/>
      </w:pPr>
      <w:r>
        <w:rPr>
          <w:rFonts w:ascii="Times New Roman" w:hAnsi="Times New Roman" w:cs="Times New Roman"/>
          <w:rtl w:val="0"/>
          <w:sz w:val="24"/>
          <w:szCs w:val="24"/>
        </w:rPr>
        <w:t xml:space="preserve">Pinto, C. T; Guedes, L., Pinto, S; &amp; Nunes, R. (2024). Spiritual intelligence: A scoping review on the gateway to mental health. Global Health Action, 17(1), 2362310. HYPERLINK "https://doi.org/10.1080/16549716.2024.2362310" \t "_new"https://doi.org/10.1080/16549716.2024.2362310</w:t>
      </w:r>
    </w:p>
    <w:p w14:paraId="3C7A4103" w14:textId="23EDF332" w:rsidR="00912462" w:rsidRDefault="00000000">
      <w:pPr>
        <w:spacing w:after="160"/>
        <w:jc w:val="left"/>
        <w:bidi w:val="0"/>
      </w:pPr>
      <w:r>
        <w:rPr>
          <w:rFonts w:ascii="Times New Roman" w:hAnsi="Times New Roman" w:cs="Times New Roman"/>
          <w:b/>
          <w:bCs/>
          <w:rtl w:val="0"/>
          <w:sz w:val="24"/>
          <w:szCs w:val="24"/>
        </w:rPr>
        <w:t xml:space="preserve">Rule, A; Abbey, C; Wang, H; Rozelle, S; &amp; Singh, M. K. (2024). Measurement of flourishing: A scoping review. Frontiers in Psychology, 15, 1293943. https://doi.org/10.3389/fpsyg.2024.1293943</w:t>
      </w:r>
    </w:p>
    <w:p w14:paraId="391CD77F" w14:textId="566891AD" w:rsidR="00912462" w:rsidRDefault="00000000">
      <w:pPr>
        <w:spacing w:after="160"/>
        <w:jc w:val="left"/>
        <w:bidi w:val="0"/>
      </w:pPr>
      <w:r>
        <w:rPr>
          <w:rFonts w:ascii="Times New Roman" w:hAnsi="Times New Roman" w:cs="Times New Roman"/>
          <w:rtl w:val="0"/>
          <w:sz w:val="24"/>
          <w:szCs w:val="24"/>
        </w:rPr>
        <w:t xml:space="preserve">Ryan, R. M; &amp; Deci, E. L. (2017). Self-determination theory: Basic psychological needs in motivation, development, and wellness. Guilford Press.</w:t>
      </w:r>
    </w:p>
    <w:p w14:paraId="228400F3" w14:textId="77777777" w:rsidR="00912462" w:rsidRDefault="00000000">
      <w:pPr>
        <w:spacing w:after="160"/>
        <w:jc w:val="left"/>
        <w:bidi w:val="0"/>
      </w:pPr>
      <w:r>
        <w:rPr>
          <w:rFonts w:ascii="Times New Roman" w:hAnsi="Times New Roman" w:cs="Times New Roman"/>
          <w:b/>
          <w:bCs/>
          <w:rtl w:val="0"/>
          <w:sz w:val="24"/>
          <w:szCs w:val="24"/>
        </w:rPr>
        <w:t xml:space="preserve">Ryff, C. D. (2024). The privilege of well-being in an increasingly unequal society. Current Directions in Psychological Science, 33(5), 300–307. HYPERLINK "https://doi.org/10.1177/09637214241266818" \t "_new"https://doi.org/10.1177/09637214241266818</w:t>
      </w:r>
    </w:p>
    <w:p w14:paraId="3D252DA3" w14:textId="77777777" w:rsidR="00912462" w:rsidRDefault="00000000">
      <w:pPr>
        <w:spacing w:after="160"/>
        <w:jc w:val="left"/>
        <w:bidi w:val="0"/>
      </w:pPr>
      <w:r>
        <w:rPr>
          <w:rFonts w:ascii="Times New Roman" w:hAnsi="Times New Roman" w:cs="Times New Roman"/>
          <w:b/>
          <w:bCs/>
          <w:rtl w:val="0"/>
          <w:sz w:val="24"/>
          <w:szCs w:val="24"/>
        </w:rPr>
        <w:t xml:space="preserve">Shafiee, A; Mohammadi, I; Rajai, S; Jafarabady, K; &amp; Abdollahi, A. (2025). Global prevalence of anxiety symptoms and its associated factors in older adults: A systematic review and meta-analysis. Journal of General and Family Medicine, 26(2), 116–127. HYPERLINK "https://doi.org/10.1002/jgf2.750"https://doi.org/10.1002/jgf2.750</w:t>
      </w:r>
    </w:p>
    <w:p w14:paraId="5654AB5E" w14:textId="77777777" w:rsidR="00912462" w:rsidRDefault="00000000">
      <w:pPr>
        <w:spacing w:after="160"/>
        <w:jc w:val="left"/>
        <w:bidi w:val="0"/>
      </w:pPr>
      <w:proofErr w:type="spellStart"/>
      <w:r>
        <w:rPr>
          <w:rFonts w:ascii="Times New Roman" w:hAnsi="Times New Roman" w:cs="Times New Roman"/>
          <w:rtl w:val="0"/>
          <w:sz w:val="24"/>
          <w:szCs w:val="24"/>
        </w:rPr>
        <w:t xml:space="preserve">Soto, C; et al. (2024). Meaning in life, hope, and mental health in older adults: A systematic review. BMC Geriatrics.</w:t>
      </w:r>
      <w:proofErr w:type="spellEnd"/>
    </w:p>
    <w:p w14:paraId="093F173C" w14:textId="65F63859" w:rsidR="00912462" w:rsidRDefault="00000000">
      <w:pPr>
        <w:spacing w:after="160"/>
        <w:jc w:val="left"/>
        <w:bidi w:val="0"/>
      </w:pPr>
      <w:r>
        <w:rPr>
          <w:rFonts w:ascii="Times New Roman" w:hAnsi="Times New Roman" w:cs="Times New Roman"/>
          <w:b/>
          <w:bCs/>
          <w:rtl w:val="0"/>
          <w:sz w:val="24"/>
          <w:szCs w:val="24"/>
        </w:rPr>
        <w:t xml:space="preserve">Stavrova, O. Fetchenhauer, D. Schlosser, T. (2012). Why are religious people happy? The effect of the social norm of religiosity across countries. Social Science Research, 3.</w:t>
      </w:r>
    </w:p>
    <w:p w14:paraId="546B035B" w14:textId="77777777" w:rsidR="00912462" w:rsidRDefault="00000000">
      <w:pPr>
        <w:spacing w:after="160"/>
        <w:jc w:val="left"/>
        <w:bidi w:val="0"/>
      </w:pPr>
      <w:proofErr w:type="spellStart"/>
      <w:r>
        <w:rPr>
          <w:rFonts w:ascii="Times New Roman" w:hAnsi="Times New Roman" w:cs="Times New Roman"/>
          <w:rtl w:val="0"/>
          <w:sz w:val="24"/>
          <w:szCs w:val="24"/>
        </w:rPr>
        <w:t xml:space="preserve">Sternberg, R. J. (2021). Adaptive Intelligence: Surviving and Thriving in Times of Uncertainty. Cambridge University Press.</w:t>
      </w:r>
      <w:proofErr w:type="spellEnd"/>
      <w:proofErr w:type="spellStart"/>
      <w:proofErr w:type="spellEnd"/>
      <w:proofErr w:type="spellStart"/>
      <w:proofErr w:type="spellEnd"/>
    </w:p>
    <w:p w14:paraId="286C9A7E" w14:textId="77777777" w:rsidR="00912462" w:rsidRDefault="00000000">
      <w:pPr>
        <w:spacing w:after="160"/>
        <w:jc w:val="left"/>
        <w:bidi w:val="0"/>
      </w:pPr>
      <w:r>
        <w:rPr>
          <w:rFonts w:ascii="Times New Roman" w:hAnsi="Times New Roman" w:cs="Times New Roman"/>
          <w:b/>
          <w:bCs/>
          <w:rtl w:val="0"/>
          <w:sz w:val="24"/>
          <w:szCs w:val="24"/>
        </w:rPr>
        <w:t xml:space="preserve">Suad, Zarina Mat, Zulkarnin A,Hatta and Nuria Muhammad. (2010). " The Impact of Spiritual intelligence on the Health of Older Adults in Malaysia. " Asian Social Work and Policy Review, 4(2), 84-97.</w:t>
      </w:r>
    </w:p>
    <w:p w14:paraId="696FA4D8" w14:textId="07E26B70" w:rsidR="00912462" w:rsidRDefault="00000000">
      <w:pPr>
        <w:spacing w:after="160"/>
        <w:jc w:val="left"/>
        <w:bidi w:val="0"/>
      </w:pPr>
      <w:r>
        <w:rPr>
          <w:rFonts w:ascii="Times New Roman" w:hAnsi="Times New Roman" w:cs="Times New Roman"/>
          <w:rtl w:val="0"/>
          <w:sz w:val="24"/>
          <w:szCs w:val="24"/>
        </w:rPr>
        <w:t xml:space="preserve">Taylor, S; &amp; Asmundson, G. J. G. (2021). Treating Health Anxiety: A Cognitive-Behavioral Approach. Guilford Press.</w:t>
      </w:r>
    </w:p>
    <w:p w14:paraId="7B13E0D6" w14:textId="72502EEB" w:rsidR="00912462" w:rsidRDefault="00000000">
      <w:pPr>
        <w:spacing w:after="160"/>
        <w:jc w:val="left"/>
        <w:bidi w:val="0"/>
      </w:pPr>
      <w:r>
        <w:rPr>
          <w:rFonts w:ascii="Times New Roman" w:hAnsi="Times New Roman" w:cs="Times New Roman"/>
          <w:rtl w:val="0"/>
          <w:sz w:val="24"/>
          <w:szCs w:val="24"/>
        </w:rPr>
        <w:t xml:space="preserve">Templer, D. I. (1970). The construction and validation of a Death Anxiety Scale. The Journal of General Psychology, 82(2), 165–177. https://doi.org/10.1080/00221309.1970.9920634</w:t>
      </w:r>
    </w:p>
    <w:sectPr w:rsidR="00912462">
      <w:footnotePr>
        <w:numRestart w:val="eachPage"/>
      </w:footnotePr>
      <w:pgSz w:w="11906" w:h="16838" w:code="9"/>
      <w:pgMar w:top="1417" w:right="1701" w:bottom="1417" w:left="1417" w:header="709" w:footer="567" w:gutter="0"/>
      <w:pgNumType w:start="1"/>
      <w:cols w:space="708"/>
      <w:bidi/>
      <w:rtlGutter/>
      <w:docGrid w:linePitch="360"/>
    </w:sectPr>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Tomer, A., &amp; Eliason, G. (2000). Attitudes toward death: A developmental perspective. Springer Publishing Company.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Department of Economic and Social Affairs, Population Division. (2024). World population prospects 2024: Summary of results. United Nations.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Population Fund. (2026). Population ageing and disabilities: Islamic Republic of Iran. UNFPA Iran. HYPERLINK "https://iran.unfpa.org/en/topics/population-ageing-and-disabilities?utm_source=chatgpt.com" \t "_blank"UNFPA Iran – Population ageing and disabilities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(2023). World Social Report 2023: Leaving No One Behind in an Ageing World.</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Valsala, P; &amp; Menon, P. (2023). Psychospiritual basis of altruism: A review. Journal of Humanistic Psychology, 63(3), 344–363. https://doi.org/10.1177/0022167819830517</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van Bruggen, V; Vos, J., Bohlmeijer, E. T., et al. (2021). Systematic review of existential and spiritual factors related to death anxiety.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Wagenseller,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C; et al. (2023). Effectiveness of meaning-centered interventions on psychological well-being among older adults: A systematic review and meta-analysis. Aging &amp; Mental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S; Lin, J., Kuang, L; Yang, X; Yu, B; &amp; Cui, Y. (2024). Risk factors for social isolation in older adults: A systematic review and meta-analysis. Public Health Nursing, 41(2), 200–208. https://doi.org/10.1111/phn.13266</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(2020). Healthy ageing and functional ability.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(2024).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(2025, October 1). Ageing and health. HYPERLINK "https://www.who.int/news-room/fact-sheets/detail/ageing-and-health?utm_source=chatgpt.com" \t "_blank"World Health Organization –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Organization.(2022). World mental health report: Transforming mental health for all.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Organization.(2023). Healthy ageing: A priority for delivering universal health coverage. Geneva: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Organization.(2025, October 8). Mental health of older adults. HYPERLINK "https://www.who.int/news-room/fact-sheets/detail/mental-health-of-older-adults?utm_source=chatgpt.com" \t "_blank"World Health Organization – Mental health of older adults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Yalom, I. D. (1980). Existential Psychotherapy. New York: Basic Books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Yonker, J.E. Schnabelrauch, C.A. Dehaan, L.G. (2012). The relationship between spirituality and religiosity on psychological outcomes in adolescents and emerging adults: A meta-analytic review. Journal of Adolescence, 35: 299-314.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Younes, R. S; Rahme, E; Rajha, F; &amp; Mzawak, M. A. (2024). Exploring death anxiety among older adults: An integrative review of associated factors and interventions. OMEGA—Journal of Death and Dying. Advance online publication. https://doi.org/10.1177/00302228241272578.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Yousefi Afrashteh, M., Fartash, A., &amp; Aboutorabi, K. (2025). Relationship between death anxiety and spiritual intelligence: The potential mediating role of meaning of life and resilience in Iranian older people. BMC Geriatrics, 25, 482. HYPERLINK "https://doi.org/10.1186/s12877-025-06040-2?utm_source=chatgpt.com" \t "_new"https://doi.org/10.1186/s12877-025-06040-2</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Zeng, Y., Gu, D., &amp; George, L. K. (2011). Association of religious participation with mortality among Chinese old adults. Research on Aging, 33(1), 51–83. https://doi.org/10.1177/0164027510383584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Zohar, D; &amp; Marshall, I. (2000). SQ: Spiritual Intelligence—The Ultimate Intelligence. London: Bloomsbury.</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pageBreakBefore/>
        <w:bidi w:val="0"/>
      </w:pPr>
      <w:proofErr w:type="spellStart"/>
      <w:r>
        <w:rPr>
          <w:rFonts w:ascii="Times New Roman" w:eastAsia="Times New Roman" w:hAnsi="Times New Roman" w:hint="cs" w:cs="Times New Roman"/>
          <w:lang w:bidi="fa-IR"/>
          <w:b/>
          <w:rtl w:val="0"/>
          <w:sz w:val="24"/>
          <w:szCs w:val="24"/>
        </w:rPr>
        <w:t xml:space="preserve">ABSTRACT</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Keywords: Spiritual intelligence, health anxiety, death anxiety, elderly.</w:t>
      </w:r>
      <w:proofErr w:type="spellEnd"/>
      <w:proofErr w:type="spellStart"/>
      <w:proofErr w:type="spellEnd"/>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8A6EE" w14:textId="77777777" w:rsidR="009A22C9" w:rsidRDefault="009A22C9">
      <w:pPr>
        <w:spacing w:after="0" w:line="240" w:lineRule="auto"/>
      </w:pPr>
      <w:r>
        <w:separator/>
      </w:r>
    </w:p>
  </w:endnote>
  <w:endnote w:type="continuationSeparator" w:id="0">
    <w:p w14:paraId="4890BA39" w14:textId="77777777" w:rsidR="009A22C9" w:rsidRDefault="009A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Mikhak-FD Black">
    <w:panose1 w:val="00000000000000000000"/>
    <w:charset w:val="00"/>
    <w:family w:val="auto"/>
    <w:pitch w:val="variable"/>
    <w:sig w:usb0="8000202F" w:usb1="D0002043" w:usb2="00000008" w:usb3="00000000" w:csb0="00000041"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783BC" w14:textId="77777777" w:rsidR="00CA7732" w:rsidRPr="005B1101" w:rsidRDefault="00000000" w:rsidP="005B1101">
    <w:pPr>
      <w:pStyle w:val="Footer"/>
      <w:jc w:val="center"/>
      <w:rPr>
        <w:rFonts w:ascii="Mikhak-FD Black" w:hAnsi="Mikhak-FD Black" w:cs="Mikhak-FD Black"/>
        <w:bCs/>
      </w:rPr>
    </w:pPr>
    <w:r w:rsidRPr="005B1101">
      <w:rPr>
        <w:rFonts w:ascii="Mikhak-FD Black" w:hAnsi="Mikhak-FD Black" w:cs="Mikhak-FD Black"/>
        <w:bCs/>
      </w:rPr>
      <w:fldChar w:fldCharType="begin"/>
    </w:r>
    <w:r w:rsidRPr="005B1101">
      <w:rPr>
        <w:rFonts w:ascii="Mikhak-FD Black" w:hAnsi="Mikhak-FD Black" w:cs="Mikhak-FD Black"/>
        <w:bCs/>
      </w:rPr>
      <w:instrText xml:space="preserve"> PAGE   \* MERGEFORMAT </w:instrText>
    </w:r>
    <w:r w:rsidRPr="005B1101">
      <w:rPr>
        <w:rFonts w:ascii="Mikhak-FD Black" w:hAnsi="Mikhak-FD Black" w:cs="Mikhak-FD Black"/>
        <w:bCs/>
      </w:rPr>
      <w:fldChar w:fldCharType="separate"/>
    </w:r>
    <w:r w:rsidRPr="005B1101">
      <w:rPr>
        <w:rFonts w:ascii="Mikhak-FD Black" w:hAnsi="Mikhak-FD Black" w:cs="Mikhak-FD Black"/>
        <w:bCs/>
        <w:noProof/>
      </w:rPr>
      <w:t>أ‌</w:t>
    </w:r>
    <w:r w:rsidRPr="005B1101">
      <w:rPr>
        <w:rFonts w:ascii="Mikhak-FD Black" w:hAnsi="Mikhak-FD Black" w:cs="Mikhak-FD Black"/>
        <w:bCs/>
        <w:noProof/>
      </w:rPr>
      <w:fldChar w:fldCharType="end"/>
    </w:r>
  </w:p>
  <w:p w14:paraId="1A3598B8" w14:textId="77777777" w:rsidR="00CA7732" w:rsidRDefault="00CA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F76F5" w14:textId="77777777" w:rsidR="009A22C9" w:rsidRDefault="009A22C9" w:rsidP="00AF3D47">
      <w:r>
        <w:separator/>
      </w:r>
    </w:p>
  </w:footnote>
  <w:footnote w:type="continuationSeparator" w:id="0">
    <w:p w14:paraId="11447B27" w14:textId="77777777" w:rsidR="009A22C9" w:rsidRDefault="009A22C9" w:rsidP="00AF3D47">
      <w:r>
        <w:continuationSeparator/>
      </w:r>
    </w:p>
  </w:footnote>
  <w:footnote w:id="1">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World population prospects</w:t>
      </w:r>
    </w:p>
  </w:footnote>
  <w:footnote w:id="2">
    <w:p w14:paraId="0F210A81"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Goodarzi</w:t>
      </w:r>
    </w:p>
  </w:footnote>
  <w:footnote w:id="3">
    <w:p w14:paraId="019CC26F"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Jafari-Koulaee</w:t>
      </w:r>
    </w:p>
  </w:footnote>
  <w:footnote w:id="4">
    <w:p w14:paraId="75DBC3B2"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Liu</w:t>
      </w:r>
    </w:p>
  </w:footnote>
  <w:footnote w:id="5">
    <w:p w14:paraId="0AEF8209"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Kikas</w:t>
      </w:r>
    </w:p>
  </w:footnote>
  <w:footnote w:id="6">
    <w:p w14:paraId="215C4BF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Wang</w:t>
      </w:r>
    </w:p>
  </w:footnote>
  <w:footnote w:id="7">
    <w:p w14:paraId="6CDC1601"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Atchison</w:t>
      </w:r>
    </w:p>
  </w:footnote>
  <w:footnote w:id="8">
    <w:p w14:paraId="5245102F" w14:textId="77777777" w:rsidR="00CA7732" w:rsidRDefault="00000000" w:rsidP="00503BED">
      <w:pPr>
        <w:pStyle w:val="FootnoteText"/>
        <w:bidi w:val="0"/>
        <w:jc w:val="both"/>
        <w:rPr>
          <w:rFonts w:ascii="Times New Roman" w:hAnsi="Times New Roman"/>
          <w:lang w:bidi="fa-IR"/>
        </w:rPr>
      </w:pPr>
      <w:r>
        <w:rPr>
          <w:rFonts w:ascii="Times New Roman" w:hAnsi="Times New Roman"/>
          <w:sz w:val="24"/>
          <w:szCs w:val="24"/>
        </w:rPr>
        <w:t> Gerontology</w:t>
      </w:r>
      <w:r>
        <w:rPr>
          <w:rFonts w:ascii="Times New Roman" w:hAnsi="Times New Roman" w:hint="cs"/>
          <w:sz w:val="24"/>
          <w:szCs w:val="24"/>
        </w:rPr>
        <w:t xml:space="preserve"/>
      </w:r>
      <w:r>
        <w:rPr>
          <w:rFonts w:ascii="Times New Roman" w:hAnsi="Times New Roman"/>
          <w:sz w:val="24"/>
          <w:szCs w:val="24"/>
        </w:rPr>
        <w:t/>
      </w:r>
    </w:p>
  </w:footnote>
  <w:footnote w:id="9">
    <w:p w14:paraId="3E8AC39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6C7EAD5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52CC6D2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Nikolich-Žugich</w:t>
      </w:r>
      <w:r>
        <w:rPr>
          <w:rFonts w:ascii="Times New Roman" w:hAnsi="Times New Roman"/>
          <w:sz w:val="24"/>
          <w:szCs w:val="24"/>
        </w:rPr>
        <w:t/>
      </w:r>
    </w:p>
  </w:footnote>
  <w:footnote w:id="12">
    <w:p w14:paraId="0784FBF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Fülöp</w:t>
      </w:r>
      <w:r>
        <w:rPr>
          <w:rFonts w:ascii="Times New Roman" w:hAnsi="Times New Roman"/>
          <w:sz w:val="24"/>
          <w:szCs w:val="24"/>
        </w:rPr>
        <w:t/>
      </w:r>
    </w:p>
  </w:footnote>
  <w:footnote w:id="13">
    <w:p w14:paraId="13C3EBE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5E3EED30"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2F1E4193"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Gladyshev</w:t>
      </w:r>
    </w:p>
  </w:footnote>
  <w:footnote w:id="16">
    <w:p w14:paraId="36C676E6"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Gould</w:t>
      </w:r>
    </w:p>
  </w:footnote>
  <w:footnote w:id="17">
    <w:p w14:paraId="76CC2EDE"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sz w:val="24"/>
          <w:szCs w:val="24"/>
        </w:rPr>
        <w:t> Levinson</w:t>
      </w:r>
    </w:p>
  </w:footnote>
  <w:footnote w:id="18">
    <w:p w14:paraId="122EE846"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rPr>
        <w:t> Schaie</w:t>
      </w:r>
      <w:r>
        <w:rPr>
          <w:rFonts w:ascii="Times New Roman" w:hAnsi="Times New Roman" w:hint="cs"/>
          <w:sz w:val="24"/>
          <w:szCs w:val="24"/>
        </w:rPr>
        <w:t xml:space="preserve"/>
      </w:r>
      <w:r w:rsidRPr="00CB468E">
        <w:rPr>
          <w:rFonts w:ascii="Times New Roman" w:hAnsi="Times New Roman"/>
          <w:sz w:val="24"/>
          <w:szCs w:val="24"/>
        </w:rPr>
        <w:t/>
      </w:r>
    </w:p>
  </w:footnote>
  <w:footnote w:id="19">
    <w:p w14:paraId="2C916F04"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lang w:bidi="fa-IR"/>
          <w:sz w:val="24"/>
          <w:szCs w:val="24"/>
        </w:rPr>
        <w:t> Erikson</w:t>
      </w:r>
      <w:r>
        <w:rPr>
          <w:rFonts w:ascii="Times New Roman" w:hAnsi="Times New Roman" w:hint="cs"/>
          <w:lang w:bidi="fa-IR"/>
          <w:sz w:val="24"/>
          <w:szCs w:val="24"/>
        </w:rPr>
        <w:t xml:space="preserve"/>
      </w:r>
      <w:r w:rsidRPr="00CB468E">
        <w:rPr>
          <w:rFonts w:ascii="Times New Roman" w:hAnsi="Times New Roman"/>
          <w:lang w:bidi="fa-IR"/>
          <w:sz w:val="24"/>
          <w:szCs w:val="24"/>
        </w:rPr>
        <w:t/>
      </w:r>
    </w:p>
  </w:footnote>
  <w:footnote w:id="20">
    <w:p w14:paraId="625CBF06"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1B19297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2F587D5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70CE4F6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35C8C42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21942A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4E1F4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20D9E4F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62310F5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0F26B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5B623D3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62D37C76"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665AA30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E2CBCB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Greenberg, Pyszczynski &amp; Solomon</w:t>
      </w:r>
      <w:r>
        <w:rPr>
          <w:rFonts w:ascii="Times New Roman" w:hAnsi="Times New Roman"/>
          <w:sz w:val="24"/>
          <w:szCs w:val="24"/>
        </w:rPr>
        <w:t xml:space="preserve"/>
      </w:r>
    </w:p>
  </w:footnote>
  <w:footnote w:id="34">
    <w:p w14:paraId="5550F11A"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D3E61D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7D3D38F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30BE7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1602FB8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0B771F7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73FDDF88"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1">
    <w:p w14:paraId="6D75480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2">
    <w:p w14:paraId="475A57C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6FE5DED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60A2690B"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5">
    <w:p w14:paraId="51A4B8E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3756D4C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192CD199"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8">
    <w:p w14:paraId="67719A1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Engel </w:t>
      </w:r>
    </w:p>
  </w:footnote>
  <w:footnote w:id="49">
    <w:p w14:paraId="0C32724E"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Asmundson</w:t>
      </w:r>
    </w:p>
  </w:footnote>
  <w:footnote w:id="50">
    <w:p w14:paraId="0657C20D" w14:textId="77777777" w:rsidR="00CA7732" w:rsidRDefault="00000000" w:rsidP="00503BED">
      <w:pPr>
        <w:pStyle w:val="FootnoteText"/>
        <w:bidi w:val="0"/>
        <w:rPr>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Maunder &amp; Hunter</w:t>
      </w:r>
      <w:r>
        <w:rPr>
          <w:sz w:val="24"/>
          <w:szCs w:val="24"/>
        </w:rPr>
        <w:t xml:space="preserve"> </w:t>
      </w:r>
    </w:p>
  </w:footnote>
  <w:footnote w:id="51">
    <w:p w14:paraId="6FBC2A8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American Psychiatric Association</w:t>
      </w:r>
      <w:r>
        <w:rPr>
          <w:rFonts w:ascii="Times New Roman" w:hAnsi="Times New Roman"/>
          <w:sz w:val="24"/>
          <w:szCs w:val="24"/>
        </w:rPr>
        <w:t/>
      </w:r>
      <w:r>
        <w:rPr>
          <w:rFonts w:ascii="Times New Roman" w:hAnsi="Times New Roman"/>
          <w:color w:val="auto"/>
          <w:sz w:val="24"/>
          <w:szCs w:val="24"/>
          <w:lang w:bidi="fa-IR"/>
        </w:rPr>
        <w:t xml:space="preserve"/>
      </w:r>
      <w:r>
        <w:rPr>
          <w:rFonts w:ascii="Times New Roman" w:hAnsi="Times New Roman"/>
          <w:sz w:val="24"/>
          <w:szCs w:val="24"/>
        </w:rPr>
        <w:t/>
      </w:r>
    </w:p>
  </w:footnote>
  <w:footnote w:id="52">
    <w:p w14:paraId="20B8C45B"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B5190D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332DF09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047336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52FB090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3970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53DA666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7C969B5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38D2150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6E7C640F"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517831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620CFC1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272F1BE7"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554E2CD5"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sz w:val="24"/>
          <w:szCs w:val="24"/>
        </w:rPr>
        <w:footnoteRef/>
      </w:r>
      <w:r>
        <w:rPr>
          <w:rFonts w:ascii="Times New Roman" w:hAnsi="Times New Roman" w:hint="cs"/>
          <w:sz w:val="24"/>
          <w:szCs w:val="24"/>
        </w:rPr>
        <w:t xml:space="preserve">Wang &amp; Zhao</w:t>
      </w:r>
      <w:r w:rsidRPr="00CB468E">
        <w:rPr>
          <w:rFonts w:ascii="Times New Roman" w:hAnsi="Times New Roman"/>
          <w:sz w:val="24"/>
          <w:szCs w:val="24"/>
        </w:rPr>
        <w:t/>
      </w:r>
    </w:p>
  </w:footnote>
  <w:footnote w:id="66">
    <w:p w14:paraId="331ABEE5"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sz w:val="24"/>
          <w:szCs w:val="24"/>
        </w:rPr>
        <w:footnoteRef/>
      </w:r>
      <w:r w:rsidRPr="00C004D3">
        <w:rPr>
          <w:rFonts w:ascii="Times New Roman" w:hAnsi="Times New Roman"/>
          <w:sz w:val="24"/>
          <w:szCs w:val="24"/>
        </w:rPr>
        <w:t xml:space="preserve"> </w:t>
      </w:r>
      <w:r w:rsidRPr="00C004D3">
        <w:rPr>
          <w:rFonts w:ascii="Times New Roman" w:hAnsi="Times New Roman"/>
          <w:lang w:bidi="fa-IR"/>
          <w:sz w:val="24"/>
          <w:szCs w:val="24"/>
        </w:rPr>
        <w:t>Stavrova</w:t>
      </w:r>
    </w:p>
  </w:footnote>
  <w:footnote w:id="67">
    <w:p w14:paraId="241A3707"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Yonker, Schnabelrauch &amp; DeHaan</w:t>
      </w:r>
      <w:r>
        <w:rPr>
          <w:rFonts w:ascii="Times New Roman" w:hAnsi="Times New Roman"/>
          <w:sz w:val="24"/>
          <w:szCs w:val="24"/>
        </w:rPr>
        <w:t/>
      </w:r>
    </w:p>
  </w:footnote>
  <w:footnote w:id="68">
    <w:p w14:paraId="1CBDC73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Zeng</w:t>
      </w:r>
    </w:p>
  </w:footnote>
  <w:footnote w:id="69">
    <w:p w14:paraId="37910B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526F80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Mat Saad, Hatta &amp; Mohamad</w:t>
      </w:r>
      <w:r>
        <w:rPr>
          <w:rFonts w:ascii="Times New Roman" w:hAnsi="Times New Roman"/>
          <w:lang w:bidi="fa-IR"/>
          <w:sz w:val="24"/>
          <w:szCs w:val="24"/>
        </w:rPr>
        <w:t/>
      </w:r>
    </w:p>
  </w:footnote>
  <w:footnote w:id="71">
    <w:p w14:paraId="1AB3DBC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Chlan, Zebracki &amp; Vogel</w:t>
      </w:r>
    </w:p>
  </w:footnote>
  <w:footnote w:id="72">
    <w:p w14:paraId="010221E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9DC5E62"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Jain &amp; Purohit</w:t>
      </w:r>
      <w:r>
        <w:rPr>
          <w:rFonts w:ascii="Times New Roman" w:hAnsi="Times New Roman"/>
          <w:lang w:bidi="fa-IR"/>
          <w:sz w:val="24"/>
          <w:szCs w:val="24"/>
        </w:rPr>
        <w:t/>
      </w:r>
    </w:p>
  </w:footnote>
  <w:footnote w:id="74">
    <w:p w14:paraId="261DB4E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5CB235BF"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Thorson &amp; Powell</w:t>
      </w:r>
      <w:r w:rsidRPr="00BF0351">
        <w:rPr>
          <w:rFonts w:ascii="Times New Roman" w:hAnsi="Times New Roman"/>
          <w:lang w:bidi="fa-IR"/>
          <w:sz w:val="24"/>
          <w:szCs w:val="24"/>
        </w:rPr>
        <w:t/>
      </w:r>
    </w:p>
  </w:footnote>
  <w:footnote w:id="76">
    <w:p w14:paraId="3BC4B7D4"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Moreira-Almeida &amp; Koenig</w:t>
      </w:r>
      <w:r w:rsidRPr="00BF0351">
        <w:rPr>
          <w:rFonts w:ascii="Times New Roman" w:hAnsi="Times New Roman"/>
          <w:lang w:bidi="fa-IR"/>
          <w:sz w:val="24"/>
          <w:szCs w:val="24"/>
        </w:rPr>
        <w:t/>
      </w:r>
    </w:p>
  </w:footnote>
  <w:footnote w:id="77">
    <w:p w14:paraId="04CD18E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Jain &amp; Purohit</w:t>
      </w:r>
    </w:p>
  </w:footnote>
  <w:footnote w:id="78">
    <w:p w14:paraId="4B4059E9"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 w:id="79">
    <w:p w14:paraId="7EC6283E"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Tomer &amp; Eliason</w:t>
      </w:r>
    </w:p>
  </w:footnote>
  <w:footnote w:id="80">
    <w:p w14:paraId="1302C23F" w14:textId="77777777" w:rsidR="00CA7732" w:rsidRDefault="00000000" w:rsidP="00503BED">
      <w:pPr>
        <w:pStyle w:val="FootnoteText"/>
        <w:bidi w:val="0"/>
        <w:rPr>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Yalom</w:t>
      </w:r>
    </w:p>
  </w:footnote>
  <w:footnote w:id="81">
    <w:p w14:paraId="6BE297C4" w14:textId="77777777" w:rsidR="00CA7732" w:rsidRDefault="00000000" w:rsidP="00503BED">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lang w:bidi="fa-IR"/>
          <w:sz w:val="24"/>
          <w:szCs w:val="24"/>
        </w:rPr>
        <w:t>Krejcie &amp; Morgan</w:t>
      </w:r>
    </w:p>
  </w:footnote>
  <w:footnote w:id="82">
    <w:p w14:paraId="6EE532D6"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69DC26AA"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3DC42964"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2974AECE"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F0AA6"/>
    <w:rsid w:val="00266561"/>
    <w:rsid w:val="00294AD3"/>
    <w:rsid w:val="00503BED"/>
    <w:rsid w:val="005B1101"/>
    <w:rsid w:val="00856470"/>
    <w:rsid w:val="00912462"/>
    <w:rsid w:val="009A22C9"/>
    <w:rsid w:val="00A00799"/>
    <w:rsid w:val="00CA7732"/>
  </w:rsids>
  <m:mathPr>
    <m:mathFont m:val="Cambria Math"/>
    <m:brkBin m:val="before"/>
    <m:brkBinSub m:val="--"/>
    <m:smallFrac/>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16449"/>
  <w15:docId w15:val="{15E4C5B7-D9C8-4255-9330-2C98C48C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BA51C2"/>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cs="B Lotus"/>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rFonts w:cs="B Lotus"/>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cs="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cs="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cs="B Lotus"/>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cs="B Lotus"/>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cs="B Lotus"/>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s="B Lotus"/>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s="B Lotus"/>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cs="B Lotus"/>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cs="B Lotus"/>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cs="B Lotus"/>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jamda.2024.105334" TargetMode="External"/><Relationship Id="rId18" Type="http://schemas.openxmlformats.org/officeDocument/2006/relationships/hyperlink" Target="https://doi.org/10.1186/s12877-025-06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7/MS9.0000000000002100" TargetMode="External"/><Relationship Id="rId17" Type="http://schemas.openxmlformats.org/officeDocument/2006/relationships/hyperlink" Target="https://www.who.int/news-room/fact-sheets/detail/mental-health-of-older-adults" TargetMode="External"/><Relationship Id="rId2" Type="http://schemas.openxmlformats.org/officeDocument/2006/relationships/numbering" Target="numbering.xml"/><Relationship Id="rId16" Type="http://schemas.openxmlformats.org/officeDocument/2006/relationships/hyperlink" Target="https://www.who.int/news-room/fact-sheets/detail/ageing-and-healt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920-024-01507-2" TargetMode="External"/><Relationship Id="rId5" Type="http://schemas.openxmlformats.org/officeDocument/2006/relationships/webSettings" Target="webSettings.xml"/><Relationship Id="rId15"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6549716.2024.2362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17442</Words>
  <Characters>99424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2026-08-23T15:04:00Z</dcterms:created>
  <dcterms:modified xsi:type="dcterms:W3CDTF">2026-08-23T15:04:00Z</dcterms:modified>
</cp:coreProperties>
</file>
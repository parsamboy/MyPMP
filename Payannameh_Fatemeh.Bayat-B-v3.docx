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000000">
      <w:pPr>
        <w:jc w:val="center"/>
        <w:rPr>
          <w:rFonts w:cs="B Lotus"/>
          <w:b/>
          <w:bCs/>
          <w:color w:val="auto"/>
          <w:lang w:bidi="fa-IR"/>
        </w:rPr>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lang w:bidi="fa-IR"/>
                    </w:rPr>
                  </w:pPr>
                </w:p>
              </w:txbxContent>
            </v:textbox>
          </v:shape>
        </w:pict>
      </w:r>
    </w:p>
    <w:p w14:paraId="78AE5C26" w14:textId="77777777" w:rsidR="00912462" w:rsidRDefault="00A00799">
      <w:pPr>
        <w:spacing w:line="276" w:lineRule="auto"/>
        <w:jc w:val="center"/>
        <w:rPr>
          <w:rFonts w:cs="B Lotus"/>
          <w:b/>
          <w:bCs/>
          <w:color w:val="auto"/>
          <w:sz w:val="32"/>
          <w:szCs w:val="32"/>
          <w:lang w:bidi="fa-IR"/>
        </w:rPr>
      </w:pPr>
      <w:r>
        <w:rPr>
          <w:noProof/>
          <w:rtl w:val="0"/>
          <w:lang w:bidi="fa-IR"/>
        </w:rPr>
        <w:lastRenderedPageBreak/>
        <w:pict w14:anchorId="55F8C8B3">
          <v:shape id="Picture 2" o:spid="_x0000_i1025" type="#_x0000_t75" style="width:49.5pt;height:65.25pt;visibility:visible" filled="t">
            <v:imagedata r:id="rId9" o:title=""/>
            <o:lock v:ext="edit" aspectratio="f"/>
          </v:shape>
        </w:pict>
      </w:r>
    </w:p>
    <w:p w14:paraId="54120EF2" w14:textId="77777777" w:rsidR="00912462" w:rsidRDefault="00000000">
      <w:pPr>
        <w:spacing w:line="276" w:lineRule="auto"/>
        <w:jc w:val="center"/>
        <w:rPr>
          <w:rFonts w:cs="B Lotus"/>
          <w:b/>
          <w:bCs/>
          <w:color w:val="auto"/>
          <w:sz w:val="36"/>
          <w:szCs w:val="36"/>
          <w:lang w:bidi="fa-IR"/>
        </w:rPr>
      </w:pPr>
      <w:r>
        <w:rPr>
          <w:rFonts w:hint="cs"/>
          <w:b/>
          <w:bCs/>
          <w:lang w:bidi="fa-IR"/>
        </w:rPr>
        <w:t>مرکز ساری</w:t>
      </w:r>
    </w:p>
    <w:p w14:paraId="53D43E8B" w14:textId="77777777" w:rsidR="00912462" w:rsidRDefault="00000000">
      <w:pPr>
        <w:spacing w:line="276" w:lineRule="auto"/>
        <w:jc w:val="center"/>
        <w:rPr>
          <w:rFonts w:cs="B Lotus"/>
          <w:b/>
          <w:bCs/>
          <w:color w:val="auto"/>
          <w:sz w:val="36"/>
          <w:szCs w:val="36"/>
          <w:lang w:bidi="fa-IR"/>
        </w:rPr>
      </w:pPr>
      <w:r>
        <w:rPr>
          <w:rFonts w:hint="cs"/>
          <w:b/>
          <w:bCs/>
          <w:lang w:bidi="fa-IR"/>
        </w:rPr>
        <w:t>پایان نامه کارشناسی ارشد</w:t>
      </w:r>
    </w:p>
    <w:p w14:paraId="1070322A" w14:textId="77777777" w:rsidR="00912462" w:rsidRDefault="00000000">
      <w:pPr>
        <w:spacing w:line="276" w:lineRule="auto"/>
        <w:jc w:val="center"/>
        <w:rPr>
          <w:rFonts w:cs="B Lotus"/>
          <w:b/>
          <w:bCs/>
          <w:color w:val="auto"/>
          <w:sz w:val="36"/>
          <w:szCs w:val="36"/>
          <w:lang w:bidi="fa-IR"/>
        </w:rPr>
      </w:pPr>
      <w:r>
        <w:rPr>
          <w:rFonts w:hint="cs"/>
          <w:b/>
          <w:bCs/>
          <w:lang w:bidi="fa-IR"/>
        </w:rPr>
        <w:t>رشته روانشناسی گرایش روانشناسی اسلامی گرایش روانشناسی مثبت گرا</w:t>
      </w:r>
    </w:p>
    <w:p w14:paraId="3B413CAA" w14:textId="77777777" w:rsidR="00912462" w:rsidRDefault="00000000">
      <w:pPr>
        <w:spacing w:line="276" w:lineRule="auto"/>
        <w:jc w:val="center"/>
        <w:rPr>
          <w:rFonts w:cs="B Lotus"/>
          <w:b/>
          <w:bCs/>
          <w:color w:val="auto"/>
          <w:sz w:val="36"/>
          <w:szCs w:val="36"/>
          <w:lang w:bidi="fa-IR"/>
        </w:rPr>
      </w:pPr>
      <w:r>
        <w:rPr>
          <w:rFonts w:hint="cs"/>
          <w:b/>
          <w:bCs/>
          <w:lang w:bidi="fa-IR"/>
        </w:rPr>
        <w:t>عنوان</w:t>
      </w:r>
    </w:p>
    <w:p w14:paraId="50C12391" w14:textId="77777777" w:rsidR="00912462" w:rsidRDefault="00000000">
      <w:pPr>
        <w:spacing w:line="276" w:lineRule="auto"/>
        <w:jc w:val="center"/>
        <w:rPr>
          <w:rFonts w:cs="B Lotus"/>
          <w:b/>
          <w:bCs/>
          <w:color w:val="auto"/>
          <w:sz w:val="36"/>
          <w:szCs w:val="36"/>
          <w:lang w:bidi="fa-IR"/>
        </w:rPr>
      </w:pPr>
      <w:bookmarkStart w:id="0" w:name="_Hlk152384097"/>
      <w:r>
        <w:rPr>
          <w:rFonts w:hint="cs"/>
          <w:b/>
          <w:bCs/>
          <w:lang w:bidi="fa-IR"/>
        </w:rPr>
        <w:t xml:space="preserve">رابطه هوش معنوی و اضطراب سلامتی با اضطراب مرگ سالمندان </w:t>
      </w:r>
    </w:p>
    <w:p w14:paraId="1C7E5B67" w14:textId="77777777" w:rsidR="00912462" w:rsidRDefault="00000000">
      <w:pPr>
        <w:spacing w:line="276" w:lineRule="auto"/>
        <w:jc w:val="center"/>
        <w:rPr>
          <w:rFonts w:cs="B Lotus"/>
          <w:b/>
          <w:bCs/>
          <w:color w:val="auto"/>
          <w:sz w:val="36"/>
          <w:szCs w:val="36"/>
          <w:lang w:bidi="fa-IR"/>
        </w:rPr>
      </w:pPr>
      <w:r>
        <w:rPr>
          <w:rFonts w:hint="cs"/>
          <w:b/>
          <w:bCs/>
          <w:lang w:bidi="fa-IR"/>
        </w:rPr>
        <w:t>خانه سالمندان فرشتگان تهران</w:t>
      </w:r>
    </w:p>
    <w:bookmarkEnd w:id="0"/>
    <w:p w14:paraId="36853D35" w14:textId="77777777" w:rsidR="00912462" w:rsidRDefault="00000000">
      <w:pPr>
        <w:spacing w:line="276" w:lineRule="auto"/>
        <w:jc w:val="center"/>
        <w:rPr>
          <w:rFonts w:cs="B Lotus"/>
          <w:b/>
          <w:bCs/>
          <w:color w:val="auto"/>
          <w:sz w:val="36"/>
          <w:szCs w:val="36"/>
          <w:lang w:bidi="fa-IR"/>
        </w:rPr>
      </w:pPr>
      <w:r>
        <w:rPr>
          <w:rFonts w:hint="cs"/>
          <w:b/>
          <w:bCs/>
          <w:lang w:bidi="fa-IR"/>
        </w:rPr>
        <w:t>استاد راهنما</w:t>
      </w:r>
    </w:p>
    <w:p w14:paraId="3089FC56" w14:textId="77777777" w:rsidR="00912462" w:rsidRDefault="00000000">
      <w:pPr>
        <w:spacing w:line="276" w:lineRule="auto"/>
        <w:jc w:val="center"/>
        <w:rPr>
          <w:rFonts w:cs="B Lotus"/>
          <w:b/>
          <w:bCs/>
          <w:color w:val="auto"/>
          <w:sz w:val="36"/>
          <w:szCs w:val="36"/>
          <w:lang w:bidi="fa-IR"/>
        </w:rPr>
      </w:pPr>
      <w:r>
        <w:rPr>
          <w:rFonts w:hint="cs"/>
          <w:b/>
          <w:bCs/>
          <w:lang w:bidi="fa-IR"/>
        </w:rPr>
        <w:t xml:space="preserve">باب اله بخشی پور </w:t>
      </w:r>
      <w:proofErr w:type="spellStart"/>
      <w:r>
        <w:rPr>
          <w:rFonts w:hint="cs"/>
          <w:b/>
          <w:bCs/>
          <w:lang w:bidi="fa-IR"/>
        </w:rPr>
        <w:t>جویباری</w:t>
      </w:r>
      <w:proofErr w:type="spellEnd"/>
    </w:p>
    <w:p w14:paraId="38A2402A" w14:textId="77777777" w:rsidR="00912462" w:rsidRDefault="00000000">
      <w:pPr>
        <w:spacing w:line="276" w:lineRule="auto"/>
        <w:jc w:val="center"/>
        <w:rPr>
          <w:rFonts w:cs="B Lotus"/>
          <w:b/>
          <w:bCs/>
          <w:color w:val="auto"/>
          <w:sz w:val="36"/>
          <w:szCs w:val="36"/>
          <w:lang w:bidi="fa-IR"/>
        </w:rPr>
      </w:pPr>
      <w:r>
        <w:rPr>
          <w:rFonts w:hint="cs"/>
          <w:b/>
          <w:bCs/>
          <w:lang w:bidi="fa-IR"/>
        </w:rPr>
        <w:t>مؤلف</w:t>
      </w:r>
    </w:p>
    <w:p w14:paraId="43846BB1" w14:textId="77777777" w:rsidR="00912462" w:rsidRDefault="00000000">
      <w:pPr>
        <w:spacing w:line="276" w:lineRule="auto"/>
        <w:jc w:val="center"/>
        <w:rPr>
          <w:rFonts w:ascii="Times New Roman" w:eastAsia="Times New Roman" w:hAnsi="Times New Roman" w:cs="B Lotus"/>
          <w:b/>
          <w:bCs/>
          <w:color w:val="auto"/>
          <w:sz w:val="36"/>
          <w:szCs w:val="36"/>
          <w:lang w:bidi="fa-IR"/>
        </w:rPr>
      </w:pPr>
      <w:r>
        <w:rPr>
          <w:rFonts w:ascii="Times New Roman" w:eastAsia="Times New Roman" w:hAnsi="Times New Roman" w:hint="cs"/>
          <w:b/>
          <w:bCs/>
          <w:lang w:bidi="fa-IR"/>
        </w:rPr>
        <w:t>فاطمه بیات</w:t>
      </w:r>
    </w:p>
    <w:p w14:paraId="4A24365F" w14:textId="77777777" w:rsidR="00912462" w:rsidRDefault="00000000">
      <w:pPr>
        <w:spacing w:line="276" w:lineRule="auto"/>
        <w:jc w:val="center"/>
        <w:rPr>
          <w:rFonts w:ascii="Times New Roman" w:eastAsia="Times New Roman" w:hAnsi="Times New Roman" w:cs="B Lotus"/>
          <w:b/>
          <w:bCs/>
          <w:color w:val="auto"/>
          <w:sz w:val="36"/>
          <w:szCs w:val="36"/>
          <w:lang w:bidi="fa-IR"/>
        </w:rPr>
      </w:pPr>
      <w:r>
        <w:rPr>
          <w:rFonts w:ascii="Times New Roman" w:eastAsia="Times New Roman" w:hAnsi="Times New Roman" w:hint="cs"/>
          <w:b/>
          <w:bCs/>
          <w:lang w:bidi="fa-IR"/>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263B6F5C" w14:textId="77777777" w:rsidR="00912462" w:rsidRDefault="00000000">
      <w:pPr>
        <w:autoSpaceDE/>
        <w:autoSpaceDN/>
        <w:adjustRightInd/>
        <w:spacing w:line="276" w:lineRule="auto"/>
        <w:jc w:val="center"/>
        <w:rPr>
          <w:rFonts w:ascii="Times New Roman" w:eastAsia="MS Mincho" w:hAnsi="Times New Roman" w:cs="B Lotus"/>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512BD3B8" w14:textId="77777777" w:rsidR="00912462" w:rsidRDefault="00000000">
      <w:pPr>
        <w:autoSpaceDE/>
        <w:autoSpaceDN/>
        <w:adjustRightInd/>
        <w:spacing w:line="276" w:lineRule="auto"/>
        <w:jc w:val="center"/>
        <w:rPr>
          <w:rFonts w:ascii="Times New Roman" w:eastAsia="MS Mincho" w:hAnsi="Times New Roman" w:cs="B Lotus"/>
          <w:noProof/>
          <w:color w:val="auto"/>
          <w:lang w:bidi="fa-IR"/>
        </w:rPr>
      </w:pPr>
      <w:r>
        <w:rPr>
          <w:rFonts w:ascii="Times New Roman" w:eastAsia="MS Mincho" w:hAnsi="Times New Roman" w:hint="cs"/>
          <w:noProof/>
          <w:lang w:bidi="fa-IR"/>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pPr>
      <w:r>
        <w:rPr>
          <w:rFonts w:ascii="IranNastaliq" w:hAnsi="IranNastaliq" w:cs="B Titr" w:hint="cs"/>
          <w:b/>
          <w:bCs/>
          <w:sz w:val="30"/>
          <w:szCs w:val="30"/>
          <w:lang w:bidi="fa-IR"/>
        </w:rPr>
        <w:lastRenderedPageBreak/>
        <w:t>تشکر و قدردانی</w:t>
      </w:r>
    </w:p>
    <w:p w14:paraId="7C58AEE1"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حمد و سپاس یکتای بی همتا را که </w:t>
      </w:r>
      <w:proofErr w:type="spellStart"/>
      <w:r w:rsidRPr="005B1101">
        <w:rPr>
          <w:rFonts w:ascii="IranNastaliq" w:hAnsi="IranNastaliq" w:cs="IranNastaliq" w:hint="cs"/>
          <w:sz w:val="36"/>
          <w:szCs w:val="36"/>
          <w:lang w:bidi="fa-IR"/>
        </w:rPr>
        <w:t>لطفش</w:t>
      </w:r>
      <w:proofErr w:type="spellEnd"/>
      <w:r w:rsidRPr="005B1101">
        <w:rPr>
          <w:rFonts w:ascii="IranNastaliq" w:hAnsi="IranNastaliq" w:cs="IranNastaliq" w:hint="cs"/>
          <w:sz w:val="36"/>
          <w:szCs w:val="36"/>
          <w:lang w:bidi="fa-IR"/>
        </w:rPr>
        <w:t xml:space="preserve"> بر ما عیان است، ادای شکرش را هیچ زبان و دریای</w:t>
      </w:r>
    </w:p>
    <w:p w14:paraId="7139F56E" w14:textId="77777777" w:rsidR="00912462" w:rsidRDefault="00000000" w:rsidP="005B1101">
      <w:pPr>
        <w:bidi w:val="0"/>
        <w:spacing w:after="0"/>
        <w:ind w:right="95"/>
        <w:jc w:val="center"/>
        <w:rPr>
          <w:rFonts w:ascii="IranNastaliq" w:hAnsi="IranNastaliq" w:cs="IranNastaliq"/>
          <w:sz w:val="36"/>
          <w:szCs w:val="36"/>
          <w:lang w:bidi="fa-IR"/>
        </w:rPr>
      </w:pPr>
      <w:proofErr w:type="spellStart"/>
      <w:r w:rsidRPr="005B1101">
        <w:rPr>
          <w:rFonts w:ascii="IranNastaliq" w:hAnsi="IranNastaliq" w:cs="IranNastaliq" w:hint="cs"/>
          <w:sz w:val="36"/>
          <w:szCs w:val="36"/>
          <w:lang w:bidi="fa-IR"/>
        </w:rPr>
        <w:t>فضلش</w:t>
      </w:r>
      <w:proofErr w:type="spellEnd"/>
      <w:r w:rsidRPr="005B1101">
        <w:rPr>
          <w:rFonts w:ascii="IranNastaliq" w:hAnsi="IranNastaliq" w:cs="IranNastaliq" w:hint="cs"/>
          <w:sz w:val="36"/>
          <w:szCs w:val="36"/>
          <w:lang w:bidi="fa-IR"/>
        </w:rPr>
        <w:t xml:space="preserve"> را هیچ کران نیست و اگر در این وادی هستم، همه محبت </w:t>
      </w:r>
      <w:proofErr w:type="spellStart"/>
      <w:r w:rsidRPr="005B1101">
        <w:rPr>
          <w:rFonts w:ascii="IranNastaliq" w:hAnsi="IranNastaliq" w:cs="IranNastaliq" w:hint="cs"/>
          <w:sz w:val="36"/>
          <w:szCs w:val="36"/>
          <w:lang w:bidi="fa-IR"/>
        </w:rPr>
        <w:t>اوست</w:t>
      </w:r>
      <w:proofErr w:type="spellEnd"/>
      <w:r w:rsidRPr="005B1101">
        <w:rPr>
          <w:rFonts w:ascii="IranNastaliq" w:hAnsi="IranNastaliq" w:cs="IranNastaliq" w:hint="cs"/>
          <w:sz w:val="36"/>
          <w:szCs w:val="36"/>
          <w:lang w:bidi="fa-IR"/>
        </w:rPr>
        <w:t>.</w:t>
      </w:r>
    </w:p>
    <w:p w14:paraId="57897B5D" w14:textId="77777777" w:rsidR="00912462" w:rsidRPr="005B1101"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با تشکر و قدردانی از زحمات استاد عالی قدر جناب آقای دکتر باب اله بخشی پور </w:t>
      </w:r>
      <w:proofErr w:type="spellStart"/>
      <w:r w:rsidRPr="005B1101">
        <w:rPr>
          <w:rFonts w:ascii="IranNastaliq" w:hAnsi="IranNastaliq" w:cs="IranNastaliq" w:hint="cs"/>
          <w:sz w:val="36"/>
          <w:szCs w:val="36"/>
          <w:lang w:bidi="fa-IR"/>
        </w:rPr>
        <w:t>جویباری</w:t>
      </w:r>
      <w:proofErr w:type="spellEnd"/>
    </w:p>
    <w:p w14:paraId="504E891C" w14:textId="10FE4095"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pPr>
      <w:r>
        <w:rPr>
          <w:rFonts w:ascii="IranNastaliq" w:hAnsi="IranNastaliq" w:cs="B Titr" w:hint="cs"/>
          <w:b/>
          <w:bCs/>
          <w:sz w:val="30"/>
          <w:szCs w:val="30"/>
          <w:lang w:bidi="fa-IR"/>
        </w:rPr>
        <w:lastRenderedPageBreak/>
        <w:t>تقدیم نامه:</w:t>
      </w:r>
    </w:p>
    <w:p w14:paraId="36626272"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 xml:space="preserve">ماحصل آموخته </w:t>
      </w:r>
      <w:proofErr w:type="spellStart"/>
      <w:r w:rsidRPr="005B1101">
        <w:rPr>
          <w:rFonts w:ascii="IranNastaliq" w:hAnsi="IranNastaliq" w:cs="IranNastaliq" w:hint="cs"/>
          <w:sz w:val="36"/>
          <w:szCs w:val="36"/>
          <w:lang w:bidi="fa-IR"/>
        </w:rPr>
        <w:t>هایم</w:t>
      </w:r>
      <w:proofErr w:type="spellEnd"/>
      <w:r w:rsidRPr="005B1101">
        <w:rPr>
          <w:rFonts w:ascii="IranNastaliq" w:hAnsi="IranNastaliq" w:cs="IranNastaliq" w:hint="cs"/>
          <w:sz w:val="36"/>
          <w:szCs w:val="36"/>
          <w:lang w:bidi="fa-IR"/>
        </w:rPr>
        <w:t xml:space="preserve"> را تقدیم می کنم</w:t>
      </w:r>
    </w:p>
    <w:p w14:paraId="77678368"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به خدایی که آفرید</w:t>
      </w:r>
    </w:p>
    <w:p w14:paraId="59291E5F"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جهان را، انسان را، عقل را، علم را، معرفت را  و عشق را</w:t>
      </w:r>
    </w:p>
    <w:p w14:paraId="197F0A71" w14:textId="77777777" w:rsidR="00912462" w:rsidRDefault="00000000" w:rsidP="005B1101">
      <w:pPr>
        <w:bidi w:val="0"/>
        <w:spacing w:after="0"/>
        <w:ind w:right="95"/>
        <w:jc w:val="center"/>
        <w:rPr>
          <w:rFonts w:ascii="IranNastaliq" w:hAnsi="IranNastaliq" w:cs="IranNastaliq"/>
          <w:sz w:val="36"/>
          <w:szCs w:val="36"/>
          <w:lang w:bidi="fa-IR"/>
        </w:rPr>
      </w:pPr>
      <w:r w:rsidRPr="005B1101">
        <w:rPr>
          <w:rFonts w:ascii="IranNastaliq" w:hAnsi="IranNastaliq" w:cs="IranNastaliq" w:hint="cs"/>
          <w:sz w:val="36"/>
          <w:szCs w:val="36"/>
          <w:lang w:bidi="fa-IR"/>
        </w:rPr>
        <w:t>و به آنان که مهر آسمانی شان آرام بخش آلام زمینی ام است.</w:t>
      </w:r>
    </w:p>
    <w:p w14:paraId="39C0420E"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lang w:bidi="fa-IR"/>
        </w:rPr>
      </w:pPr>
      <w:r>
        <w:rPr>
          <w:rFonts w:ascii="Times New Roman" w:eastAsia="MS Mincho" w:hAnsi="Times New Roman" w:cs="B Titr" w:hint="cs"/>
          <w:b/>
          <w:bCs/>
          <w:noProof/>
          <w:sz w:val="30"/>
          <w:szCs w:val="30"/>
          <w:lang w:bidi="fa-IR"/>
        </w:rPr>
        <w:lastRenderedPageBreak/>
        <w:t>فهرست مطالب</w:t>
      </w:r>
    </w:p>
    <w:p w14:paraId="1FB2E4FC"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چکیده فارسی</w:t>
      </w:r>
      <w:r>
        <w:rPr>
          <w:rFonts w:hint="cs"/>
          <w:b/>
          <w:bCs/>
          <w:lang w:bidi="fa-IR"/>
        </w:rPr>
        <w:tab/>
        <w:t>۱</w:t>
      </w:r>
    </w:p>
    <w:p w14:paraId="2D075F7B"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اول: کلیات پژوهش</w:t>
      </w:r>
    </w:p>
    <w:p w14:paraId="0EE6B38D"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۱-۱- مقدمه</w:t>
      </w:r>
      <w:r>
        <w:rPr>
          <w:rFonts w:hint="cs"/>
          <w:lang w:bidi="fa-IR"/>
        </w:rPr>
        <w:tab/>
        <w:t>۳</w:t>
      </w:r>
    </w:p>
    <w:p w14:paraId="4382CEBC"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۱-۲- بیان مسأله</w:t>
      </w:r>
      <w:r>
        <w:rPr>
          <w:rFonts w:hint="cs"/>
          <w:lang w:bidi="fa-IR"/>
        </w:rPr>
        <w:tab/>
        <w:t>۵</w:t>
      </w:r>
    </w:p>
    <w:p w14:paraId="0C41EA13"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۱-۳- اهمیت و ضرورت پژوهش</w:t>
      </w:r>
      <w:r>
        <w:rPr>
          <w:rFonts w:hint="cs"/>
          <w:lang w:bidi="fa-IR"/>
        </w:rPr>
        <w:tab/>
        <w:t>۱۰</w:t>
      </w:r>
    </w:p>
    <w:p w14:paraId="57BDA455"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۱-۴- اهداف پژوهش</w:t>
      </w:r>
      <w:r>
        <w:rPr>
          <w:rFonts w:hint="cs"/>
          <w:lang w:bidi="fa-IR"/>
        </w:rPr>
        <w:tab/>
        <w:t>۱۲</w:t>
      </w:r>
    </w:p>
    <w:p w14:paraId="21562B05"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۱-۴-۱- هدف اصلی</w:t>
      </w:r>
      <w:r>
        <w:rPr>
          <w:rFonts w:hint="cs"/>
          <w:lang w:bidi="fa-IR"/>
        </w:rPr>
        <w:tab/>
        <w:t>۱۲</w:t>
      </w:r>
    </w:p>
    <w:p w14:paraId="01BD2601"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۱-۴-۲- اهداف فرعی</w:t>
      </w:r>
      <w:r>
        <w:rPr>
          <w:rFonts w:hint="cs"/>
          <w:lang w:bidi="fa-IR"/>
        </w:rPr>
        <w:tab/>
        <w:t>۱۲</w:t>
      </w:r>
    </w:p>
    <w:p w14:paraId="506796E8"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۱-۵- فرضیه های پژوهش</w:t>
      </w:r>
      <w:r>
        <w:rPr>
          <w:rFonts w:hint="cs"/>
          <w:lang w:bidi="fa-IR"/>
        </w:rPr>
        <w:tab/>
        <w:t>۱۲</w:t>
      </w:r>
    </w:p>
    <w:p w14:paraId="31151202"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۱-۵-۱- فرضیه اصلی</w:t>
      </w:r>
      <w:r>
        <w:rPr>
          <w:rFonts w:hint="cs"/>
          <w:lang w:bidi="fa-IR"/>
        </w:rPr>
        <w:tab/>
        <w:t>۱۲</w:t>
      </w:r>
    </w:p>
    <w:p w14:paraId="1060AB66"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۱-۵-۲- فرضیات فرعی</w:t>
      </w:r>
      <w:r>
        <w:rPr>
          <w:rFonts w:hint="cs"/>
          <w:lang w:bidi="fa-IR"/>
        </w:rPr>
        <w:tab/>
        <w:t>۱۲</w:t>
      </w:r>
    </w:p>
    <w:p w14:paraId="679C2545"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۱-۶- تعاریف نظری و عملیاتی </w:t>
      </w:r>
      <w:proofErr w:type="spellStart"/>
      <w:r>
        <w:rPr>
          <w:rFonts w:hint="cs"/>
          <w:lang w:bidi="fa-IR"/>
        </w:rPr>
        <w:t>متغیرها</w:t>
      </w:r>
      <w:proofErr w:type="spellEnd"/>
      <w:r>
        <w:rPr>
          <w:rFonts w:hint="cs"/>
          <w:lang w:bidi="fa-IR"/>
        </w:rPr>
        <w:tab/>
        <w:t>۱۲</w:t>
      </w:r>
    </w:p>
    <w:p w14:paraId="6C4EB143"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۱-۶-۱- تعاریف نظری </w:t>
      </w:r>
      <w:proofErr w:type="spellStart"/>
      <w:r>
        <w:rPr>
          <w:rFonts w:hint="cs"/>
          <w:lang w:bidi="fa-IR"/>
        </w:rPr>
        <w:t>متغیرها</w:t>
      </w:r>
      <w:proofErr w:type="spellEnd"/>
      <w:r>
        <w:rPr>
          <w:rFonts w:hint="cs"/>
          <w:lang w:bidi="fa-IR"/>
        </w:rPr>
        <w:tab/>
        <w:t>۱۲</w:t>
      </w:r>
    </w:p>
    <w:p w14:paraId="21F35872"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 xml:space="preserve">۱-۶-۲- تعاریف عملیاتی </w:t>
      </w:r>
      <w:proofErr w:type="spellStart"/>
      <w:r>
        <w:rPr>
          <w:rFonts w:hint="cs"/>
          <w:lang w:bidi="fa-IR"/>
        </w:rPr>
        <w:t>متغیرها</w:t>
      </w:r>
      <w:proofErr w:type="spellEnd"/>
      <w:r>
        <w:rPr>
          <w:rFonts w:hint="cs"/>
          <w:lang w:bidi="fa-IR"/>
        </w:rPr>
        <w:tab/>
        <w:t>۱۲</w:t>
      </w:r>
    </w:p>
    <w:p w14:paraId="0F94BFB2" w14:textId="77777777" w:rsidR="00912462" w:rsidRDefault="00000000">
      <w:pPr>
        <w:autoSpaceDE/>
        <w:autoSpaceDN/>
        <w:adjustRightInd/>
        <w:spacing w:after="60" w:line="276" w:lineRule="auto"/>
        <w:jc w:val="center"/>
        <w:rPr>
          <w:rFonts w:ascii="Times New Roman" w:eastAsia="MS Mincho" w:hAnsi="Times New Roman" w:cs="B Lotus"/>
          <w:i/>
          <w:iCs/>
          <w:noProof/>
          <w:color w:val="auto"/>
          <w:lang w:bidi="fa-IR"/>
        </w:rPr>
      </w:pPr>
      <w:r>
        <w:rPr>
          <w:rFonts w:hint="cs"/>
          <w:b/>
          <w:bCs/>
          <w:lang w:bidi="fa-IR"/>
        </w:rPr>
        <w:t>فصل دوم: مبانی نظری و پیشینه پژوهش</w:t>
      </w:r>
    </w:p>
    <w:p w14:paraId="588ABE91"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۲-۱- گستره نخست: سالمندی</w:t>
      </w:r>
      <w:r>
        <w:rPr>
          <w:rFonts w:hint="cs"/>
          <w:lang w:bidi="fa-IR"/>
        </w:rPr>
        <w:tab/>
        <w:t>۱۵</w:t>
      </w:r>
    </w:p>
    <w:p w14:paraId="5DBDB5A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۲-۱-۱- مفهوم سالمندی</w:t>
      </w:r>
      <w:r>
        <w:rPr>
          <w:rFonts w:hint="cs"/>
          <w:lang w:bidi="fa-IR"/>
        </w:rPr>
        <w:tab/>
        <w:t>۱۵</w:t>
      </w:r>
    </w:p>
    <w:p w14:paraId="51EE1CCF"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۲-۱-۲- نظریه های سالمندی</w:t>
      </w:r>
      <w:r>
        <w:rPr>
          <w:rFonts w:hint="cs"/>
          <w:lang w:bidi="fa-IR"/>
        </w:rPr>
        <w:tab/>
        <w:t>۱۵</w:t>
      </w:r>
    </w:p>
    <w:p w14:paraId="36D40EE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۱-۲-۱-۲- نظریههای زیست شناختی</w:t>
      </w:r>
      <w:r>
        <w:rPr>
          <w:rFonts w:hint="cs"/>
          <w:lang w:bidi="fa-IR"/>
        </w:rPr>
        <w:tab/>
        <w:t>۱۵</w:t>
      </w:r>
    </w:p>
    <w:p w14:paraId="004DC995"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۱-۱-۲-۱-۲- نظریه ایمنی</w:t>
      </w:r>
      <w:r>
        <w:rPr>
          <w:rFonts w:hint="cs"/>
          <w:lang w:bidi="fa-IR"/>
        </w:rPr>
        <w:tab/>
        <w:t>۱۵</w:t>
      </w:r>
    </w:p>
    <w:p w14:paraId="433B1C0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۲-۱-۲-۱-۲- نظریه پیر شدن سلولی</w:t>
      </w:r>
      <w:r>
        <w:rPr>
          <w:rFonts w:hint="cs"/>
          <w:lang w:bidi="fa-IR"/>
        </w:rPr>
        <w:tab/>
        <w:t>۱۶</w:t>
      </w:r>
    </w:p>
    <w:p w14:paraId="4DAF8D57"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۳-۱-۲-۱-۲- نظریه رادیکال آزاد</w:t>
      </w:r>
      <w:r>
        <w:rPr>
          <w:rFonts w:hint="cs"/>
          <w:lang w:bidi="fa-IR"/>
        </w:rPr>
        <w:tab/>
        <w:t>۱۶</w:t>
      </w:r>
    </w:p>
    <w:p w14:paraId="62CE256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۲-۲-۱-۲- نظریههای روانشناختی</w:t>
      </w:r>
      <w:r>
        <w:rPr>
          <w:rFonts w:hint="cs"/>
          <w:lang w:bidi="fa-IR"/>
        </w:rPr>
        <w:tab/>
        <w:t>۱۷</w:t>
      </w:r>
    </w:p>
    <w:p w14:paraId="197F0392"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۱-۲-۲-۱-۲- نظریه گولد</w:t>
      </w:r>
      <w:r>
        <w:rPr>
          <w:rFonts w:hint="cs"/>
          <w:lang w:bidi="fa-IR"/>
        </w:rPr>
        <w:tab/>
        <w:t>۱۷</w:t>
      </w:r>
    </w:p>
    <w:p w14:paraId="38B8AF43"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lastRenderedPageBreak/>
        <w:t xml:space="preserve">۲-۲-۲-۱-۲- نظریه </w:t>
      </w:r>
      <w:proofErr w:type="spellStart"/>
      <w:r>
        <w:rPr>
          <w:rFonts w:hint="cs"/>
          <w:lang w:bidi="fa-IR"/>
        </w:rPr>
        <w:t>لوینسون</w:t>
      </w:r>
      <w:proofErr w:type="spellEnd"/>
      <w:r>
        <w:rPr>
          <w:rFonts w:hint="cs"/>
          <w:lang w:bidi="fa-IR"/>
        </w:rPr>
        <w:t xml:space="preserve"> و شی</w:t>
      </w:r>
      <w:r>
        <w:rPr>
          <w:rFonts w:hint="cs"/>
          <w:lang w:bidi="fa-IR"/>
        </w:rPr>
        <w:tab/>
        <w:t>۱۷</w:t>
      </w:r>
    </w:p>
    <w:p w14:paraId="20287229"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۳-۲-۲-۱-۲- نظریه </w:t>
      </w:r>
      <w:proofErr w:type="spellStart"/>
      <w:r>
        <w:rPr>
          <w:rFonts w:hint="cs"/>
          <w:lang w:bidi="fa-IR"/>
        </w:rPr>
        <w:t>اریکسون</w:t>
      </w:r>
      <w:proofErr w:type="spellEnd"/>
      <w:r>
        <w:rPr>
          <w:rFonts w:hint="cs"/>
          <w:lang w:bidi="fa-IR"/>
        </w:rPr>
        <w:tab/>
        <w:t>۱۸</w:t>
      </w:r>
    </w:p>
    <w:p w14:paraId="4AB05A0C"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۳-۲-۱-۲- نظریه های جامعه شناختی</w:t>
      </w:r>
      <w:r>
        <w:rPr>
          <w:rFonts w:hint="cs"/>
          <w:lang w:bidi="fa-IR"/>
        </w:rPr>
        <w:tab/>
        <w:t>۱۸</w:t>
      </w:r>
    </w:p>
    <w:p w14:paraId="6A7B5F50"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۱-۳-۲-۱-۲- نظریه عدم تعهد</w:t>
      </w:r>
      <w:r>
        <w:rPr>
          <w:rFonts w:hint="cs"/>
          <w:lang w:bidi="fa-IR"/>
        </w:rPr>
        <w:tab/>
        <w:t>۱۸</w:t>
      </w:r>
    </w:p>
    <w:p w14:paraId="1A0481E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۲-۳-۲-۱-۲- نظریه فعالیت</w:t>
      </w:r>
      <w:r>
        <w:rPr>
          <w:rFonts w:hint="cs"/>
          <w:lang w:bidi="fa-IR"/>
        </w:rPr>
        <w:tab/>
        <w:t>۱۸</w:t>
      </w:r>
    </w:p>
    <w:p w14:paraId="39F8BF88"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۳-۳-۲-۱-۲- نظریه مبادله یا تعامل</w:t>
      </w:r>
      <w:r>
        <w:rPr>
          <w:rFonts w:hint="cs"/>
          <w:lang w:bidi="fa-IR"/>
        </w:rPr>
        <w:tab/>
        <w:t>۱۹</w:t>
      </w:r>
    </w:p>
    <w:p w14:paraId="16D88FDD"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۴-۳-۲-۱-۲- نظریه استمرار</w:t>
      </w:r>
      <w:r>
        <w:rPr>
          <w:rFonts w:hint="cs"/>
          <w:lang w:bidi="fa-IR"/>
        </w:rPr>
        <w:tab/>
        <w:t>۱۹</w:t>
      </w:r>
    </w:p>
    <w:p w14:paraId="0D13C164"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bookmarkStart w:id="1" w:name="_Hlk218259740"/>
      <w:bookmarkEnd w:id="1"/>
      <w:r>
        <w:rPr>
          <w:rFonts w:hint="cs"/>
          <w:lang w:bidi="fa-IR"/>
        </w:rPr>
        <w:t>۲-۲- گستره دوم: اضطراب مرگ</w:t>
      </w:r>
      <w:r>
        <w:rPr>
          <w:rFonts w:hint="cs"/>
          <w:lang w:bidi="fa-IR"/>
        </w:rPr>
        <w:tab/>
        <w:t>۲۰</w:t>
      </w:r>
    </w:p>
    <w:p w14:paraId="49EEE455"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۲-۲-۱- مفهوم اضطراب مرگ</w:t>
      </w:r>
      <w:r>
        <w:rPr>
          <w:rFonts w:hint="cs"/>
          <w:lang w:bidi="fa-IR"/>
        </w:rPr>
        <w:tab/>
        <w:t>۲۰</w:t>
      </w:r>
    </w:p>
    <w:p w14:paraId="6CBA63E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۲-۲-۲- نظریه های مرتبط با اضطراب مرگ</w:t>
      </w:r>
      <w:r>
        <w:rPr>
          <w:rFonts w:hint="cs"/>
          <w:lang w:bidi="fa-IR"/>
        </w:rPr>
        <w:tab/>
        <w:t>۲۰</w:t>
      </w:r>
    </w:p>
    <w:p w14:paraId="45975249"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۱-۲-۲-۲- نظریه فروید (روان تحلیل گری)</w:t>
      </w:r>
      <w:r>
        <w:rPr>
          <w:rFonts w:hint="cs"/>
          <w:lang w:bidi="fa-IR"/>
        </w:rPr>
        <w:tab/>
        <w:t>۲۰</w:t>
      </w:r>
    </w:p>
    <w:p w14:paraId="593C8B5E"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۲-۲-۲-۲- نظریه </w:t>
      </w:r>
      <w:proofErr w:type="spellStart"/>
      <w:r>
        <w:rPr>
          <w:rFonts w:hint="cs"/>
          <w:lang w:bidi="fa-IR"/>
        </w:rPr>
        <w:t>یالوم</w:t>
      </w:r>
      <w:proofErr w:type="spellEnd"/>
      <w:r>
        <w:rPr>
          <w:rFonts w:hint="cs"/>
          <w:lang w:bidi="fa-IR"/>
        </w:rPr>
        <w:t xml:space="preserve"> (وجود گرایی)</w:t>
      </w:r>
      <w:r>
        <w:rPr>
          <w:rFonts w:hint="cs"/>
          <w:lang w:bidi="fa-IR"/>
        </w:rPr>
        <w:tab/>
        <w:t>۲۰</w:t>
      </w:r>
    </w:p>
    <w:p w14:paraId="02BB6E9E"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۳-۲-۲-۲- نظریه مدیریت وحشت</w:t>
      </w:r>
      <w:r>
        <w:rPr>
          <w:rFonts w:hint="cs"/>
          <w:lang w:bidi="fa-IR"/>
        </w:rPr>
        <w:tab/>
        <w:t>۲۰</w:t>
      </w:r>
    </w:p>
    <w:p w14:paraId="6B8F523A"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۴-۲-۲-۲- نظریه دلبستگی</w:t>
      </w:r>
      <w:r>
        <w:rPr>
          <w:rFonts w:hint="cs"/>
          <w:lang w:bidi="fa-IR"/>
        </w:rPr>
        <w:tab/>
        <w:t>۲۱</w:t>
      </w:r>
    </w:p>
    <w:p w14:paraId="74526911"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۳-۲-۲- ابعاد اضطراب مرگ</w:t>
      </w:r>
      <w:r>
        <w:rPr>
          <w:rFonts w:hint="cs"/>
          <w:lang w:bidi="fa-IR"/>
        </w:rPr>
        <w:tab/>
        <w:t>۲۱</w:t>
      </w:r>
    </w:p>
    <w:p w14:paraId="1895949C"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۴-۲-۲- عوامل موثر بر اضطراب مرگ در سالمندان</w:t>
      </w:r>
      <w:r>
        <w:rPr>
          <w:rFonts w:hint="cs"/>
          <w:lang w:bidi="fa-IR"/>
        </w:rPr>
        <w:tab/>
        <w:t>۲۱</w:t>
      </w:r>
    </w:p>
    <w:p w14:paraId="3D72D9A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۵-۲-۲- اضطراب مرگ و سالمندی</w:t>
      </w:r>
      <w:r>
        <w:rPr>
          <w:rFonts w:hint="cs"/>
          <w:lang w:bidi="fa-IR"/>
        </w:rPr>
        <w:tab/>
        <w:t>۲۲</w:t>
      </w:r>
    </w:p>
    <w:p w14:paraId="7A1478E3" w14:textId="77777777" w:rsidR="00912462" w:rsidRDefault="00000000">
      <w:pPr>
        <w:tabs>
          <w:tab w:val="right" w:leader="dot" w:pos="9026"/>
        </w:tabs>
        <w:spacing w:after="60" w:line="276" w:lineRule="auto"/>
        <w:ind w:right="480"/>
        <w:jc w:val="right"/>
        <w:rPr>
          <w:ins w:id="2" w:author="royababaei97@gmail.com" w:date="2026-01-02T15:46:00Z"/>
          <w:rFonts w:ascii="Times New Roman" w:eastAsia="MS Mincho" w:hAnsi="Times New Roman" w:cs="B Lotus"/>
          <w:noProof/>
          <w:color w:val="auto"/>
          <w:lang w:bidi="fa-IR"/>
        </w:rPr>
      </w:pPr>
      <w:r>
        <w:rPr>
          <w:rFonts w:hint="cs"/>
          <w:lang w:bidi="fa-IR"/>
        </w:rPr>
        <w:t>۶-۲-۲- پیامدهای اضطراب مرگ</w:t>
      </w:r>
      <w:r>
        <w:rPr>
          <w:rFonts w:hint="cs"/>
          <w:lang w:bidi="fa-IR"/>
        </w:rPr>
        <w:tab/>
        <w:t>۲۲</w:t>
      </w:r>
    </w:p>
    <w:p w14:paraId="7E6E9685"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۲-۳- گستره سوم: هوش معنوی</w:t>
      </w:r>
      <w:r>
        <w:rPr>
          <w:rFonts w:hint="cs"/>
          <w:lang w:bidi="fa-IR"/>
        </w:rPr>
        <w:tab/>
        <w:t>۲۳</w:t>
      </w:r>
    </w:p>
    <w:p w14:paraId="73916878"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۲-۳-۱- مفهوم هوش معنوی</w:t>
      </w:r>
      <w:r>
        <w:rPr>
          <w:rFonts w:hint="cs"/>
          <w:lang w:bidi="fa-IR"/>
        </w:rPr>
        <w:tab/>
        <w:t>۲۳</w:t>
      </w:r>
    </w:p>
    <w:p w14:paraId="2C61C30C" w14:textId="77777777" w:rsidR="00912462" w:rsidRDefault="00000000">
      <w:pPr>
        <w:tabs>
          <w:tab w:val="right" w:leader="dot" w:pos="9026"/>
        </w:tabs>
        <w:autoSpaceDE/>
        <w:autoSpaceDN/>
        <w:adjustRightInd/>
        <w:spacing w:after="60" w:line="276" w:lineRule="auto"/>
        <w:ind w:right="480"/>
        <w:jc w:val="right"/>
        <w:outlineLvl w:val="0"/>
        <w:rPr>
          <w:rFonts w:ascii="Times New Roman" w:eastAsia="MS Mincho" w:hAnsi="Times New Roman" w:cs="B Lotus"/>
          <w:noProof/>
          <w:color w:val="auto"/>
          <w:lang w:bidi="fa-IR"/>
        </w:rPr>
      </w:pPr>
      <w:r>
        <w:rPr>
          <w:rFonts w:hint="cs"/>
          <w:lang w:bidi="fa-IR"/>
        </w:rPr>
        <w:t>۲-۳-۲- دیدگاه فضیلت گرایانه به هوش معنوی</w:t>
      </w:r>
      <w:r>
        <w:rPr>
          <w:rFonts w:hint="cs"/>
          <w:lang w:bidi="fa-IR"/>
        </w:rPr>
        <w:tab/>
        <w:t>۲۵</w:t>
      </w:r>
    </w:p>
    <w:p w14:paraId="3D847C26" w14:textId="77777777" w:rsidR="00912462" w:rsidRDefault="00000000">
      <w:pPr>
        <w:tabs>
          <w:tab w:val="right" w:leader="dot" w:pos="9026"/>
        </w:tabs>
        <w:autoSpaceDE/>
        <w:autoSpaceDN/>
        <w:adjustRightInd/>
        <w:spacing w:after="60" w:line="276" w:lineRule="auto"/>
        <w:ind w:right="480"/>
        <w:jc w:val="right"/>
        <w:outlineLvl w:val="0"/>
        <w:rPr>
          <w:rFonts w:ascii="Cambria" w:eastAsia="Times New Roman" w:hAnsi="Cambria" w:cs="B Lotus"/>
          <w:color w:val="auto"/>
          <w:kern w:val="32"/>
          <w:lang w:bidi="fa-IR"/>
        </w:rPr>
      </w:pPr>
      <w:r>
        <w:rPr>
          <w:rFonts w:hint="cs"/>
          <w:lang w:bidi="fa-IR"/>
        </w:rPr>
        <w:t>۲-۳-۳- عوامل موثر بر هوش معنوی</w:t>
      </w:r>
      <w:r>
        <w:rPr>
          <w:rFonts w:hint="cs"/>
          <w:lang w:bidi="fa-IR"/>
        </w:rPr>
        <w:tab/>
        <w:t>۲۹</w:t>
      </w:r>
    </w:p>
    <w:p w14:paraId="1E9BA103"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۲-۴- گستره چهارم: اضطراب سلامتی</w:t>
      </w:r>
      <w:r>
        <w:rPr>
          <w:rFonts w:hint="cs"/>
          <w:lang w:bidi="fa-IR"/>
        </w:rPr>
        <w:tab/>
        <w:t>۳۱</w:t>
      </w:r>
    </w:p>
    <w:p w14:paraId="537CB672"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۲-۴-۱- مفهوم اضطراب سلامتی</w:t>
      </w:r>
      <w:r>
        <w:rPr>
          <w:rFonts w:hint="cs"/>
          <w:lang w:bidi="fa-IR"/>
        </w:rPr>
        <w:tab/>
        <w:t>۳۱</w:t>
      </w:r>
    </w:p>
    <w:p w14:paraId="727022C1"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۲-۴-۲- مدل های نظری اضطراب سلامتی</w:t>
      </w:r>
      <w:r>
        <w:rPr>
          <w:rFonts w:hint="cs"/>
          <w:lang w:bidi="fa-IR"/>
        </w:rPr>
        <w:tab/>
        <w:t>۳۲</w:t>
      </w:r>
    </w:p>
    <w:p w14:paraId="52F2432B"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lastRenderedPageBreak/>
        <w:t>۲-۴-۲-۱- مدل شناختی_ رفتاری</w:t>
      </w:r>
      <w:r>
        <w:rPr>
          <w:rFonts w:hint="cs"/>
          <w:lang w:bidi="fa-IR"/>
        </w:rPr>
        <w:tab/>
        <w:t>۳۲</w:t>
      </w:r>
    </w:p>
    <w:p w14:paraId="3307A89B"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 xml:space="preserve">۲-۴-۲-۲- مدل </w:t>
      </w:r>
      <w:proofErr w:type="spellStart"/>
      <w:r>
        <w:rPr>
          <w:rFonts w:hint="cs"/>
          <w:lang w:bidi="fa-IR"/>
        </w:rPr>
        <w:t>زیستی_روانی_اجتماعی</w:t>
      </w:r>
      <w:proofErr w:type="spellEnd"/>
      <w:r>
        <w:rPr>
          <w:rFonts w:hint="cs"/>
          <w:lang w:bidi="fa-IR"/>
        </w:rPr>
        <w:tab/>
        <w:t>۳۲</w:t>
      </w:r>
    </w:p>
    <w:p w14:paraId="47DC0FEF" w14:textId="77777777" w:rsidR="00912462" w:rsidRDefault="00000000">
      <w:pPr>
        <w:tabs>
          <w:tab w:val="right" w:leader="dot" w:pos="9026"/>
        </w:tabs>
        <w:spacing w:after="60" w:line="276" w:lineRule="auto"/>
        <w:ind w:right="720"/>
        <w:jc w:val="right"/>
        <w:rPr>
          <w:rFonts w:ascii="Times New Roman" w:eastAsia="MS Mincho" w:hAnsi="Times New Roman" w:cs="B Lotus"/>
          <w:noProof/>
          <w:color w:val="auto"/>
          <w:lang w:bidi="fa-IR"/>
        </w:rPr>
      </w:pPr>
      <w:r>
        <w:rPr>
          <w:rFonts w:hint="cs"/>
          <w:lang w:bidi="fa-IR"/>
        </w:rPr>
        <w:t>۲-۴-۲-۳- مدل دلبستگی</w:t>
      </w:r>
      <w:r>
        <w:rPr>
          <w:rFonts w:hint="cs"/>
          <w:lang w:bidi="fa-IR"/>
        </w:rPr>
        <w:tab/>
        <w:t>۳۳</w:t>
      </w:r>
    </w:p>
    <w:p w14:paraId="605C248E"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۲-۴-۳- سالمندی و اضطراب سلامت</w:t>
      </w:r>
      <w:r>
        <w:rPr>
          <w:rFonts w:hint="cs"/>
          <w:lang w:bidi="fa-IR"/>
        </w:rPr>
        <w:tab/>
        <w:t>۳۳</w:t>
      </w:r>
    </w:p>
    <w:p w14:paraId="49F34888"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۲-۴-۴- عوامل زمینه ساز اضطراب</w:t>
      </w:r>
      <w:r>
        <w:rPr>
          <w:rFonts w:hint="cs"/>
          <w:lang w:bidi="fa-IR"/>
        </w:rPr>
        <w:tab/>
        <w:t>۳۵</w:t>
      </w:r>
    </w:p>
    <w:p w14:paraId="1532674B"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۲-۴-۵- مداخلات معطوف به کاهش اضطراب سلامت سالمندان۳۶</w:t>
      </w:r>
      <w:r>
        <w:rPr>
          <w:rFonts w:hint="cs"/>
          <w:lang w:bidi="fa-IR"/>
        </w:rPr>
        <w:tab/>
      </w:r>
    </w:p>
    <w:p w14:paraId="49B17293" w14:textId="77777777" w:rsidR="00912462" w:rsidRDefault="00000000">
      <w:pPr>
        <w:tabs>
          <w:tab w:val="right" w:leader="dot" w:pos="9026"/>
        </w:tabs>
        <w:spacing w:after="60" w:line="276" w:lineRule="auto"/>
        <w:ind w:right="240"/>
        <w:jc w:val="right"/>
        <w:rPr>
          <w:rFonts w:ascii="Times New Roman" w:eastAsia="MS Mincho" w:hAnsi="Times New Roman" w:cs="B Lotus"/>
          <w:noProof/>
          <w:color w:val="auto"/>
          <w:lang w:bidi="fa-IR"/>
        </w:rPr>
      </w:pPr>
      <w:r>
        <w:rPr>
          <w:rFonts w:hint="cs"/>
          <w:lang w:bidi="fa-IR"/>
        </w:rPr>
        <w:t>۲-۵- پیشینه پژوهش۳۹</w:t>
      </w:r>
      <w:r>
        <w:rPr>
          <w:rFonts w:hint="cs"/>
          <w:lang w:bidi="fa-IR"/>
        </w:rPr>
        <w:tab/>
      </w:r>
    </w:p>
    <w:p w14:paraId="3785526F"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۲-۵- ۱- پیشینه داخلی</w:t>
      </w:r>
      <w:r>
        <w:rPr>
          <w:rFonts w:hint="cs"/>
          <w:lang w:bidi="fa-IR"/>
        </w:rPr>
        <w:tab/>
        <w:t>۳۹</w:t>
      </w:r>
    </w:p>
    <w:p w14:paraId="10B84EC9"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۲-۵-۲- پیشینه خارجی</w:t>
      </w:r>
      <w:r>
        <w:rPr>
          <w:rFonts w:hint="cs"/>
          <w:lang w:bidi="fa-IR"/>
        </w:rPr>
        <w:tab/>
        <w:t>۴۱</w:t>
      </w:r>
    </w:p>
    <w:p w14:paraId="09B31C10"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سوم: روش پژوهش</w:t>
      </w:r>
    </w:p>
    <w:p w14:paraId="3748374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۳-۱- طرح پژوهش</w:t>
      </w:r>
      <w:r>
        <w:rPr>
          <w:rFonts w:hint="cs"/>
          <w:lang w:bidi="fa-IR"/>
        </w:rPr>
        <w:tab/>
        <w:t>۴۶</w:t>
      </w:r>
    </w:p>
    <w:p w14:paraId="687D71BD"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۳-۲- جامعه، نمونه و روش نمونه گیری</w:t>
      </w:r>
      <w:r>
        <w:rPr>
          <w:rFonts w:hint="cs"/>
          <w:lang w:bidi="fa-IR"/>
        </w:rPr>
        <w:tab/>
        <w:t>۴۶</w:t>
      </w:r>
    </w:p>
    <w:p w14:paraId="2F813C6C"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۳-۳- ابزار پژوهش</w:t>
      </w:r>
      <w:r>
        <w:rPr>
          <w:rFonts w:hint="cs"/>
          <w:lang w:bidi="fa-IR"/>
        </w:rPr>
        <w:tab/>
        <w:t>۴۶</w:t>
      </w:r>
    </w:p>
    <w:p w14:paraId="0BF7D022"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۳-۳-۱- پرسشنامه هوش معنوی کینگ</w:t>
      </w:r>
      <w:r>
        <w:rPr>
          <w:rFonts w:hint="cs"/>
          <w:lang w:bidi="fa-IR"/>
        </w:rPr>
        <w:tab/>
        <w:t>۴۶</w:t>
      </w:r>
    </w:p>
    <w:p w14:paraId="3CF8541C"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۳-۳-۲- پرسشنامه اضطراب مرگ</w:t>
      </w:r>
      <w:r>
        <w:rPr>
          <w:rFonts w:hint="cs"/>
          <w:lang w:bidi="fa-IR"/>
        </w:rPr>
        <w:tab/>
        <w:t>۴۷</w:t>
      </w:r>
    </w:p>
    <w:p w14:paraId="1DBF930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۳-۳-۳- پرسشنامه اضطراب سلامتی</w:t>
      </w:r>
      <w:r>
        <w:rPr>
          <w:rFonts w:hint="cs"/>
          <w:lang w:bidi="fa-IR"/>
        </w:rPr>
        <w:tab/>
        <w:t>۴۷</w:t>
      </w:r>
    </w:p>
    <w:p w14:paraId="59778F96"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۳-۴- روش اجرای پژوهش</w:t>
      </w:r>
      <w:r>
        <w:rPr>
          <w:rFonts w:hint="cs"/>
          <w:lang w:bidi="fa-IR"/>
        </w:rPr>
        <w:tab/>
        <w:t>۴۷</w:t>
      </w:r>
    </w:p>
    <w:p w14:paraId="5ACC61DB"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۳-۵- تجزیه و تحلیل داده ها</w:t>
      </w:r>
      <w:r>
        <w:rPr>
          <w:rFonts w:hint="cs"/>
          <w:lang w:bidi="fa-IR"/>
        </w:rPr>
        <w:tab/>
        <w:t>۴۸</w:t>
      </w:r>
    </w:p>
    <w:p w14:paraId="6DD2EBC4"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چهارم: تجزیه و تحلیل داده ها</w:t>
      </w:r>
    </w:p>
    <w:p w14:paraId="4FABBCE8"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۴-۱- یافته های توصیفی۵۰</w:t>
      </w:r>
      <w:r>
        <w:rPr>
          <w:rFonts w:hint="cs"/>
          <w:lang w:bidi="fa-IR"/>
        </w:rPr>
        <w:tab/>
      </w:r>
    </w:p>
    <w:p w14:paraId="0A7AF01E"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 xml:space="preserve">۴-۲- یافته های </w:t>
      </w:r>
      <w:proofErr w:type="spellStart"/>
      <w:r>
        <w:rPr>
          <w:rFonts w:hint="cs"/>
          <w:lang w:bidi="fa-IR"/>
        </w:rPr>
        <w:t>استنباطی</w:t>
      </w:r>
      <w:proofErr w:type="spellEnd"/>
      <w:r>
        <w:rPr>
          <w:rFonts w:hint="cs"/>
          <w:lang w:bidi="fa-IR"/>
        </w:rPr>
        <w:tab/>
        <w:t>۵۲</w:t>
      </w:r>
    </w:p>
    <w:p w14:paraId="295A6E97"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۴-۲-۱- فرضیه اول پژوهش</w:t>
      </w:r>
      <w:r>
        <w:rPr>
          <w:rFonts w:hint="cs"/>
          <w:lang w:bidi="fa-IR"/>
        </w:rPr>
        <w:tab/>
        <w:t>۵۲</w:t>
      </w:r>
    </w:p>
    <w:p w14:paraId="0D515978"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۴-۲-۲- فرضیه دوم پژوهش</w:t>
      </w:r>
      <w:r>
        <w:rPr>
          <w:rFonts w:hint="cs"/>
          <w:lang w:bidi="fa-IR"/>
        </w:rPr>
        <w:tab/>
        <w:t>۵۲</w:t>
      </w:r>
    </w:p>
    <w:p w14:paraId="04E2166E" w14:textId="77777777" w:rsidR="00912462" w:rsidRDefault="00000000">
      <w:pPr>
        <w:tabs>
          <w:tab w:val="right" w:leader="dot" w:pos="9026"/>
        </w:tabs>
        <w:autoSpaceDE/>
        <w:autoSpaceDN/>
        <w:adjustRightInd/>
        <w:spacing w:after="60" w:line="276" w:lineRule="auto"/>
        <w:ind w:right="480"/>
        <w:jc w:val="right"/>
        <w:rPr>
          <w:rFonts w:ascii="Times New Roman" w:eastAsia="MS Mincho" w:hAnsi="Times New Roman" w:cs="B Lotus"/>
          <w:noProof/>
          <w:color w:val="auto"/>
          <w:lang w:bidi="fa-IR"/>
        </w:rPr>
      </w:pPr>
      <w:r>
        <w:rPr>
          <w:rFonts w:hint="cs"/>
          <w:lang w:bidi="fa-IR"/>
        </w:rPr>
        <w:t>۴-۲-۳- فرضیه سوم پژوهش</w:t>
      </w:r>
      <w:r>
        <w:rPr>
          <w:rFonts w:hint="cs"/>
          <w:lang w:bidi="fa-IR"/>
        </w:rPr>
        <w:tab/>
        <w:t>۵۳</w:t>
      </w:r>
    </w:p>
    <w:p w14:paraId="70833886" w14:textId="77777777" w:rsidR="00912462" w:rsidRDefault="00000000">
      <w:pPr>
        <w:autoSpaceDE/>
        <w:autoSpaceDN/>
        <w:adjustRightInd/>
        <w:spacing w:after="60" w:line="276" w:lineRule="auto"/>
        <w:jc w:val="center"/>
        <w:rPr>
          <w:rFonts w:ascii="Times New Roman" w:eastAsia="MS Mincho" w:hAnsi="Times New Roman" w:cs="B Lotus"/>
          <w:b/>
          <w:bCs/>
          <w:i/>
          <w:iCs/>
          <w:noProof/>
          <w:color w:val="auto"/>
          <w:lang w:bidi="fa-IR"/>
        </w:rPr>
      </w:pPr>
      <w:r>
        <w:rPr>
          <w:rFonts w:hint="cs"/>
          <w:b/>
          <w:bCs/>
          <w:lang w:bidi="fa-IR"/>
        </w:rPr>
        <w:t>فصل پنجم: بحث و نتیجه گیری</w:t>
      </w:r>
    </w:p>
    <w:p w14:paraId="751C603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lastRenderedPageBreak/>
        <w:t>۵-۱- بحث و نتیجه گیری</w:t>
      </w:r>
      <w:r>
        <w:rPr>
          <w:rFonts w:hint="cs"/>
          <w:lang w:bidi="fa-IR"/>
        </w:rPr>
        <w:tab/>
        <w:t>۶۰</w:t>
      </w:r>
    </w:p>
    <w:p w14:paraId="5CA421C7"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۵-۲- محدودیت های تحقیق</w:t>
      </w:r>
      <w:r>
        <w:rPr>
          <w:rFonts w:hint="cs"/>
          <w:lang w:bidi="fa-IR"/>
        </w:rPr>
        <w:tab/>
        <w:t>۶۰</w:t>
      </w:r>
    </w:p>
    <w:p w14:paraId="1FB0BC9E" w14:textId="77777777" w:rsidR="00912462" w:rsidRDefault="00000000">
      <w:pPr>
        <w:tabs>
          <w:tab w:val="right" w:leader="dot" w:pos="9026"/>
        </w:tabs>
        <w:autoSpaceDE/>
        <w:autoSpaceDN/>
        <w:adjustRightInd/>
        <w:spacing w:after="60" w:line="276" w:lineRule="auto"/>
        <w:ind w:right="240"/>
        <w:jc w:val="right"/>
        <w:rPr>
          <w:rFonts w:ascii="Times New Roman" w:eastAsia="MS Mincho" w:hAnsi="Times New Roman" w:cs="B Lotus"/>
          <w:noProof/>
          <w:color w:val="auto"/>
          <w:lang w:bidi="fa-IR"/>
        </w:rPr>
      </w:pPr>
      <w:r>
        <w:rPr>
          <w:rFonts w:hint="cs"/>
          <w:lang w:bidi="fa-IR"/>
        </w:rPr>
        <w:t>۵-۳- پیشنهادات</w:t>
      </w:r>
      <w:r>
        <w:rPr>
          <w:rFonts w:hint="cs"/>
          <w:lang w:bidi="fa-IR"/>
        </w:rPr>
        <w:tab/>
        <w:t>۶۰</w:t>
      </w:r>
    </w:p>
    <w:p w14:paraId="5A40AD66"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۵-۳-۱- پیشنهادهای پژوهشی</w:t>
      </w:r>
      <w:r>
        <w:rPr>
          <w:rFonts w:hint="cs"/>
          <w:lang w:bidi="fa-IR"/>
        </w:rPr>
        <w:tab/>
        <w:t>۶۰</w:t>
      </w:r>
    </w:p>
    <w:p w14:paraId="7E48FE23" w14:textId="77777777" w:rsidR="00912462" w:rsidRDefault="00000000">
      <w:pPr>
        <w:tabs>
          <w:tab w:val="right" w:leader="dot" w:pos="9026"/>
        </w:tabs>
        <w:spacing w:after="60" w:line="276" w:lineRule="auto"/>
        <w:ind w:right="480"/>
        <w:jc w:val="right"/>
        <w:rPr>
          <w:rFonts w:ascii="Times New Roman" w:eastAsia="MS Mincho" w:hAnsi="Times New Roman" w:cs="B Lotus"/>
          <w:noProof/>
          <w:color w:val="auto"/>
          <w:lang w:bidi="fa-IR"/>
        </w:rPr>
      </w:pPr>
      <w:r>
        <w:rPr>
          <w:rFonts w:hint="cs"/>
          <w:lang w:bidi="fa-IR"/>
        </w:rPr>
        <w:t>۵-۵-۲- پیشنهادهای کاربردی</w:t>
      </w:r>
      <w:r>
        <w:rPr>
          <w:rFonts w:hint="cs"/>
          <w:lang w:bidi="fa-IR"/>
        </w:rPr>
        <w:tab/>
        <w:t>۶۰</w:t>
      </w:r>
    </w:p>
    <w:p w14:paraId="514A8DFC"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منابع</w:t>
      </w:r>
      <w:r>
        <w:rPr>
          <w:rFonts w:hint="cs"/>
          <w:b/>
          <w:bCs/>
          <w:lang w:bidi="fa-IR"/>
        </w:rPr>
        <w:tab/>
        <w:t>۶۱</w:t>
      </w:r>
    </w:p>
    <w:p w14:paraId="3435CD65"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چکیده انگلیسی</w:t>
      </w:r>
      <w:r>
        <w:rPr>
          <w:rFonts w:hint="cs"/>
          <w:b/>
          <w:bCs/>
          <w:lang w:bidi="fa-IR"/>
        </w:rPr>
        <w:tab/>
        <w:t>۶۷</w:t>
      </w:r>
    </w:p>
    <w:p w14:paraId="0F157529"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noProof/>
          <w:color w:val="auto"/>
          <w:lang w:bidi="fa-IR"/>
        </w:rPr>
      </w:pPr>
      <w:r>
        <w:rPr>
          <w:rFonts w:ascii="Times New Roman" w:eastAsia="MS Mincho" w:hAnsi="Times New Roman" w:cs="B Titr" w:hint="cs"/>
          <w:b/>
          <w:bCs/>
          <w:noProof/>
          <w:sz w:val="30"/>
          <w:szCs w:val="30"/>
          <w:lang w:bidi="fa-IR"/>
        </w:rPr>
        <w:lastRenderedPageBreak/>
        <w:t>فهرست جداول</w:t>
      </w:r>
    </w:p>
    <w:p w14:paraId="453C54BA"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۴-۱- </w:t>
      </w:r>
      <w:proofErr w:type="spellStart"/>
      <w:r>
        <w:rPr>
          <w:rFonts w:hint="cs"/>
          <w:b/>
          <w:bCs/>
          <w:lang w:bidi="fa-IR"/>
        </w:rPr>
        <w:t>شاخص‌های</w:t>
      </w:r>
      <w:proofErr w:type="spellEnd"/>
      <w:r>
        <w:rPr>
          <w:rFonts w:hint="cs"/>
          <w:b/>
          <w:bCs/>
          <w:lang w:bidi="fa-IR"/>
        </w:rPr>
        <w:t xml:space="preserve"> توصیفی مربوط به جنسیت</w:t>
      </w:r>
      <w:r>
        <w:rPr>
          <w:rFonts w:hint="cs"/>
          <w:b/>
          <w:bCs/>
          <w:lang w:bidi="fa-IR"/>
        </w:rPr>
        <w:tab/>
        <w:t>۵۰</w:t>
      </w:r>
    </w:p>
    <w:p w14:paraId="368B2B34"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۴-۲- </w:t>
      </w:r>
      <w:proofErr w:type="spellStart"/>
      <w:r>
        <w:rPr>
          <w:rFonts w:hint="cs"/>
          <w:b/>
          <w:bCs/>
          <w:lang w:bidi="fa-IR"/>
        </w:rPr>
        <w:t>شاخص‌های</w:t>
      </w:r>
      <w:proofErr w:type="spellEnd"/>
      <w:r>
        <w:rPr>
          <w:rFonts w:hint="cs"/>
          <w:b/>
          <w:bCs/>
          <w:lang w:bidi="fa-IR"/>
        </w:rPr>
        <w:t xml:space="preserve"> توصیفی مربوط به وضعیت تأهل</w:t>
      </w:r>
      <w:r>
        <w:rPr>
          <w:rFonts w:hint="cs"/>
          <w:b/>
          <w:bCs/>
          <w:lang w:bidi="fa-IR"/>
        </w:rPr>
        <w:tab/>
        <w:t>۵۰</w:t>
      </w:r>
    </w:p>
    <w:p w14:paraId="1405363F" w14:textId="77777777" w:rsidR="00912462" w:rsidRDefault="00000000">
      <w:pPr>
        <w:tabs>
          <w:tab w:val="right" w:leader="dot" w:pos="9026"/>
        </w:tabs>
        <w:autoSpaceDE/>
        <w:autoSpaceDN/>
        <w:adjustRightInd/>
        <w:spacing w:after="60" w:line="276" w:lineRule="auto"/>
        <w:jc w:val="right"/>
        <w:outlineLvl w:val="5"/>
        <w:rPr>
          <w:rFonts w:ascii="Times New Roman" w:eastAsia="MS Mincho" w:hAnsi="Times New Roman" w:cs="B Lotus"/>
          <w:noProof/>
          <w:color w:val="auto"/>
          <w:lang w:bidi="fa-IR"/>
        </w:rPr>
      </w:pPr>
      <w:r>
        <w:rPr>
          <w:rFonts w:hint="cs"/>
          <w:b/>
          <w:bCs/>
          <w:lang w:bidi="fa-IR"/>
        </w:rPr>
        <w:t xml:space="preserve">جدول ۴-۳- فراوانی و درصد شرکت </w:t>
      </w:r>
      <w:proofErr w:type="spellStart"/>
      <w:r>
        <w:rPr>
          <w:rFonts w:hint="cs"/>
          <w:b/>
          <w:bCs/>
          <w:lang w:bidi="fa-IR"/>
        </w:rPr>
        <w:t>کنندگان</w:t>
      </w:r>
      <w:proofErr w:type="spellEnd"/>
      <w:r>
        <w:rPr>
          <w:rFonts w:hint="cs"/>
          <w:b/>
          <w:bCs/>
          <w:lang w:bidi="fa-IR"/>
        </w:rPr>
        <w:t xml:space="preserve"> براساس میزان تحصیلات</w:t>
      </w:r>
      <w:r>
        <w:rPr>
          <w:rFonts w:hint="cs"/>
          <w:b/>
          <w:bCs/>
          <w:lang w:bidi="fa-IR"/>
        </w:rPr>
        <w:tab/>
        <w:t>۵۱</w:t>
      </w:r>
    </w:p>
    <w:p w14:paraId="26FEC5E3" w14:textId="77777777" w:rsidR="00912462" w:rsidRDefault="00000000">
      <w:pPr>
        <w:tabs>
          <w:tab w:val="right" w:leader="dot" w:pos="9026"/>
        </w:tabs>
        <w:autoSpaceDE/>
        <w:autoSpaceDN/>
        <w:adjustRightInd/>
        <w:spacing w:after="60" w:line="276" w:lineRule="auto"/>
        <w:jc w:val="right"/>
        <w:rPr>
          <w:rFonts w:ascii="Times New Roman" w:eastAsia="MS Mincho" w:hAnsi="Times New Roman" w:cs="B Lotus"/>
          <w:noProof/>
          <w:color w:val="auto"/>
          <w:lang w:bidi="fa-IR"/>
        </w:rPr>
      </w:pPr>
      <w:r>
        <w:rPr>
          <w:rFonts w:hint="cs"/>
          <w:b/>
          <w:bCs/>
          <w:lang w:bidi="fa-IR"/>
        </w:rPr>
        <w:t xml:space="preserve">جدول ۴-۴- </w:t>
      </w:r>
      <w:proofErr w:type="spellStart"/>
      <w:r>
        <w:rPr>
          <w:rFonts w:hint="cs"/>
          <w:b/>
          <w:bCs/>
          <w:lang w:bidi="fa-IR"/>
        </w:rPr>
        <w:t>شاخص‌های</w:t>
      </w:r>
      <w:proofErr w:type="spellEnd"/>
      <w:r>
        <w:rPr>
          <w:rFonts w:hint="cs"/>
          <w:b/>
          <w:bCs/>
          <w:lang w:bidi="fa-IR"/>
        </w:rPr>
        <w:t xml:space="preserve"> توصیفی مربوط به سن شرکت </w:t>
      </w:r>
      <w:proofErr w:type="spellStart"/>
      <w:r>
        <w:rPr>
          <w:rFonts w:hint="cs"/>
          <w:b/>
          <w:bCs/>
          <w:lang w:bidi="fa-IR"/>
        </w:rPr>
        <w:t>کنندگان</w:t>
      </w:r>
      <w:proofErr w:type="spellEnd"/>
      <w:r>
        <w:rPr>
          <w:rFonts w:hint="cs"/>
          <w:b/>
          <w:bCs/>
          <w:lang w:bidi="fa-IR"/>
        </w:rPr>
        <w:t xml:space="preserve"> پژوهش</w:t>
      </w:r>
      <w:r>
        <w:rPr>
          <w:rFonts w:hint="cs"/>
          <w:b/>
          <w:bCs/>
          <w:lang w:bidi="fa-IR"/>
        </w:rPr>
        <w:tab/>
        <w:t>۵۱</w:t>
      </w:r>
    </w:p>
    <w:p w14:paraId="16FA5562" w14:textId="77777777" w:rsidR="00912462" w:rsidRDefault="00000000">
      <w:pPr>
        <w:tabs>
          <w:tab w:val="right" w:leader="dot" w:pos="9026"/>
        </w:tabs>
        <w:spacing w:after="60" w:line="276" w:lineRule="auto"/>
        <w:jc w:val="right"/>
        <w:outlineLvl w:val="0"/>
        <w:rPr>
          <w:rFonts w:ascii="Times New Roman" w:eastAsia="MS Mincho" w:hAnsi="Times New Roman" w:cs="B Lotus"/>
          <w:noProof/>
          <w:color w:val="auto"/>
          <w:lang w:bidi="fa-IR"/>
        </w:rPr>
      </w:pPr>
      <w:r>
        <w:rPr>
          <w:rFonts w:hint="cs"/>
          <w:b/>
          <w:bCs/>
          <w:lang w:bidi="fa-IR"/>
        </w:rPr>
        <w:t xml:space="preserve">جدول ۴-۵- </w:t>
      </w:r>
      <w:proofErr w:type="spellStart"/>
      <w:r>
        <w:rPr>
          <w:rFonts w:hint="cs"/>
          <w:b/>
          <w:bCs/>
          <w:lang w:bidi="fa-IR"/>
        </w:rPr>
        <w:t>شاخص‌های</w:t>
      </w:r>
      <w:proofErr w:type="spellEnd"/>
      <w:r>
        <w:rPr>
          <w:rFonts w:hint="cs"/>
          <w:b/>
          <w:bCs/>
          <w:lang w:bidi="fa-IR"/>
        </w:rPr>
        <w:t xml:space="preserve"> توصیفی متغیرهای پژوهش</w:t>
      </w:r>
      <w:r>
        <w:rPr>
          <w:rFonts w:hint="cs"/>
          <w:b/>
          <w:bCs/>
          <w:lang w:bidi="fa-IR"/>
        </w:rPr>
        <w:tab/>
        <w:t>۵۱</w:t>
      </w:r>
    </w:p>
    <w:p w14:paraId="1CAA41C2"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جدول۴-۶-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هوش معنوی و اضطراب مرگ سالمندان</w:t>
      </w:r>
      <w:r>
        <w:rPr>
          <w:rFonts w:hint="cs"/>
          <w:b/>
          <w:bCs/>
          <w:lang w:bidi="fa-IR"/>
        </w:rPr>
        <w:tab/>
        <w:t>۵۲</w:t>
      </w:r>
    </w:p>
    <w:p w14:paraId="4AA968F2"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جدول۴-۷-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اضطراب سلامتی و اضطراب مرگ سالمندان</w:t>
      </w:r>
      <w:r>
        <w:rPr>
          <w:rFonts w:hint="cs"/>
          <w:b/>
          <w:bCs/>
          <w:lang w:bidi="fa-IR"/>
        </w:rPr>
        <w:tab/>
        <w:t>۵۳</w:t>
      </w:r>
    </w:p>
    <w:p w14:paraId="602BF1F7" w14:textId="48DCF6DE" w:rsidR="00912462" w:rsidRDefault="00000000">
      <w:pPr>
        <w:tabs>
          <w:tab w:val="right" w:leader="dot" w:pos="9026"/>
        </w:tabs>
        <w:spacing w:after="60" w:line="276" w:lineRule="auto"/>
        <w:jc w:val="right"/>
        <w:rPr>
          <w:rFonts w:ascii="Times New Roman" w:eastAsia="Times New Roman" w:hAnsi="Times New Roman" w:cs="B Lotus"/>
          <w:color w:val="auto"/>
          <w:lang w:bidi="fa-IR"/>
        </w:rPr>
      </w:pPr>
      <w:r>
        <w:rPr>
          <w:rFonts w:hint="cs"/>
          <w:b/>
          <w:bCs/>
          <w:lang w:bidi="fa-IR"/>
        </w:rPr>
        <w:t xml:space="preserve">جدول ۴-۸- خلاصه مدل </w:t>
      </w:r>
      <w:proofErr w:type="spellStart"/>
      <w:r>
        <w:rPr>
          <w:rFonts w:hint="cs"/>
          <w:b/>
          <w:bCs/>
          <w:lang w:bidi="fa-IR"/>
        </w:rPr>
        <w:t>رگرسیون</w:t>
      </w:r>
      <w:proofErr w:type="spellEnd"/>
      <w:r>
        <w:rPr>
          <w:rFonts w:hint="cs"/>
          <w:b/>
          <w:bCs/>
          <w:lang w:bidi="fa-IR"/>
        </w:rPr>
        <w:t xml:space="preserve"> </w:t>
      </w:r>
      <w:proofErr w:type="spellStart"/>
      <w:r w:rsidRPr="005B1101">
        <w:rPr>
          <w:rFonts w:hint="cs"/>
          <w:b/>
          <w:bCs/>
          <w:sz w:val="24"/>
          <w:szCs w:val="24"/>
          <w:lang w:bidi="fa-IR"/>
        </w:rPr>
        <w:t>ومشخصه</w:t>
      </w:r>
      <w:proofErr w:type="spellEnd"/>
      <w:r w:rsidRPr="005B1101">
        <w:rPr>
          <w:rFonts w:hint="cs"/>
          <w:b/>
          <w:bCs/>
          <w:sz w:val="24"/>
          <w:szCs w:val="24"/>
          <w:lang w:bidi="fa-IR"/>
        </w:rPr>
        <w:t xml:space="preserve"> های </w:t>
      </w:r>
      <w:proofErr w:type="spellStart"/>
      <w:r w:rsidRPr="005B1101">
        <w:rPr>
          <w:rFonts w:hint="cs"/>
          <w:b/>
          <w:bCs/>
          <w:sz w:val="24"/>
          <w:szCs w:val="24"/>
          <w:lang w:bidi="fa-IR"/>
        </w:rPr>
        <w:t>رگرسیون</w:t>
      </w:r>
      <w:proofErr w:type="spellEnd"/>
      <w:r w:rsidRPr="005B1101">
        <w:rPr>
          <w:rFonts w:hint="cs"/>
          <w:b/>
          <w:bCs/>
          <w:sz w:val="24"/>
          <w:szCs w:val="24"/>
          <w:lang w:bidi="fa-IR"/>
        </w:rPr>
        <w:t xml:space="preserve"> اضطراب مرگ </w:t>
      </w:r>
      <w:proofErr w:type="spellStart"/>
      <w:r w:rsidRPr="005B1101">
        <w:rPr>
          <w:rFonts w:hint="cs"/>
          <w:b/>
          <w:bCs/>
          <w:sz w:val="24"/>
          <w:szCs w:val="24"/>
          <w:lang w:bidi="fa-IR"/>
        </w:rPr>
        <w:t>برمتغیرهای</w:t>
      </w:r>
      <w:proofErr w:type="spellEnd"/>
      <w:r w:rsidRPr="005B1101">
        <w:rPr>
          <w:rFonts w:hint="cs"/>
          <w:b/>
          <w:bCs/>
          <w:sz w:val="24"/>
          <w:szCs w:val="24"/>
          <w:lang w:bidi="fa-IR"/>
        </w:rPr>
        <w:t xml:space="preserve"> پیش بین</w:t>
      </w:r>
      <w:r>
        <w:rPr>
          <w:rFonts w:hint="cs"/>
          <w:b/>
          <w:bCs/>
          <w:lang w:bidi="fa-IR"/>
        </w:rPr>
        <w:tab/>
        <w:t>۵۴</w:t>
      </w:r>
    </w:p>
    <w:p w14:paraId="10EE79B5" w14:textId="77777777" w:rsidR="00912462" w:rsidRDefault="00000000">
      <w:pPr>
        <w:tabs>
          <w:tab w:val="right" w:leader="dot" w:pos="9026"/>
        </w:tabs>
        <w:spacing w:after="60" w:line="276" w:lineRule="auto"/>
        <w:jc w:val="right"/>
        <w:rPr>
          <w:rFonts w:ascii="Times New Roman" w:eastAsia="MS Mincho" w:hAnsi="Times New Roman" w:cs="B Lotus"/>
          <w:noProof/>
          <w:color w:val="auto"/>
          <w:lang w:bidi="fa-IR"/>
        </w:rPr>
      </w:pPr>
      <w:r>
        <w:rPr>
          <w:rFonts w:hint="cs"/>
          <w:b/>
          <w:bCs/>
          <w:lang w:bidi="fa-IR"/>
        </w:rPr>
        <w:t xml:space="preserve">جدول ۴-۹- </w:t>
      </w:r>
      <w:proofErr w:type="spellStart"/>
      <w:r>
        <w:rPr>
          <w:rFonts w:hint="cs"/>
          <w:b/>
          <w:bCs/>
          <w:lang w:bidi="fa-IR"/>
        </w:rPr>
        <w:t>ضرایب</w:t>
      </w:r>
      <w:proofErr w:type="spellEnd"/>
      <w:r>
        <w:rPr>
          <w:rFonts w:hint="cs"/>
          <w:b/>
          <w:bCs/>
          <w:lang w:bidi="fa-IR"/>
        </w:rPr>
        <w:t xml:space="preserve"> </w:t>
      </w:r>
      <w:proofErr w:type="spellStart"/>
      <w:r>
        <w:rPr>
          <w:rFonts w:hint="cs"/>
          <w:b/>
          <w:bCs/>
          <w:lang w:bidi="fa-IR"/>
        </w:rPr>
        <w:t>رگرسیون</w:t>
      </w:r>
      <w:proofErr w:type="spellEnd"/>
      <w:r>
        <w:rPr>
          <w:rFonts w:hint="cs"/>
          <w:b/>
          <w:bCs/>
          <w:lang w:bidi="fa-IR"/>
        </w:rPr>
        <w:t xml:space="preserve"> گام به گام اضطراب مرگ بر روی متغیرهای پیش بین</w:t>
      </w:r>
      <w:r>
        <w:rPr>
          <w:rFonts w:hint="cs"/>
          <w:b/>
          <w:bCs/>
          <w:lang w:bidi="fa-IR"/>
        </w:rPr>
        <w:tab/>
        <w:t>۵۵</w:t>
      </w:r>
    </w:p>
    <w:p w14:paraId="27BFDA97" w14:textId="77777777" w:rsidR="00912462" w:rsidRDefault="00912462">
      <w:pPr>
        <w:ind w:right="95"/>
        <w:rPr>
          <w:rFonts w:cs="B Lotus"/>
          <w:b/>
          <w:bCs/>
          <w:color w:val="auto"/>
          <w:sz w:val="32"/>
          <w:szCs w:val="32"/>
          <w:lang w:bidi="fa-IR"/>
        </w:rPr>
        <w:sectPr w:rsidR="00912462">
          <w:footerReference w:type="default" r:id="rId10"/>
          <w:footnotePr>
            <w:numRestart w:val="eachPage"/>
          </w:footnotePr>
          <w:pgSz w:w="11906" w:h="16838" w:code="9"/>
          <w:pgMar w:top="1440" w:right="1440" w:bottom="1440" w:left="1440" w:header="708" w:footer="708" w:gutter="0"/>
          <w:pgNumType w:fmt="arabicAlpha" w:start="1"/>
          <w:cols w:space="708"/>
          <w:bidi/>
          <w:rtlGutter/>
          <w:docGrid w:linePitch="360"/>
        </w:sectPr>
      </w:pPr>
    </w:p>
    <w:p w14:paraId="0631916D" w14:textId="77777777" w:rsidR="00912462" w:rsidRDefault="00000000" w:rsidP="005B1101">
      <w:pPr>
        <w:keepNext/>
        <w:keepLines/>
        <w:spacing w:before="240" w:after="100" w:line="276" w:lineRule="auto"/>
        <w:rPr>
          <w:rFonts w:ascii="IranNastaliq" w:hAnsi="IranNastaliq" w:cs="B Lotus"/>
          <w:color w:val="auto"/>
          <w:lang w:bidi="fa-IR"/>
        </w:rPr>
      </w:pPr>
      <w:r>
        <w:rPr>
          <w:rFonts w:cs="B Titr" w:hint="cs"/>
          <w:b/>
          <w:bCs/>
          <w:sz w:val="30"/>
          <w:szCs w:val="30"/>
          <w:lang w:bidi="fa-IR"/>
        </w:rPr>
        <w:lastRenderedPageBreak/>
        <w:t>چکیده</w:t>
      </w:r>
      <w:r>
        <w:rPr>
          <w:rFonts w:ascii="Times New Roman" w:eastAsia="Times New Roman" w:hAnsi="Times New Roman" w:cs="B Titr" w:hint="cs"/>
          <w:b/>
          <w:bCs/>
          <w:sz w:val="30"/>
          <w:szCs w:val="30"/>
          <w:lang w:bidi="fa-IR"/>
        </w:rPr>
        <w:t xml:space="preserve"> </w:t>
      </w:r>
    </w:p>
    <w:p w14:paraId="36A4A969" w14:textId="77777777" w:rsidR="00912462" w:rsidRDefault="00000000">
      <w:pPr>
        <w:ind w:firstLine="397"/>
        <w:jc w:val="both"/>
        <w:rPr>
          <w:rFonts w:ascii="Calibri" w:hAnsi="Calibri" w:cs="B Lotus"/>
          <w:color w:val="auto"/>
          <w:sz w:val="16"/>
          <w:szCs w:val="16"/>
          <w:lang w:bidi="fa-IR"/>
        </w:rPr>
      </w:pPr>
      <w:r>
        <w:rPr>
          <w:rFonts w:ascii="B Lotus" w:hAnsi="Calibri" w:hint="cs"/>
          <w:lang w:bidi="fa-IR"/>
        </w:rPr>
        <w:t xml:space="preserve">بررسی </w:t>
      </w:r>
      <w:proofErr w:type="spellStart"/>
      <w:r>
        <w:rPr>
          <w:rFonts w:ascii="B Lotus" w:hAnsi="Calibri" w:hint="cs"/>
          <w:lang w:bidi="fa-IR"/>
        </w:rPr>
        <w:t>فرایندهای</w:t>
      </w:r>
      <w:proofErr w:type="spellEnd"/>
      <w:r>
        <w:rPr>
          <w:rFonts w:ascii="B Lotus" w:hAnsi="Calibri" w:hint="cs"/>
          <w:lang w:bidi="fa-IR"/>
        </w:rPr>
        <w:t xml:space="preserve"> تحولی در گستره عمر نشان </w:t>
      </w:r>
      <w:proofErr w:type="spellStart"/>
      <w:r>
        <w:rPr>
          <w:rFonts w:ascii="B Lotus" w:hAnsi="Calibri" w:hint="cs"/>
          <w:lang w:bidi="fa-IR"/>
        </w:rPr>
        <w:t>می‌دهد</w:t>
      </w:r>
      <w:proofErr w:type="spellEnd"/>
      <w:r>
        <w:rPr>
          <w:rFonts w:ascii="B Lotus" w:hAnsi="Calibri" w:hint="cs"/>
          <w:lang w:bidi="fa-IR"/>
        </w:rPr>
        <w:t xml:space="preserve"> که با افزایش امید به زندگی در جوامع امروزی، جمعیت سالمندان رو به گسترش است و توجه به سلامت روان آنان اهمیت </w:t>
      </w:r>
      <w:proofErr w:type="spellStart"/>
      <w:r>
        <w:rPr>
          <w:rFonts w:ascii="B Lotus" w:hAnsi="Calibri" w:hint="cs"/>
          <w:lang w:bidi="fa-IR"/>
        </w:rPr>
        <w:t>ویژه‌ای</w:t>
      </w:r>
      <w:proofErr w:type="spellEnd"/>
      <w:r>
        <w:rPr>
          <w:rFonts w:ascii="B Lotus" w:hAnsi="Calibri" w:hint="cs"/>
          <w:lang w:bidi="fa-IR"/>
        </w:rPr>
        <w:t xml:space="preserve">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w:t>
      </w:r>
      <w:proofErr w:type="spellStart"/>
      <w:r>
        <w:rPr>
          <w:rFonts w:ascii="B Lotus" w:hAnsi="Calibri" w:hint="cs"/>
          <w:lang w:bidi="fa-IR"/>
        </w:rPr>
        <w:t>کرجسی</w:t>
      </w:r>
      <w:proofErr w:type="spellEnd"/>
      <w:r>
        <w:rPr>
          <w:rFonts w:ascii="B Lotus" w:hAnsi="Calibri" w:hint="cs"/>
          <w:lang w:bidi="fa-IR"/>
        </w:rPr>
        <w:t xml:space="preserve"> و </w:t>
      </w:r>
      <w:proofErr w:type="spellStart"/>
      <w:r>
        <w:rPr>
          <w:rFonts w:ascii="B Lotus" w:hAnsi="Calibri" w:hint="cs"/>
          <w:lang w:bidi="fa-IR"/>
        </w:rPr>
        <w:t>مورگان</w:t>
      </w:r>
      <w:proofErr w:type="spellEnd"/>
      <w:r>
        <w:rPr>
          <w:rFonts w:ascii="B Lotus" w:hAnsi="Calibri" w:hint="cs"/>
          <w:lang w:bidi="fa-IR"/>
        </w:rPr>
        <w:t xml:space="preserve"> (۱۹۷۰) و با توجه به حجم جامعه آماری، ۸۰ نفر به روش </w:t>
      </w:r>
      <w:proofErr w:type="spellStart"/>
      <w:r>
        <w:rPr>
          <w:rFonts w:ascii="B Lotus" w:hAnsi="Calibri" w:hint="cs"/>
          <w:lang w:bidi="fa-IR"/>
        </w:rPr>
        <w:t>نمونه‌گیری</w:t>
      </w:r>
      <w:proofErr w:type="spellEnd"/>
      <w:r>
        <w:rPr>
          <w:rFonts w:ascii="B Lotus" w:hAnsi="Calibri" w:hint="cs"/>
          <w:lang w:bidi="fa-IR"/>
        </w:rPr>
        <w:t xml:space="preserve"> تصادفی ساده انتخاب شدند. ابزارهای گردآوری </w:t>
      </w:r>
      <w:proofErr w:type="spellStart"/>
      <w:r>
        <w:rPr>
          <w:rFonts w:ascii="B Lotus" w:hAnsi="Calibri" w:hint="cs"/>
          <w:lang w:bidi="fa-IR"/>
        </w:rPr>
        <w:t>داده‌ها</w:t>
      </w:r>
      <w:proofErr w:type="spellEnd"/>
      <w:r>
        <w:rPr>
          <w:rFonts w:ascii="B Lotus" w:hAnsi="Calibri" w:hint="cs"/>
          <w:lang w:bidi="fa-IR"/>
        </w:rPr>
        <w:t xml:space="preserve"> شامل پرسشنامه هوش معنوی کینگ (۲۰۰۰)، پرسشنامه اضطراب سلامتی </w:t>
      </w:r>
      <w:proofErr w:type="spellStart"/>
      <w:r>
        <w:rPr>
          <w:rFonts w:ascii="B Lotus" w:hAnsi="Calibri" w:hint="cs"/>
          <w:lang w:bidi="fa-IR"/>
        </w:rPr>
        <w:t>سالکوسکیس</w:t>
      </w:r>
      <w:proofErr w:type="spellEnd"/>
      <w:r>
        <w:rPr>
          <w:rFonts w:ascii="B Lotus" w:hAnsi="Calibri" w:hint="cs"/>
          <w:lang w:bidi="fa-IR"/>
        </w:rPr>
        <w:t xml:space="preserve"> و </w:t>
      </w:r>
      <w:proofErr w:type="spellStart"/>
      <w:r>
        <w:rPr>
          <w:rFonts w:ascii="B Lotus" w:hAnsi="Calibri" w:hint="cs"/>
          <w:lang w:bidi="fa-IR"/>
        </w:rPr>
        <w:t>وارویک</w:t>
      </w:r>
      <w:proofErr w:type="spellEnd"/>
      <w:r>
        <w:rPr>
          <w:rFonts w:ascii="B Lotus" w:hAnsi="Calibri" w:hint="cs"/>
          <w:lang w:bidi="fa-IR"/>
        </w:rPr>
        <w:t xml:space="preserve"> (۲۰۰۲) و پرسشنامه اضطراب مرگ </w:t>
      </w:r>
      <w:proofErr w:type="spellStart"/>
      <w:r>
        <w:rPr>
          <w:rFonts w:ascii="B Lotus" w:hAnsi="Calibri" w:hint="cs"/>
          <w:lang w:bidi="fa-IR"/>
        </w:rPr>
        <w:t>تمپلر</w:t>
      </w:r>
      <w:proofErr w:type="spellEnd"/>
      <w:r>
        <w:rPr>
          <w:rFonts w:ascii="B Lotus" w:hAnsi="Calibri" w:hint="cs"/>
          <w:lang w:bidi="fa-IR"/>
        </w:rPr>
        <w:t xml:space="preserve"> (۱۹۷۰) بود. </w:t>
      </w:r>
      <w:proofErr w:type="spellStart"/>
      <w:r>
        <w:rPr>
          <w:rFonts w:ascii="B Lotus" w:hAnsi="Calibri" w:hint="cs"/>
          <w:lang w:bidi="fa-IR"/>
        </w:rPr>
        <w:t>داده‌ها</w:t>
      </w:r>
      <w:proofErr w:type="spellEnd"/>
      <w:r>
        <w:rPr>
          <w:rFonts w:ascii="B Lotus" w:hAnsi="Calibri" w:hint="cs"/>
          <w:lang w:bidi="fa-IR"/>
        </w:rPr>
        <w:t xml:space="preserve"> با استفاده از ضریب همبستگی </w:t>
      </w:r>
      <w:proofErr w:type="spellStart"/>
      <w:r>
        <w:rPr>
          <w:rFonts w:ascii="B Lotus" w:hAnsi="Calibri" w:hint="cs"/>
          <w:lang w:bidi="fa-IR"/>
        </w:rPr>
        <w:t>پیرسون</w:t>
      </w:r>
      <w:proofErr w:type="spellEnd"/>
      <w:r>
        <w:rPr>
          <w:rFonts w:ascii="B Lotus" w:hAnsi="Calibri" w:hint="cs"/>
          <w:lang w:bidi="fa-IR"/>
        </w:rPr>
        <w:t xml:space="preserve"> و </w:t>
      </w:r>
      <w:proofErr w:type="spellStart"/>
      <w:r>
        <w:rPr>
          <w:rFonts w:ascii="B Lotus" w:hAnsi="Calibri" w:hint="cs"/>
          <w:lang w:bidi="fa-IR"/>
        </w:rPr>
        <w:t>رگرسیون</w:t>
      </w:r>
      <w:proofErr w:type="spellEnd"/>
      <w:r>
        <w:rPr>
          <w:rFonts w:ascii="B Lotus" w:hAnsi="Calibri" w:hint="cs"/>
          <w:lang w:bidi="fa-IR"/>
        </w:rPr>
        <w:t xml:space="preserve"> گام به گام تحلیل شدند. نتایج نشان داد بین هوش معنوی و اضطراب مرگ سالمندان رابطه منفی و معنادار وجود دارد (</w:t>
      </w:r>
      <w:r>
        <w:rPr>
          <w:rFonts w:ascii="B Lotus" w:hAnsi="Calibri" w:cs="B Lotus"/>
          <w:rtl w:val="0"/>
        </w:rPr>
        <w:t>r=-0.46, p&lt;0.01</w:t>
      </w:r>
      <w:r>
        <w:rPr>
          <w:rFonts w:ascii="B Lotus" w:hAnsi="Calibri" w:hint="cs"/>
          <w:lang w:bidi="fa-IR"/>
        </w:rPr>
        <w:t>) و بین اضطراب سلامتی و اضطراب مرگ رابطه مثبت و معنادار مشاهده شد (</w:t>
      </w:r>
      <w:r>
        <w:rPr>
          <w:rFonts w:ascii="B Lotus" w:hAnsi="Calibri" w:cs="B Lotus"/>
          <w:rtl w:val="0"/>
        </w:rPr>
        <w:t>r=0.58, p&lt;0.01</w:t>
      </w:r>
      <w:r>
        <w:rPr>
          <w:rFonts w:ascii="B Lotus" w:hAnsi="Calibri" w:hint="cs"/>
          <w:lang w:bidi="fa-IR"/>
        </w:rPr>
        <w:t xml:space="preserve">). همچنین نتایج </w:t>
      </w:r>
      <w:proofErr w:type="spellStart"/>
      <w:r>
        <w:rPr>
          <w:rFonts w:ascii="B Lotus" w:hAnsi="Calibri" w:hint="cs"/>
          <w:lang w:bidi="fa-IR"/>
        </w:rPr>
        <w:t>رگرسیون</w:t>
      </w:r>
      <w:proofErr w:type="spellEnd"/>
      <w:r>
        <w:rPr>
          <w:rFonts w:ascii="B Lotus" w:hAnsi="Calibri" w:hint="cs"/>
          <w:lang w:bidi="fa-IR"/>
        </w:rPr>
        <w:t xml:space="preserve"> گام به گام نشان داد که متغیرهای اضطراب سلامتی، هوش معنوی، ایجاد معنای شخصی و تفکر </w:t>
      </w:r>
      <w:proofErr w:type="spellStart"/>
      <w:r>
        <w:rPr>
          <w:rFonts w:ascii="B Lotus" w:hAnsi="Calibri" w:hint="cs"/>
          <w:lang w:bidi="fa-IR"/>
        </w:rPr>
        <w:t>وجودی</w:t>
      </w:r>
      <w:proofErr w:type="spellEnd"/>
      <w:r>
        <w:rPr>
          <w:rFonts w:ascii="B Lotus" w:hAnsi="Calibri" w:hint="cs"/>
          <w:lang w:bidi="fa-IR"/>
        </w:rPr>
        <w:t xml:space="preserve"> انتقادی در مجموع ۵۴ درصد از </w:t>
      </w:r>
      <w:proofErr w:type="spellStart"/>
      <w:r>
        <w:rPr>
          <w:rFonts w:ascii="B Lotus" w:hAnsi="Calibri" w:hint="cs"/>
          <w:lang w:bidi="fa-IR"/>
        </w:rPr>
        <w:t>واریانس</w:t>
      </w:r>
      <w:proofErr w:type="spellEnd"/>
      <w:r>
        <w:rPr>
          <w:rFonts w:ascii="B Lotus" w:hAnsi="Calibri" w:hint="cs"/>
          <w:lang w:bidi="fa-IR"/>
        </w:rPr>
        <w:t xml:space="preserve"> اضطراب مرگ سالمندان را تبیین </w:t>
      </w:r>
      <w:proofErr w:type="spellStart"/>
      <w:r>
        <w:rPr>
          <w:rFonts w:ascii="B Lotus" w:hAnsi="Calibri" w:hint="cs"/>
          <w:lang w:bidi="fa-IR"/>
        </w:rPr>
        <w:t>می‌کنند</w:t>
      </w:r>
      <w:proofErr w:type="spellEnd"/>
      <w:r>
        <w:rPr>
          <w:rFonts w:ascii="B Lotus" w:hAnsi="Calibri" w:hint="cs"/>
          <w:lang w:bidi="fa-IR"/>
        </w:rPr>
        <w:t xml:space="preserve"> (</w:t>
      </w:r>
      <w:r>
        <w:rPr>
          <w:rFonts w:ascii="B Lotus" w:hAnsi="Calibri" w:cs="B Lotus"/>
          <w:rtl w:val="0"/>
        </w:rPr>
        <w:t>R</w:t>
      </w:r>
      <w:r>
        <w:rPr>
          <w:rFonts w:ascii="B Lotus" w:hAnsi="Calibri" w:cs="B Lotus"/>
          <w:rtl w:val="0"/>
        </w:rPr>
        <w:t>²</w:t>
      </w:r>
      <w:r>
        <w:rPr>
          <w:rFonts w:ascii="B Lotus" w:hAnsi="Calibri" w:cs="B Lotus"/>
          <w:rtl w:val="0"/>
        </w:rPr>
        <w:t>=0.54, p&lt;0.001</w:t>
      </w:r>
      <w:r>
        <w:rPr>
          <w:rFonts w:ascii="B Lotus" w:hAnsi="Calibri" w:hint="cs"/>
          <w:lang w:bidi="fa-IR"/>
        </w:rPr>
        <w:t xml:space="preserve">). به طور کلی، افزایش هوش معنوی با کاهش اضطراب مرگ و افزایش اضطراب سلامتی با افزایش اضطراب مرگ همراه است. </w:t>
      </w:r>
      <w:proofErr w:type="spellStart"/>
      <w:r>
        <w:rPr>
          <w:rFonts w:ascii="B Lotus" w:hAnsi="Calibri" w:hint="cs"/>
          <w:lang w:bidi="fa-IR"/>
        </w:rPr>
        <w:t>یافته‌های</w:t>
      </w:r>
      <w:proofErr w:type="spellEnd"/>
      <w:r>
        <w:rPr>
          <w:rFonts w:ascii="B Lotus" w:hAnsi="Calibri" w:hint="cs"/>
          <w:lang w:bidi="fa-IR"/>
        </w:rPr>
        <w:t xml:space="preserve"> این پژوهش بر اهمیت عوامل </w:t>
      </w:r>
      <w:proofErr w:type="spellStart"/>
      <w:r>
        <w:rPr>
          <w:rFonts w:ascii="B Lotus" w:hAnsi="Calibri" w:hint="cs"/>
          <w:lang w:bidi="fa-IR"/>
        </w:rPr>
        <w:t>روان‌شناختی</w:t>
      </w:r>
      <w:proofErr w:type="spellEnd"/>
      <w:r>
        <w:rPr>
          <w:rFonts w:ascii="B Lotus" w:hAnsi="Calibri" w:hint="cs"/>
          <w:lang w:bidi="fa-IR"/>
        </w:rPr>
        <w:t xml:space="preserve"> و معنوی در تبیین اضطراب مرگ سالمندان و ضرورت توجه به </w:t>
      </w:r>
      <w:proofErr w:type="spellStart"/>
      <w:r>
        <w:rPr>
          <w:rFonts w:ascii="B Lotus" w:hAnsi="Calibri" w:hint="cs"/>
          <w:lang w:bidi="fa-IR"/>
        </w:rPr>
        <w:t>آن‌ها</w:t>
      </w:r>
      <w:proofErr w:type="spellEnd"/>
      <w:r>
        <w:rPr>
          <w:rFonts w:ascii="B Lotus" w:hAnsi="Calibri" w:hint="cs"/>
          <w:lang w:bidi="fa-IR"/>
        </w:rPr>
        <w:t xml:space="preserve"> در </w:t>
      </w:r>
      <w:proofErr w:type="spellStart"/>
      <w:r>
        <w:rPr>
          <w:rFonts w:ascii="B Lotus" w:hAnsi="Calibri" w:hint="cs"/>
          <w:lang w:bidi="fa-IR"/>
        </w:rPr>
        <w:t>برنامه‌های</w:t>
      </w:r>
      <w:proofErr w:type="spellEnd"/>
      <w:r>
        <w:rPr>
          <w:rFonts w:ascii="B Lotus" w:hAnsi="Calibri" w:hint="cs"/>
          <w:lang w:bidi="fa-IR"/>
        </w:rPr>
        <w:t xml:space="preserve"> ارتقای سلامت روان سالمندان تأکید دارد.</w:t>
      </w:r>
    </w:p>
    <w:p w14:paraId="6603FE6E" w14:textId="77777777" w:rsidR="00912462" w:rsidRDefault="00000000">
      <w:pPr>
        <w:ind w:firstLine="397"/>
        <w:jc w:val="both"/>
        <w:rPr>
          <w:rFonts w:ascii="Times New Roman" w:eastAsia="Times New Roman" w:hAnsi="Times New Roman" w:cs="B Lotus"/>
          <w:color w:val="auto"/>
          <w:lang w:bidi="fa-IR"/>
        </w:rPr>
      </w:pPr>
      <w:proofErr w:type="spellStart"/>
      <w:r>
        <w:rPr>
          <w:rFonts w:hint="cs"/>
          <w:b/>
          <w:bCs/>
          <w:lang w:bidi="fa-IR"/>
        </w:rPr>
        <w:t>کلیدواژه</w:t>
      </w:r>
      <w:proofErr w:type="spellEnd"/>
      <w:r>
        <w:rPr>
          <w:rFonts w:hint="cs"/>
          <w:b/>
          <w:bCs/>
          <w:lang w:bidi="fa-IR"/>
        </w:rPr>
        <w:t xml:space="preserve"> ها:</w:t>
      </w:r>
      <w:r>
        <w:rPr>
          <w:rFonts w:hint="cs"/>
          <w:lang w:bidi="fa-IR"/>
        </w:rPr>
        <w:t xml:space="preserve"> </w:t>
      </w:r>
      <w:r>
        <w:rPr>
          <w:rFonts w:ascii="Times New Roman" w:eastAsia="Times New Roman" w:hAnsi="Times New Roman" w:hint="cs"/>
          <w:lang w:bidi="fa-IR"/>
        </w:rPr>
        <w:t>هوش معنوی، اضطراب سلامتی، اضطراب مرگ، سالمندان.</w:t>
      </w:r>
    </w:p>
    <w:p w14:paraId="4244A145"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lastRenderedPageBreak/>
        <w:t>فصل اول:</w:t>
      </w:r>
    </w:p>
    <w:p w14:paraId="5DEBAFB4" w14:textId="77777777" w:rsidR="00912462" w:rsidRDefault="00000000">
      <w:pPr>
        <w:keepNext/>
        <w:keepLines/>
        <w:spacing w:after="240" w:line="276" w:lineRule="auto"/>
        <w:jc w:val="center"/>
        <w:rPr>
          <w:rFonts w:cs="B Titr"/>
          <w:b/>
          <w:bCs/>
          <w:color w:val="auto"/>
          <w:sz w:val="72"/>
          <w:szCs w:val="72"/>
          <w:lang w:bidi="fa-IR"/>
        </w:rPr>
      </w:pPr>
      <w:r>
        <w:rPr>
          <w:rFonts w:cs="B Titr" w:hint="cs"/>
          <w:b/>
          <w:bCs/>
          <w:sz w:val="56"/>
          <w:szCs w:val="56"/>
          <w:lang w:bidi="fa-IR"/>
        </w:rPr>
        <w:t>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txbxContent>
            </v:textbox>
          </v:shape>
        </w:pict>
      </w:r>
    </w:p>
    <w:p w14:paraId="31F64D68" w14:textId="77777777" w:rsidR="00912462" w:rsidRDefault="00000000" w:rsidP="005B1101">
      <w:pPr>
        <w:keepNext/>
        <w:keepLines/>
        <w:pageBreakBefore/>
        <w:spacing w:before="240" w:after="100" w:line="276" w:lineRule="auto"/>
        <w:rPr>
          <w:rFonts w:cs="B Lotus"/>
          <w:b/>
          <w:bCs/>
          <w:color w:val="auto"/>
          <w:lang w:bidi="fa-IR"/>
        </w:rPr>
      </w:pPr>
      <w:r>
        <w:rPr>
          <w:rFonts w:cs="B Titr" w:hint="cs"/>
          <w:b/>
          <w:bCs/>
          <w:sz w:val="30"/>
          <w:szCs w:val="30"/>
          <w:lang w:bidi="fa-IR"/>
        </w:rPr>
        <w:lastRenderedPageBreak/>
        <w:t>۱-۱- مقدمه</w:t>
      </w:r>
    </w:p>
    <w:p w14:paraId="510465FF" w14:textId="77777777" w:rsidR="00912462" w:rsidRDefault="00000000">
      <w:pPr>
        <w:ind w:firstLine="397"/>
        <w:jc w:val="both"/>
        <w:rPr>
          <w:rFonts w:cs="B Lotus"/>
          <w:color w:val="auto"/>
          <w:lang w:bidi="fa-IR"/>
        </w:rPr>
      </w:pPr>
      <w:r>
        <w:rPr>
          <w:rFonts w:hint="cs"/>
          <w:lang w:bidi="fa-IR"/>
        </w:rPr>
        <w:t xml:space="preserve">جمعیت سالمندان جهان در </w:t>
      </w:r>
      <w:proofErr w:type="spellStart"/>
      <w:r>
        <w:rPr>
          <w:rFonts w:hint="cs"/>
          <w:lang w:bidi="fa-IR"/>
        </w:rPr>
        <w:t>دهه‌های</w:t>
      </w:r>
      <w:proofErr w:type="spellEnd"/>
      <w:r>
        <w:rPr>
          <w:rFonts w:hint="cs"/>
          <w:lang w:bidi="fa-IR"/>
        </w:rPr>
        <w:t xml:space="preserve"> اخیر با سرعت قابل توجهی در حال افزایش است و سالمندی جمعیت به یکی از </w:t>
      </w:r>
      <w:proofErr w:type="spellStart"/>
      <w:r>
        <w:rPr>
          <w:rFonts w:hint="cs"/>
          <w:lang w:bidi="fa-IR"/>
        </w:rPr>
        <w:t>مهم‌ترین</w:t>
      </w:r>
      <w:proofErr w:type="spellEnd"/>
      <w:r>
        <w:rPr>
          <w:rFonts w:hint="cs"/>
          <w:lang w:bidi="fa-IR"/>
        </w:rPr>
        <w:t xml:space="preserve"> تغییرات جمعیتی در سطح جهان تبدیل شده است. بر اساس برآوردهای سازمان ملل متحد، تعداد افراد ۶۵ ساله و بالاتر در جهان در </w:t>
      </w:r>
      <w:proofErr w:type="spellStart"/>
      <w:r>
        <w:rPr>
          <w:rFonts w:hint="cs"/>
          <w:lang w:bidi="fa-IR"/>
        </w:rPr>
        <w:t>دهه‌های</w:t>
      </w:r>
      <w:proofErr w:type="spellEnd"/>
      <w:r>
        <w:rPr>
          <w:rFonts w:hint="cs"/>
          <w:lang w:bidi="fa-IR"/>
        </w:rPr>
        <w:t xml:space="preserve"> آینده </w:t>
      </w:r>
      <w:proofErr w:type="spellStart"/>
      <w:r>
        <w:rPr>
          <w:rFonts w:hint="cs"/>
          <w:lang w:bidi="fa-IR"/>
        </w:rPr>
        <w:t>به‌طور</w:t>
      </w:r>
      <w:proofErr w:type="spellEnd"/>
      <w:r>
        <w:rPr>
          <w:rFonts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w:t>
      </w:r>
      <w:r>
        <w:rPr>
          <w:rStyle w:val="FootnoteReference"/>
          <w:rFonts w:hint="cs"/>
          <w:lang w:bidi="fa-IR"/>
        </w:rPr>
        <w:footnoteReference w:id="1"/>
      </w:r>
      <w:r>
        <w:rPr>
          <w:rFonts w:hint="cs"/>
          <w:lang w:bidi="fa-IR"/>
        </w:rPr>
        <w:t xml:space="preserve">، ۲۰۲۴). ایران نیز از این روند جمعیتی </w:t>
      </w:r>
      <w:proofErr w:type="spellStart"/>
      <w:r>
        <w:rPr>
          <w:rFonts w:hint="cs"/>
          <w:lang w:bidi="fa-IR"/>
        </w:rPr>
        <w:t>مستثنا</w:t>
      </w:r>
      <w:proofErr w:type="spellEnd"/>
      <w:r>
        <w:rPr>
          <w:rFonts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proofErr w:type="spellStart"/>
      <w:r>
        <w:rPr>
          <w:rFonts w:hint="cs"/>
          <w:lang w:bidi="fa-IR"/>
        </w:rPr>
        <w:t>می‌رود</w:t>
      </w:r>
      <w:proofErr w:type="spellEnd"/>
      <w:r>
        <w:rPr>
          <w:rFonts w:hint="cs"/>
          <w:lang w:bidi="fa-IR"/>
        </w:rPr>
        <w:t xml:space="preserve"> سهم افراد ۶۰ ساله و بالاتر در جمعیت ایران طی </w:t>
      </w:r>
      <w:proofErr w:type="spellStart"/>
      <w:r>
        <w:rPr>
          <w:rFonts w:hint="cs"/>
          <w:lang w:bidi="fa-IR"/>
        </w:rPr>
        <w:t>دهه‌های</w:t>
      </w:r>
      <w:proofErr w:type="spellEnd"/>
      <w:r>
        <w:rPr>
          <w:rFonts w:hint="cs"/>
          <w:lang w:bidi="fa-IR"/>
        </w:rPr>
        <w:t xml:space="preserve"> آینده </w:t>
      </w:r>
      <w:proofErr w:type="spellStart"/>
      <w:r>
        <w:rPr>
          <w:rFonts w:hint="cs"/>
          <w:lang w:bidi="fa-IR"/>
        </w:rPr>
        <w:t>به‌طور</w:t>
      </w:r>
      <w:proofErr w:type="spellEnd"/>
      <w:r>
        <w:rPr>
          <w:rFonts w:hint="cs"/>
          <w:lang w:bidi="fa-IR"/>
        </w:rPr>
        <w:t xml:space="preserve"> قابل توجهی افزایش یابد و تا سال ۲۰۵۰ حدود ۲۷</w:t>
      </w:r>
      <w:r>
        <w:rPr>
          <w:rFonts w:ascii="Times New Roman" w:hAnsi="Times New Roman" w:hint="cs"/>
          <w:lang w:bidi="fa-IR"/>
        </w:rPr>
        <w:t>٫</w:t>
      </w:r>
      <w:r>
        <w:rPr>
          <w:rFonts w:hint="cs"/>
          <w:lang w:bidi="fa-IR"/>
        </w:rPr>
        <w:t xml:space="preserve">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proofErr w:type="spellStart"/>
      <w:r>
        <w:rPr>
          <w:rFonts w:hint="cs"/>
          <w:lang w:bidi="fa-IR"/>
        </w:rPr>
        <w:t>برنامه‌ریزی</w:t>
      </w:r>
      <w:proofErr w:type="spellEnd"/>
      <w:r>
        <w:rPr>
          <w:rFonts w:hint="cs"/>
          <w:lang w:bidi="fa-IR"/>
        </w:rPr>
        <w:t xml:space="preserve"> برای ارائه خدمات متناسب با این تغییر جمعیتی را بیش از پیش آشکار </w:t>
      </w:r>
      <w:proofErr w:type="spellStart"/>
      <w:r>
        <w:rPr>
          <w:rFonts w:hint="cs"/>
          <w:lang w:bidi="fa-IR"/>
        </w:rPr>
        <w:t>می‌سازد</w:t>
      </w:r>
      <w:proofErr w:type="spellEnd"/>
      <w:r>
        <w:rPr>
          <w:rFonts w:hint="cs"/>
          <w:lang w:bidi="fa-IR"/>
        </w:rPr>
        <w:t>.</w:t>
      </w:r>
    </w:p>
    <w:p w14:paraId="30C9D1F6" w14:textId="77777777" w:rsidR="00912462" w:rsidRDefault="00000000">
      <w:pPr>
        <w:ind w:firstLine="397"/>
        <w:jc w:val="both"/>
        <w:rPr>
          <w:rFonts w:cs="B Lotus"/>
          <w:color w:val="auto"/>
          <w:lang w:bidi="fa-IR"/>
        </w:rPr>
      </w:pPr>
      <w:proofErr w:type="spellStart"/>
      <w:r>
        <w:rPr>
          <w:rFonts w:hint="cs"/>
          <w:lang w:bidi="fa-IR"/>
        </w:rPr>
        <w:t>سالخوردگی</w:t>
      </w:r>
      <w:proofErr w:type="spellEnd"/>
      <w:r>
        <w:rPr>
          <w:rFonts w:hint="cs"/>
          <w:lang w:bidi="fa-IR"/>
        </w:rPr>
        <w:t xml:space="preserve"> جمعیت </w:t>
      </w:r>
      <w:proofErr w:type="spellStart"/>
      <w:r>
        <w:rPr>
          <w:rFonts w:hint="cs"/>
          <w:lang w:bidi="fa-IR"/>
        </w:rPr>
        <w:t>هم‌زمان</w:t>
      </w:r>
      <w:proofErr w:type="spellEnd"/>
      <w:r>
        <w:rPr>
          <w:rFonts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hint="cs"/>
          <w:lang w:bidi="fa-IR"/>
        </w:rPr>
        <w:t>ترتیبات</w:t>
      </w:r>
      <w:proofErr w:type="spellEnd"/>
      <w:r>
        <w:rPr>
          <w:rFonts w:hint="cs"/>
          <w:lang w:bidi="fa-IR"/>
        </w:rPr>
        <w:t xml:space="preserve"> سکونت سالمندان را نیز تحت تأثیر قرار داده است. در بسیاری از جوامع، الگوهای زندگی سالمندان از زندگی در </w:t>
      </w:r>
      <w:proofErr w:type="spellStart"/>
      <w:r>
        <w:rPr>
          <w:rFonts w:hint="cs"/>
          <w:lang w:bidi="fa-IR"/>
        </w:rPr>
        <w:t>خانواده‌های</w:t>
      </w:r>
      <w:proofErr w:type="spellEnd"/>
      <w:r>
        <w:rPr>
          <w:rFonts w:hint="cs"/>
          <w:lang w:bidi="fa-IR"/>
        </w:rPr>
        <w:t xml:space="preserve"> گسترده و </w:t>
      </w:r>
      <w:proofErr w:type="spellStart"/>
      <w:r>
        <w:rPr>
          <w:rFonts w:hint="cs"/>
          <w:lang w:bidi="fa-IR"/>
        </w:rPr>
        <w:t>چندنسلی</w:t>
      </w:r>
      <w:proofErr w:type="spellEnd"/>
      <w:r>
        <w:rPr>
          <w:rFonts w:hint="cs"/>
          <w:lang w:bidi="fa-IR"/>
        </w:rPr>
        <w:t xml:space="preserve"> به سمت </w:t>
      </w:r>
      <w:proofErr w:type="spellStart"/>
      <w:r>
        <w:rPr>
          <w:rFonts w:hint="cs"/>
          <w:lang w:bidi="fa-IR"/>
        </w:rPr>
        <w:t>شکل‌های</w:t>
      </w:r>
      <w:proofErr w:type="spellEnd"/>
      <w:r>
        <w:rPr>
          <w:rFonts w:hint="cs"/>
          <w:lang w:bidi="fa-IR"/>
        </w:rPr>
        <w:t xml:space="preserve"> </w:t>
      </w:r>
      <w:proofErr w:type="spellStart"/>
      <w:r>
        <w:rPr>
          <w:rFonts w:hint="cs"/>
          <w:lang w:bidi="fa-IR"/>
        </w:rPr>
        <w:t>مستقل‌تر</w:t>
      </w:r>
      <w:proofErr w:type="spellEnd"/>
      <w:r>
        <w:rPr>
          <w:rFonts w:hint="cs"/>
          <w:lang w:bidi="fa-IR"/>
        </w:rPr>
        <w:t xml:space="preserve"> زندگی، از جمله زندگی </w:t>
      </w:r>
      <w:proofErr w:type="spellStart"/>
      <w:r>
        <w:rPr>
          <w:rFonts w:hint="cs"/>
          <w:lang w:bidi="fa-IR"/>
        </w:rPr>
        <w:t>به‌تنهایی</w:t>
      </w:r>
      <w:proofErr w:type="spellEnd"/>
      <w:r>
        <w:rPr>
          <w:rFonts w:hint="cs"/>
          <w:lang w:bidi="fa-IR"/>
        </w:rPr>
        <w:t xml:space="preserve"> یا زندگی با همسر، در حال تغییر است. این تغییرات </w:t>
      </w:r>
      <w:proofErr w:type="spellStart"/>
      <w:r>
        <w:rPr>
          <w:rFonts w:hint="cs"/>
          <w:lang w:bidi="fa-IR"/>
        </w:rPr>
        <w:t>می‌توانند</w:t>
      </w:r>
      <w:proofErr w:type="spellEnd"/>
      <w:r>
        <w:rPr>
          <w:rFonts w:hint="cs"/>
          <w:lang w:bidi="fa-IR"/>
        </w:rPr>
        <w:t xml:space="preserve"> </w:t>
      </w:r>
      <w:proofErr w:type="spellStart"/>
      <w:r>
        <w:rPr>
          <w:rFonts w:hint="cs"/>
          <w:lang w:bidi="fa-IR"/>
        </w:rPr>
        <w:t>پیامدهایی</w:t>
      </w:r>
      <w:proofErr w:type="spellEnd"/>
      <w:r>
        <w:rPr>
          <w:rFonts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hint="cs"/>
          <w:lang w:bidi="fa-IR"/>
        </w:rPr>
        <w:t>ترتیبات</w:t>
      </w:r>
      <w:proofErr w:type="spellEnd"/>
      <w:r>
        <w:rPr>
          <w:rFonts w:hint="cs"/>
          <w:lang w:bidi="fa-IR"/>
        </w:rPr>
        <w:t xml:space="preserve"> زندگی، حمایت </w:t>
      </w:r>
      <w:r>
        <w:rPr>
          <w:rFonts w:hint="cs"/>
          <w:lang w:bidi="fa-IR"/>
        </w:rPr>
        <w:lastRenderedPageBreak/>
        <w:t xml:space="preserve">اجتماعی و نیازهای مراقبتی این گروه را بیش از پیش افزایش داده است. همچنین، شواهد سازمان ملل نشان </w:t>
      </w:r>
      <w:proofErr w:type="spellStart"/>
      <w:r>
        <w:rPr>
          <w:rFonts w:hint="cs"/>
          <w:lang w:bidi="fa-IR"/>
        </w:rPr>
        <w:t>می‌دهد</w:t>
      </w:r>
      <w:proofErr w:type="spellEnd"/>
      <w:r>
        <w:rPr>
          <w:rFonts w:hint="cs"/>
          <w:lang w:bidi="fa-IR"/>
        </w:rPr>
        <w:t xml:space="preserve"> که زنان سالمند تقریباً دو برابر مردان سالمند احتمال دارد </w:t>
      </w:r>
      <w:proofErr w:type="spellStart"/>
      <w:r>
        <w:rPr>
          <w:rFonts w:hint="cs"/>
          <w:lang w:bidi="fa-IR"/>
        </w:rPr>
        <w:t>به‌تنهایی</w:t>
      </w:r>
      <w:proofErr w:type="spellEnd"/>
      <w:r>
        <w:rPr>
          <w:rFonts w:hint="cs"/>
          <w:lang w:bidi="fa-IR"/>
        </w:rPr>
        <w:t xml:space="preserve"> زندگی کنند که بخش مهمی از آن با بالاتر بودن میزان بیوگی در میان زنان مرتبط است (سازمان ملل متحد، ۲۰۲۳).</w:t>
      </w:r>
    </w:p>
    <w:p w14:paraId="49889A8A" w14:textId="77777777" w:rsidR="00912462" w:rsidRDefault="00000000">
      <w:pPr>
        <w:ind w:firstLine="397"/>
        <w:jc w:val="both"/>
        <w:rPr>
          <w:rFonts w:cs="B Lotus"/>
          <w:color w:val="auto"/>
          <w:lang w:bidi="fa-IR"/>
        </w:rPr>
      </w:pPr>
      <w:proofErr w:type="spellStart"/>
      <w:r>
        <w:rPr>
          <w:rFonts w:hint="cs"/>
          <w:lang w:bidi="fa-IR"/>
        </w:rPr>
        <w:t>سالخوردگی</w:t>
      </w:r>
      <w:proofErr w:type="spellEnd"/>
      <w:r>
        <w:rPr>
          <w:rFonts w:hint="cs"/>
          <w:lang w:bidi="fa-IR"/>
        </w:rPr>
        <w:t xml:space="preserve"> جمعیت یکی از </w:t>
      </w:r>
      <w:proofErr w:type="spellStart"/>
      <w:r>
        <w:rPr>
          <w:rFonts w:hint="cs"/>
          <w:lang w:bidi="fa-IR"/>
        </w:rPr>
        <w:t>مهم‌ترین</w:t>
      </w:r>
      <w:proofErr w:type="spellEnd"/>
      <w:r>
        <w:rPr>
          <w:rFonts w:hint="cs"/>
          <w:lang w:bidi="fa-IR"/>
        </w:rPr>
        <w:t xml:space="preserve"> تحولات جمعیتی در جهان معاصر و از </w:t>
      </w:r>
      <w:proofErr w:type="spellStart"/>
      <w:r>
        <w:rPr>
          <w:rFonts w:hint="cs"/>
          <w:lang w:bidi="fa-IR"/>
        </w:rPr>
        <w:t>چالش‌های</w:t>
      </w:r>
      <w:proofErr w:type="spellEnd"/>
      <w:r>
        <w:rPr>
          <w:rFonts w:hint="cs"/>
          <w:lang w:bidi="fa-IR"/>
        </w:rPr>
        <w:t xml:space="preserve"> اساسی </w:t>
      </w:r>
      <w:proofErr w:type="spellStart"/>
      <w:r>
        <w:rPr>
          <w:rFonts w:hint="cs"/>
          <w:lang w:bidi="fa-IR"/>
        </w:rPr>
        <w:t>نظام‌های</w:t>
      </w:r>
      <w:proofErr w:type="spellEnd"/>
      <w:r>
        <w:rPr>
          <w:rFonts w:hint="cs"/>
          <w:lang w:bidi="fa-IR"/>
        </w:rPr>
        <w:t xml:space="preserve"> سلامت و رفاه اجتماعی به شمار </w:t>
      </w:r>
      <w:proofErr w:type="spellStart"/>
      <w:r>
        <w:rPr>
          <w:rFonts w:hint="cs"/>
          <w:lang w:bidi="fa-IR"/>
        </w:rPr>
        <w:t>می‌رود</w:t>
      </w:r>
      <w:proofErr w:type="spellEnd"/>
      <w:r>
        <w:rPr>
          <w:rFonts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hint="cs"/>
          <w:lang w:bidi="fa-IR"/>
        </w:rPr>
        <w:t>بیماری‌های</w:t>
      </w:r>
      <w:proofErr w:type="spellEnd"/>
      <w:r>
        <w:rPr>
          <w:rFonts w:hint="cs"/>
          <w:lang w:bidi="fa-IR"/>
        </w:rPr>
        <w:t xml:space="preserve"> مزمن، کاهش </w:t>
      </w:r>
      <w:proofErr w:type="spellStart"/>
      <w:r>
        <w:rPr>
          <w:rFonts w:hint="cs"/>
          <w:lang w:bidi="fa-IR"/>
        </w:rPr>
        <w:t>توانایی‌های</w:t>
      </w:r>
      <w:proofErr w:type="spellEnd"/>
      <w:r>
        <w:rPr>
          <w:rFonts w:hint="cs"/>
          <w:lang w:bidi="fa-IR"/>
        </w:rPr>
        <w:t xml:space="preserve"> جسمی و عملکردی، محدودیت در </w:t>
      </w:r>
      <w:proofErr w:type="spellStart"/>
      <w:r>
        <w:rPr>
          <w:rFonts w:hint="cs"/>
          <w:lang w:bidi="fa-IR"/>
        </w:rPr>
        <w:t>فعالیت‌های</w:t>
      </w:r>
      <w:proofErr w:type="spellEnd"/>
      <w:r>
        <w:rPr>
          <w:rFonts w:hint="cs"/>
          <w:lang w:bidi="fa-IR"/>
        </w:rPr>
        <w:t xml:space="preserve"> روزمره و تغییر در روابط و </w:t>
      </w:r>
      <w:proofErr w:type="spellStart"/>
      <w:r>
        <w:rPr>
          <w:rFonts w:hint="cs"/>
          <w:lang w:bidi="fa-IR"/>
        </w:rPr>
        <w:t>حمایت‌های</w:t>
      </w:r>
      <w:proofErr w:type="spellEnd"/>
      <w:r>
        <w:rPr>
          <w:rFonts w:hint="cs"/>
          <w:lang w:bidi="fa-IR"/>
        </w:rPr>
        <w:t xml:space="preserve"> اجتماعی مواجه شوند؛ عواملی که </w:t>
      </w:r>
      <w:proofErr w:type="spellStart"/>
      <w:r>
        <w:rPr>
          <w:rFonts w:hint="cs"/>
          <w:lang w:bidi="fa-IR"/>
        </w:rPr>
        <w:t>می‌توانند</w:t>
      </w:r>
      <w:proofErr w:type="spellEnd"/>
      <w:r>
        <w:rPr>
          <w:rFonts w:hint="cs"/>
          <w:lang w:bidi="fa-IR"/>
        </w:rPr>
        <w:t xml:space="preserve"> استقلال فردی و کیفیت زندگی آنان را تحت تأثیر قرار دهند (</w:t>
      </w:r>
      <w:proofErr w:type="spellStart"/>
      <w:r>
        <w:rPr>
          <w:rFonts w:hint="cs"/>
          <w:lang w:bidi="fa-IR"/>
        </w:rPr>
        <w:t>جودارزی</w:t>
      </w:r>
      <w:proofErr w:type="spellEnd"/>
      <w:r>
        <w:rPr>
          <w:rStyle w:val="FootnoteReference"/>
          <w:rFonts w:hint="cs"/>
          <w:lang w:bidi="fa-IR"/>
        </w:rPr>
        <w:footnoteReference w:id="2"/>
      </w:r>
      <w:r>
        <w:rPr>
          <w:rFonts w:hint="cs"/>
          <w:lang w:bidi="fa-IR"/>
        </w:rPr>
        <w:t xml:space="preserve"> و همکاران، ۲۰۲۴؛ میری و همکاران، ۲۰۲۴). در ایران نیز </w:t>
      </w:r>
      <w:proofErr w:type="spellStart"/>
      <w:r>
        <w:rPr>
          <w:rFonts w:hint="cs"/>
          <w:lang w:bidi="fa-IR"/>
        </w:rPr>
        <w:t>پژوهش‌های</w:t>
      </w:r>
      <w:proofErr w:type="spellEnd"/>
      <w:r>
        <w:rPr>
          <w:rFonts w:hint="cs"/>
          <w:lang w:bidi="fa-IR"/>
        </w:rPr>
        <w:t xml:space="preserve"> جدید نشان </w:t>
      </w:r>
      <w:proofErr w:type="spellStart"/>
      <w:r>
        <w:rPr>
          <w:rFonts w:hint="cs"/>
          <w:lang w:bidi="fa-IR"/>
        </w:rPr>
        <w:t>می‌دهند</w:t>
      </w:r>
      <w:proofErr w:type="spellEnd"/>
      <w:r>
        <w:rPr>
          <w:rFonts w:hint="cs"/>
          <w:lang w:bidi="fa-IR"/>
        </w:rPr>
        <w:t xml:space="preserve"> که وضعیت سلامت، </w:t>
      </w:r>
      <w:proofErr w:type="spellStart"/>
      <w:r>
        <w:rPr>
          <w:rFonts w:hint="cs"/>
          <w:lang w:bidi="fa-IR"/>
        </w:rPr>
        <w:t>بیماری‌های</w:t>
      </w:r>
      <w:proofErr w:type="spellEnd"/>
      <w:r>
        <w:rPr>
          <w:rFonts w:hint="cs"/>
          <w:lang w:bidi="fa-IR"/>
        </w:rPr>
        <w:t xml:space="preserve"> مزمن، شرایط اجتماعی ـ اقتصادی و عوامل روانی ـ اجتماعی با نحوه تجربه سالمندی و حفظ استقلال عملکردی ارتباط دارند. برای نمونه، </w:t>
      </w:r>
      <w:proofErr w:type="spellStart"/>
      <w:r>
        <w:rPr>
          <w:rFonts w:hint="cs"/>
          <w:lang w:bidi="fa-IR"/>
        </w:rPr>
        <w:t>جودارزی</w:t>
      </w:r>
      <w:proofErr w:type="spellEnd"/>
      <w:r>
        <w:rPr>
          <w:rFonts w:hint="cs"/>
          <w:lang w:bidi="fa-IR"/>
        </w:rPr>
        <w:t xml:space="preserve"> و همکاران (۲۰۲۴) در یک مرور </w:t>
      </w:r>
      <w:proofErr w:type="spellStart"/>
      <w:r>
        <w:rPr>
          <w:rFonts w:hint="cs"/>
          <w:lang w:bidi="fa-IR"/>
        </w:rPr>
        <w:t>نظام‌مند</w:t>
      </w:r>
      <w:proofErr w:type="spellEnd"/>
      <w:r>
        <w:rPr>
          <w:rFonts w:hint="cs"/>
          <w:lang w:bidi="fa-IR"/>
        </w:rPr>
        <w:t xml:space="preserve"> و </w:t>
      </w:r>
      <w:proofErr w:type="spellStart"/>
      <w:r>
        <w:rPr>
          <w:rFonts w:hint="cs"/>
          <w:lang w:bidi="fa-IR"/>
        </w:rPr>
        <w:t>فراتحلیل</w:t>
      </w:r>
      <w:proofErr w:type="spellEnd"/>
      <w:r>
        <w:rPr>
          <w:rFonts w:hint="cs"/>
          <w:lang w:bidi="fa-IR"/>
        </w:rPr>
        <w:t xml:space="preserve">، بر نقش عوامل روانی ـ اجتماعی در حفظ استقلال عملکردی سالمندان تأکید </w:t>
      </w:r>
      <w:proofErr w:type="spellStart"/>
      <w:r>
        <w:rPr>
          <w:rFonts w:hint="cs"/>
          <w:lang w:bidi="fa-IR"/>
        </w:rPr>
        <w:t>کرده‌اند</w:t>
      </w:r>
      <w:proofErr w:type="spellEnd"/>
      <w:r>
        <w:rPr>
          <w:rFonts w:hint="cs"/>
          <w:lang w:bidi="fa-IR"/>
        </w:rPr>
        <w:t xml:space="preserve">. همچنین، </w:t>
      </w:r>
      <w:proofErr w:type="spellStart"/>
      <w:r>
        <w:rPr>
          <w:rFonts w:hint="cs"/>
          <w:lang w:bidi="fa-IR"/>
        </w:rPr>
        <w:t>پژوهش‌های</w:t>
      </w:r>
      <w:proofErr w:type="spellEnd"/>
      <w:r>
        <w:rPr>
          <w:rFonts w:hint="cs"/>
          <w:lang w:bidi="fa-IR"/>
        </w:rPr>
        <w:t xml:space="preserve"> </w:t>
      </w:r>
      <w:proofErr w:type="spellStart"/>
      <w:r>
        <w:rPr>
          <w:rFonts w:hint="cs"/>
          <w:lang w:bidi="fa-IR"/>
        </w:rPr>
        <w:t>انجام‌شده</w:t>
      </w:r>
      <w:proofErr w:type="spellEnd"/>
      <w:r>
        <w:rPr>
          <w:rFonts w:hint="cs"/>
          <w:lang w:bidi="fa-IR"/>
        </w:rPr>
        <w:t xml:space="preserve"> در میان سالمندان ایرانی نشان </w:t>
      </w:r>
      <w:proofErr w:type="spellStart"/>
      <w:r>
        <w:rPr>
          <w:rFonts w:hint="cs"/>
          <w:lang w:bidi="fa-IR"/>
        </w:rPr>
        <w:t>داده‌اند</w:t>
      </w:r>
      <w:proofErr w:type="spellEnd"/>
      <w:r>
        <w:rPr>
          <w:rFonts w:hint="cs"/>
          <w:lang w:bidi="fa-IR"/>
        </w:rPr>
        <w:t xml:space="preserve"> که افزایش سن، </w:t>
      </w:r>
      <w:proofErr w:type="spellStart"/>
      <w:r>
        <w:rPr>
          <w:rFonts w:hint="cs"/>
          <w:lang w:bidi="fa-IR"/>
        </w:rPr>
        <w:t>بیماری‌های</w:t>
      </w:r>
      <w:proofErr w:type="spellEnd"/>
      <w:r>
        <w:rPr>
          <w:rFonts w:hint="cs"/>
          <w:lang w:bidi="fa-IR"/>
        </w:rPr>
        <w:t xml:space="preserve"> مزمن، وضعیت اقتصادی و میزان حمایت اجتماعی </w:t>
      </w:r>
      <w:proofErr w:type="spellStart"/>
      <w:r>
        <w:rPr>
          <w:rFonts w:hint="cs"/>
          <w:lang w:bidi="fa-IR"/>
        </w:rPr>
        <w:t>می‌توانند</w:t>
      </w:r>
      <w:proofErr w:type="spellEnd"/>
      <w:r>
        <w:rPr>
          <w:rFonts w:hint="cs"/>
          <w:lang w:bidi="fa-IR"/>
        </w:rPr>
        <w:t xml:space="preserve"> با وضعیت عملکردی و کیفیت زندگی سالمندان ارتباط داشته باشند (</w:t>
      </w:r>
      <w:proofErr w:type="spellStart"/>
      <w:r>
        <w:rPr>
          <w:rFonts w:hint="cs"/>
          <w:lang w:bidi="fa-IR"/>
        </w:rPr>
        <w:t>جافری‌کولایی</w:t>
      </w:r>
      <w:proofErr w:type="spellEnd"/>
      <w:r>
        <w:rPr>
          <w:rStyle w:val="FootnoteReference"/>
          <w:rFonts w:hint="cs"/>
          <w:lang w:bidi="fa-IR"/>
        </w:rPr>
        <w:footnoteReference w:id="3"/>
      </w:r>
      <w:r>
        <w:rPr>
          <w:rFonts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proofErr w:type="spellStart"/>
      <w:r>
        <w:rPr>
          <w:rFonts w:hint="cs"/>
          <w:lang w:bidi="fa-IR"/>
        </w:rPr>
        <w:t>ضرورت‌های</w:t>
      </w:r>
      <w:proofErr w:type="spellEnd"/>
      <w:r>
        <w:rPr>
          <w:rFonts w:hint="cs"/>
          <w:lang w:bidi="fa-IR"/>
        </w:rPr>
        <w:t xml:space="preserve"> مهم در </w:t>
      </w:r>
      <w:proofErr w:type="spellStart"/>
      <w:r>
        <w:rPr>
          <w:rFonts w:hint="cs"/>
          <w:lang w:bidi="fa-IR"/>
        </w:rPr>
        <w:t>برنامه‌ریزی</w:t>
      </w:r>
      <w:proofErr w:type="spellEnd"/>
      <w:r>
        <w:rPr>
          <w:rFonts w:hint="cs"/>
          <w:lang w:bidi="fa-IR"/>
        </w:rPr>
        <w:t xml:space="preserve"> برای سالمندی سالم در ایران محسوب </w:t>
      </w:r>
      <w:proofErr w:type="spellStart"/>
      <w:r>
        <w:rPr>
          <w:rFonts w:hint="cs"/>
          <w:lang w:bidi="fa-IR"/>
        </w:rPr>
        <w:t>می‌شود</w:t>
      </w:r>
      <w:proofErr w:type="spellEnd"/>
      <w:r>
        <w:rPr>
          <w:rFonts w:hint="cs"/>
          <w:lang w:bidi="fa-IR"/>
        </w:rPr>
        <w:t>.</w:t>
      </w:r>
    </w:p>
    <w:p w14:paraId="189D879D" w14:textId="77777777" w:rsidR="00912462" w:rsidRDefault="00000000">
      <w:pPr>
        <w:ind w:firstLine="397"/>
        <w:jc w:val="both"/>
        <w:rPr>
          <w:rFonts w:cs="B Lotus"/>
          <w:color w:val="auto"/>
          <w:lang w:bidi="fa-IR"/>
        </w:rPr>
      </w:pPr>
      <w:r>
        <w:rPr>
          <w:rFonts w:hint="cs"/>
          <w:lang w:bidi="fa-IR"/>
        </w:rPr>
        <w:lastRenderedPageBreak/>
        <w:t xml:space="preserve">سالمندی </w:t>
      </w:r>
      <w:proofErr w:type="spellStart"/>
      <w:r>
        <w:rPr>
          <w:rFonts w:hint="cs"/>
          <w:lang w:bidi="fa-IR"/>
        </w:rPr>
        <w:t>فرایندی</w:t>
      </w:r>
      <w:proofErr w:type="spellEnd"/>
      <w:r>
        <w:rPr>
          <w:rFonts w:hint="cs"/>
          <w:lang w:bidi="fa-IR"/>
        </w:rPr>
        <w:t xml:space="preserve"> طبیعی و </w:t>
      </w:r>
      <w:proofErr w:type="spellStart"/>
      <w:r>
        <w:rPr>
          <w:rFonts w:hint="cs"/>
          <w:lang w:bidi="fa-IR"/>
        </w:rPr>
        <w:t>چندبعدی</w:t>
      </w:r>
      <w:proofErr w:type="spellEnd"/>
      <w:r>
        <w:rPr>
          <w:rFonts w:hint="cs"/>
          <w:lang w:bidi="fa-IR"/>
        </w:rPr>
        <w:t xml:space="preserve"> است که با تغییرات تدریجی در ابعاد جسمی، روانی، شناختی و اجتماعی زندگی همراه </w:t>
      </w:r>
      <w:proofErr w:type="spellStart"/>
      <w:r>
        <w:rPr>
          <w:rFonts w:hint="cs"/>
          <w:lang w:bidi="fa-IR"/>
        </w:rPr>
        <w:t>می‌باشد</w:t>
      </w:r>
      <w:proofErr w:type="spellEnd"/>
      <w:r>
        <w:rPr>
          <w:rFonts w:hint="cs"/>
          <w:lang w:bidi="fa-IR"/>
        </w:rPr>
        <w:t xml:space="preserve">. امروزه مفهوم سالمندی موفق صرفاً به طول عمر یا فقدان بیماری محدود </w:t>
      </w:r>
      <w:proofErr w:type="spellStart"/>
      <w:r>
        <w:rPr>
          <w:rFonts w:hint="cs"/>
          <w:lang w:bidi="fa-IR"/>
        </w:rPr>
        <w:t>نمی‌شود</w:t>
      </w:r>
      <w:proofErr w:type="spellEnd"/>
      <w:r>
        <w:rPr>
          <w:rFonts w:hint="cs"/>
          <w:lang w:bidi="fa-IR"/>
        </w:rPr>
        <w:t xml:space="preserve">، بلکه ابعادی همچون حفظ سلامت و عملکرد جسمی و شناختی، استقلال، مشارکت اجتماعی و برخورداری از بهزیستی </w:t>
      </w:r>
      <w:proofErr w:type="spellStart"/>
      <w:r>
        <w:rPr>
          <w:rFonts w:hint="cs"/>
          <w:lang w:bidi="fa-IR"/>
        </w:rPr>
        <w:t>روان‌شناختی</w:t>
      </w:r>
      <w:proofErr w:type="spellEnd"/>
      <w:r>
        <w:rPr>
          <w:rFonts w:hint="cs"/>
          <w:lang w:bidi="fa-IR"/>
        </w:rPr>
        <w:t xml:space="preserve"> را نیز </w:t>
      </w:r>
      <w:proofErr w:type="spellStart"/>
      <w:r>
        <w:rPr>
          <w:rFonts w:hint="cs"/>
          <w:lang w:bidi="fa-IR"/>
        </w:rPr>
        <w:t>دربرمی‌گیرد</w:t>
      </w:r>
      <w:proofErr w:type="spellEnd"/>
      <w:r>
        <w:rPr>
          <w:rFonts w:hint="cs"/>
          <w:lang w:bidi="fa-IR"/>
        </w:rPr>
        <w:t xml:space="preserve"> (</w:t>
      </w:r>
      <w:proofErr w:type="spellStart"/>
      <w:r>
        <w:rPr>
          <w:rFonts w:hint="cs"/>
          <w:lang w:bidi="fa-IR"/>
        </w:rPr>
        <w:t>لیو</w:t>
      </w:r>
      <w:proofErr w:type="spellEnd"/>
      <w:r>
        <w:rPr>
          <w:rStyle w:val="FootnoteReference"/>
          <w:rFonts w:hint="cs"/>
          <w:lang w:bidi="fa-IR"/>
        </w:rPr>
        <w:footnoteReference w:id="4"/>
      </w:r>
      <w:r>
        <w:rPr>
          <w:rFonts w:hint="cs"/>
          <w:lang w:bidi="fa-IR"/>
        </w:rPr>
        <w:t xml:space="preserve"> و همکاران، ۲۰۲۵). شواهد پژوهشی نشان </w:t>
      </w:r>
      <w:proofErr w:type="spellStart"/>
      <w:r>
        <w:rPr>
          <w:rFonts w:hint="cs"/>
          <w:lang w:bidi="fa-IR"/>
        </w:rPr>
        <w:t>می‌دهد</w:t>
      </w:r>
      <w:proofErr w:type="spellEnd"/>
      <w:r>
        <w:rPr>
          <w:rFonts w:hint="cs"/>
          <w:lang w:bidi="fa-IR"/>
        </w:rPr>
        <w:t xml:space="preserve"> که کیفیت تجربه سالمندی تحت تأثیر عوامل قابل تعدیلی همچون وضعیت سلامت </w:t>
      </w:r>
      <w:proofErr w:type="spellStart"/>
      <w:r>
        <w:rPr>
          <w:rFonts w:hint="cs"/>
          <w:lang w:bidi="fa-IR"/>
        </w:rPr>
        <w:t>ادراک‌شده</w:t>
      </w:r>
      <w:proofErr w:type="spellEnd"/>
      <w:r>
        <w:rPr>
          <w:rFonts w:hint="cs"/>
          <w:lang w:bidi="fa-IR"/>
        </w:rPr>
        <w:t xml:space="preserve">، شرایط اقتصادی و عوامل اجتماعی قرار دارد؛ </w:t>
      </w:r>
      <w:proofErr w:type="spellStart"/>
      <w:r>
        <w:rPr>
          <w:rFonts w:hint="cs"/>
          <w:lang w:bidi="fa-IR"/>
        </w:rPr>
        <w:t>به‌گونه‌ای</w:t>
      </w:r>
      <w:proofErr w:type="spellEnd"/>
      <w:r>
        <w:rPr>
          <w:rFonts w:hint="cs"/>
          <w:lang w:bidi="fa-IR"/>
        </w:rPr>
        <w:t xml:space="preserve"> که در </w:t>
      </w:r>
      <w:proofErr w:type="spellStart"/>
      <w:r>
        <w:rPr>
          <w:rFonts w:hint="cs"/>
          <w:lang w:bidi="fa-IR"/>
        </w:rPr>
        <w:t>مطالعه‌ای</w:t>
      </w:r>
      <w:proofErr w:type="spellEnd"/>
      <w:r>
        <w:rPr>
          <w:rFonts w:hint="cs"/>
          <w:lang w:bidi="fa-IR"/>
        </w:rPr>
        <w:t xml:space="preserve"> بر سالمندان ایرانی، سلامت </w:t>
      </w:r>
      <w:proofErr w:type="spellStart"/>
      <w:r>
        <w:rPr>
          <w:rFonts w:hint="cs"/>
          <w:lang w:bidi="fa-IR"/>
        </w:rPr>
        <w:t>ادراک‌شده</w:t>
      </w:r>
      <w:proofErr w:type="spellEnd"/>
      <w:r>
        <w:rPr>
          <w:rFonts w:hint="cs"/>
          <w:lang w:bidi="fa-IR"/>
        </w:rPr>
        <w:t xml:space="preserve">، کفایت درآمد و جایگاه اجتماعی </w:t>
      </w:r>
      <w:proofErr w:type="spellStart"/>
      <w:r>
        <w:rPr>
          <w:rFonts w:hint="cs"/>
          <w:lang w:bidi="fa-IR"/>
        </w:rPr>
        <w:t>ادراک‌شده</w:t>
      </w:r>
      <w:proofErr w:type="spellEnd"/>
      <w:r>
        <w:rPr>
          <w:rFonts w:hint="cs"/>
          <w:lang w:bidi="fa-IR"/>
        </w:rPr>
        <w:t xml:space="preserve"> از </w:t>
      </w:r>
      <w:proofErr w:type="spellStart"/>
      <w:r>
        <w:rPr>
          <w:rFonts w:hint="cs"/>
          <w:lang w:bidi="fa-IR"/>
        </w:rPr>
        <w:t>مهم‌ترین</w:t>
      </w:r>
      <w:proofErr w:type="spellEnd"/>
      <w:r>
        <w:rPr>
          <w:rFonts w:hint="cs"/>
          <w:lang w:bidi="fa-IR"/>
        </w:rPr>
        <w:t xml:space="preserve"> عوامل مرتبط با سالمندی موفق بودند (محمدزاده و همکاران، ۲۰۲۴). </w:t>
      </w:r>
      <w:proofErr w:type="spellStart"/>
      <w:r>
        <w:rPr>
          <w:rFonts w:hint="cs"/>
          <w:lang w:bidi="fa-IR"/>
        </w:rPr>
        <w:t>ازاین‌رو</w:t>
      </w:r>
      <w:proofErr w:type="spellEnd"/>
      <w:r>
        <w:rPr>
          <w:rFonts w:hint="cs"/>
          <w:lang w:bidi="fa-IR"/>
        </w:rPr>
        <w:t xml:space="preserve">، سالمندی را </w:t>
      </w:r>
      <w:proofErr w:type="spellStart"/>
      <w:r>
        <w:rPr>
          <w:rFonts w:hint="cs"/>
          <w:lang w:bidi="fa-IR"/>
        </w:rPr>
        <w:t>نمی‌توان</w:t>
      </w:r>
      <w:proofErr w:type="spellEnd"/>
      <w:r>
        <w:rPr>
          <w:rFonts w:hint="cs"/>
          <w:lang w:bidi="fa-IR"/>
        </w:rPr>
        <w:t xml:space="preserve"> صرفاً </w:t>
      </w:r>
      <w:proofErr w:type="spellStart"/>
      <w:r>
        <w:rPr>
          <w:rFonts w:hint="cs"/>
          <w:lang w:bidi="fa-IR"/>
        </w:rPr>
        <w:t>فرایندی</w:t>
      </w:r>
      <w:proofErr w:type="spellEnd"/>
      <w:r>
        <w:rPr>
          <w:rFonts w:hint="cs"/>
          <w:lang w:bidi="fa-IR"/>
        </w:rPr>
        <w:t xml:space="preserve">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w:t>
      </w:r>
      <w:proofErr w:type="spellStart"/>
      <w:r>
        <w:rPr>
          <w:rFonts w:hint="cs"/>
          <w:lang w:bidi="fa-IR"/>
        </w:rPr>
        <w:t>نگرانی‌های</w:t>
      </w:r>
      <w:proofErr w:type="spellEnd"/>
      <w:r>
        <w:rPr>
          <w:rFonts w:hint="cs"/>
          <w:lang w:bidi="fa-IR"/>
        </w:rPr>
        <w:t xml:space="preserve"> مرتبط با مسائل </w:t>
      </w:r>
      <w:proofErr w:type="spellStart"/>
      <w:r>
        <w:rPr>
          <w:rFonts w:hint="cs"/>
          <w:lang w:bidi="fa-IR"/>
        </w:rPr>
        <w:t>وجودی</w:t>
      </w:r>
      <w:proofErr w:type="spellEnd"/>
      <w:r>
        <w:rPr>
          <w:rFonts w:hint="cs"/>
          <w:lang w:bidi="fa-IR"/>
        </w:rPr>
        <w:t xml:space="preserve"> و سلامت، در پژوهش حاضر نقش هوش معنوی و اضطراب سلامت در ارتباط با اضطراب مرگ در سالمندان مورد بررسی قرار گرفته است.</w:t>
      </w:r>
    </w:p>
    <w:p w14:paraId="6E683F97" w14:textId="77777777" w:rsidR="00912462" w:rsidRDefault="00000000" w:rsidP="005B1101">
      <w:pPr>
        <w:keepNext/>
        <w:keepLines/>
        <w:spacing w:before="240" w:after="100" w:line="276" w:lineRule="auto"/>
        <w:rPr>
          <w:rFonts w:cs="B Lotus"/>
          <w:color w:val="auto"/>
          <w:lang w:bidi="fa-IR"/>
        </w:rPr>
      </w:pPr>
      <w:r>
        <w:rPr>
          <w:rFonts w:cs="B Titr" w:hint="cs"/>
          <w:b/>
          <w:bCs/>
          <w:sz w:val="30"/>
          <w:szCs w:val="30"/>
          <w:lang w:bidi="fa-IR"/>
        </w:rPr>
        <w:t>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سالمندی جمعیت یکی از </w:t>
      </w:r>
      <w:proofErr w:type="spellStart"/>
      <w:r>
        <w:rPr>
          <w:rFonts w:ascii="Times New Roman" w:eastAsia="Times New Roman" w:hAnsi="Times New Roman" w:hint="cs"/>
          <w:b/>
          <w:bCs/>
          <w:lang w:bidi="fa-IR"/>
        </w:rPr>
        <w:t>مهم‌ترین</w:t>
      </w:r>
      <w:proofErr w:type="spellEnd"/>
      <w:r>
        <w:rPr>
          <w:rFonts w:ascii="Times New Roman" w:eastAsia="Times New Roman" w:hAnsi="Times New Roman" w:hint="cs"/>
          <w:b/>
          <w:bCs/>
          <w:lang w:bidi="fa-IR"/>
        </w:rPr>
        <w:t xml:space="preserve"> تحولات جمعیتی قرن حاضر و از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اساسی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و رفاه اجتماعی در جوامع مختلف به شمار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افزایش امید به زندگی و کاهش باروری موجب شده است که ساختار سنی جمعیت جهان </w:t>
      </w:r>
      <w:proofErr w:type="spellStart"/>
      <w:r>
        <w:rPr>
          <w:rFonts w:ascii="Times New Roman" w:eastAsia="Times New Roman" w:hAnsi="Times New Roman" w:hint="cs"/>
          <w:b/>
          <w:bCs/>
          <w:lang w:bidi="fa-IR"/>
        </w:rPr>
        <w:t>به‌تدریج</w:t>
      </w:r>
      <w:proofErr w:type="spellEnd"/>
      <w:r>
        <w:rPr>
          <w:rFonts w:ascii="Times New Roman" w:eastAsia="Times New Roman" w:hAnsi="Times New Roman" w:hint="cs"/>
          <w:b/>
          <w:b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proofErr w:type="spellStart"/>
      <w:r>
        <w:rPr>
          <w:rFonts w:ascii="Times New Roman" w:eastAsia="Times New Roman" w:hAnsi="Times New Roman" w:hint="cs"/>
          <w:b/>
          <w:bCs/>
          <w:lang w:bidi="fa-IR"/>
        </w:rPr>
        <w:t>می‌دادند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۲۰۳۰ به ۱٫۴ میلیارد نفر و تا سال ۲۰۵۰ به حدود ۲٫۱ میلیارد نفر افزایش یابد. همچنین، انتظار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تا سال ۲۰۵۰ حدود </w:t>
      </w:r>
      <w:r>
        <w:rPr>
          <w:rFonts w:ascii="Times New Roman" w:eastAsia="Times New Roman" w:hAnsi="Times New Roman" w:hint="cs"/>
          <w:b/>
          <w:bCs/>
          <w:lang w:bidi="fa-IR"/>
        </w:rPr>
        <w:lastRenderedPageBreak/>
        <w:t xml:space="preserve">۸۰ درصد افراد سالمند جهان در کشورهای با درآمد کم و متوسط زندگی کنند. این روند </w:t>
      </w:r>
      <w:proofErr w:type="spellStart"/>
      <w:r>
        <w:rPr>
          <w:rFonts w:ascii="Times New Roman" w:eastAsia="Times New Roman" w:hAnsi="Times New Roman" w:hint="cs"/>
          <w:b/>
          <w:bCs/>
          <w:lang w:bidi="fa-IR"/>
        </w:rPr>
        <w:t>نشان‌دهنده</w:t>
      </w:r>
      <w:proofErr w:type="spellEnd"/>
      <w:r>
        <w:rPr>
          <w:rFonts w:ascii="Times New Roman" w:eastAsia="Times New Roman" w:hAnsi="Times New Roman" w:hint="cs"/>
          <w:b/>
          <w:bCs/>
          <w:lang w:bidi="fa-IR"/>
        </w:rPr>
        <w:t xml:space="preserve"> تغییر چشمگیر ساختار جمعیتی جهان و ضرورت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ascii="Times New Roman" w:eastAsia="Times New Roman" w:hAnsi="Times New Roman" w:hint="cs"/>
          <w:b/>
          <w:bCs/>
          <w:lang w:bidi="fa-IR"/>
        </w:rPr>
        <w:t>گسترده‌ای</w:t>
      </w:r>
      <w:proofErr w:type="spellEnd"/>
      <w:r>
        <w:rPr>
          <w:rFonts w:ascii="Times New Roman" w:eastAsia="Times New Roman" w:hAnsi="Times New Roman" w:hint="cs"/>
          <w:b/>
          <w:bCs/>
          <w:lang w:bidi="fa-IR"/>
        </w:rPr>
        <w:t xml:space="preserve"> برای سلامت جسمی، روانی و اجتماعی افراد و همچنین </w:t>
      </w:r>
      <w:proofErr w:type="spellStart"/>
      <w:r>
        <w:rPr>
          <w:rFonts w:ascii="Times New Roman" w:eastAsia="Times New Roman" w:hAnsi="Times New Roman" w:hint="cs"/>
          <w:b/>
          <w:bCs/>
          <w:lang w:bidi="fa-IR"/>
        </w:rPr>
        <w:t>خانواده‌ها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مراقبتی به همراه دارد. سالمندی با تغییرات متعددی از جمله بازنشستگی، تغییر </w:t>
      </w:r>
      <w:proofErr w:type="spellStart"/>
      <w:r>
        <w:rPr>
          <w:rFonts w:ascii="Times New Roman" w:eastAsia="Times New Roman" w:hAnsi="Times New Roman" w:hint="cs"/>
          <w:b/>
          <w:bCs/>
          <w:lang w:bidi="fa-IR"/>
        </w:rPr>
        <w:t>نقش‌های</w:t>
      </w:r>
      <w:proofErr w:type="spellEnd"/>
      <w:r>
        <w:rPr>
          <w:rFonts w:ascii="Times New Roman" w:eastAsia="Times New Roman" w:hAnsi="Times New Roman" w:hint="cs"/>
          <w:b/>
          <w:bCs/>
          <w:lang w:bidi="fa-IR"/>
        </w:rPr>
        <w:t xml:space="preserve"> اجتماعی، کاهش تعاملات اجتماعی، فقدان همسر یا دوستان و افزایش احتمال ابتلا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و </w:t>
      </w:r>
      <w:proofErr w:type="spellStart"/>
      <w:r>
        <w:rPr>
          <w:rFonts w:ascii="Times New Roman" w:eastAsia="Times New Roman" w:hAnsi="Times New Roman" w:hint="cs"/>
          <w:b/>
          <w:bCs/>
          <w:lang w:bidi="fa-IR"/>
        </w:rPr>
        <w:t>محدودیت‌های</w:t>
      </w:r>
      <w:proofErr w:type="spellEnd"/>
      <w:r>
        <w:rPr>
          <w:rFonts w:ascii="Times New Roman" w:eastAsia="Times New Roman" w:hAnsi="Times New Roman" w:hint="cs"/>
          <w:b/>
          <w:bCs/>
          <w:lang w:bidi="fa-IR"/>
        </w:rPr>
        <w:t xml:space="preserve"> عملکردی همراه است.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افزایش طول عمر </w:t>
      </w:r>
      <w:proofErr w:type="spellStart"/>
      <w:r>
        <w:rPr>
          <w:rFonts w:ascii="Times New Roman" w:eastAsia="Times New Roman" w:hAnsi="Times New Roman" w:hint="cs"/>
          <w:b/>
          <w:bCs/>
          <w:lang w:bidi="fa-IR"/>
        </w:rPr>
        <w:t>به‌تنهایی</w:t>
      </w:r>
      <w:proofErr w:type="spellEnd"/>
      <w:r>
        <w:rPr>
          <w:rFonts w:ascii="Times New Roman" w:eastAsia="Times New Roman" w:hAnsi="Times New Roman" w:hint="cs"/>
          <w:b/>
          <w:bCs/>
          <w:lang w:bidi="fa-IR"/>
        </w:rPr>
        <w:t xml:space="preserve"> به معنای برخورداری از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بیشتر همراه با سلامت و رفاه نیست و لازم است کیفیت زندگی و سلامت افراد در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بر اساس گزارش سازمان جهانی بهداشت، در سال ۲۰۲۳ حدود ۱٫۱ میلیارد نفر در جهان ۶۰ ساله و بالاتر بودند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تنهایی و انزوای اجتماعی نیز از عوامل مهم خطر برای مشکلات سلامت روان در دوران سالمندی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بنابراین، توجه به نیازهای روانی و اجتماعی سالمندان، فراهم کردن حمایت اجتماعی و ایجاد فرصت برای مشارکت آنان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خانوادگی و اجتماعی از اهمیت </w:t>
      </w:r>
      <w:proofErr w:type="spellStart"/>
      <w:r>
        <w:rPr>
          <w:rFonts w:ascii="Times New Roman" w:eastAsia="Times New Roman" w:hAnsi="Times New Roman" w:hint="cs"/>
          <w:b/>
          <w:bCs/>
          <w:lang w:bidi="fa-IR"/>
        </w:rPr>
        <w:t>ویژه‌ای</w:t>
      </w:r>
      <w:proofErr w:type="spellEnd"/>
      <w:r>
        <w:rPr>
          <w:rFonts w:ascii="Times New Roman" w:eastAsia="Times New Roman" w:hAnsi="Times New Roman" w:hint="cs"/>
          <w:b/>
          <w:bCs/>
          <w:lang w:bidi="fa-IR"/>
        </w:rPr>
        <w:t xml:space="preserve"> برخوردار است (سازمان جهانی بهداشت، ۲۰۲۵).</w:t>
      </w:r>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در همین راستا، سازمان جهانی بهداشت بر ضرورت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مناسب و دوستدار سالمند،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یکپارچه و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فراهم کردن دسترسی سالمندان نیازمند به </w:t>
      </w:r>
      <w:r>
        <w:rPr>
          <w:rFonts w:ascii="Times New Roman" w:eastAsia="Times New Roman" w:hAnsi="Times New Roman" w:hint="cs"/>
          <w:b/>
          <w:bCs/>
          <w:lang w:bidi="fa-IR"/>
        </w:rPr>
        <w:lastRenderedPageBreak/>
        <w:t xml:space="preserve">خدمات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تأکید کرده است. همچنین، «دهه سالمندی سالم سازمان ملل متحد ۲۰۲۱–۲۰۳۰» با هدف بهبود زندگی سالمندان، </w:t>
      </w:r>
      <w:proofErr w:type="spellStart"/>
      <w:r>
        <w:rPr>
          <w:rFonts w:ascii="Times New Roman" w:eastAsia="Times New Roman" w:hAnsi="Times New Roman" w:hint="cs"/>
          <w:b/>
          <w:bCs/>
          <w:lang w:bidi="fa-IR"/>
        </w:rPr>
        <w:t>خانواده‌های</w:t>
      </w:r>
      <w:proofErr w:type="spellEnd"/>
      <w:r>
        <w:rPr>
          <w:rFonts w:ascii="Times New Roman" w:eastAsia="Times New Roman" w:hAnsi="Times New Roman" w:hint="cs"/>
          <w:b/>
          <w:bCs/>
          <w:lang w:bidi="fa-IR"/>
        </w:rPr>
        <w:t xml:space="preserve"> آنان و جوامعی که در آن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بر افزایش توانمندی افراد سالمند و ایجاد شرایطی برای حفظ استقلال و مشارکت آنان در جامعه تأکید دارد (سازمان جهانی بهداشت، ۲۰۲۵).</w:t>
      </w:r>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ایران نیز از روند جهانی سالمندی جمعیت </w:t>
      </w:r>
      <w:proofErr w:type="spellStart"/>
      <w:r>
        <w:rPr>
          <w:rFonts w:ascii="Times New Roman" w:eastAsia="Times New Roman" w:hAnsi="Times New Roman" w:hint="cs"/>
          <w:b/>
          <w:bCs/>
          <w:lang w:bidi="fa-IR"/>
        </w:rPr>
        <w:t>مستثنا</w:t>
      </w:r>
      <w:proofErr w:type="spellEnd"/>
      <w:r>
        <w:rPr>
          <w:rFonts w:ascii="Times New Roman" w:eastAsia="Times New Roman" w:hAnsi="Times New Roman" w:hint="cs"/>
          <w:b/>
          <w:b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ascii="Times New Roman" w:eastAsia="Times New Roman" w:hAnsi="Times New Roman" w:hint="cs"/>
          <w:b/>
          <w:bCs/>
          <w:lang w:bidi="fa-IR"/>
        </w:rPr>
        <w:t>می‌روند</w:t>
      </w:r>
      <w:proofErr w:type="spellEnd"/>
      <w:r>
        <w:rPr>
          <w:rFonts w:ascii="Times New Roman" w:eastAsia="Times New Roman" w:hAnsi="Times New Roman" w:hint="cs"/>
          <w:b/>
          <w:bCs/>
          <w:lang w:bidi="fa-IR"/>
        </w:rPr>
        <w:t xml:space="preserve">. بر اساس اطلاعات </w:t>
      </w:r>
      <w:proofErr w:type="spellStart"/>
      <w:r>
        <w:rPr>
          <w:rFonts w:ascii="Times New Roman" w:eastAsia="Times New Roman" w:hAnsi="Times New Roman" w:hint="cs"/>
          <w:b/>
          <w:bCs/>
          <w:lang w:bidi="fa-IR"/>
        </w:rPr>
        <w:t>منتشرشده</w:t>
      </w:r>
      <w:proofErr w:type="spellEnd"/>
      <w:r>
        <w:rPr>
          <w:rFonts w:ascii="Times New Roman" w:eastAsia="Times New Roman" w:hAnsi="Times New Roman" w:hint="cs"/>
          <w:b/>
          <w:bCs/>
          <w:lang w:bidi="fa-IR"/>
        </w:rPr>
        <w:t xml:space="preserve"> توسط صندوق جمعیت سازمان ملل متحد، نرخ باروری در ایران در سال ۲۰۲۲ حدود ۱٫۶ فرزند به </w:t>
      </w:r>
      <w:proofErr w:type="spellStart"/>
      <w:r>
        <w:rPr>
          <w:rFonts w:ascii="Times New Roman" w:eastAsia="Times New Roman" w:hAnsi="Times New Roman" w:hint="cs"/>
          <w:b/>
          <w:bCs/>
          <w:lang w:bidi="fa-IR"/>
        </w:rPr>
        <w:t>ازای</w:t>
      </w:r>
      <w:proofErr w:type="spellEnd"/>
      <w:r>
        <w:rPr>
          <w:rFonts w:ascii="Times New Roman" w:eastAsia="Times New Roman" w:hAnsi="Times New Roman" w:hint="cs"/>
          <w:b/>
          <w:bCs/>
          <w:lang w:bidi="fa-IR"/>
        </w:rPr>
        <w:t xml:space="preserve"> هر زن بوده است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تا سال ۲۰۵۰، حدود ۲۷٫۹ درصد جمعیت ایران را افراد ۶۰ ساله و بالاتر تشکیل دهند. همچنین،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ascii="Times New Roman" w:eastAsia="Times New Roman" w:hAnsi="Times New Roman" w:hint="cs"/>
          <w:b/>
          <w:bCs/>
          <w:lang w:bidi="fa-IR"/>
        </w:rPr>
        <w:t>می‌سازد</w:t>
      </w:r>
      <w:proofErr w:type="spellEnd"/>
      <w:r>
        <w:rPr>
          <w:rFonts w:ascii="Times New Roman" w:eastAsia="Times New Roman" w:hAnsi="Times New Roman" w:hint="cs"/>
          <w:b/>
          <w:bCs/>
          <w:lang w:bidi="fa-IR"/>
        </w:rPr>
        <w:t xml:space="preserve">. افزایش جمعیت سالمندان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نیاز به خدمات سلامت،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و خدمات مرتبط با سلامت روان را افزایش دهد.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شناسایی نیازهای روانی سالمندان، تقویت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کاهش تنهایی و انزوای اجتماعی، فراهم کردن زمینه مشارکت آنان در جامعه و حفظ استقلال و کرامت انسانی آنان از جمله </w:t>
      </w:r>
      <w:proofErr w:type="spellStart"/>
      <w:r>
        <w:rPr>
          <w:rFonts w:ascii="Times New Roman" w:eastAsia="Times New Roman" w:hAnsi="Times New Roman" w:hint="cs"/>
          <w:b/>
          <w:bCs/>
          <w:lang w:bidi="fa-IR"/>
        </w:rPr>
        <w:t>ضرورت‌های</w:t>
      </w:r>
      <w:proofErr w:type="spellEnd"/>
      <w:r>
        <w:rPr>
          <w:rFonts w:ascii="Times New Roman" w:eastAsia="Times New Roman" w:hAnsi="Times New Roman" w:hint="cs"/>
          <w:b/>
          <w:bCs/>
          <w:lang w:bidi="fa-IR"/>
        </w:rPr>
        <w:t xml:space="preserve"> مهم در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نظام سلامت و رفاه اجتماعی کشور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این میان، توجه به سلامت روان سالمندان و عوامل مؤثر بر آن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مهمی در ارتقای کیفیت زندگی و دستیابی به سالمندی سالم و فعال داشته باشد</w:t>
      </w:r>
      <w:r>
        <w:rPr>
          <w:rFonts w:ascii="Times New Roman" w:eastAsia="Times New Roman" w:hAnsi="Times New Roman" w:hint="cs"/>
          <w:b/>
          <w:lang w:bidi="fa-IR"/>
        </w:rPr>
        <w:t>.</w:t>
      </w:r>
      <w:r>
        <w:rPr>
          <w:rFonts w:ascii="Times New Roman" w:eastAsia="Times New Roman" w:hAnsi="Times New Roman" w:hint="cs"/>
          <w:b/>
          <w:bCs/>
          <w:lang w:bidi="fa-IR"/>
        </w:rPr>
        <w:t xml:space="preserve"> (صندوق جمعیت سازمان ملل متحد، ۲۰۲۶).</w:t>
      </w:r>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pPr>
      <w:bookmarkStart w:id="3" w:name="_Hlk200063167"/>
      <w:r>
        <w:rPr>
          <w:rFonts w:ascii="Times New Roman" w:eastAsia="Times New Roman" w:hAnsi="Times New Roman" w:hint="cs"/>
          <w:b/>
          <w:bCs/>
          <w:lang w:bidi="fa-IR"/>
        </w:rPr>
        <w:lastRenderedPageBreak/>
        <w:t xml:space="preserve">اقدامات پیشگیرانه در سالمندان با هدف حفظ سلامت، پیشگیری یا به تأخیر انداختن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حفظ استقلال و توانایی عملکردی و ارتقای کیفیت زندگی انجام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در رویکردهای جدید سازمان جهانی بهداشت، پیشگیری در سالمندی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بخشی از یک فرایند پیوسته مراقبت در نظر گرفته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از ارتقای سلامت و پیشگیری آغاز شده و غربالگری، تشخیص و مدیریت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توانبخشی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نیز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r>
        <w:rPr>
          <w:rFonts w:ascii="Times New Roman" w:eastAsia="Times New Roman" w:hAnsi="Times New Roman" w:hint="cs"/>
          <w:b/>
          <w:lang w:bidi="fa-IR"/>
        </w:rPr>
        <w:t>.</w:t>
      </w:r>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پیشگیری اولیه شامل اقداماتی است که پیش از ایجاد بیماری یا ناتوانی با هدف کاهش عوامل خطر و حفظ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سالمندان انجام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ارتقای فعالیت بدنی، تغذیه مناسب، ترک مصرف دخانیات، کاهش مصرف الکل، واکسیناسیون و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ایمن و دوستدار سالمند از جمله اقدامات مهم در این سطح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سازمان جهانی بهداشت بر این باور است که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اولیه سلامت باید خدمات جامعی از جمله ارتقای سلامت، واکسیناسیون، غربالگری و پیشگیری از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غیرواگیر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مرتبط با سالمندی را در دسترس افراد سالمند قرار دهد (سازمان جهانی بهداشت، ۲۰۲۵).</w:t>
      </w:r>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پیشگیری ثانویه بر شناسایی زودهنگام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عوامل خطر و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و انجام مداخلات </w:t>
      </w:r>
      <w:proofErr w:type="spellStart"/>
      <w:r>
        <w:rPr>
          <w:rFonts w:ascii="Times New Roman" w:eastAsia="Times New Roman" w:hAnsi="Times New Roman" w:hint="cs"/>
          <w:b/>
          <w:bCs/>
          <w:lang w:bidi="fa-IR"/>
        </w:rPr>
        <w:t>به‌موقع</w:t>
      </w:r>
      <w:proofErr w:type="spellEnd"/>
      <w:r>
        <w:rPr>
          <w:rFonts w:ascii="Times New Roman" w:eastAsia="Times New Roman" w:hAnsi="Times New Roman" w:hint="cs"/>
          <w:b/>
          <w:bCs/>
          <w:lang w:bidi="fa-IR"/>
        </w:rPr>
        <w:t xml:space="preserve"> تمرکز دارد. در این سطح، ارزیابی منظم وضعیت سالمند، شناسایی مشکلاتی مانند کاهش تحرک، اختلالات شناختی، مشکلات </w:t>
      </w:r>
      <w:proofErr w:type="spellStart"/>
      <w:r>
        <w:rPr>
          <w:rFonts w:ascii="Times New Roman" w:eastAsia="Times New Roman" w:hAnsi="Times New Roman" w:hint="cs"/>
          <w:b/>
          <w:bCs/>
          <w:lang w:bidi="fa-IR"/>
        </w:rPr>
        <w:t>تغذیه‌ای</w:t>
      </w:r>
      <w:proofErr w:type="spellEnd"/>
      <w:r>
        <w:rPr>
          <w:rFonts w:ascii="Times New Roman" w:eastAsia="Times New Roman" w:hAnsi="Times New Roman" w:hint="cs"/>
          <w:b/>
          <w:bCs/>
          <w:lang w:bidi="fa-IR"/>
        </w:rPr>
        <w:t xml:space="preserve">، اختلالات بینایی و شنوایی، علائم افسردگی و خطر سقوط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امکان مداخله زودهنگام و جلوگیری از تشدید مشکلات را فراهم کند. رویکرد «مراقبت یکپارچه برای سالمندان»</w:t>
      </w:r>
      <w:r>
        <w:rPr>
          <w:rFonts w:ascii="Times New Roman" w:eastAsia="Times New Roman" w:hAnsi="Times New Roman" w:hint="cs"/>
          <w:b/>
          <w:lang w:bidi="fa-IR"/>
        </w:rPr>
        <w:t xml:space="preserve"> </w:t>
      </w:r>
      <w:r>
        <w:rPr>
          <w:rFonts w:ascii="Times New Roman" w:eastAsia="Times New Roman" w:hAnsi="Times New Roman" w:hint="cs"/>
          <w:bCs/>
          <w:lang w:bidi="fa-IR"/>
        </w:rPr>
        <w:t>(</w:t>
      </w:r>
      <w:r>
        <w:rPr>
          <w:rFonts w:ascii="Times New Roman" w:eastAsia="Times New Roman" w:hAnsi="Times New Roman" w:cs="B Lotus"/>
          <w:bCs/>
          <w:rtl w:val="0"/>
        </w:rPr>
        <w:t>ICOPE)</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سازمان جهانی بهداشت بر ارزیابی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lastRenderedPageBreak/>
        <w:t xml:space="preserve">پیشگیری ثالثیه در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اهمیت بیشتری دارد که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محدودیت عملکردی یا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مبتلا </w:t>
      </w:r>
      <w:proofErr w:type="spellStart"/>
      <w:r>
        <w:rPr>
          <w:rFonts w:ascii="Times New Roman" w:eastAsia="Times New Roman" w:hAnsi="Times New Roman" w:hint="cs"/>
          <w:b/>
          <w:bCs/>
          <w:lang w:bidi="fa-IR"/>
        </w:rPr>
        <w:t>شده‌اند</w:t>
      </w:r>
      <w:proofErr w:type="spellEnd"/>
      <w:r>
        <w:rPr>
          <w:rFonts w:ascii="Times New Roman" w:eastAsia="Times New Roman" w:hAnsi="Times New Roman" w:hint="cs"/>
          <w:b/>
          <w:bCs/>
          <w:lang w:bidi="fa-IR"/>
        </w:rPr>
        <w:t xml:space="preserve">. هدف اصلی در این سطح، جلوگیری از تشدید بیماری و ناتوانی، حفظ بیشترین میزان استقلال و توانایی عملکردی و ارتقای کیفیت زندگی سالمند است. مدیریت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اصلاح عوامل خطر، بازبینی و مدیریت داروها، مداخلات توانبخشی، حمایت روانی و اجتماعی و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متناسب با نیازهای فرد از جمله اقداماتی هستند که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در این زمینه مورد استفاده قرار گیرند. سازمان جهانی بهداشت تأکید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مراقبت از سالمندان باید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یکپارچه و مبتنی بر نیازها و </w:t>
      </w:r>
      <w:proofErr w:type="spellStart"/>
      <w:r>
        <w:rPr>
          <w:rFonts w:ascii="Times New Roman" w:eastAsia="Times New Roman" w:hAnsi="Times New Roman" w:hint="cs"/>
          <w:b/>
          <w:bCs/>
          <w:lang w:bidi="fa-IR"/>
        </w:rPr>
        <w:t>ترجیحات</w:t>
      </w:r>
      <w:proofErr w:type="spellEnd"/>
      <w:r>
        <w:rPr>
          <w:rFonts w:ascii="Times New Roman" w:eastAsia="Times New Roman" w:hAnsi="Times New Roman" w:hint="cs"/>
          <w:b/>
          <w:bCs/>
          <w:lang w:bidi="fa-IR"/>
        </w:rPr>
        <w:t xml:space="preserve"> آنان باشد و در صورت نیاز، خدمات سلامت و مراقبت اجتماعی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در یک</w:t>
      </w:r>
      <w:r>
        <w:rPr>
          <w:rFonts w:ascii="Times New Roman" w:eastAsia="Times New Roman" w:hAnsi="Times New Roman" w:hint="cs"/>
          <w:b/>
          <w:lang w:bidi="fa-IR"/>
        </w:rPr>
        <w:t xml:space="preserve"> </w:t>
      </w:r>
      <w:r>
        <w:rPr>
          <w:rFonts w:ascii="Times New Roman" w:eastAsia="Times New Roman" w:hAnsi="Times New Roman" w:hint="cs"/>
          <w:b/>
          <w:bCs/>
          <w:lang w:bidi="fa-IR"/>
        </w:rPr>
        <w:t>پیوستار</w:t>
      </w:r>
      <w:r>
        <w:rPr>
          <w:rFonts w:ascii="Times New Roman" w:eastAsia="Times New Roman" w:hAnsi="Times New Roman" w:hint="cs"/>
          <w:b/>
          <w:lang w:bidi="fa-IR"/>
        </w:rPr>
        <w:t xml:space="preserve"> </w:t>
      </w:r>
      <w:r>
        <w:rPr>
          <w:rFonts w:ascii="Times New Roman" w:eastAsia="Times New Roman" w:hAnsi="Times New Roman" w:hint="cs"/>
          <w:b/>
          <w:bCs/>
          <w:lang w:bidi="fa-IR"/>
        </w:rPr>
        <w:t>مراقبتی به یکدیگر متصل کند (سازمان جهانی بهداشت، ۲۰۲۴؛ سازمان جهانی بهداشت، ۲۰۲۵)</w:t>
      </w:r>
      <w:r>
        <w:rPr>
          <w:rFonts w:ascii="Times New Roman" w:eastAsia="Times New Roman" w:hAnsi="Times New Roman" w:hint="cs"/>
          <w:b/>
          <w:lang w:bidi="fa-IR"/>
        </w:rPr>
        <w:t>.</w:t>
      </w:r>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proofErr w:type="spellStart"/>
      <w:r>
        <w:rPr>
          <w:rFonts w:ascii="Times New Roman" w:eastAsia="Times New Roman" w:hAnsi="Times New Roman" w:hint="cs"/>
          <w:b/>
          <w:bCs/>
          <w:lang w:bidi="fa-IR"/>
        </w:rPr>
        <w:t>باکیفیت</w:t>
      </w:r>
      <w:proofErr w:type="spellEnd"/>
      <w:r>
        <w:rPr>
          <w:rFonts w:ascii="Times New Roman" w:eastAsia="Times New Roman" w:hAnsi="Times New Roman" w:hint="cs"/>
          <w:b/>
          <w:bCs/>
          <w:lang w:bidi="fa-IR"/>
        </w:rPr>
        <w:t xml:space="preserve"> است. بر همین اساس، سازمان جهانی بهداشت بر حرکت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از رویکرد </w:t>
      </w:r>
      <w:proofErr w:type="spellStart"/>
      <w:r>
        <w:rPr>
          <w:rFonts w:ascii="Times New Roman" w:eastAsia="Times New Roman" w:hAnsi="Times New Roman" w:hint="cs"/>
          <w:b/>
          <w:bCs/>
          <w:lang w:bidi="fa-IR"/>
        </w:rPr>
        <w:t>بیماری‌محور</w:t>
      </w:r>
      <w:proofErr w:type="spellEnd"/>
      <w:r>
        <w:rPr>
          <w:rFonts w:ascii="Times New Roman" w:eastAsia="Times New Roman" w:hAnsi="Times New Roman" w:hint="cs"/>
          <w:b/>
          <w:bCs/>
          <w:lang w:bidi="fa-IR"/>
        </w:rPr>
        <w:t xml:space="preserve"> به سمت مراقبت پیشگیرانه،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یکپارچه تأکید دارد؛ رویکردی که خدمات ارتقای سلامت، پیشگیری، درمان، توانبخشی و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r>
        <w:rPr>
          <w:rFonts w:ascii="Times New Roman" w:eastAsia="Times New Roman" w:hAnsi="Times New Roman" w:hint="cs"/>
          <w:b/>
          <w:lang w:bidi="fa-IR"/>
        </w:rPr>
        <w:t>.</w:t>
      </w:r>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ایجاد نگرشی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نسبت به وجود و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انسانی اشاره دارد. این نوع هوش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proofErr w:type="spellStart"/>
      <w:r>
        <w:rPr>
          <w:rFonts w:ascii="Times New Roman" w:eastAsia="Times New Roman" w:hAnsi="Times New Roman" w:hint="cs"/>
          <w:lang w:bidi="fa-IR"/>
        </w:rPr>
        <w:t>کند.دوران</w:t>
      </w:r>
      <w:proofErr w:type="spellEnd"/>
      <w:r>
        <w:rPr>
          <w:rFonts w:ascii="Times New Roman" w:eastAsia="Times New Roman" w:hAnsi="Times New Roman" w:hint="cs"/>
          <w:lang w:bidi="fa-IR"/>
        </w:rPr>
        <w:t xml:space="preserve"> سالمندی با تغییرات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مختلفی از جمله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جسمی، </w:t>
      </w:r>
      <w:r>
        <w:rPr>
          <w:rFonts w:ascii="Times New Roman" w:eastAsia="Times New Roman" w:hAnsi="Times New Roman" w:hint="cs"/>
          <w:lang w:bidi="fa-IR"/>
        </w:rPr>
        <w:lastRenderedPageBreak/>
        <w:t xml:space="preserve">تغییر </w:t>
      </w:r>
      <w:proofErr w:type="spellStart"/>
      <w:r>
        <w:rPr>
          <w:rFonts w:ascii="Times New Roman" w:eastAsia="Times New Roman" w:hAnsi="Times New Roman" w:hint="cs"/>
          <w:lang w:bidi="fa-IR"/>
        </w:rPr>
        <w:t>نقش‌های</w:t>
      </w:r>
      <w:proofErr w:type="spellEnd"/>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در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و مواجهه </w:t>
      </w:r>
      <w:proofErr w:type="spellStart"/>
      <w:r>
        <w:rPr>
          <w:rFonts w:ascii="Times New Roman" w:eastAsia="Times New Roman" w:hAnsi="Times New Roman" w:hint="cs"/>
          <w:lang w:bidi="fa-IR"/>
        </w:rPr>
        <w:t>مناسب‌تر</w:t>
      </w:r>
      <w:proofErr w:type="spellEnd"/>
      <w:r>
        <w:rPr>
          <w:rFonts w:ascii="Times New Roman" w:eastAsia="Times New Roman" w:hAnsi="Times New Roman" w:hint="cs"/>
          <w:lang w:bidi="fa-IR"/>
        </w:rPr>
        <w:t xml:space="preserve"> با مسئله مرگ کمک کند.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برخورداری از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نحوه مواجهه سالمندان با اضطراب مرگ نقش داشته باشد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۲۰۲۵).</w:t>
      </w:r>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در پژوهشی که توسط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در سال ۲۰۲۵ انجام شد، رابطه بین هوش معنوی و اضطراب مرگ با نقش میانجی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این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ممکن است به سالمندان کمک کند تا نگرش </w:t>
      </w:r>
      <w:proofErr w:type="spellStart"/>
      <w:r>
        <w:rPr>
          <w:rFonts w:ascii="Times New Roman" w:eastAsia="Times New Roman" w:hAnsi="Times New Roman" w:hint="cs"/>
          <w:lang w:bidi="fa-IR"/>
        </w:rPr>
        <w:t>سازگارانه‌تری</w:t>
      </w:r>
      <w:proofErr w:type="spellEnd"/>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عوامل مؤثر بر سلامت روان سالمندان و طراحی مداخلات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دوران سالمندی با تغییرات جسمی، روانی و اجتماعی و افزایش احتمال ابتلا به </w:t>
      </w:r>
      <w:proofErr w:type="spellStart"/>
      <w:r>
        <w:rPr>
          <w:rFonts w:ascii="Times New Roman" w:eastAsia="Times New Roman" w:hAnsi="Times New Roman" w:hint="cs"/>
          <w:lang w:bidi="fa-IR"/>
        </w:rPr>
        <w:lastRenderedPageBreak/>
        <w:t>بیماری‌های</w:t>
      </w:r>
      <w:proofErr w:type="spellEnd"/>
      <w:r>
        <w:rPr>
          <w:rFonts w:ascii="Times New Roman" w:eastAsia="Times New Roman" w:hAnsi="Times New Roman" w:hint="cs"/>
          <w:lang w:bidi="fa-IR"/>
        </w:rPr>
        <w:t xml:space="preserve"> مزمن همراه است و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فرد ممکن است احساسات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جسمانی معمول را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نشانه‌ای</w:t>
      </w:r>
      <w:proofErr w:type="spellEnd"/>
      <w:r>
        <w:rPr>
          <w:rFonts w:ascii="Times New Roman" w:eastAsia="Times New Roman" w:hAnsi="Times New Roman" w:hint="cs"/>
          <w:lang w:bidi="fa-IR"/>
        </w:rPr>
        <w:t xml:space="preserve"> از بیماری جدی تفسیر کند و درگیر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مکرر اطمینان یا دریافت خدمات پزشکی شود. در شکل شدید، این وضعیت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ascii="Times New Roman" w:eastAsia="Times New Roman" w:hAnsi="Times New Roman" w:hint="cs"/>
          <w:lang w:bidi="fa-IR"/>
        </w:rPr>
        <w:t>بیماری‌ای</w:t>
      </w:r>
      <w:proofErr w:type="spellEnd"/>
      <w:r>
        <w:rPr>
          <w:rFonts w:ascii="Times New Roman" w:eastAsia="Times New Roman" w:hAnsi="Times New Roman" w:hint="cs"/>
          <w:lang w:bidi="fa-IR"/>
        </w:rPr>
        <w:t xml:space="preserve"> وجود نداشته باشد (</w:t>
      </w:r>
      <w:proofErr w:type="spellStart"/>
      <w:r>
        <w:rPr>
          <w:rFonts w:ascii="Times New Roman" w:eastAsia="Times New Roman" w:hAnsi="Times New Roman" w:hint="cs"/>
          <w:lang w:bidi="fa-IR"/>
        </w:rPr>
        <w:t>کیکاس</w:t>
      </w:r>
      <w:proofErr w:type="spellEnd"/>
      <w:r>
        <w:rPr>
          <w:rStyle w:val="FootnoteReference"/>
          <w:rFonts w:ascii="Times New Roman" w:eastAsia="Times New Roman" w:hAnsi="Times New Roman" w:hint="cs"/>
          <w:lang w:bidi="fa-IR"/>
        </w:rPr>
        <w:footnoteReference w:id="5"/>
      </w:r>
      <w:r>
        <w:rPr>
          <w:rFonts w:ascii="Times New Roman" w:eastAsia="Times New Roman" w:hAnsi="Times New Roman" w:hint="cs"/>
          <w:lang w:bidi="fa-IR"/>
        </w:rPr>
        <w:t xml:space="preserve"> و همکاران، ۲۰۲۴).</w:t>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اضطراب سلامت در سالمندان از اهمیت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برخوردار است؛ زیرا افزایش سن معمولاً با افزایش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محدودیت‌های</w:t>
      </w:r>
      <w:proofErr w:type="spellEnd"/>
      <w:r>
        <w:rPr>
          <w:rFonts w:ascii="Times New Roman" w:eastAsia="Times New Roman" w:hAnsi="Times New Roman" w:hint="cs"/>
          <w:lang w:bidi="fa-IR"/>
        </w:rPr>
        <w:t xml:space="preserve"> عملکردی و تغییرات روانی ـ اجتماعی همراه است و این عوامل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و علائم اضطرابی را تشدید کنند. شواهد حاصل از یک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فراتحلیل</w:t>
      </w:r>
      <w:proofErr w:type="spellEnd"/>
      <w:r>
        <w:rPr>
          <w:rFonts w:ascii="Times New Roman" w:eastAsia="Times New Roman" w:hAnsi="Times New Roman" w:hint="cs"/>
          <w:lang w:bidi="fa-IR"/>
        </w:rPr>
        <w:t xml:space="preserve"> نشان داده است که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و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proofErr w:type="spellStart"/>
      <w:r>
        <w:rPr>
          <w:rFonts w:ascii="Times New Roman" w:eastAsia="Times New Roman" w:hAnsi="Times New Roman" w:hint="cs"/>
          <w:lang w:bidi="fa-IR"/>
        </w:rPr>
        <w:t>شفیعی</w:t>
      </w:r>
      <w:proofErr w:type="spellEnd"/>
      <w:r>
        <w:rPr>
          <w:rFonts w:ascii="Times New Roman" w:eastAsia="Times New Roman" w:hAnsi="Times New Roman" w:hint="cs"/>
          <w:lang w:bidi="fa-IR"/>
        </w:rPr>
        <w:t xml:space="preserve"> و همکاران، ۲۰۲۵). همچنین، انزوای اجتماعی و کاهش روابط و </w:t>
      </w:r>
      <w:proofErr w:type="spellStart"/>
      <w:r>
        <w:rPr>
          <w:rFonts w:ascii="Times New Roman" w:eastAsia="Times New Roman" w:hAnsi="Times New Roman" w:hint="cs"/>
          <w:lang w:bidi="fa-IR"/>
        </w:rPr>
        <w:t>حمایت‌های</w:t>
      </w:r>
      <w:proofErr w:type="spellEnd"/>
      <w:r>
        <w:rPr>
          <w:rFonts w:ascii="Times New Roman" w:eastAsia="Times New Roman" w:hAnsi="Times New Roman" w:hint="cs"/>
          <w:lang w:bidi="fa-IR"/>
        </w:rPr>
        <w:t xml:space="preserve"> اجتماعی در دوران سالمندی،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lang w:bidi="fa-IR"/>
        </w:rPr>
        <w:footnoteReference w:id="6"/>
      </w:r>
      <w:r>
        <w:rPr>
          <w:rFonts w:ascii="Times New Roman" w:eastAsia="Times New Roman" w:hAnsi="Times New Roman" w:hint="cs"/>
          <w:lang w:bidi="fa-IR"/>
        </w:rPr>
        <w:t xml:space="preserve"> و همکاران، ۲۰۲۴). از سوی دیگر، اضطراب و اختلالات اضطرابی در سالمندان ممکن است کمتر شناسایی شوند و در نتیجه، نیاز به ارزیابی </w:t>
      </w:r>
      <w:proofErr w:type="spellStart"/>
      <w:r>
        <w:rPr>
          <w:rFonts w:ascii="Times New Roman" w:eastAsia="Times New Roman" w:hAnsi="Times New Roman" w:hint="cs"/>
          <w:lang w:bidi="fa-IR"/>
        </w:rPr>
        <w:t>دقیق‌تر</w:t>
      </w:r>
      <w:proofErr w:type="spellEnd"/>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proofErr w:type="spellStart"/>
      <w:r>
        <w:rPr>
          <w:rFonts w:ascii="Times New Roman" w:eastAsia="Times New Roman" w:hAnsi="Times New Roman" w:hint="cs"/>
          <w:lang w:bidi="fa-IR"/>
        </w:rPr>
        <w:t>اتچیسون</w:t>
      </w:r>
      <w:proofErr w:type="spellEnd"/>
      <w:r>
        <w:rPr>
          <w:rStyle w:val="FootnoteReference"/>
          <w:rFonts w:ascii="Times New Roman" w:eastAsia="Times New Roman" w:hAnsi="Times New Roman" w:hint="cs"/>
          <w:lang w:bidi="fa-IR"/>
        </w:rPr>
        <w:footnoteReference w:id="7"/>
      </w:r>
      <w:r>
        <w:rPr>
          <w:rFonts w:ascii="Times New Roman" w:eastAsia="Times New Roman" w:hAnsi="Times New Roman" w:hint="cs"/>
          <w:lang w:bidi="fa-IR"/>
        </w:rPr>
        <w:t xml:space="preserve"> و همکاران، ۲۰۲۴). بنابراین، با توجه به </w:t>
      </w:r>
      <w:proofErr w:type="spellStart"/>
      <w:r>
        <w:rPr>
          <w:rFonts w:ascii="Times New Roman" w:eastAsia="Times New Roman" w:hAnsi="Times New Roman" w:hint="cs"/>
          <w:lang w:bidi="fa-IR"/>
        </w:rPr>
        <w:t>هم‌زمانی</w:t>
      </w:r>
      <w:proofErr w:type="spellEnd"/>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w:t>
      </w:r>
      <w:r>
        <w:rPr>
          <w:rFonts w:ascii="Times New Roman" w:eastAsia="Times New Roman" w:hAnsi="Times New Roman" w:hint="cs"/>
          <w:lang w:bidi="fa-IR"/>
        </w:rPr>
        <w:lastRenderedPageBreak/>
        <w:t xml:space="preserve">عوامل مؤثر بر سلامت روان و کیفیت زندگی آنان و نیز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مناسب پیشگیری و مداخله اهمیت داشته باشد.</w:t>
      </w:r>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جسمی،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اجتماعی و معنوی قرار گیرد. افزایش آگاهی از محدودیت زمان زندگی، تجربه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جسمانی، از دست دادن افراد نزدیک و تغییرات اجتماعی دوران سالمندی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زمینه توجه بیشتر به مسئله مرگ را فراهم کند.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جدید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اضطراب مرگ در سالمندان با متغیرهایی مانند معنا و هدف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و هوش معنوی ارتباط دارد.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سالمندان دارای هوش معنوی بالاتر، اضطراب مرگ </w:t>
      </w:r>
      <w:proofErr w:type="spellStart"/>
      <w:r>
        <w:rPr>
          <w:rFonts w:ascii="Times New Roman" w:eastAsia="Times New Roman" w:hAnsi="Times New Roman" w:hint="cs"/>
          <w:lang w:bidi="fa-IR"/>
        </w:rPr>
        <w:t>پایین‌تری</w:t>
      </w:r>
      <w:proofErr w:type="spellEnd"/>
      <w:r>
        <w:rPr>
          <w:rFonts w:ascii="Times New Roman" w:eastAsia="Times New Roman" w:hAnsi="Times New Roman" w:hint="cs"/>
          <w:lang w:bidi="fa-IR"/>
        </w:rPr>
        <w:t xml:space="preserve"> داشتند. همچنین،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۲۰۲۵).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بررسی اضطراب مرگ در سالمندان و شناسایی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مرتبط با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امروزه موضوع سالمندی و پیری جمعیت یکی از مسائل بسیار مهمی است که در اکثر کشورها مورد توجه قرار </w:t>
      </w:r>
      <w:proofErr w:type="spellStart"/>
      <w:r>
        <w:rPr>
          <w:rFonts w:ascii="Times New Roman" w:eastAsia="Times New Roman" w:hAnsi="Times New Roman" w:hint="cs"/>
          <w:b/>
          <w:bCs/>
          <w:lang w:bidi="fa-IR"/>
        </w:rPr>
        <w:t>می‌گیرد</w:t>
      </w:r>
      <w:proofErr w:type="spellEnd"/>
      <w:r>
        <w:rPr>
          <w:rFonts w:ascii="Times New Roman" w:eastAsia="Times New Roman" w:hAnsi="Times New Roman" w:hint="cs"/>
          <w:b/>
          <w:bCs/>
          <w:lang w:bidi="fa-IR"/>
        </w:rPr>
        <w:t xml:space="preserve">. پیر شدن جمعیت به ویژه جمعیت </w:t>
      </w:r>
      <w:proofErr w:type="spellStart"/>
      <w:r>
        <w:rPr>
          <w:rFonts w:ascii="Times New Roman" w:eastAsia="Times New Roman" w:hAnsi="Times New Roman" w:hint="cs"/>
          <w:b/>
          <w:bCs/>
          <w:lang w:bidi="fa-IR"/>
        </w:rPr>
        <w:t>کهنسالان</w:t>
      </w:r>
      <w:proofErr w:type="spellEnd"/>
      <w:r>
        <w:rPr>
          <w:rFonts w:ascii="Times New Roman" w:eastAsia="Times New Roman" w:hAnsi="Times New Roman" w:hint="cs"/>
          <w:b/>
          <w:bCs/>
          <w:lang w:bidi="fa-IR"/>
        </w:rPr>
        <w:t xml:space="preserve"> برای کشورهایی که به دنبال </w:t>
      </w:r>
      <w:r>
        <w:rPr>
          <w:rFonts w:ascii="Times New Roman" w:eastAsia="Times New Roman" w:hAnsi="Times New Roman" w:hint="cs"/>
          <w:b/>
          <w:bCs/>
          <w:lang w:bidi="fa-IR"/>
        </w:rPr>
        <w:lastRenderedPageBreak/>
        <w:t xml:space="preserve">فراهم آوردن امنیت و رفاه برای تعداد رو به رشد افراد سالمند خود هستند، چالشی واقعی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هنجارها و ایجاد </w:t>
      </w:r>
      <w:proofErr w:type="spellStart"/>
      <w:r>
        <w:rPr>
          <w:rFonts w:ascii="Times New Roman" w:eastAsia="Times New Roman" w:hAnsi="Times New Roman" w:hint="cs"/>
          <w:b/>
          <w:bCs/>
          <w:lang w:bidi="fa-IR"/>
        </w:rPr>
        <w:t>سازمان‌های</w:t>
      </w:r>
      <w:proofErr w:type="spellEnd"/>
      <w:r>
        <w:rPr>
          <w:rFonts w:ascii="Times New Roman" w:eastAsia="Times New Roman" w:hAnsi="Times New Roman" w:hint="cs"/>
          <w:b/>
          <w:bCs/>
          <w:lang w:bidi="fa-IR"/>
        </w:rPr>
        <w:t xml:space="preserve"> اجتماعی تحولات قابل ملاحظه ای به وجود </w:t>
      </w:r>
      <w:proofErr w:type="spellStart"/>
      <w:r>
        <w:rPr>
          <w:rFonts w:ascii="Times New Roman" w:eastAsia="Times New Roman" w:hAnsi="Times New Roman" w:hint="cs"/>
          <w:b/>
          <w:bCs/>
          <w:lang w:bidi="fa-IR"/>
        </w:rPr>
        <w:t>می‌آورد</w:t>
      </w:r>
      <w:proofErr w:type="spellEnd"/>
      <w:r>
        <w:rPr>
          <w:rFonts w:ascii="Times New Roman" w:eastAsia="Times New Roman" w:hAnsi="Times New Roman" w:hint="cs"/>
          <w:b/>
          <w:bCs/>
          <w:lang w:bidi="fa-IR"/>
        </w:rPr>
        <w:t xml:space="preserve"> لذا مقابله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فرارو</w:t>
      </w:r>
      <w:proofErr w:type="spellEnd"/>
      <w:r>
        <w:rPr>
          <w:rFonts w:ascii="Times New Roman" w:eastAsia="Times New Roman" w:hAnsi="Times New Roman" w:hint="cs"/>
          <w:b/>
          <w:bCs/>
          <w:lang w:bidi="fa-IR"/>
        </w:rPr>
        <w:t xml:space="preserve"> این پدیده و استفاده از تدابیر مناسب در جمعیت، ارتقاء وضعیت جسمی، روحی و اجتماعی سالمندان از اهمیت </w:t>
      </w:r>
      <w:proofErr w:type="spellStart"/>
      <w:r>
        <w:rPr>
          <w:rFonts w:ascii="Times New Roman" w:eastAsia="Times New Roman" w:hAnsi="Times New Roman" w:hint="cs"/>
          <w:b/>
          <w:bCs/>
          <w:lang w:bidi="fa-IR"/>
        </w:rPr>
        <w:t>والایی</w:t>
      </w:r>
      <w:proofErr w:type="spellEnd"/>
      <w:r>
        <w:rPr>
          <w:rFonts w:ascii="Times New Roman" w:eastAsia="Times New Roman" w:hAnsi="Times New Roman" w:hint="cs"/>
          <w:b/>
          <w:bCs/>
          <w:lang w:bidi="fa-IR"/>
        </w:rPr>
        <w:t xml:space="preserve"> برخوردار بوده و در دستور کار جامعه بین </w:t>
      </w:r>
      <w:proofErr w:type="spellStart"/>
      <w:r>
        <w:rPr>
          <w:rFonts w:ascii="Times New Roman" w:eastAsia="Times New Roman" w:hAnsi="Times New Roman" w:hint="cs"/>
          <w:b/>
          <w:bCs/>
          <w:lang w:bidi="fa-IR"/>
        </w:rPr>
        <w:t>المللی</w:t>
      </w:r>
      <w:proofErr w:type="spellEnd"/>
      <w:r>
        <w:rPr>
          <w:rFonts w:ascii="Times New Roman" w:eastAsia="Times New Roman" w:hAnsi="Times New Roman" w:hint="cs"/>
          <w:b/>
          <w:b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proofErr w:type="spellStart"/>
      <w:r>
        <w:rPr>
          <w:rFonts w:ascii="Times New Roman" w:eastAsia="Times New Roman" w:hAnsi="Times New Roman" w:hint="cs"/>
          <w:b/>
          <w:bCs/>
          <w:lang w:bidi="fa-IR"/>
        </w:rPr>
        <w:t>سازوکار</w:t>
      </w:r>
      <w:proofErr w:type="spellEnd"/>
      <w:r>
        <w:rPr>
          <w:rFonts w:ascii="Times New Roman" w:eastAsia="Times New Roman" w:hAnsi="Times New Roman" w:hint="cs"/>
          <w:b/>
          <w:b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ascii="Times New Roman" w:eastAsia="Times New Roman" w:hAnsi="Times New Roman" w:hint="cs"/>
          <w:b/>
          <w:bCs/>
          <w:lang w:bidi="fa-IR"/>
        </w:rPr>
        <w:t>ویژگی‌های</w:t>
      </w:r>
      <w:proofErr w:type="spellEnd"/>
      <w:r>
        <w:rPr>
          <w:rFonts w:ascii="Times New Roman" w:eastAsia="Times New Roman" w:hAnsi="Times New Roman" w:hint="cs"/>
          <w:b/>
          <w:bCs/>
          <w:lang w:bidi="fa-IR"/>
        </w:rPr>
        <w:t xml:space="preserve"> خود این جامعه مورد </w:t>
      </w:r>
      <w:proofErr w:type="spellStart"/>
      <w:r>
        <w:rPr>
          <w:rFonts w:ascii="Times New Roman" w:eastAsia="Times New Roman" w:hAnsi="Times New Roman" w:hint="cs"/>
          <w:b/>
          <w:bCs/>
          <w:lang w:bidi="fa-IR"/>
        </w:rPr>
        <w:t>توجـه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جـدی</w:t>
      </w:r>
      <w:proofErr w:type="spellEnd"/>
      <w:r>
        <w:rPr>
          <w:rFonts w:ascii="Times New Roman" w:eastAsia="Times New Roman" w:hAnsi="Times New Roman" w:hint="cs"/>
          <w:b/>
          <w:bCs/>
          <w:lang w:bidi="fa-IR"/>
        </w:rPr>
        <w:t xml:space="preserve"> قرار گیرد</w:t>
      </w:r>
      <w:r>
        <w:rPr>
          <w:rFonts w:ascii="Times New Roman" w:eastAsia="Times New Roman" w:hAnsi="Times New Roman" w:hint="cs"/>
          <w:b/>
          <w:lang w:bidi="fa-IR"/>
        </w:rPr>
        <w:t>.</w:t>
      </w:r>
    </w:p>
    <w:p w14:paraId="7AAED82B"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از دلایل ضرورت بررسی وضعیت اجتماعی سالمندان این است که آنها با توجه به </w:t>
      </w:r>
      <w:proofErr w:type="spellStart"/>
      <w:r>
        <w:rPr>
          <w:rFonts w:ascii="Times New Roman" w:eastAsia="Times New Roman" w:hAnsi="Times New Roman" w:hint="cs"/>
          <w:b/>
          <w:bCs/>
          <w:lang w:bidi="fa-IR"/>
        </w:rPr>
        <w:t>رویدادهایی</w:t>
      </w:r>
      <w:proofErr w:type="spellEnd"/>
      <w:r>
        <w:rPr>
          <w:rFonts w:ascii="Times New Roman" w:eastAsia="Times New Roman" w:hAnsi="Times New Roman" w:hint="cs"/>
          <w:b/>
          <w:bCs/>
          <w:lang w:bidi="fa-IR"/>
        </w:rPr>
        <w:t xml:space="preserve"> مانند بازنشستگی و پایان اشتغال احساس تنهایی، طرد </w:t>
      </w:r>
      <w:proofErr w:type="spellStart"/>
      <w:r>
        <w:rPr>
          <w:rFonts w:ascii="Times New Roman" w:eastAsia="Times New Roman" w:hAnsi="Times New Roman" w:hint="cs"/>
          <w:b/>
          <w:bCs/>
          <w:lang w:bidi="fa-IR"/>
        </w:rPr>
        <w:t>شدگی</w:t>
      </w:r>
      <w:proofErr w:type="spellEnd"/>
      <w:r>
        <w:rPr>
          <w:rFonts w:ascii="Times New Roman" w:eastAsia="Times New Roman" w:hAnsi="Times New Roman" w:hint="cs"/>
          <w:b/>
          <w:bCs/>
          <w:lang w:bidi="fa-IR"/>
        </w:rPr>
        <w:t xml:space="preserve"> و همچنین فشار ناشی از صنعتی شدن جوامع که به جدایی عاطفی و روانی افراد منجر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معرض خطرات فزاینده ای قرار </w:t>
      </w:r>
      <w:proofErr w:type="spellStart"/>
      <w:r>
        <w:rPr>
          <w:rFonts w:ascii="Times New Roman" w:eastAsia="Times New Roman" w:hAnsi="Times New Roman" w:hint="cs"/>
          <w:b/>
          <w:bCs/>
          <w:lang w:bidi="fa-IR"/>
        </w:rPr>
        <w:t>می‌گیرند</w:t>
      </w:r>
      <w:proofErr w:type="spellEnd"/>
      <w:r>
        <w:rPr>
          <w:rFonts w:ascii="Times New Roman" w:eastAsia="Times New Roman" w:hAnsi="Times New Roman" w:hint="cs"/>
          <w:b/>
          <w:bCs/>
          <w:lang w:bidi="fa-IR"/>
        </w:rPr>
        <w:t xml:space="preserve">. در ایران نیز طی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اخیر توجه دولت بیشتر معطوف به سیاست گذاری های رفاه اجتماعی و اجرای برنامه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در حالی است که بعد </w:t>
      </w:r>
      <w:r>
        <w:rPr>
          <w:rFonts w:ascii="Times New Roman" w:eastAsia="Times New Roman" w:hAnsi="Times New Roman" w:hint="cs"/>
          <w:b/>
          <w:bCs/>
          <w:lang w:bidi="fa-IR"/>
        </w:rPr>
        <w:lastRenderedPageBreak/>
        <w:t>روانی زندگی تأثیر به سزایی در سلامت افراد مخصوصاً سالمندان دارد،</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از طرفی جمعیت سالمندان نسبت به کل جمعیت از رشد </w:t>
      </w:r>
      <w:proofErr w:type="spellStart"/>
      <w:r>
        <w:rPr>
          <w:rFonts w:ascii="Times New Roman" w:eastAsia="Times New Roman" w:hAnsi="Times New Roman" w:hint="cs"/>
          <w:b/>
          <w:bCs/>
          <w:lang w:bidi="fa-IR"/>
        </w:rPr>
        <w:t>سریع‌تری</w:t>
      </w:r>
      <w:proofErr w:type="spellEnd"/>
      <w:r>
        <w:rPr>
          <w:rFonts w:ascii="Times New Roman" w:eastAsia="Times New Roman" w:hAnsi="Times New Roman" w:hint="cs"/>
          <w:b/>
          <w:bCs/>
          <w:lang w:bidi="fa-IR"/>
        </w:rPr>
        <w:t xml:space="preserve"> برخوردار است و پیش بینی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جمعیت سالمند در جهان در سال ۲۰۵۰ به دو میلیارد نفر برسد</w:t>
      </w:r>
      <w:r>
        <w:rPr>
          <w:rFonts w:ascii="Times New Roman" w:eastAsia="Times New Roman" w:hAnsi="Times New Roman" w:hint="cs"/>
          <w:b/>
          <w:lang w:bidi="fa-IR"/>
        </w:rPr>
        <w:t>.</w:t>
      </w:r>
      <w:r>
        <w:rPr>
          <w:rFonts w:ascii="Times New Roman" w:eastAsia="Times New Roman" w:hAnsi="Times New Roman" w:hint="cs"/>
          <w:b/>
          <w:bCs/>
          <w:lang w:bidi="fa-IR"/>
        </w:rPr>
        <w:t xml:space="preserve"> در ایران نیز  به تدریج بر نسبت افراد میانسال افزوده شده و در حال حاضر ۹ میلیون از جمعیت کشور را سالمندان تشکیل </w:t>
      </w:r>
      <w:proofErr w:type="spellStart"/>
      <w:r>
        <w:rPr>
          <w:rFonts w:ascii="Times New Roman" w:eastAsia="Times New Roman" w:hAnsi="Times New Roman" w:hint="cs"/>
          <w:b/>
          <w:bCs/>
          <w:lang w:bidi="fa-IR"/>
        </w:rPr>
        <w:t>می‌دهند</w:t>
      </w:r>
      <w:proofErr w:type="spellEnd"/>
      <w:r>
        <w:rPr>
          <w:rFonts w:ascii="Times New Roman" w:eastAsia="Times New Roman" w:hAnsi="Times New Roman" w:hint="cs"/>
          <w:b/>
          <w:bCs/>
          <w:lang w:bidi="fa-IR"/>
        </w:rPr>
        <w:t xml:space="preserve">. که این میزان تا سال ۱۴۲۹، جمعیت سالمندان کشور به ۲۵ درصد (۲۷میلیون نفر) خواهد رسید، این ارقام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که اگر برنامه ریزان و </w:t>
      </w:r>
      <w:proofErr w:type="spellStart"/>
      <w:r>
        <w:rPr>
          <w:rFonts w:ascii="Times New Roman" w:eastAsia="Times New Roman" w:hAnsi="Times New Roman" w:hint="cs"/>
          <w:b/>
          <w:bCs/>
          <w:lang w:bidi="fa-IR"/>
        </w:rPr>
        <w:t>سیاست‌گذاران</w:t>
      </w:r>
      <w:proofErr w:type="spellEnd"/>
      <w:r>
        <w:rPr>
          <w:rFonts w:ascii="Times New Roman" w:eastAsia="Times New Roman" w:hAnsi="Times New Roman" w:hint="cs"/>
          <w:b/>
          <w:b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 لذا برای رسیدن به سالمندی فعال و سالم </w:t>
      </w:r>
      <w:proofErr w:type="spellStart"/>
      <w:r>
        <w:rPr>
          <w:rFonts w:ascii="Times New Roman" w:eastAsia="Times New Roman" w:hAnsi="Times New Roman" w:hint="cs"/>
          <w:b/>
          <w:bCs/>
          <w:lang w:bidi="fa-IR"/>
        </w:rPr>
        <w:t>می‌بایست</w:t>
      </w:r>
      <w:proofErr w:type="spellEnd"/>
      <w:r>
        <w:rPr>
          <w:rFonts w:ascii="Times New Roman" w:eastAsia="Times New Roman" w:hAnsi="Times New Roman" w:hint="cs"/>
          <w:b/>
          <w:bCs/>
          <w:lang w:bidi="fa-IR"/>
        </w:rPr>
        <w:t xml:space="preserve"> علاوه بر ابعاد فیزیولوژیک و جسمانی سالمندان سایر ابعاد بهداشت روحی، اجتماعی، اقتصادی و معنوی زندگی آنها نیز مورد توجه قرار گیرد</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مسائل روانشناختی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زندگی سالمندان و سلامت جسمانی و روانی آنان اثرات جدی داشته باشد. بنابراین انجام چنین پژوهشهای لازم و ضرورت می یابد.</w:t>
      </w:r>
    </w:p>
    <w:p w14:paraId="20A7D6B8"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۱-۴- اهداف پژوهش</w:t>
      </w:r>
    </w:p>
    <w:p w14:paraId="61E5164D" w14:textId="77777777" w:rsidR="00912462" w:rsidRDefault="00000000" w:rsidP="005B1101">
      <w:pPr>
        <w:keepNext/>
        <w:keepLines/>
        <w:spacing w:before="240" w:after="100" w:line="276" w:lineRule="auto"/>
        <w:rPr>
          <w:rFonts w:cs="B Lotus"/>
          <w:b/>
          <w:bCs/>
          <w:color w:val="auto"/>
          <w:lang w:bidi="fa-IR"/>
        </w:rPr>
      </w:pPr>
      <w:r>
        <w:rPr>
          <w:rFonts w:cs="B Titr" w:hint="cs"/>
          <w:b/>
          <w:bCs/>
          <w:sz w:val="30"/>
          <w:szCs w:val="30"/>
          <w:lang w:bidi="fa-IR"/>
        </w:rPr>
        <w:t>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pPr>
      <w:bookmarkStart w:id="4" w:name="_Hlk143234169"/>
      <w:r>
        <w:rPr>
          <w:rFonts w:ascii="Times New Roman" w:eastAsia="Times New Roman" w:hAnsi="Times New Roman" w:hint="cs"/>
          <w:b/>
          <w:bCs/>
          <w:lang w:bidi="fa-IR"/>
        </w:rPr>
        <w:t xml:space="preserve"> - </w:t>
      </w:r>
      <w:bookmarkStart w:id="5" w:name="_Hlk218190265"/>
      <w:r>
        <w:rPr>
          <w:rFonts w:ascii="Times New Roman" w:eastAsia="Times New Roman" w:hAnsi="Times New Roman" w:hint="cs"/>
          <w:b/>
          <w:bCs/>
          <w:lang w:bidi="fa-IR"/>
        </w:rPr>
        <w:t>تعیین رابطه هوش معنوی و اضطراب سلامتی با اضطراب مرگ در سالمندان</w:t>
      </w:r>
      <w:bookmarkEnd w:id="5"/>
    </w:p>
    <w:p w14:paraId="7C06C103" w14:textId="77777777" w:rsidR="00912462" w:rsidRDefault="00000000" w:rsidP="005B1101">
      <w:pPr>
        <w:keepNext/>
        <w:keepLines/>
        <w:autoSpaceDE/>
        <w:autoSpaceDN/>
        <w:adjustRightInd/>
        <w:spacing w:before="240" w:after="100" w:line="276" w:lineRule="auto"/>
        <w:rPr>
          <w:rFonts w:ascii="Times New Roman" w:eastAsia="Times New Roman" w:hAnsi="Times New Roman" w:cs="B Lotus"/>
          <w:b/>
          <w:bCs/>
          <w:color w:val="auto"/>
          <w:lang w:bidi="fa-IR"/>
        </w:rPr>
      </w:pPr>
      <w:r>
        <w:rPr>
          <w:rFonts w:ascii="Times New Roman" w:eastAsia="Times New Roman" w:hAnsi="Times New Roman" w:cs="B Titr" w:hint="cs"/>
          <w:b/>
          <w:bCs/>
          <w:sz w:val="30"/>
          <w:szCs w:val="30"/>
          <w:lang w:bidi="fa-IR"/>
        </w:rPr>
        <w:t>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 </w:t>
      </w:r>
      <w:bookmarkEnd w:id="4"/>
      <w:r>
        <w:rPr>
          <w:rFonts w:ascii="Times New Roman" w:eastAsia="Times New Roman" w:hAnsi="Times New Roman" w:hint="cs"/>
          <w:b/>
          <w:bCs/>
          <w:lang w:bidi="fa-IR"/>
        </w:rPr>
        <w:t>تعیین رابطه  بین هوش معنوی و اضطراب مرگ در سالمندان</w:t>
      </w:r>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 - تعیین رابطه بین اضطراب سلامتی و اضطراب مرگ در سالمندان</w:t>
      </w:r>
    </w:p>
    <w:p w14:paraId="4F27E677"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lastRenderedPageBreak/>
        <w:t>۱-۵- فرضیه های پژوهش</w:t>
      </w:r>
    </w:p>
    <w:p w14:paraId="48C13953"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۱-۵-۱- فرضیه اصلی: </w:t>
      </w:r>
    </w:p>
    <w:p w14:paraId="37C0F3AE" w14:textId="77777777" w:rsidR="00912462" w:rsidRDefault="00000000">
      <w:pPr>
        <w:ind w:firstLine="397"/>
        <w:jc w:val="both"/>
        <w:rPr>
          <w:rFonts w:ascii="BZar" w:cs="B Lotus"/>
          <w:color w:val="auto"/>
          <w:lang w:bidi="fa-IR"/>
        </w:rPr>
      </w:pPr>
      <w:bookmarkStart w:id="6" w:name="_Hlk218188383"/>
      <w:r>
        <w:rPr>
          <w:rFonts w:ascii="BZar" w:hint="cs"/>
          <w:lang w:bidi="fa-IR"/>
        </w:rPr>
        <w:t xml:space="preserve"> - </w:t>
      </w:r>
      <w:bookmarkStart w:id="7" w:name="_Hlk149798850"/>
      <w:r>
        <w:rPr>
          <w:rFonts w:ascii="BZar" w:hint="cs"/>
          <w:lang w:bidi="fa-IR"/>
        </w:rPr>
        <w:t>بین هوش معنوی و اضطراب سلامتی با اضطراب مرگ در سالمندان رابطه وجود دارد.</w:t>
      </w:r>
    </w:p>
    <w:bookmarkEnd w:id="6"/>
    <w:bookmarkEnd w:id="7"/>
    <w:p w14:paraId="00511B7A"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۱-۵-۲-فرضیات فرعی: </w:t>
      </w:r>
    </w:p>
    <w:p w14:paraId="4297D2D0" w14:textId="77777777" w:rsidR="00912462" w:rsidRDefault="00000000">
      <w:pPr>
        <w:ind w:firstLine="397"/>
        <w:jc w:val="both"/>
        <w:rPr>
          <w:rFonts w:ascii="BZar" w:cs="B Lotus"/>
          <w:b/>
          <w:bCs/>
          <w:color w:val="auto"/>
          <w:lang w:bidi="fa-IR"/>
        </w:rPr>
      </w:pPr>
      <w:r>
        <w:rPr>
          <w:rFonts w:ascii="Times New Roman" w:eastAsia="Times New Roman" w:hAnsi="Times New Roman" w:hint="cs"/>
          <w:b/>
          <w:bCs/>
          <w:lang w:bidi="fa-IR"/>
        </w:rPr>
        <w:t xml:space="preserve">- </w:t>
      </w:r>
      <w:bookmarkStart w:id="8" w:name="_Hlk218186129"/>
      <w:r>
        <w:rPr>
          <w:rFonts w:ascii="Times New Roman" w:eastAsia="Times New Roman" w:hAnsi="Times New Roman" w:hint="cs"/>
          <w:b/>
          <w:bCs/>
          <w:lang w:bidi="fa-IR"/>
        </w:rPr>
        <w:t>بین هوش معنوی و اضطراب مرگ در سالمندان رابطه وجود دارد.</w:t>
      </w:r>
    </w:p>
    <w:p w14:paraId="557F57F2" w14:textId="77777777" w:rsidR="00912462" w:rsidRDefault="00000000">
      <w:pPr>
        <w:ind w:firstLine="397"/>
        <w:jc w:val="both"/>
        <w:rPr>
          <w:rFonts w:ascii="BZar" w:cs="B Lotus"/>
          <w:b/>
          <w:bCs/>
          <w:color w:val="auto"/>
          <w:lang w:bidi="fa-IR"/>
        </w:rPr>
      </w:pPr>
      <w:bookmarkStart w:id="9" w:name="_Hlk218187005"/>
      <w:bookmarkEnd w:id="8"/>
      <w:r>
        <w:rPr>
          <w:rFonts w:ascii="Times New Roman" w:eastAsia="Times New Roman" w:hAnsi="Times New Roman" w:hint="cs"/>
          <w:b/>
          <w:bCs/>
          <w:lang w:bidi="fa-IR"/>
        </w:rPr>
        <w:t>- بین اضطراب سلامتی و اضطراب مرگ در سالمندان رابطه وجود دارد.</w:t>
      </w:r>
    </w:p>
    <w:bookmarkEnd w:id="9"/>
    <w:p w14:paraId="115DB3BC"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۱-۶- تعاریف نظری و عملیاتی </w:t>
      </w:r>
      <w:proofErr w:type="spellStart"/>
      <w:r>
        <w:rPr>
          <w:rFonts w:ascii="BZar" w:cs="B Titr" w:hint="cs"/>
          <w:b/>
          <w:bCs/>
          <w:sz w:val="30"/>
          <w:szCs w:val="30"/>
          <w:lang w:bidi="fa-IR"/>
        </w:rPr>
        <w:t>متغیرها</w:t>
      </w:r>
      <w:proofErr w:type="spellEnd"/>
    </w:p>
    <w:p w14:paraId="52C4FE73" w14:textId="77777777" w:rsidR="00912462" w:rsidRDefault="00000000" w:rsidP="005B1101">
      <w:pPr>
        <w:keepNext/>
        <w:keepLines/>
        <w:spacing w:before="240" w:after="100" w:line="276" w:lineRule="auto"/>
        <w:rPr>
          <w:rFonts w:ascii="BZar" w:cs="B Lotus"/>
          <w:b/>
          <w:bCs/>
          <w:color w:val="auto"/>
          <w:lang w:bidi="fa-IR"/>
        </w:rPr>
      </w:pPr>
      <w:r>
        <w:rPr>
          <w:rFonts w:ascii="BZar" w:cs="B Titr" w:hint="cs"/>
          <w:b/>
          <w:bCs/>
          <w:sz w:val="30"/>
          <w:szCs w:val="30"/>
          <w:lang w:bidi="fa-IR"/>
        </w:rPr>
        <w:t xml:space="preserve">۱-۶-۱- تعاریف نظری </w:t>
      </w:r>
      <w:proofErr w:type="spellStart"/>
      <w:r>
        <w:rPr>
          <w:rFonts w:ascii="BZar" w:cs="B Titr" w:hint="cs"/>
          <w:b/>
          <w:bCs/>
          <w:sz w:val="30"/>
          <w:szCs w:val="30"/>
          <w:lang w:bidi="fa-IR"/>
        </w:rPr>
        <w:t>متغیرها</w:t>
      </w:r>
      <w:proofErr w:type="spellEnd"/>
    </w:p>
    <w:p w14:paraId="6A6262BB" w14:textId="77777777" w:rsidR="00912462" w:rsidRDefault="00000000">
      <w:pPr>
        <w:ind w:firstLine="397"/>
        <w:jc w:val="both"/>
        <w:rPr>
          <w:rFonts w:ascii="B Nazanin,Bold" w:cs="B Lotus"/>
          <w:color w:val="auto"/>
          <w:lang w:bidi="fa-IR"/>
        </w:rPr>
      </w:pPr>
      <w:r>
        <w:rPr>
          <w:rFonts w:ascii="Times New Roman" w:eastAsia="Times New Roman" w:hAnsi="Times New Roman" w:hint="cs"/>
          <w:b/>
          <w:bCs/>
          <w:lang w:bidi="fa-IR"/>
        </w:rPr>
        <w:t>هوش معنوی:</w:t>
      </w:r>
      <w:r>
        <w:rPr>
          <w:rFonts w:ascii="Times New Roman" w:eastAsia="Times New Roman" w:hAnsi="Times New Roman" w:hint="cs"/>
          <w:lang w:bidi="fa-IR"/>
        </w:rPr>
        <w:t xml:space="preserve"> هوش معنوی زمینه تمام آن </w:t>
      </w:r>
      <w:proofErr w:type="spellStart"/>
      <w:r>
        <w:rPr>
          <w:rFonts w:ascii="Times New Roman" w:eastAsia="Times New Roman" w:hAnsi="Times New Roman" w:hint="cs"/>
          <w:lang w:bidi="fa-IR"/>
        </w:rPr>
        <w:t>چیز‌هایی</w:t>
      </w:r>
      <w:proofErr w:type="spellEnd"/>
      <w:r>
        <w:rPr>
          <w:rFonts w:ascii="Times New Roman" w:eastAsia="Times New Roman" w:hAnsi="Times New Roman" w:hint="cs"/>
          <w:lang w:bidi="fa-IR"/>
        </w:rPr>
        <w:t xml:space="preserve"> است که ما به </w:t>
      </w:r>
      <w:proofErr w:type="spellStart"/>
      <w:r>
        <w:rPr>
          <w:rFonts w:ascii="Times New Roman" w:eastAsia="Times New Roman" w:hAnsi="Times New Roman" w:hint="cs"/>
          <w:lang w:bidi="fa-IR"/>
        </w:rPr>
        <w:t>آن‌ها</w:t>
      </w:r>
      <w:proofErr w:type="spellEnd"/>
      <w:r>
        <w:rPr>
          <w:rFonts w:ascii="Times New Roman" w:eastAsia="Times New Roman" w:hAnsi="Times New Roman" w:hint="cs"/>
          <w:lang w:bidi="fa-IR"/>
        </w:rPr>
        <w:t xml:space="preserve"> اعتقاد و باور داریم. </w:t>
      </w:r>
      <w:proofErr w:type="spellStart"/>
      <w:r>
        <w:rPr>
          <w:rFonts w:ascii="Times New Roman" w:eastAsia="Times New Roman" w:hAnsi="Times New Roman" w:hint="cs"/>
          <w:lang w:bidi="fa-IR"/>
        </w:rPr>
        <w:t>سوال‌های</w:t>
      </w:r>
      <w:proofErr w:type="spellEnd"/>
      <w:r>
        <w:rPr>
          <w:rFonts w:ascii="Times New Roman" w:eastAsia="Times New Roman" w:hAnsi="Times New Roman" w:hint="cs"/>
          <w:lang w:bidi="fa-IR"/>
        </w:rPr>
        <w:t xml:space="preserve"> جدی در مورد اینکه از کجا آمده ایم، به کجا </w:t>
      </w:r>
      <w:proofErr w:type="spellStart"/>
      <w:r>
        <w:rPr>
          <w:rFonts w:ascii="Times New Roman" w:eastAsia="Times New Roman" w:hAnsi="Times New Roman" w:hint="cs"/>
          <w:lang w:bidi="fa-IR"/>
        </w:rPr>
        <w:t>می‌رویم</w:t>
      </w:r>
      <w:proofErr w:type="spellEnd"/>
      <w:r>
        <w:rPr>
          <w:rFonts w:ascii="Times New Roman" w:eastAsia="Times New Roman" w:hAnsi="Times New Roman" w:hint="cs"/>
          <w:lang w:bidi="fa-IR"/>
        </w:rPr>
        <w:t xml:space="preserve"> و هدف اصلی زندگی چیست، از </w:t>
      </w:r>
      <w:proofErr w:type="spellStart"/>
      <w:r>
        <w:rPr>
          <w:rFonts w:ascii="Times New Roman" w:eastAsia="Times New Roman" w:hAnsi="Times New Roman" w:hint="cs"/>
          <w:lang w:bidi="fa-IR"/>
        </w:rPr>
        <w:t>نمود‌های</w:t>
      </w:r>
      <w:proofErr w:type="spellEnd"/>
      <w:r>
        <w:rPr>
          <w:rFonts w:ascii="Times New Roman" w:eastAsia="Times New Roman" w:hAnsi="Times New Roman" w:hint="cs"/>
          <w:lang w:bidi="fa-IR"/>
        </w:rPr>
        <w:t xml:space="preserve"> هوش معنوی است (کریمی، ۱۳۹۹).</w:t>
      </w:r>
      <w:r>
        <w:rPr>
          <w:rFonts w:ascii="Times New Roman" w:hAnsi="Times New Roman" w:hint="cs"/>
          <w:lang w:bidi="fa-IR"/>
        </w:rPr>
        <w:t xml:space="preserve"> </w:t>
      </w:r>
    </w:p>
    <w:p w14:paraId="5B72A1C8"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اضطراب سلامتی: </w:t>
      </w:r>
      <w:r>
        <w:rPr>
          <w:rFonts w:ascii="Times New Roman" w:eastAsia="Times New Roman" w:hAnsi="Times New Roman" w:hint="cs"/>
          <w:lang w:bidi="fa-IR"/>
        </w:rPr>
        <w:t xml:space="preserve">نوعی نگرانی افراطی درباره ابتلا 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که حتی در غیاب شواهد واقعی پزشکی نیز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به‌طور</w:t>
      </w:r>
      <w:proofErr w:type="spellEnd"/>
      <w:r>
        <w:rPr>
          <w:rFonts w:ascii="Times New Roman" w:eastAsia="Times New Roman" w:hAnsi="Times New Roman" w:hint="cs"/>
          <w:lang w:bidi="fa-IR"/>
        </w:rPr>
        <w:t xml:space="preserve"> مداوم ادامه یابد (</w:t>
      </w:r>
      <w:proofErr w:type="spellStart"/>
      <w:r>
        <w:rPr>
          <w:rFonts w:ascii="Times New Roman" w:eastAsia="Times New Roman" w:hAnsi="Times New Roman" w:hint="cs"/>
          <w:lang w:bidi="fa-IR"/>
        </w:rPr>
        <w:t>آسماندون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تایلر</w:t>
      </w:r>
      <w:proofErr w:type="spellEnd"/>
      <w:r>
        <w:rPr>
          <w:rFonts w:ascii="Times New Roman" w:eastAsia="Times New Roman" w:hAnsi="Times New Roman" w:hint="cs"/>
          <w:lang w:bidi="fa-IR"/>
        </w:rPr>
        <w:t xml:space="preserve"> ۲۰۲۰)</w:t>
      </w:r>
    </w:p>
    <w:p w14:paraId="57B56D8A"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اضطراب مرگ:</w:t>
      </w:r>
      <w:r>
        <w:rPr>
          <w:rFonts w:ascii="Times New Roman" w:eastAsia="Times New Roman" w:hAnsi="Times New Roman" w:hint="cs"/>
          <w:lang w:bidi="fa-IR"/>
        </w:rPr>
        <w:t xml:space="preserve"> اضطراب مرگ به عنوان یک مفهوم مهم در زمینه های مختلف در نظر گرفته می شود. این نوع اضطراب، ترس مداوم، غیر طبیعی و مرضی از مرگ یا مردن است. این مفهوم به مرگ هراسی(ترس از مرگ) و ترس زیاد از مرده نیز </w:t>
      </w:r>
      <w:proofErr w:type="spellStart"/>
      <w:r>
        <w:rPr>
          <w:rFonts w:ascii="Times New Roman" w:eastAsia="Times New Roman" w:hAnsi="Times New Roman" w:hint="cs"/>
          <w:lang w:bidi="fa-IR"/>
        </w:rPr>
        <w:t>اطالق</w:t>
      </w:r>
      <w:proofErr w:type="spellEnd"/>
      <w:r>
        <w:rPr>
          <w:rFonts w:ascii="Times New Roman" w:eastAsia="Times New Roman" w:hAnsi="Times New Roman" w:hint="cs"/>
          <w:lang w:bidi="fa-IR"/>
        </w:rPr>
        <w:t xml:space="preserve"> می شود (</w:t>
      </w:r>
      <w:proofErr w:type="spellStart"/>
      <w:r>
        <w:rPr>
          <w:rFonts w:ascii="Times New Roman" w:eastAsia="Times New Roman" w:hAnsi="Times New Roman" w:hint="cs"/>
          <w:lang w:bidi="fa-IR"/>
        </w:rPr>
        <w:t>شرمن</w:t>
      </w:r>
      <w:proofErr w:type="spellEnd"/>
      <w:r>
        <w:rPr>
          <w:rFonts w:ascii="Times New Roman" w:eastAsia="Times New Roman" w:hAnsi="Times New Roman" w:hint="cs"/>
          <w:vertAlign w:val="superscript"/>
          <w:lang w:bidi="fa-IR"/>
        </w:rPr>
        <w:t xml:space="preserve"> </w:t>
      </w:r>
      <w:r>
        <w:rPr>
          <w:rFonts w:ascii="Times New Roman" w:eastAsia="Times New Roman" w:hAnsi="Times New Roman" w:hint="cs"/>
          <w:lang w:bidi="fa-IR"/>
        </w:rPr>
        <w:t>و همکاران، ۲۰۱۰).</w:t>
      </w:r>
    </w:p>
    <w:p w14:paraId="663838F2" w14:textId="77777777" w:rsidR="00912462" w:rsidRDefault="00000000" w:rsidP="005B1101">
      <w:pPr>
        <w:keepNext/>
        <w:keepLines/>
        <w:spacing w:before="240" w:after="100" w:line="276" w:lineRule="auto"/>
        <w:rPr>
          <w:rFonts w:ascii="Times New Roman" w:eastAsia="Times New Roman" w:hAnsi="Times New Roman" w:cs="B Lotus"/>
          <w:b/>
          <w:bCs/>
          <w:color w:val="auto"/>
          <w:lang w:bidi="fa-IR"/>
        </w:rPr>
      </w:pPr>
      <w:r>
        <w:rPr>
          <w:rFonts w:ascii="Times New Roman" w:eastAsia="Times New Roman" w:hAnsi="Times New Roman" w:cs="B Titr" w:hint="cs"/>
          <w:b/>
          <w:bCs/>
          <w:sz w:val="30"/>
          <w:szCs w:val="30"/>
          <w:lang w:bidi="fa-IR"/>
        </w:rPr>
        <w:t xml:space="preserve">۱-۶-۲- تعاریف عملیاتی </w:t>
      </w:r>
      <w:proofErr w:type="spellStart"/>
      <w:r>
        <w:rPr>
          <w:rFonts w:ascii="Times New Roman" w:eastAsia="Times New Roman" w:hAnsi="Times New Roman" w:cs="B Titr" w:hint="cs"/>
          <w:b/>
          <w:bCs/>
          <w:sz w:val="30"/>
          <w:szCs w:val="30"/>
          <w:lang w:bidi="fa-IR"/>
        </w:rPr>
        <w:t>متغیرها</w:t>
      </w:r>
      <w:proofErr w:type="spellEnd"/>
      <w:r>
        <w:rPr>
          <w:rFonts w:ascii="Times New Roman" w:eastAsia="Times New Roman" w:hAnsi="Times New Roman" w:cs="B Titr" w:hint="cs"/>
          <w:b/>
          <w:bCs/>
          <w:sz w:val="30"/>
          <w:szCs w:val="30"/>
          <w:lang w:bidi="fa-IR"/>
        </w:rPr>
        <w:t xml:space="preserve"> </w:t>
      </w:r>
    </w:p>
    <w:p w14:paraId="15ED98BF" w14:textId="77777777" w:rsidR="00912462" w:rsidRDefault="00000000">
      <w:pPr>
        <w:ind w:firstLine="397"/>
        <w:jc w:val="both"/>
        <w:rPr>
          <w:rFonts w:ascii="B Nazanin,Bold" w:cs="B Lotus"/>
          <w:color w:val="auto"/>
          <w:lang w:bidi="fa-IR"/>
        </w:rPr>
      </w:pPr>
      <w:r>
        <w:rPr>
          <w:rFonts w:ascii="B Nazanin,Bold" w:hint="cs"/>
          <w:b/>
          <w:bCs/>
          <w:lang w:bidi="fa-IR"/>
        </w:rPr>
        <w:t>هوش معنوی:</w:t>
      </w:r>
      <w:r>
        <w:rPr>
          <w:rFonts w:ascii="Times New Roman" w:hAnsi="Times New Roman" w:hint="cs"/>
          <w:lang w:bidi="fa-IR"/>
        </w:rPr>
        <w:t xml:space="preserve"> </w:t>
      </w:r>
      <w:r>
        <w:rPr>
          <w:rFonts w:ascii="B Nazanin,Bold" w:hint="cs"/>
          <w:lang w:bidi="fa-IR"/>
        </w:rPr>
        <w:t>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pPr>
      <w:r>
        <w:rPr>
          <w:rFonts w:ascii="B Nazanin,Bold" w:hint="cs"/>
          <w:b/>
          <w:bCs/>
          <w:lang w:bidi="fa-IR"/>
        </w:rPr>
        <w:lastRenderedPageBreak/>
        <w:t>اضطراب سلامتی:</w:t>
      </w:r>
      <w:r>
        <w:rPr>
          <w:rFonts w:ascii="B Nazanin,Bold" w:hint="cs"/>
          <w:lang w:bidi="fa-IR"/>
        </w:rPr>
        <w:t xml:space="preserve">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pPr>
      <w:r>
        <w:rPr>
          <w:rFonts w:ascii="B Nazanin,Bold" w:hint="cs"/>
          <w:b/>
          <w:bCs/>
          <w:lang w:bidi="fa-IR"/>
        </w:rPr>
        <w:t>اضطراب مرگ:</w:t>
      </w:r>
      <w:r>
        <w:rPr>
          <w:rFonts w:ascii="B Nazanin,Bold" w:hint="cs"/>
          <w:lang w:bidi="fa-IR"/>
        </w:rPr>
        <w:t xml:space="preserve"> در این پژوهش منظور از اضطراب مرگ، نمره ای است که فرد در پرسشنامه اضطراب مرگ کسب می کند.</w:t>
      </w:r>
    </w:p>
    <w:p w14:paraId="66189F0F" w14:textId="77777777" w:rsidR="00912462" w:rsidRDefault="00000000">
      <w:pPr>
        <w:keepNext/>
        <w:keepLines/>
        <w:pageBreakBefore/>
        <w:spacing w:before="2400" w:after="240" w:line="276" w:lineRule="auto"/>
        <w:jc w:val="center"/>
        <w:rPr>
          <w:rFonts w:ascii="BZar" w:cs="B Titr"/>
          <w:b/>
          <w:bCs/>
          <w:color w:val="auto"/>
          <w:sz w:val="72"/>
          <w:szCs w:val="72"/>
          <w:lang w:bidi="fa-IR"/>
        </w:rPr>
      </w:pPr>
      <w:r>
        <w:rPr>
          <w:rFonts w:ascii="BZar" w:cs="B Titr" w:hint="cs"/>
          <w:b/>
          <w:bCs/>
          <w:sz w:val="56"/>
          <w:szCs w:val="56"/>
          <w:lang w:bidi="fa-IR"/>
        </w:rPr>
        <w:lastRenderedPageBreak/>
        <w:t>فصل دوم:</w:t>
      </w:r>
    </w:p>
    <w:p w14:paraId="599AF995" w14:textId="77777777" w:rsidR="00912462" w:rsidRDefault="00000000">
      <w:pPr>
        <w:keepNext/>
        <w:keepLines/>
        <w:spacing w:after="240" w:line="276" w:lineRule="auto"/>
        <w:jc w:val="center"/>
        <w:rPr>
          <w:rFonts w:ascii="BZar" w:cs="B Titr"/>
          <w:b/>
          <w:bCs/>
          <w:color w:val="auto"/>
          <w:sz w:val="72"/>
          <w:szCs w:val="72"/>
          <w:lang w:bidi="fa-IR"/>
        </w:rPr>
      </w:pPr>
      <w:r>
        <w:rPr>
          <w:rFonts w:ascii="BZar" w:cs="B Titr" w:hint="cs"/>
          <w:b/>
          <w:bCs/>
          <w:sz w:val="56"/>
          <w:szCs w:val="56"/>
          <w:lang w:bidi="fa-IR"/>
        </w:rPr>
        <w:t>مبانی نظری و</w:t>
      </w:r>
    </w:p>
    <w:p w14:paraId="2965C1FD" w14:textId="77777777" w:rsidR="00912462" w:rsidRDefault="00000000">
      <w:pPr>
        <w:keepNext/>
        <w:keepLines/>
        <w:spacing w:after="240" w:line="276" w:lineRule="auto"/>
        <w:jc w:val="center"/>
        <w:rPr>
          <w:rFonts w:ascii="BZar" w:cs="B Titr"/>
          <w:b/>
          <w:bCs/>
          <w:color w:val="auto"/>
          <w:sz w:val="72"/>
          <w:szCs w:val="72"/>
          <w:lang w:bidi="fa-IR"/>
        </w:rPr>
      </w:pPr>
      <w:r>
        <w:rPr>
          <w:rFonts w:ascii="BZar" w:cs="B Titr" w:hint="cs"/>
          <w:b/>
          <w:bCs/>
          <w:sz w:val="56"/>
          <w:szCs w:val="56"/>
          <w:lang w:bidi="fa-IR"/>
        </w:rPr>
        <w:t>پیشینه پژوهش</w:t>
      </w:r>
    </w:p>
    <w:p w14:paraId="3FCFE03A" w14:textId="77777777" w:rsidR="00912462" w:rsidRDefault="00000000" w:rsidP="00503BED">
      <w:pPr>
        <w:keepNext/>
        <w:keepLines/>
        <w:pageBreakBefore/>
        <w:spacing w:before="240" w:after="100" w:line="276" w:lineRule="auto"/>
        <w:rPr>
          <w:rFonts w:cs="B Lotus"/>
          <w:b/>
          <w:bCs/>
          <w:color w:val="auto"/>
          <w:lang w:bidi="fa-IR"/>
        </w:rPr>
      </w:pPr>
      <w:r>
        <w:rPr>
          <w:rFonts w:cs="B Titr" w:hint="cs"/>
          <w:b/>
          <w:bCs/>
          <w:sz w:val="30"/>
          <w:szCs w:val="30"/>
          <w:lang w:bidi="fa-IR"/>
        </w:rPr>
        <w:lastRenderedPageBreak/>
        <w:t>۲-۱- گستره نخست: سالمندی</w:t>
      </w:r>
    </w:p>
    <w:p w14:paraId="24D9D854"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۲-۱-۱- مفهوم سالمندی</w:t>
      </w:r>
    </w:p>
    <w:p w14:paraId="544CDE63" w14:textId="77777777" w:rsidR="00912462" w:rsidRDefault="00000000">
      <w:pPr>
        <w:ind w:firstLine="397"/>
        <w:jc w:val="both"/>
        <w:rPr>
          <w:rFonts w:cs="B Lotus"/>
          <w:color w:val="auto"/>
          <w:lang w:bidi="fa-IR"/>
        </w:rPr>
      </w:pPr>
      <w:r>
        <w:rPr>
          <w:rFonts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hint="cs"/>
          <w:lang w:bidi="fa-IR"/>
        </w:rPr>
        <w:t>می‌گیرند</w:t>
      </w:r>
      <w:proofErr w:type="spellEnd"/>
      <w:r>
        <w:rPr>
          <w:rFonts w:hint="cs"/>
          <w:lang w:bidi="fa-IR"/>
        </w:rPr>
        <w:t xml:space="preserve">. اگرچه سن تقویمی یکی از </w:t>
      </w:r>
      <w:proofErr w:type="spellStart"/>
      <w:r>
        <w:rPr>
          <w:rFonts w:hint="cs"/>
          <w:lang w:bidi="fa-IR"/>
        </w:rPr>
        <w:t>رایج‌ترین</w:t>
      </w:r>
      <w:proofErr w:type="spellEnd"/>
      <w:r>
        <w:rPr>
          <w:rFonts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hint="cs"/>
          <w:lang w:bidi="fa-IR"/>
        </w:rPr>
        <w:t>می‌گیرد</w:t>
      </w:r>
      <w:proofErr w:type="spellEnd"/>
      <w:r>
        <w:rPr>
          <w:rFonts w:hint="cs"/>
          <w:lang w:bidi="fa-IR"/>
        </w:rPr>
        <w:t xml:space="preserve">. سالمندی </w:t>
      </w:r>
      <w:proofErr w:type="spellStart"/>
      <w:r>
        <w:rPr>
          <w:rFonts w:hint="cs"/>
          <w:lang w:bidi="fa-IR"/>
        </w:rPr>
        <w:t>دوره‌ای</w:t>
      </w:r>
      <w:proofErr w:type="spellEnd"/>
      <w:r>
        <w:rPr>
          <w:rFonts w:hint="cs"/>
          <w:lang w:bidi="fa-IR"/>
        </w:rPr>
        <w:t xml:space="preserve"> حساس از زندگی محسوب </w:t>
      </w:r>
      <w:proofErr w:type="spellStart"/>
      <w:r>
        <w:rPr>
          <w:rFonts w:hint="cs"/>
          <w:lang w:bidi="fa-IR"/>
        </w:rPr>
        <w:t>می‌شود</w:t>
      </w:r>
      <w:proofErr w:type="spellEnd"/>
      <w:r>
        <w:rPr>
          <w:rFonts w:hint="cs"/>
          <w:lang w:bidi="fa-IR"/>
        </w:rPr>
        <w:t xml:space="preserve"> که با تغییرات زیستی، </w:t>
      </w:r>
      <w:proofErr w:type="spellStart"/>
      <w:r>
        <w:rPr>
          <w:rFonts w:hint="cs"/>
          <w:lang w:bidi="fa-IR"/>
        </w:rPr>
        <w:t>روان‌شناختی</w:t>
      </w:r>
      <w:proofErr w:type="spellEnd"/>
      <w:r>
        <w:rPr>
          <w:rFonts w:hint="cs"/>
          <w:lang w:bidi="fa-IR"/>
        </w:rPr>
        <w:t xml:space="preserve"> و اجتماعی همراه است و احتمال ابتلا به </w:t>
      </w:r>
      <w:proofErr w:type="spellStart"/>
      <w:r>
        <w:rPr>
          <w:rFonts w:hint="cs"/>
          <w:lang w:bidi="fa-IR"/>
        </w:rPr>
        <w:t>بیماری‌های</w:t>
      </w:r>
      <w:proofErr w:type="spellEnd"/>
      <w:r>
        <w:rPr>
          <w:rFonts w:hint="cs"/>
          <w:lang w:bidi="fa-IR"/>
        </w:rPr>
        <w:t xml:space="preserve"> مزمن، کاهش </w:t>
      </w:r>
      <w:proofErr w:type="spellStart"/>
      <w:r>
        <w:rPr>
          <w:rFonts w:hint="cs"/>
          <w:lang w:bidi="fa-IR"/>
        </w:rPr>
        <w:t>توانایی‌های</w:t>
      </w:r>
      <w:proofErr w:type="spellEnd"/>
      <w:r>
        <w:rPr>
          <w:rFonts w:hint="cs"/>
          <w:lang w:bidi="fa-IR"/>
        </w:rPr>
        <w:t xml:space="preserve"> عملکردی، احساس تنهایی، انزوای اجتماعی و وابستگی به دیگران را افزایش </w:t>
      </w:r>
      <w:proofErr w:type="spellStart"/>
      <w:r>
        <w:rPr>
          <w:rFonts w:hint="cs"/>
          <w:lang w:bidi="fa-IR"/>
        </w:rPr>
        <w:t>می‌دهد</w:t>
      </w:r>
      <w:proofErr w:type="spellEnd"/>
      <w:r>
        <w:rPr>
          <w:rFonts w:hint="cs"/>
          <w:lang w:bidi="fa-IR"/>
        </w:rPr>
        <w:t xml:space="preserve">. </w:t>
      </w:r>
      <w:proofErr w:type="spellStart"/>
      <w:r>
        <w:rPr>
          <w:rFonts w:hint="cs"/>
          <w:lang w:bidi="fa-IR"/>
        </w:rPr>
        <w:t>ازاین‌رو</w:t>
      </w:r>
      <w:proofErr w:type="spellEnd"/>
      <w:r>
        <w:rPr>
          <w:rFonts w:hint="cs"/>
          <w:lang w:bidi="fa-IR"/>
        </w:rPr>
        <w:t xml:space="preserve">، توجه به نیازهای جسمی، روانی و اجتماعی سالمندان و تقویت </w:t>
      </w:r>
      <w:proofErr w:type="spellStart"/>
      <w:r>
        <w:rPr>
          <w:rFonts w:hint="cs"/>
          <w:lang w:bidi="fa-IR"/>
        </w:rPr>
        <w:t>حمایت‌های</w:t>
      </w:r>
      <w:proofErr w:type="spellEnd"/>
      <w:r>
        <w:rPr>
          <w:rFonts w:hint="cs"/>
          <w:lang w:bidi="fa-IR"/>
        </w:rPr>
        <w:t xml:space="preserve"> خانوادگی و اجتماعی، نقش مهمی در ارتقای کیفیت زندگی و سالمندی سالم ایفا </w:t>
      </w:r>
      <w:proofErr w:type="spellStart"/>
      <w:r>
        <w:rPr>
          <w:rFonts w:hint="cs"/>
          <w:lang w:bidi="fa-IR"/>
        </w:rPr>
        <w:t>می‌کند</w:t>
      </w:r>
      <w:proofErr w:type="spellEnd"/>
      <w:r>
        <w:rPr>
          <w:rFonts w:hint="cs"/>
          <w:lang w:bidi="fa-IR"/>
        </w:rPr>
        <w:t xml:space="preserve"> (</w:t>
      </w:r>
      <w:proofErr w:type="spellStart"/>
      <w:r>
        <w:rPr>
          <w:rFonts w:hint="cs"/>
          <w:lang w:bidi="fa-IR"/>
        </w:rPr>
        <w:t>بهره‌ور</w:t>
      </w:r>
      <w:proofErr w:type="spellEnd"/>
      <w:r>
        <w:rPr>
          <w:rFonts w:hint="cs"/>
          <w:lang w:bidi="fa-IR"/>
        </w:rPr>
        <w:t xml:space="preserve"> و همکاران، ۱۴۰۲؛ رستمی و همکاران، ۱۴۰۲).</w:t>
      </w:r>
    </w:p>
    <w:p w14:paraId="23FC6DE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۲-۱-۲- نظریه </w:t>
      </w:r>
      <w:r>
        <w:rPr>
          <w:rFonts w:cs="B Titr" w:hint="cs"/>
          <w:b/>
          <w:bCs/>
          <w:sz w:val="30"/>
          <w:szCs w:val="30"/>
          <w:lang w:bidi="fa-IR"/>
        </w:rPr>
        <w:softHyphen/>
      </w:r>
      <w:r>
        <w:rPr>
          <w:rFonts w:cs="B Titr" w:hint="cs"/>
          <w:b/>
          <w:bCs/>
          <w:sz w:val="30"/>
          <w:szCs w:val="30"/>
          <w:lang w:bidi="fa-IR"/>
        </w:rPr>
        <w:softHyphen/>
        <w:t>های سالمندی</w:t>
      </w:r>
    </w:p>
    <w:p w14:paraId="261227DE" w14:textId="77777777" w:rsidR="00912462" w:rsidRDefault="00000000">
      <w:pPr>
        <w:ind w:firstLine="397"/>
        <w:jc w:val="both"/>
        <w:rPr>
          <w:rFonts w:cs="B Lotus"/>
          <w:color w:val="auto"/>
          <w:lang w:bidi="fa-IR"/>
        </w:rPr>
      </w:pPr>
      <w:proofErr w:type="spellStart"/>
      <w:r>
        <w:rPr>
          <w:rFonts w:hint="cs"/>
          <w:lang w:bidi="fa-IR"/>
        </w:rPr>
        <w:t>ژرونتولوژی</w:t>
      </w:r>
      <w:proofErr w:type="spellEnd"/>
      <w:r>
        <w:rPr>
          <w:rStyle w:val="FootnoteReference"/>
          <w:rFonts w:hint="cs"/>
          <w:lang w:bidi="fa-IR"/>
        </w:rPr>
        <w:footnoteReference w:id="8"/>
      </w:r>
      <w:r>
        <w:rPr>
          <w:rFonts w:hint="cs"/>
          <w:lang w:bidi="fa-IR"/>
        </w:rPr>
        <w:t xml:space="preserve"> یا علم </w:t>
      </w:r>
      <w:proofErr w:type="spellStart"/>
      <w:r>
        <w:rPr>
          <w:rFonts w:hint="cs"/>
          <w:lang w:bidi="fa-IR"/>
        </w:rPr>
        <w:t>پیرشناسی</w:t>
      </w:r>
      <w:proofErr w:type="spellEnd"/>
      <w:r>
        <w:rPr>
          <w:rFonts w:hint="cs"/>
          <w:lang w:bidi="fa-IR"/>
        </w:rPr>
        <w:t xml:space="preserve">، </w:t>
      </w:r>
      <w:proofErr w:type="spellStart"/>
      <w:r>
        <w:rPr>
          <w:rFonts w:hint="cs"/>
          <w:lang w:bidi="fa-IR"/>
        </w:rPr>
        <w:t>شاخه‌ای</w:t>
      </w:r>
      <w:proofErr w:type="spellEnd"/>
      <w:r>
        <w:rPr>
          <w:rFonts w:hint="cs"/>
          <w:lang w:bidi="fa-IR"/>
        </w:rPr>
        <w:t xml:space="preserve"> </w:t>
      </w:r>
      <w:proofErr w:type="spellStart"/>
      <w:r>
        <w:rPr>
          <w:rFonts w:hint="cs"/>
          <w:lang w:bidi="fa-IR"/>
        </w:rPr>
        <w:t>میان‌رشته‌ای</w:t>
      </w:r>
      <w:proofErr w:type="spellEnd"/>
      <w:r>
        <w:rPr>
          <w:rFonts w:hint="cs"/>
          <w:lang w:bidi="fa-IR"/>
        </w:rPr>
        <w:t xml:space="preserve"> از علوم است که فرایند سالمندی را از ابعاد زیستی، </w:t>
      </w:r>
      <w:proofErr w:type="spellStart"/>
      <w:r>
        <w:rPr>
          <w:rFonts w:hint="cs"/>
          <w:lang w:bidi="fa-IR"/>
        </w:rPr>
        <w:t>روان‌شناختی</w:t>
      </w:r>
      <w:proofErr w:type="spellEnd"/>
      <w:r>
        <w:rPr>
          <w:rFonts w:hint="cs"/>
          <w:lang w:bidi="fa-IR"/>
        </w:rPr>
        <w:t xml:space="preserve"> و اجتماعی مورد مطالعه قرار </w:t>
      </w:r>
      <w:proofErr w:type="spellStart"/>
      <w:r>
        <w:rPr>
          <w:rFonts w:hint="cs"/>
          <w:lang w:bidi="fa-IR"/>
        </w:rPr>
        <w:t>می‌دهد</w:t>
      </w:r>
      <w:proofErr w:type="spellEnd"/>
      <w:r>
        <w:rPr>
          <w:rFonts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hint="cs"/>
          <w:lang w:bidi="fa-IR"/>
        </w:rPr>
        <w:t>می‌پردازد</w:t>
      </w:r>
      <w:proofErr w:type="spellEnd"/>
      <w:r>
        <w:rPr>
          <w:rFonts w:hint="cs"/>
          <w:lang w:bidi="fa-IR"/>
        </w:rPr>
        <w:t xml:space="preserve">. پژوهشگران حوزه </w:t>
      </w:r>
      <w:proofErr w:type="spellStart"/>
      <w:r>
        <w:rPr>
          <w:rFonts w:hint="cs"/>
          <w:lang w:bidi="fa-IR"/>
        </w:rPr>
        <w:t>سالمندشناسی</w:t>
      </w:r>
      <w:proofErr w:type="spellEnd"/>
      <w:r>
        <w:rPr>
          <w:rFonts w:hint="cs"/>
          <w:lang w:bidi="fa-IR"/>
        </w:rPr>
        <w:t xml:space="preserve"> با تبیین سازوکارهای سالمندی و شناسایی عوامل مؤثر بر آن، در </w:t>
      </w:r>
      <w:proofErr w:type="spellStart"/>
      <w:r>
        <w:rPr>
          <w:rFonts w:hint="cs"/>
          <w:lang w:bidi="fa-IR"/>
        </w:rPr>
        <w:t>تلاش‌اند</w:t>
      </w:r>
      <w:proofErr w:type="spellEnd"/>
      <w:r>
        <w:rPr>
          <w:rFonts w:hint="cs"/>
          <w:lang w:bidi="fa-IR"/>
        </w:rPr>
        <w:t xml:space="preserve"> تا زمینه دستیابی به سالمندی سالم، حفظ </w:t>
      </w:r>
      <w:proofErr w:type="spellStart"/>
      <w:r>
        <w:rPr>
          <w:rFonts w:hint="cs"/>
          <w:lang w:bidi="fa-IR"/>
        </w:rPr>
        <w:t>توانمندی‌های</w:t>
      </w:r>
      <w:proofErr w:type="spellEnd"/>
      <w:r>
        <w:rPr>
          <w:rFonts w:hint="cs"/>
          <w:lang w:bidi="fa-IR"/>
        </w:rPr>
        <w:t xml:space="preserve"> عملکردی و ارتقای کیفیت زندگی سالمندان را فراهم کنند. همچنین، </w:t>
      </w:r>
      <w:proofErr w:type="spellStart"/>
      <w:r>
        <w:rPr>
          <w:rFonts w:hint="cs"/>
          <w:lang w:bidi="fa-IR"/>
        </w:rPr>
        <w:t>نظریه‌های</w:t>
      </w:r>
      <w:proofErr w:type="spellEnd"/>
      <w:r>
        <w:rPr>
          <w:rFonts w:hint="cs"/>
          <w:lang w:bidi="fa-IR"/>
        </w:rPr>
        <w:t xml:space="preserve"> مختلف سالمندی با رویکردهای زیستی، </w:t>
      </w:r>
      <w:proofErr w:type="spellStart"/>
      <w:r>
        <w:rPr>
          <w:rFonts w:hint="cs"/>
          <w:lang w:bidi="fa-IR"/>
        </w:rPr>
        <w:t>روان‌شناختی</w:t>
      </w:r>
      <w:proofErr w:type="spellEnd"/>
      <w:r>
        <w:rPr>
          <w:rFonts w:hint="cs"/>
          <w:lang w:bidi="fa-IR"/>
        </w:rPr>
        <w:t xml:space="preserve"> و اجتماعی برای تبیین علل و پیامدهای این فرایند ارائه </w:t>
      </w:r>
      <w:proofErr w:type="spellStart"/>
      <w:r>
        <w:rPr>
          <w:rFonts w:hint="cs"/>
          <w:lang w:bidi="fa-IR"/>
        </w:rPr>
        <w:t>شده‌اند</w:t>
      </w:r>
      <w:proofErr w:type="spellEnd"/>
      <w:r>
        <w:rPr>
          <w:rFonts w:hint="cs"/>
          <w:lang w:bidi="fa-IR"/>
        </w:rPr>
        <w:t xml:space="preserve"> (سازمان جهانی بهداشت</w:t>
      </w:r>
      <w:r>
        <w:rPr>
          <w:rStyle w:val="FootnoteReference"/>
          <w:rFonts w:hint="cs"/>
          <w:lang w:bidi="fa-IR"/>
        </w:rPr>
        <w:footnoteReference w:id="9"/>
      </w:r>
      <w:r>
        <w:rPr>
          <w:rFonts w:hint="cs"/>
          <w:lang w:bidi="fa-IR"/>
        </w:rPr>
        <w:t>، ۲۰۲۳؛ سازمان جهانی بهداشت، ۲۰۲۰).</w:t>
      </w:r>
    </w:p>
    <w:p w14:paraId="2190326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۱-۲-۱-۲- نظریه</w:t>
      </w:r>
      <w:r>
        <w:rPr>
          <w:rFonts w:cs="B Titr" w:hint="cs"/>
          <w:b/>
          <w:bCs/>
          <w:sz w:val="30"/>
          <w:szCs w:val="30"/>
          <w:lang w:bidi="fa-IR"/>
        </w:rPr>
        <w:softHyphen/>
        <w:t>های زیست شناختی</w:t>
      </w:r>
    </w:p>
    <w:p w14:paraId="33EAB9EA" w14:textId="77777777" w:rsidR="00912462" w:rsidRDefault="00000000">
      <w:pPr>
        <w:ind w:firstLine="397"/>
        <w:jc w:val="both"/>
        <w:rPr>
          <w:rFonts w:cs="B Lotus"/>
          <w:color w:val="auto"/>
          <w:lang w:bidi="fa-IR"/>
        </w:rPr>
      </w:pPr>
      <w:r>
        <w:rPr>
          <w:rFonts w:hint="cs"/>
          <w:lang w:bidi="fa-IR"/>
        </w:rPr>
        <w:t>نظریه</w:t>
      </w:r>
      <w:r>
        <w:rPr>
          <w:rFonts w:hint="cs"/>
          <w:lang w:bidi="fa-IR"/>
        </w:rPr>
        <w:softHyphen/>
        <w:t xml:space="preserve">های </w:t>
      </w:r>
      <w:proofErr w:type="spellStart"/>
      <w:r>
        <w:rPr>
          <w:rFonts w:hint="cs"/>
          <w:lang w:bidi="fa-IR"/>
        </w:rPr>
        <w:t>زیست</w:t>
      </w:r>
      <w:r>
        <w:rPr>
          <w:rFonts w:hint="cs"/>
          <w:lang w:bidi="fa-IR"/>
        </w:rPr>
        <w:softHyphen/>
        <w:t>شناختی</w:t>
      </w:r>
      <w:proofErr w:type="spellEnd"/>
      <w:r>
        <w:rPr>
          <w:rFonts w:hint="cs"/>
          <w:lang w:bidi="fa-IR"/>
        </w:rPr>
        <w:t xml:space="preserve"> به سه دسته تقسیم می شوند:</w:t>
      </w:r>
    </w:p>
    <w:p w14:paraId="4EEB22B2" w14:textId="77777777" w:rsidR="00912462" w:rsidRDefault="00000000" w:rsidP="00503BED">
      <w:pPr>
        <w:keepNext/>
        <w:keepLines/>
        <w:spacing w:before="240" w:after="100" w:line="276" w:lineRule="auto"/>
        <w:rPr>
          <w:rFonts w:cs="B Lotus"/>
          <w:b/>
          <w:bCs/>
          <w:color w:val="auto"/>
          <w:lang w:bidi="fa-IR"/>
        </w:rPr>
      </w:pPr>
      <w:bookmarkStart w:id="10" w:name="_Hlk215535180"/>
      <w:r>
        <w:rPr>
          <w:rFonts w:cs="B Titr" w:hint="cs"/>
          <w:b/>
          <w:bCs/>
          <w:sz w:val="30"/>
          <w:szCs w:val="30"/>
          <w:lang w:bidi="fa-IR"/>
        </w:rPr>
        <w:t>۱-۱-۲-۱-۲-</w:t>
      </w:r>
      <w:bookmarkEnd w:id="10"/>
      <w:r>
        <w:rPr>
          <w:rFonts w:cs="B Titr" w:hint="cs"/>
          <w:b/>
          <w:bCs/>
          <w:sz w:val="30"/>
          <w:szCs w:val="30"/>
          <w:lang w:bidi="fa-IR"/>
        </w:rPr>
        <w:t xml:space="preserve"> نظریه ایمنی</w:t>
      </w:r>
    </w:p>
    <w:p w14:paraId="2D9ED497" w14:textId="77777777" w:rsidR="00912462" w:rsidRDefault="00000000">
      <w:pPr>
        <w:ind w:firstLine="397"/>
        <w:jc w:val="both"/>
        <w:rPr>
          <w:rFonts w:cs="B Lotus"/>
          <w:color w:val="auto"/>
          <w:lang w:bidi="fa-IR"/>
        </w:rPr>
      </w:pPr>
      <w:r>
        <w:rPr>
          <w:rFonts w:hint="cs"/>
          <w:lang w:bidi="fa-IR"/>
        </w:rPr>
        <w:t>بر اساس نظریه ایمنی</w:t>
      </w:r>
      <w:r>
        <w:rPr>
          <w:rStyle w:val="FootnoteReference"/>
          <w:rFonts w:hint="cs"/>
          <w:lang w:bidi="fa-IR"/>
        </w:rPr>
        <w:footnoteReference w:id="10"/>
      </w:r>
      <w:r>
        <w:rPr>
          <w:rFonts w:hint="cs"/>
          <w:lang w:bidi="fa-IR"/>
        </w:rPr>
        <w:t xml:space="preserve">پیری تا حدی نتیجه تغییرات تدریجی در عملکرد سیستم ایمنی بدن است. سیستم ایمنی وظیفه شناسایی و حذف عوامل </w:t>
      </w:r>
      <w:proofErr w:type="spellStart"/>
      <w:r>
        <w:rPr>
          <w:rFonts w:hint="cs"/>
          <w:lang w:bidi="fa-IR"/>
        </w:rPr>
        <w:t>بیماری‌زا</w:t>
      </w:r>
      <w:proofErr w:type="spellEnd"/>
      <w:r>
        <w:rPr>
          <w:rFonts w:hint="cs"/>
          <w:lang w:bidi="fa-IR"/>
        </w:rPr>
        <w:t xml:space="preserve"> مانند </w:t>
      </w:r>
      <w:proofErr w:type="spellStart"/>
      <w:r>
        <w:rPr>
          <w:rFonts w:hint="cs"/>
          <w:lang w:bidi="fa-IR"/>
        </w:rPr>
        <w:t>ویروس‌ها</w:t>
      </w:r>
      <w:proofErr w:type="spellEnd"/>
      <w:r>
        <w:rPr>
          <w:rFonts w:hint="cs"/>
          <w:lang w:bidi="fa-IR"/>
        </w:rPr>
        <w:t xml:space="preserve">، </w:t>
      </w:r>
      <w:proofErr w:type="spellStart"/>
      <w:r>
        <w:rPr>
          <w:rFonts w:hint="cs"/>
          <w:lang w:bidi="fa-IR"/>
        </w:rPr>
        <w:t>باکتری‌ها</w:t>
      </w:r>
      <w:proofErr w:type="spellEnd"/>
      <w:r>
        <w:rPr>
          <w:rFonts w:hint="cs"/>
          <w:lang w:bidi="fa-IR"/>
        </w:rPr>
        <w:t xml:space="preserve">، </w:t>
      </w:r>
      <w:proofErr w:type="spellStart"/>
      <w:r>
        <w:rPr>
          <w:rFonts w:hint="cs"/>
          <w:lang w:bidi="fa-IR"/>
        </w:rPr>
        <w:t>قارچ‌ها</w:t>
      </w:r>
      <w:proofErr w:type="spellEnd"/>
      <w:r>
        <w:rPr>
          <w:rFonts w:hint="cs"/>
          <w:lang w:bidi="fa-IR"/>
        </w:rPr>
        <w:t xml:space="preserve"> و همچنین </w:t>
      </w:r>
      <w:proofErr w:type="spellStart"/>
      <w:r>
        <w:rPr>
          <w:rFonts w:hint="cs"/>
          <w:lang w:bidi="fa-IR"/>
        </w:rPr>
        <w:t>سلول‌های</w:t>
      </w:r>
      <w:proofErr w:type="spellEnd"/>
      <w:r>
        <w:rPr>
          <w:rFonts w:hint="cs"/>
          <w:lang w:bidi="fa-IR"/>
        </w:rPr>
        <w:t xml:space="preserve"> غیرطبیعی از جمله </w:t>
      </w:r>
      <w:proofErr w:type="spellStart"/>
      <w:r>
        <w:rPr>
          <w:rFonts w:hint="cs"/>
          <w:lang w:bidi="fa-IR"/>
        </w:rPr>
        <w:t>سلول‌های</w:t>
      </w:r>
      <w:proofErr w:type="spellEnd"/>
      <w:r>
        <w:rPr>
          <w:rFonts w:hint="cs"/>
          <w:lang w:bidi="fa-IR"/>
        </w:rPr>
        <w:t xml:space="preserve"> توموری را بر عهده دارد. با افزایش سن، کارایی سیستم ایمنی کاهش یافته و </w:t>
      </w:r>
      <w:proofErr w:type="spellStart"/>
      <w:r>
        <w:rPr>
          <w:rFonts w:hint="cs"/>
          <w:lang w:bidi="fa-IR"/>
        </w:rPr>
        <w:t>پدیده‌ای</w:t>
      </w:r>
      <w:proofErr w:type="spellEnd"/>
      <w:r>
        <w:rPr>
          <w:rFonts w:hint="cs"/>
          <w:lang w:bidi="fa-IR"/>
        </w:rPr>
        <w:t xml:space="preserve"> به نام پیری ایمنی رخ </w:t>
      </w:r>
      <w:proofErr w:type="spellStart"/>
      <w:r>
        <w:rPr>
          <w:rFonts w:hint="cs"/>
          <w:lang w:bidi="fa-IR"/>
        </w:rPr>
        <w:t>می‌دهد</w:t>
      </w:r>
      <w:proofErr w:type="spellEnd"/>
      <w:r>
        <w:rPr>
          <w:rFonts w:hint="cs"/>
          <w:lang w:bidi="fa-IR"/>
        </w:rPr>
        <w:t xml:space="preserve"> که با کاهش پاسخ ایمنی، افزایش استعداد ابتلا به </w:t>
      </w:r>
      <w:proofErr w:type="spellStart"/>
      <w:r>
        <w:rPr>
          <w:rFonts w:hint="cs"/>
          <w:lang w:bidi="fa-IR"/>
        </w:rPr>
        <w:t>عفونت‌ها</w:t>
      </w:r>
      <w:proofErr w:type="spellEnd"/>
      <w:r>
        <w:rPr>
          <w:rFonts w:hint="cs"/>
          <w:lang w:bidi="fa-IR"/>
        </w:rPr>
        <w:t xml:space="preserve">، سرطان و </w:t>
      </w:r>
      <w:proofErr w:type="spellStart"/>
      <w:r>
        <w:rPr>
          <w:rFonts w:hint="cs"/>
          <w:lang w:bidi="fa-IR"/>
        </w:rPr>
        <w:t>بیماری‌های</w:t>
      </w:r>
      <w:proofErr w:type="spellEnd"/>
      <w:r>
        <w:rPr>
          <w:rFonts w:hint="cs"/>
          <w:lang w:bidi="fa-IR"/>
        </w:rPr>
        <w:t xml:space="preserve"> مزمن همراه است. علاوه بر این، در سالمندی احتمال بروز </w:t>
      </w:r>
      <w:proofErr w:type="spellStart"/>
      <w:r>
        <w:rPr>
          <w:rFonts w:hint="cs"/>
          <w:lang w:bidi="fa-IR"/>
        </w:rPr>
        <w:t>پاسخ‌های</w:t>
      </w:r>
      <w:proofErr w:type="spellEnd"/>
      <w:r>
        <w:rPr>
          <w:rFonts w:hint="cs"/>
          <w:lang w:bidi="fa-IR"/>
        </w:rPr>
        <w:t xml:space="preserve"> </w:t>
      </w:r>
      <w:proofErr w:type="spellStart"/>
      <w:r>
        <w:rPr>
          <w:rFonts w:hint="cs"/>
          <w:lang w:bidi="fa-IR"/>
        </w:rPr>
        <w:t>خودایمنی</w:t>
      </w:r>
      <w:proofErr w:type="spellEnd"/>
      <w:r>
        <w:rPr>
          <w:rFonts w:hint="cs"/>
          <w:lang w:bidi="fa-IR"/>
        </w:rPr>
        <w:t xml:space="preserve"> و التهاب مزمن نیز افزایش </w:t>
      </w:r>
      <w:proofErr w:type="spellStart"/>
      <w:r>
        <w:rPr>
          <w:rFonts w:hint="cs"/>
          <w:lang w:bidi="fa-IR"/>
        </w:rPr>
        <w:t>می‌یابد</w:t>
      </w:r>
      <w:proofErr w:type="spellEnd"/>
      <w:r>
        <w:rPr>
          <w:rFonts w:hint="cs"/>
          <w:lang w:bidi="fa-IR"/>
        </w:rPr>
        <w:t xml:space="preserve"> که </w:t>
      </w:r>
      <w:proofErr w:type="spellStart"/>
      <w:r>
        <w:rPr>
          <w:rFonts w:hint="cs"/>
          <w:lang w:bidi="fa-IR"/>
        </w:rPr>
        <w:t>می‌تواند</w:t>
      </w:r>
      <w:proofErr w:type="spellEnd"/>
      <w:r>
        <w:rPr>
          <w:rFonts w:hint="cs"/>
          <w:lang w:bidi="fa-IR"/>
        </w:rPr>
        <w:t xml:space="preserve"> به آسیب </w:t>
      </w:r>
      <w:proofErr w:type="spellStart"/>
      <w:r>
        <w:rPr>
          <w:rFonts w:hint="cs"/>
          <w:lang w:bidi="fa-IR"/>
        </w:rPr>
        <w:t>بافت‌های</w:t>
      </w:r>
      <w:proofErr w:type="spellEnd"/>
      <w:r>
        <w:rPr>
          <w:rFonts w:hint="cs"/>
          <w:lang w:bidi="fa-IR"/>
        </w:rPr>
        <w:t xml:space="preserve"> سالم بدن منجر شود. اگرچه نظریه ایمنی بخشی از فرایند سالمندی را تبیین </w:t>
      </w:r>
      <w:proofErr w:type="spellStart"/>
      <w:r>
        <w:rPr>
          <w:rFonts w:hint="cs"/>
          <w:lang w:bidi="fa-IR"/>
        </w:rPr>
        <w:t>می‌کند</w:t>
      </w:r>
      <w:proofErr w:type="spellEnd"/>
      <w:r>
        <w:rPr>
          <w:rFonts w:hint="cs"/>
          <w:lang w:bidi="fa-IR"/>
        </w:rPr>
        <w:t xml:space="preserve">، اما </w:t>
      </w:r>
      <w:proofErr w:type="spellStart"/>
      <w:r>
        <w:rPr>
          <w:rFonts w:hint="cs"/>
          <w:lang w:bidi="fa-IR"/>
        </w:rPr>
        <w:t>به‌تنهایی</w:t>
      </w:r>
      <w:proofErr w:type="spellEnd"/>
      <w:r>
        <w:rPr>
          <w:rFonts w:hint="cs"/>
          <w:lang w:bidi="fa-IR"/>
        </w:rPr>
        <w:t xml:space="preserve"> قادر به توضیح همه </w:t>
      </w:r>
      <w:proofErr w:type="spellStart"/>
      <w:r>
        <w:rPr>
          <w:rFonts w:hint="cs"/>
          <w:lang w:bidi="fa-IR"/>
        </w:rPr>
        <w:t>جنبه‌های</w:t>
      </w:r>
      <w:proofErr w:type="spellEnd"/>
      <w:r>
        <w:rPr>
          <w:rFonts w:hint="cs"/>
          <w:lang w:bidi="fa-IR"/>
        </w:rPr>
        <w:t xml:space="preserve"> پیچیده پیری نیست و امروزه در کنار سایر </w:t>
      </w:r>
      <w:proofErr w:type="spellStart"/>
      <w:r>
        <w:rPr>
          <w:rFonts w:hint="cs"/>
          <w:lang w:bidi="fa-IR"/>
        </w:rPr>
        <w:t>نظریه‌های</w:t>
      </w:r>
      <w:proofErr w:type="spellEnd"/>
      <w:r>
        <w:rPr>
          <w:rFonts w:hint="cs"/>
          <w:lang w:bidi="fa-IR"/>
        </w:rPr>
        <w:t xml:space="preserve"> زیستی مورد بررسی قرار </w:t>
      </w:r>
      <w:proofErr w:type="spellStart"/>
      <w:r>
        <w:rPr>
          <w:rFonts w:hint="cs"/>
          <w:lang w:bidi="fa-IR"/>
        </w:rPr>
        <w:t>می‌گیرد</w:t>
      </w:r>
      <w:proofErr w:type="spellEnd"/>
      <w:r>
        <w:rPr>
          <w:rFonts w:hint="cs"/>
          <w:lang w:bidi="fa-IR"/>
        </w:rPr>
        <w:t xml:space="preserve"> (</w:t>
      </w:r>
      <w:proofErr w:type="spellStart"/>
      <w:r>
        <w:rPr>
          <w:rFonts w:hint="cs"/>
          <w:lang w:bidi="fa-IR"/>
        </w:rPr>
        <w:t>نیکولاس</w:t>
      </w:r>
      <w:proofErr w:type="spellEnd"/>
      <w:r>
        <w:rPr>
          <w:rStyle w:val="FootnoteReference"/>
          <w:rFonts w:hint="cs"/>
          <w:lang w:bidi="fa-IR"/>
        </w:rPr>
        <w:footnoteReference w:id="11"/>
      </w:r>
      <w:r>
        <w:rPr>
          <w:rFonts w:hint="cs"/>
          <w:lang w:bidi="fa-IR"/>
        </w:rPr>
        <w:t xml:space="preserve"> و همکاران، ۲۰۲۳؛ </w:t>
      </w:r>
      <w:proofErr w:type="spellStart"/>
      <w:r>
        <w:rPr>
          <w:rFonts w:hint="cs"/>
          <w:lang w:bidi="fa-IR"/>
        </w:rPr>
        <w:t>فولپ</w:t>
      </w:r>
      <w:proofErr w:type="spellEnd"/>
      <w:r>
        <w:rPr>
          <w:rStyle w:val="FootnoteReference"/>
          <w:rFonts w:hint="cs"/>
          <w:lang w:bidi="fa-IR"/>
        </w:rPr>
        <w:footnoteReference w:id="12"/>
      </w:r>
      <w:r>
        <w:rPr>
          <w:rFonts w:hint="cs"/>
          <w:lang w:bidi="fa-IR"/>
        </w:rPr>
        <w:t xml:space="preserve"> و همکاران، ۲۰۲۳).</w:t>
      </w:r>
    </w:p>
    <w:p w14:paraId="414E7B1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۲-۱-۲-۱-۲-نظریه پیر شدن سلولی</w:t>
      </w:r>
    </w:p>
    <w:p w14:paraId="7AD54A8A" w14:textId="77777777" w:rsidR="00912462" w:rsidRDefault="00000000">
      <w:pPr>
        <w:ind w:firstLine="397"/>
        <w:jc w:val="both"/>
        <w:rPr>
          <w:rFonts w:cs="B Lotus"/>
          <w:color w:val="auto"/>
          <w:lang w:bidi="fa-IR"/>
        </w:rPr>
      </w:pPr>
      <w:r>
        <w:rPr>
          <w:rFonts w:hint="cs"/>
          <w:lang w:bidi="fa-IR"/>
        </w:rPr>
        <w:t xml:space="preserve">بر اساس نظریه پیری سلولی، سالمندی نتیجه تجمع تدریجی </w:t>
      </w:r>
      <w:proofErr w:type="spellStart"/>
      <w:r>
        <w:rPr>
          <w:rFonts w:hint="cs"/>
          <w:lang w:bidi="fa-IR"/>
        </w:rPr>
        <w:t>آسیب‌های</w:t>
      </w:r>
      <w:proofErr w:type="spellEnd"/>
      <w:r>
        <w:rPr>
          <w:rFonts w:hint="cs"/>
          <w:lang w:bidi="fa-IR"/>
        </w:rPr>
        <w:t xml:space="preserve"> </w:t>
      </w:r>
      <w:proofErr w:type="spellStart"/>
      <w:r>
        <w:rPr>
          <w:rFonts w:hint="cs"/>
          <w:lang w:bidi="fa-IR"/>
        </w:rPr>
        <w:t>مولکولی</w:t>
      </w:r>
      <w:proofErr w:type="spellEnd"/>
      <w:r>
        <w:rPr>
          <w:rFonts w:hint="cs"/>
          <w:lang w:bidi="fa-IR"/>
        </w:rPr>
        <w:t xml:space="preserve"> و سلولی، </w:t>
      </w:r>
      <w:proofErr w:type="spellStart"/>
      <w:r>
        <w:rPr>
          <w:rFonts w:hint="cs"/>
          <w:lang w:bidi="fa-IR"/>
        </w:rPr>
        <w:t>به‌ویژه</w:t>
      </w:r>
      <w:proofErr w:type="spellEnd"/>
      <w:r>
        <w:rPr>
          <w:rFonts w:hint="cs"/>
          <w:lang w:bidi="fa-IR"/>
        </w:rPr>
        <w:t xml:space="preserve"> در ماده ژنتیکی </w:t>
      </w:r>
      <w:proofErr w:type="spellStart"/>
      <w:r>
        <w:rPr>
          <w:rFonts w:hint="cs"/>
          <w:lang w:bidi="fa-IR"/>
        </w:rPr>
        <w:t>سلول‌ها</w:t>
      </w:r>
      <w:proofErr w:type="spellEnd"/>
      <w:r>
        <w:rPr>
          <w:rFonts w:hint="cs"/>
          <w:lang w:bidi="fa-IR"/>
        </w:rPr>
        <w:t>(</w:t>
      </w:r>
      <w:r>
        <w:rPr>
          <w:rFonts w:ascii="Times New Roman" w:hAnsi="Times New Roman" w:cs="Times New Roman"/>
          <w:rtl w:val="0"/>
        </w:rPr>
        <w:t>DNA</w:t>
      </w:r>
      <w:r>
        <w:rPr>
          <w:rFonts w:hint="cs"/>
          <w:lang w:bidi="fa-IR"/>
        </w:rPr>
        <w:t xml:space="preserve">)، است. در طول زندگی، عوامل درونی و محیطی موجب بروز آسیب در </w:t>
      </w:r>
      <w:r>
        <w:rPr>
          <w:rFonts w:ascii="Times New Roman" w:hAnsi="Times New Roman" w:cs="Times New Roman"/>
          <w:rtl w:val="0"/>
        </w:rPr>
        <w:t>DNA</w:t>
      </w:r>
      <w:r>
        <w:rPr>
          <w:rFonts w:hint="cs"/>
          <w:lang w:bidi="fa-IR"/>
        </w:rPr>
        <w:t xml:space="preserve">  و سایر اجزای سلول </w:t>
      </w:r>
      <w:proofErr w:type="spellStart"/>
      <w:r>
        <w:rPr>
          <w:rFonts w:hint="cs"/>
          <w:lang w:bidi="fa-IR"/>
        </w:rPr>
        <w:t>می‌شوند</w:t>
      </w:r>
      <w:proofErr w:type="spellEnd"/>
      <w:r>
        <w:rPr>
          <w:rFonts w:hint="cs"/>
          <w:lang w:bidi="fa-IR"/>
        </w:rPr>
        <w:t xml:space="preserve"> و با کاهش توانایی </w:t>
      </w:r>
      <w:proofErr w:type="spellStart"/>
      <w:r>
        <w:rPr>
          <w:rFonts w:hint="cs"/>
          <w:lang w:bidi="fa-IR"/>
        </w:rPr>
        <w:t>سیستم‌های</w:t>
      </w:r>
      <w:proofErr w:type="spellEnd"/>
      <w:r>
        <w:rPr>
          <w:rFonts w:hint="cs"/>
          <w:lang w:bidi="fa-IR"/>
        </w:rPr>
        <w:t xml:space="preserve"> ترمیم</w:t>
      </w:r>
      <w:r>
        <w:rPr>
          <w:rFonts w:ascii="Times New Roman" w:hAnsi="Times New Roman" w:cs="Times New Roman"/>
          <w:rtl w:val="0"/>
        </w:rPr>
        <w:t>DNA</w:t>
      </w:r>
      <w:r>
        <w:rPr>
          <w:rFonts w:hint="cs"/>
          <w:lang w:bidi="fa-IR"/>
        </w:rPr>
        <w:t xml:space="preserve">، این </w:t>
      </w:r>
      <w:proofErr w:type="spellStart"/>
      <w:r>
        <w:rPr>
          <w:rFonts w:hint="cs"/>
          <w:lang w:bidi="fa-IR"/>
        </w:rPr>
        <w:t>آسیب‌ها</w:t>
      </w:r>
      <w:proofErr w:type="spellEnd"/>
      <w:r>
        <w:rPr>
          <w:rFonts w:hint="cs"/>
          <w:lang w:bidi="fa-IR"/>
        </w:rPr>
        <w:t xml:space="preserve"> </w:t>
      </w:r>
      <w:proofErr w:type="spellStart"/>
      <w:r>
        <w:rPr>
          <w:rFonts w:hint="cs"/>
          <w:lang w:bidi="fa-IR"/>
        </w:rPr>
        <w:t>به‌تدریج</w:t>
      </w:r>
      <w:proofErr w:type="spellEnd"/>
      <w:r>
        <w:rPr>
          <w:rFonts w:hint="cs"/>
          <w:lang w:bidi="fa-IR"/>
        </w:rPr>
        <w:t xml:space="preserve"> انباشته </w:t>
      </w:r>
      <w:proofErr w:type="spellStart"/>
      <w:r>
        <w:rPr>
          <w:rFonts w:hint="cs"/>
          <w:lang w:bidi="fa-IR"/>
        </w:rPr>
        <w:t>می‌شوند</w:t>
      </w:r>
      <w:proofErr w:type="spellEnd"/>
      <w:r>
        <w:rPr>
          <w:rFonts w:hint="cs"/>
          <w:lang w:bidi="fa-IR"/>
        </w:rPr>
        <w:t xml:space="preserve">. در نتیجه، عملکرد طبیعی </w:t>
      </w:r>
      <w:proofErr w:type="spellStart"/>
      <w:r>
        <w:rPr>
          <w:rFonts w:hint="cs"/>
          <w:lang w:bidi="fa-IR"/>
        </w:rPr>
        <w:t>سلول‌ها</w:t>
      </w:r>
      <w:proofErr w:type="spellEnd"/>
      <w:r>
        <w:rPr>
          <w:rFonts w:hint="cs"/>
          <w:lang w:bidi="fa-IR"/>
        </w:rPr>
        <w:t xml:space="preserve"> مختل شده و ظرفیت تکثیر و بازسازی </w:t>
      </w:r>
      <w:proofErr w:type="spellStart"/>
      <w:r>
        <w:rPr>
          <w:rFonts w:hint="cs"/>
          <w:lang w:bidi="fa-IR"/>
        </w:rPr>
        <w:t>آن‌ها</w:t>
      </w:r>
      <w:proofErr w:type="spellEnd"/>
      <w:r>
        <w:rPr>
          <w:rFonts w:hint="cs"/>
          <w:lang w:bidi="fa-IR"/>
        </w:rPr>
        <w:t xml:space="preserve"> کاهش </w:t>
      </w:r>
      <w:proofErr w:type="spellStart"/>
      <w:r>
        <w:rPr>
          <w:rFonts w:hint="cs"/>
          <w:lang w:bidi="fa-IR"/>
        </w:rPr>
        <w:t>می‌یابد</w:t>
      </w:r>
      <w:proofErr w:type="spellEnd"/>
      <w:r>
        <w:rPr>
          <w:rFonts w:hint="cs"/>
          <w:lang w:bidi="fa-IR"/>
        </w:rPr>
        <w:t xml:space="preserve">. علاوه بر این، کوتاه شدن </w:t>
      </w:r>
      <w:proofErr w:type="spellStart"/>
      <w:r>
        <w:rPr>
          <w:rFonts w:hint="cs"/>
          <w:lang w:bidi="fa-IR"/>
        </w:rPr>
        <w:t>تلومرها</w:t>
      </w:r>
      <w:proofErr w:type="spellEnd"/>
      <w:r>
        <w:rPr>
          <w:rFonts w:hint="cs"/>
          <w:lang w:bidi="fa-IR"/>
        </w:rPr>
        <w:t xml:space="preserve">، تغییرات </w:t>
      </w:r>
      <w:proofErr w:type="spellStart"/>
      <w:r>
        <w:rPr>
          <w:rFonts w:hint="cs"/>
          <w:lang w:bidi="fa-IR"/>
        </w:rPr>
        <w:t>اپی‌ژنتیکی</w:t>
      </w:r>
      <w:proofErr w:type="spellEnd"/>
      <w:r>
        <w:rPr>
          <w:rFonts w:hint="cs"/>
          <w:lang w:bidi="fa-IR"/>
        </w:rPr>
        <w:t xml:space="preserve">، اختلال در بیان </w:t>
      </w:r>
      <w:proofErr w:type="spellStart"/>
      <w:r>
        <w:rPr>
          <w:rFonts w:hint="cs"/>
          <w:lang w:bidi="fa-IR"/>
        </w:rPr>
        <w:t>ژن‌ها</w:t>
      </w:r>
      <w:proofErr w:type="spellEnd"/>
      <w:r>
        <w:rPr>
          <w:rFonts w:hint="cs"/>
          <w:lang w:bidi="fa-IR"/>
        </w:rPr>
        <w:t xml:space="preserve"> و ورود </w:t>
      </w:r>
      <w:proofErr w:type="spellStart"/>
      <w:r>
        <w:rPr>
          <w:rFonts w:hint="cs"/>
          <w:lang w:bidi="fa-IR"/>
        </w:rPr>
        <w:t>سلول‌ها</w:t>
      </w:r>
      <w:proofErr w:type="spellEnd"/>
      <w:r>
        <w:rPr>
          <w:rFonts w:hint="cs"/>
          <w:lang w:bidi="fa-IR"/>
        </w:rPr>
        <w:t xml:space="preserve"> به مرحله پیری سلولی از </w:t>
      </w:r>
      <w:proofErr w:type="spellStart"/>
      <w:r>
        <w:rPr>
          <w:rFonts w:hint="cs"/>
          <w:lang w:bidi="fa-IR"/>
        </w:rPr>
        <w:t>مهم‌ترین</w:t>
      </w:r>
      <w:proofErr w:type="spellEnd"/>
      <w:r>
        <w:rPr>
          <w:rFonts w:hint="cs"/>
          <w:lang w:bidi="fa-IR"/>
        </w:rPr>
        <w:t xml:space="preserve"> سازوکارهای مؤثر در این فرایند به شمار </w:t>
      </w:r>
      <w:proofErr w:type="spellStart"/>
      <w:r>
        <w:rPr>
          <w:rFonts w:hint="cs"/>
          <w:lang w:bidi="fa-IR"/>
        </w:rPr>
        <w:t>می‌روند</w:t>
      </w:r>
      <w:proofErr w:type="spellEnd"/>
      <w:r>
        <w:rPr>
          <w:rFonts w:hint="cs"/>
          <w:lang w:bidi="fa-IR"/>
        </w:rPr>
        <w:t xml:space="preserve">. این تغییرات در نهایت باعث کاهش عملکرد </w:t>
      </w:r>
      <w:proofErr w:type="spellStart"/>
      <w:r>
        <w:rPr>
          <w:rFonts w:hint="cs"/>
          <w:lang w:bidi="fa-IR"/>
        </w:rPr>
        <w:lastRenderedPageBreak/>
        <w:t>بافت‌ها</w:t>
      </w:r>
      <w:proofErr w:type="spellEnd"/>
      <w:r>
        <w:rPr>
          <w:rFonts w:hint="cs"/>
          <w:lang w:bidi="fa-IR"/>
        </w:rPr>
        <w:t xml:space="preserve"> و </w:t>
      </w:r>
      <w:proofErr w:type="spellStart"/>
      <w:r>
        <w:rPr>
          <w:rFonts w:hint="cs"/>
          <w:lang w:bidi="fa-IR"/>
        </w:rPr>
        <w:t>اندام‌ها</w:t>
      </w:r>
      <w:proofErr w:type="spellEnd"/>
      <w:r>
        <w:rPr>
          <w:rFonts w:hint="cs"/>
          <w:lang w:bidi="fa-IR"/>
        </w:rPr>
        <w:t xml:space="preserve">، افت توانایی ترمیم، افزایش سفتی </w:t>
      </w:r>
      <w:proofErr w:type="spellStart"/>
      <w:r>
        <w:rPr>
          <w:rFonts w:hint="cs"/>
          <w:lang w:bidi="fa-IR"/>
        </w:rPr>
        <w:t>بافت‌ها</w:t>
      </w:r>
      <w:proofErr w:type="spellEnd"/>
      <w:r>
        <w:rPr>
          <w:rFonts w:hint="cs"/>
          <w:lang w:bidi="fa-IR"/>
        </w:rPr>
        <w:t xml:space="preserve"> و بروز تدریجی </w:t>
      </w:r>
      <w:proofErr w:type="spellStart"/>
      <w:r>
        <w:rPr>
          <w:rFonts w:hint="cs"/>
          <w:lang w:bidi="fa-IR"/>
        </w:rPr>
        <w:t>ویژگی‌های</w:t>
      </w:r>
      <w:proofErr w:type="spellEnd"/>
      <w:r>
        <w:rPr>
          <w:rFonts w:hint="cs"/>
          <w:lang w:bidi="fa-IR"/>
        </w:rPr>
        <w:t xml:space="preserve"> سالمندی </w:t>
      </w:r>
      <w:proofErr w:type="spellStart"/>
      <w:r>
        <w:rPr>
          <w:rFonts w:hint="cs"/>
          <w:lang w:bidi="fa-IR"/>
        </w:rPr>
        <w:t>می‌شوند</w:t>
      </w:r>
      <w:proofErr w:type="spellEnd"/>
      <w:r>
        <w:rPr>
          <w:rFonts w:hint="cs"/>
          <w:lang w:bidi="fa-IR"/>
        </w:rPr>
        <w:t xml:space="preserve">. با این حال، پژوهشگران معتقدند که پیری سلولی تنها یکی از </w:t>
      </w:r>
      <w:proofErr w:type="spellStart"/>
      <w:r>
        <w:rPr>
          <w:rFonts w:hint="cs"/>
          <w:lang w:bidi="fa-IR"/>
        </w:rPr>
        <w:t>مکانیسم‌های</w:t>
      </w:r>
      <w:proofErr w:type="spellEnd"/>
      <w:r>
        <w:rPr>
          <w:rFonts w:hint="cs"/>
          <w:lang w:bidi="fa-IR"/>
        </w:rPr>
        <w:t xml:space="preserve"> زیستی سالمندی است و برای تبیین کامل این فرایند باید سایر عوامل ژنتیکی، متابولیکی و محیطی نیز در نظر گرفته شوند (</w:t>
      </w:r>
      <w:proofErr w:type="spellStart"/>
      <w:r>
        <w:rPr>
          <w:rFonts w:hint="cs"/>
          <w:lang w:bidi="fa-IR"/>
        </w:rPr>
        <w:t>لوپز-اوتین</w:t>
      </w:r>
      <w:proofErr w:type="spellEnd"/>
      <w:r>
        <w:rPr>
          <w:rStyle w:val="FootnoteReference"/>
          <w:rFonts w:hint="cs"/>
          <w:lang w:bidi="fa-IR"/>
        </w:rPr>
        <w:footnoteReference w:id="13"/>
      </w:r>
      <w:r>
        <w:rPr>
          <w:rFonts w:hint="cs"/>
          <w:lang w:bidi="fa-IR"/>
        </w:rPr>
        <w:t xml:space="preserve"> و همکاران، ۲۰۲۳؛ </w:t>
      </w:r>
      <w:proofErr w:type="spellStart"/>
      <w:r>
        <w:rPr>
          <w:rFonts w:hint="cs"/>
          <w:lang w:bidi="fa-IR"/>
        </w:rPr>
        <w:t>کامپیزی</w:t>
      </w:r>
      <w:proofErr w:type="spellEnd"/>
      <w:r>
        <w:rPr>
          <w:rStyle w:val="FootnoteReference"/>
          <w:rFonts w:hint="cs"/>
          <w:lang w:bidi="fa-IR"/>
        </w:rPr>
        <w:footnoteReference w:id="14"/>
      </w:r>
      <w:r>
        <w:rPr>
          <w:rFonts w:hint="cs"/>
          <w:lang w:bidi="fa-IR"/>
        </w:rPr>
        <w:t>، ۲۰۲۴).</w:t>
      </w:r>
    </w:p>
    <w:p w14:paraId="639995E1"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۳-۱-۲-۱-۲-نظریه رادیکال آزاد </w:t>
      </w:r>
    </w:p>
    <w:p w14:paraId="1617BB6C" w14:textId="77777777" w:rsidR="00912462" w:rsidRDefault="00000000">
      <w:pPr>
        <w:ind w:firstLine="397"/>
        <w:jc w:val="both"/>
        <w:rPr>
          <w:rFonts w:cs="B Lotus"/>
          <w:color w:val="auto"/>
          <w:lang w:bidi="fa-IR"/>
        </w:rPr>
      </w:pPr>
      <w:r>
        <w:rPr>
          <w:rFonts w:hint="cs"/>
          <w:lang w:bidi="fa-IR"/>
        </w:rPr>
        <w:t xml:space="preserve">بر اساس نظریه </w:t>
      </w:r>
      <w:proofErr w:type="spellStart"/>
      <w:r>
        <w:rPr>
          <w:rFonts w:hint="cs"/>
          <w:lang w:bidi="fa-IR"/>
        </w:rPr>
        <w:t>رادیکال‌های</w:t>
      </w:r>
      <w:proofErr w:type="spellEnd"/>
      <w:r>
        <w:rPr>
          <w:rFonts w:hint="cs"/>
          <w:lang w:bidi="fa-IR"/>
        </w:rPr>
        <w:t xml:space="preserve"> آزاد، سالمندی تا حدی نتیجه تجمع </w:t>
      </w:r>
      <w:proofErr w:type="spellStart"/>
      <w:r>
        <w:rPr>
          <w:rFonts w:hint="cs"/>
          <w:lang w:bidi="fa-IR"/>
        </w:rPr>
        <w:t>آسیب‌های</w:t>
      </w:r>
      <w:proofErr w:type="spellEnd"/>
      <w:r>
        <w:rPr>
          <w:rFonts w:hint="cs"/>
          <w:lang w:bidi="fa-IR"/>
        </w:rPr>
        <w:t xml:space="preserve"> ناشی از </w:t>
      </w:r>
      <w:proofErr w:type="spellStart"/>
      <w:r>
        <w:rPr>
          <w:rFonts w:hint="cs"/>
          <w:lang w:bidi="fa-IR"/>
        </w:rPr>
        <w:t>گونه‌های</w:t>
      </w:r>
      <w:proofErr w:type="spellEnd"/>
      <w:r>
        <w:rPr>
          <w:rFonts w:hint="cs"/>
          <w:lang w:bidi="fa-IR"/>
        </w:rPr>
        <w:t xml:space="preserve"> فعال اکسیژن و سایر </w:t>
      </w:r>
      <w:proofErr w:type="spellStart"/>
      <w:r>
        <w:rPr>
          <w:rFonts w:hint="cs"/>
          <w:lang w:bidi="fa-IR"/>
        </w:rPr>
        <w:t>رادیکال‌های</w:t>
      </w:r>
      <w:proofErr w:type="spellEnd"/>
      <w:r>
        <w:rPr>
          <w:rFonts w:hint="cs"/>
          <w:lang w:bidi="fa-IR"/>
        </w:rPr>
        <w:t xml:space="preserve"> آزاد در </w:t>
      </w:r>
      <w:proofErr w:type="spellStart"/>
      <w:r>
        <w:rPr>
          <w:rFonts w:hint="cs"/>
          <w:lang w:bidi="fa-IR"/>
        </w:rPr>
        <w:t>سلول‌ها</w:t>
      </w:r>
      <w:proofErr w:type="spellEnd"/>
      <w:r>
        <w:rPr>
          <w:rFonts w:hint="cs"/>
          <w:lang w:bidi="fa-IR"/>
        </w:rPr>
        <w:t xml:space="preserve"> است. این </w:t>
      </w:r>
      <w:proofErr w:type="spellStart"/>
      <w:r>
        <w:rPr>
          <w:rFonts w:hint="cs"/>
          <w:lang w:bidi="fa-IR"/>
        </w:rPr>
        <w:t>مولکول‌های</w:t>
      </w:r>
      <w:proofErr w:type="spellEnd"/>
      <w:r>
        <w:rPr>
          <w:rFonts w:hint="cs"/>
          <w:lang w:bidi="fa-IR"/>
        </w:rPr>
        <w:t xml:space="preserve"> بسیار </w:t>
      </w:r>
      <w:proofErr w:type="spellStart"/>
      <w:r>
        <w:rPr>
          <w:rFonts w:hint="cs"/>
          <w:lang w:bidi="fa-IR"/>
        </w:rPr>
        <w:t>واکنش‌پذیر</w:t>
      </w:r>
      <w:proofErr w:type="spellEnd"/>
      <w:r>
        <w:rPr>
          <w:rFonts w:hint="cs"/>
          <w:lang w:bidi="fa-IR"/>
        </w:rPr>
        <w:t xml:space="preserve"> در جریان </w:t>
      </w:r>
      <w:proofErr w:type="spellStart"/>
      <w:r>
        <w:rPr>
          <w:rFonts w:hint="cs"/>
          <w:lang w:bidi="fa-IR"/>
        </w:rPr>
        <w:t>فرایندهای</w:t>
      </w:r>
      <w:proofErr w:type="spellEnd"/>
      <w:r>
        <w:rPr>
          <w:rFonts w:hint="cs"/>
          <w:lang w:bidi="fa-IR"/>
        </w:rPr>
        <w:t xml:space="preserve"> طبیعی متابولیسم، </w:t>
      </w:r>
      <w:proofErr w:type="spellStart"/>
      <w:r>
        <w:rPr>
          <w:rFonts w:hint="cs"/>
          <w:lang w:bidi="fa-IR"/>
        </w:rPr>
        <w:t>به‌ویژه</w:t>
      </w:r>
      <w:proofErr w:type="spellEnd"/>
      <w:r>
        <w:rPr>
          <w:rFonts w:hint="cs"/>
          <w:lang w:bidi="fa-IR"/>
        </w:rPr>
        <w:t xml:space="preserve"> در </w:t>
      </w:r>
      <w:proofErr w:type="spellStart"/>
      <w:r>
        <w:rPr>
          <w:rFonts w:hint="cs"/>
          <w:lang w:bidi="fa-IR"/>
        </w:rPr>
        <w:t>میتوکندری</w:t>
      </w:r>
      <w:proofErr w:type="spellEnd"/>
      <w:r>
        <w:rPr>
          <w:rFonts w:hint="cs"/>
          <w:lang w:bidi="fa-IR"/>
        </w:rPr>
        <w:t xml:space="preserve">، تولید </w:t>
      </w:r>
      <w:proofErr w:type="spellStart"/>
      <w:r>
        <w:rPr>
          <w:rFonts w:hint="cs"/>
          <w:lang w:bidi="fa-IR"/>
        </w:rPr>
        <w:t>می‌شوند</w:t>
      </w:r>
      <w:proofErr w:type="spellEnd"/>
      <w:r>
        <w:rPr>
          <w:rFonts w:hint="cs"/>
          <w:lang w:bidi="fa-IR"/>
        </w:rPr>
        <w:t xml:space="preserve"> و در صورت برهم خوردن تعادل میان تولید </w:t>
      </w:r>
      <w:proofErr w:type="spellStart"/>
      <w:r>
        <w:rPr>
          <w:rFonts w:hint="cs"/>
          <w:lang w:bidi="fa-IR"/>
        </w:rPr>
        <w:t>آن‌ها</w:t>
      </w:r>
      <w:proofErr w:type="spellEnd"/>
      <w:r>
        <w:rPr>
          <w:rFonts w:hint="cs"/>
          <w:lang w:bidi="fa-IR"/>
        </w:rPr>
        <w:t xml:space="preserve"> و ظرفیت </w:t>
      </w:r>
      <w:proofErr w:type="spellStart"/>
      <w:r>
        <w:rPr>
          <w:rFonts w:hint="cs"/>
          <w:lang w:bidi="fa-IR"/>
        </w:rPr>
        <w:t>سیستم‌های</w:t>
      </w:r>
      <w:proofErr w:type="spellEnd"/>
      <w:r>
        <w:rPr>
          <w:rFonts w:hint="cs"/>
          <w:lang w:bidi="fa-IR"/>
        </w:rPr>
        <w:t xml:space="preserve"> </w:t>
      </w:r>
      <w:proofErr w:type="spellStart"/>
      <w:r>
        <w:rPr>
          <w:rFonts w:hint="cs"/>
          <w:lang w:bidi="fa-IR"/>
        </w:rPr>
        <w:t>آنتی‌اکسیدانی</w:t>
      </w:r>
      <w:proofErr w:type="spellEnd"/>
      <w:r>
        <w:rPr>
          <w:rFonts w:hint="cs"/>
          <w:lang w:bidi="fa-IR"/>
        </w:rPr>
        <w:t xml:space="preserve">، موجب بروز استرس </w:t>
      </w:r>
      <w:proofErr w:type="spellStart"/>
      <w:r>
        <w:rPr>
          <w:rFonts w:hint="cs"/>
          <w:lang w:bidi="fa-IR"/>
        </w:rPr>
        <w:t>اکسیداتیو</w:t>
      </w:r>
      <w:proofErr w:type="spellEnd"/>
      <w:r>
        <w:rPr>
          <w:rFonts w:hint="cs"/>
          <w:lang w:bidi="fa-IR"/>
        </w:rPr>
        <w:t xml:space="preserve"> </w:t>
      </w:r>
      <w:proofErr w:type="spellStart"/>
      <w:r>
        <w:rPr>
          <w:rFonts w:hint="cs"/>
          <w:lang w:bidi="fa-IR"/>
        </w:rPr>
        <w:t>می‌شوند</w:t>
      </w:r>
      <w:proofErr w:type="spellEnd"/>
      <w:r>
        <w:rPr>
          <w:rFonts w:hint="cs"/>
          <w:lang w:bidi="fa-IR"/>
        </w:rPr>
        <w:t xml:space="preserve">. استرس </w:t>
      </w:r>
      <w:proofErr w:type="spellStart"/>
      <w:r>
        <w:rPr>
          <w:rFonts w:hint="cs"/>
          <w:lang w:bidi="fa-IR"/>
        </w:rPr>
        <w:t>اکسیداتیو</w:t>
      </w:r>
      <w:proofErr w:type="spellEnd"/>
      <w:r>
        <w:rPr>
          <w:rFonts w:hint="cs"/>
          <w:lang w:bidi="fa-IR"/>
        </w:rPr>
        <w:t xml:space="preserve"> </w:t>
      </w:r>
      <w:proofErr w:type="spellStart"/>
      <w:r>
        <w:rPr>
          <w:rFonts w:hint="cs"/>
          <w:lang w:bidi="fa-IR"/>
        </w:rPr>
        <w:t>می‌تواند</w:t>
      </w:r>
      <w:proofErr w:type="spellEnd"/>
      <w:r>
        <w:rPr>
          <w:rFonts w:hint="cs"/>
          <w:lang w:bidi="fa-IR"/>
        </w:rPr>
        <w:t xml:space="preserve"> به </w:t>
      </w:r>
      <w:r>
        <w:rPr>
          <w:rFonts w:ascii="Times New Roman" w:hAnsi="Times New Roman" w:cs="Times New Roman"/>
          <w:rtl w:val="0"/>
        </w:rPr>
        <w:t>DNA</w:t>
      </w:r>
      <w:r>
        <w:rPr>
          <w:rFonts w:hint="cs"/>
          <w:lang w:bidi="fa-IR"/>
        </w:rPr>
        <w:t xml:space="preserve">، </w:t>
      </w:r>
      <w:proofErr w:type="spellStart"/>
      <w:r>
        <w:rPr>
          <w:rFonts w:hint="cs"/>
          <w:lang w:bidi="fa-IR"/>
        </w:rPr>
        <w:t>پروتئین‌ها</w:t>
      </w:r>
      <w:proofErr w:type="spellEnd"/>
      <w:r>
        <w:rPr>
          <w:rFonts w:hint="cs"/>
          <w:lang w:bidi="fa-IR"/>
        </w:rPr>
        <w:t xml:space="preserve">، </w:t>
      </w:r>
      <w:proofErr w:type="spellStart"/>
      <w:r>
        <w:rPr>
          <w:rFonts w:hint="cs"/>
          <w:lang w:bidi="fa-IR"/>
        </w:rPr>
        <w:t>لیپیدهای</w:t>
      </w:r>
      <w:proofErr w:type="spellEnd"/>
      <w:r>
        <w:rPr>
          <w:rFonts w:hint="cs"/>
          <w:lang w:bidi="fa-IR"/>
        </w:rPr>
        <w:t xml:space="preserve"> </w:t>
      </w:r>
      <w:proofErr w:type="spellStart"/>
      <w:r>
        <w:rPr>
          <w:rFonts w:hint="cs"/>
          <w:lang w:bidi="fa-IR"/>
        </w:rPr>
        <w:t>غشایی</w:t>
      </w:r>
      <w:proofErr w:type="spellEnd"/>
      <w:r>
        <w:rPr>
          <w:rFonts w:hint="cs"/>
          <w:lang w:bidi="fa-IR"/>
        </w:rPr>
        <w:t xml:space="preserve"> و سایر اجزای سلولی آسیب برساند و به اختلال عملکرد </w:t>
      </w:r>
      <w:proofErr w:type="spellStart"/>
      <w:r>
        <w:rPr>
          <w:rFonts w:hint="cs"/>
          <w:lang w:bidi="fa-IR"/>
        </w:rPr>
        <w:t>سلول‌ها</w:t>
      </w:r>
      <w:proofErr w:type="spellEnd"/>
      <w:r>
        <w:rPr>
          <w:rFonts w:hint="cs"/>
          <w:lang w:bidi="fa-IR"/>
        </w:rPr>
        <w:t xml:space="preserve"> و </w:t>
      </w:r>
      <w:proofErr w:type="spellStart"/>
      <w:r>
        <w:rPr>
          <w:rFonts w:hint="cs"/>
          <w:lang w:bidi="fa-IR"/>
        </w:rPr>
        <w:t>بافت‌ها</w:t>
      </w:r>
      <w:proofErr w:type="spellEnd"/>
      <w:r>
        <w:rPr>
          <w:rFonts w:hint="cs"/>
          <w:lang w:bidi="fa-IR"/>
        </w:rPr>
        <w:t xml:space="preserve"> منجر شود. همچنین، با افزایش سن تغییراتی در بافت همبند از جمله افزایش پیوندهای عرضی </w:t>
      </w:r>
      <w:proofErr w:type="spellStart"/>
      <w:r>
        <w:rPr>
          <w:rFonts w:hint="cs"/>
          <w:lang w:bidi="fa-IR"/>
        </w:rPr>
        <w:t>رشته‌های</w:t>
      </w:r>
      <w:proofErr w:type="spellEnd"/>
      <w:r>
        <w:rPr>
          <w:rFonts w:hint="cs"/>
          <w:lang w:bidi="fa-IR"/>
        </w:rPr>
        <w:t xml:space="preserve"> کلاژن و کاهش خاصیت ارتجاعی </w:t>
      </w:r>
      <w:proofErr w:type="spellStart"/>
      <w:r>
        <w:rPr>
          <w:rFonts w:hint="cs"/>
          <w:lang w:bidi="fa-IR"/>
        </w:rPr>
        <w:t>آن‌ها</w:t>
      </w:r>
      <w:proofErr w:type="spellEnd"/>
      <w:r>
        <w:rPr>
          <w:rFonts w:hint="cs"/>
          <w:lang w:bidi="fa-IR"/>
        </w:rPr>
        <w:t xml:space="preserve"> مشاهده </w:t>
      </w:r>
      <w:proofErr w:type="spellStart"/>
      <w:r>
        <w:rPr>
          <w:rFonts w:hint="cs"/>
          <w:lang w:bidi="fa-IR"/>
        </w:rPr>
        <w:t>می‌شود</w:t>
      </w:r>
      <w:proofErr w:type="spellEnd"/>
      <w:r>
        <w:rPr>
          <w:rFonts w:hint="cs"/>
          <w:lang w:bidi="fa-IR"/>
        </w:rPr>
        <w:t xml:space="preserve">. از سوی دیگر، تجمع رنگدانه </w:t>
      </w:r>
      <w:proofErr w:type="spellStart"/>
      <w:r>
        <w:rPr>
          <w:rFonts w:hint="cs"/>
          <w:lang w:bidi="fa-IR"/>
        </w:rPr>
        <w:t>لیپوفوسین</w:t>
      </w:r>
      <w:proofErr w:type="spellEnd"/>
      <w:r>
        <w:rPr>
          <w:rFonts w:hint="cs"/>
          <w:lang w:bidi="fa-IR"/>
        </w:rPr>
        <w:t xml:space="preserve"> که حاصل اکسیداسیون </w:t>
      </w:r>
      <w:proofErr w:type="spellStart"/>
      <w:r>
        <w:rPr>
          <w:rFonts w:hint="cs"/>
          <w:lang w:bidi="fa-IR"/>
        </w:rPr>
        <w:t>لیپیدها</w:t>
      </w:r>
      <w:proofErr w:type="spellEnd"/>
      <w:r>
        <w:rPr>
          <w:rFonts w:hint="cs"/>
          <w:lang w:bidi="fa-IR"/>
        </w:rPr>
        <w:t xml:space="preserve"> و </w:t>
      </w:r>
      <w:proofErr w:type="spellStart"/>
      <w:r>
        <w:rPr>
          <w:rFonts w:hint="cs"/>
          <w:lang w:bidi="fa-IR"/>
        </w:rPr>
        <w:t>پروتئین‌ها</w:t>
      </w:r>
      <w:proofErr w:type="spellEnd"/>
      <w:r>
        <w:rPr>
          <w:rFonts w:hint="cs"/>
          <w:lang w:bidi="fa-IR"/>
        </w:rPr>
        <w:t xml:space="preserve"> است، یکی از </w:t>
      </w:r>
      <w:proofErr w:type="spellStart"/>
      <w:r>
        <w:rPr>
          <w:rFonts w:hint="cs"/>
          <w:lang w:bidi="fa-IR"/>
        </w:rPr>
        <w:t>شاخص‌های</w:t>
      </w:r>
      <w:proofErr w:type="spellEnd"/>
      <w:r>
        <w:rPr>
          <w:rFonts w:hint="cs"/>
          <w:lang w:bidi="fa-IR"/>
        </w:rPr>
        <w:t xml:space="preserve"> </w:t>
      </w:r>
      <w:proofErr w:type="spellStart"/>
      <w:r>
        <w:rPr>
          <w:rFonts w:hint="cs"/>
          <w:lang w:bidi="fa-IR"/>
        </w:rPr>
        <w:t>شناخته‌شده</w:t>
      </w:r>
      <w:proofErr w:type="spellEnd"/>
      <w:r>
        <w:rPr>
          <w:rFonts w:hint="cs"/>
          <w:lang w:bidi="fa-IR"/>
        </w:rPr>
        <w:t xml:space="preserve"> پیری سلولی محسوب </w:t>
      </w:r>
      <w:proofErr w:type="spellStart"/>
      <w:r>
        <w:rPr>
          <w:rFonts w:hint="cs"/>
          <w:lang w:bidi="fa-IR"/>
        </w:rPr>
        <w:t>می‌شود</w:t>
      </w:r>
      <w:proofErr w:type="spellEnd"/>
      <w:r>
        <w:rPr>
          <w:rFonts w:hint="cs"/>
          <w:lang w:bidi="fa-IR"/>
        </w:rPr>
        <w:t xml:space="preserve"> و </w:t>
      </w:r>
      <w:proofErr w:type="spellStart"/>
      <w:r>
        <w:rPr>
          <w:rFonts w:hint="cs"/>
          <w:lang w:bidi="fa-IR"/>
        </w:rPr>
        <w:t>می‌تواند</w:t>
      </w:r>
      <w:proofErr w:type="spellEnd"/>
      <w:r>
        <w:rPr>
          <w:rFonts w:hint="cs"/>
          <w:lang w:bidi="fa-IR"/>
        </w:rPr>
        <w:t xml:space="preserve"> با اختلال در عملکرد طبیعی </w:t>
      </w:r>
      <w:proofErr w:type="spellStart"/>
      <w:r>
        <w:rPr>
          <w:rFonts w:hint="cs"/>
          <w:lang w:bidi="fa-IR"/>
        </w:rPr>
        <w:t>سلول‌ها</w:t>
      </w:r>
      <w:proofErr w:type="spellEnd"/>
      <w:r>
        <w:rPr>
          <w:rFonts w:hint="cs"/>
          <w:lang w:bidi="fa-IR"/>
        </w:rPr>
        <w:t xml:space="preserve"> و کاهش توانایی </w:t>
      </w:r>
      <w:proofErr w:type="spellStart"/>
      <w:r>
        <w:rPr>
          <w:rFonts w:hint="cs"/>
          <w:lang w:bidi="fa-IR"/>
        </w:rPr>
        <w:t>آن‌ها</w:t>
      </w:r>
      <w:proofErr w:type="spellEnd"/>
      <w:r>
        <w:rPr>
          <w:rFonts w:hint="cs"/>
          <w:lang w:bidi="fa-IR"/>
        </w:rPr>
        <w:t xml:space="preserve"> در دفع مواد زائد، در فرایند سالمندی نقش داشته باشد. اگرچه امروزه نقش استرس </w:t>
      </w:r>
      <w:proofErr w:type="spellStart"/>
      <w:r>
        <w:rPr>
          <w:rFonts w:hint="cs"/>
          <w:lang w:bidi="fa-IR"/>
        </w:rPr>
        <w:t>اکسیداتیو</w:t>
      </w:r>
      <w:proofErr w:type="spellEnd"/>
      <w:r>
        <w:rPr>
          <w:rFonts w:hint="cs"/>
          <w:lang w:bidi="fa-IR"/>
        </w:rPr>
        <w:t xml:space="preserve"> در سالمندی </w:t>
      </w:r>
      <w:proofErr w:type="spellStart"/>
      <w:r>
        <w:rPr>
          <w:rFonts w:hint="cs"/>
          <w:lang w:bidi="fa-IR"/>
        </w:rPr>
        <w:t>به‌خوبی</w:t>
      </w:r>
      <w:proofErr w:type="spellEnd"/>
      <w:r>
        <w:rPr>
          <w:rFonts w:hint="cs"/>
          <w:lang w:bidi="fa-IR"/>
        </w:rPr>
        <w:t xml:space="preserve"> پذیرفته شده است، اما پژوهشگران معتقدند که این نظریه </w:t>
      </w:r>
      <w:proofErr w:type="spellStart"/>
      <w:r>
        <w:rPr>
          <w:rFonts w:hint="cs"/>
          <w:lang w:bidi="fa-IR"/>
        </w:rPr>
        <w:t>به‌تنهایی</w:t>
      </w:r>
      <w:proofErr w:type="spellEnd"/>
      <w:r>
        <w:rPr>
          <w:rFonts w:hint="cs"/>
          <w:lang w:bidi="fa-IR"/>
        </w:rPr>
        <w:t xml:space="preserve"> قادر به تبیین تمامی ابعاد پیچیده سالمندی نیست و باید در کنار سایر </w:t>
      </w:r>
      <w:proofErr w:type="spellStart"/>
      <w:r>
        <w:rPr>
          <w:rFonts w:hint="cs"/>
          <w:lang w:bidi="fa-IR"/>
        </w:rPr>
        <w:t>مکانیسم‌های</w:t>
      </w:r>
      <w:proofErr w:type="spellEnd"/>
      <w:r>
        <w:rPr>
          <w:rFonts w:hint="cs"/>
          <w:lang w:bidi="fa-IR"/>
        </w:rPr>
        <w:t xml:space="preserve"> زیستی مورد بررسی قرار گیرد (</w:t>
      </w:r>
      <w:proofErr w:type="spellStart"/>
      <w:r>
        <w:rPr>
          <w:rFonts w:hint="cs"/>
          <w:lang w:bidi="fa-IR"/>
        </w:rPr>
        <w:t>لوپز-اوتین</w:t>
      </w:r>
      <w:proofErr w:type="spellEnd"/>
      <w:r>
        <w:rPr>
          <w:rFonts w:hint="cs"/>
          <w:lang w:bidi="fa-IR"/>
        </w:rPr>
        <w:t xml:space="preserve"> و همکاران، ۲۰۲۳؛ </w:t>
      </w:r>
      <w:proofErr w:type="spellStart"/>
      <w:r>
        <w:rPr>
          <w:rFonts w:hint="cs"/>
          <w:lang w:bidi="fa-IR"/>
        </w:rPr>
        <w:t>گلادیشف</w:t>
      </w:r>
      <w:proofErr w:type="spellEnd"/>
      <w:r>
        <w:rPr>
          <w:rStyle w:val="FootnoteReference"/>
          <w:rFonts w:hint="cs"/>
          <w:lang w:bidi="fa-IR"/>
        </w:rPr>
        <w:footnoteReference w:id="15"/>
      </w:r>
      <w:r>
        <w:rPr>
          <w:rFonts w:hint="cs"/>
          <w:lang w:bidi="fa-IR"/>
        </w:rPr>
        <w:t>، ۲۰۲۴).</w:t>
      </w:r>
    </w:p>
    <w:p w14:paraId="277DDA2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۲-۲-۱-۲- نظریه</w:t>
      </w:r>
      <w:r>
        <w:rPr>
          <w:rFonts w:cs="B Titr" w:hint="cs"/>
          <w:b/>
          <w:bCs/>
          <w:sz w:val="30"/>
          <w:szCs w:val="30"/>
          <w:lang w:bidi="fa-IR"/>
        </w:rPr>
        <w:softHyphen/>
        <w:t>های روان</w:t>
      </w:r>
      <w:r>
        <w:rPr>
          <w:rFonts w:cs="B Titr" w:hint="cs"/>
          <w:b/>
          <w:bCs/>
          <w:sz w:val="30"/>
          <w:szCs w:val="30"/>
          <w:lang w:bidi="fa-IR"/>
        </w:rPr>
        <w:softHyphen/>
        <w:t>شناختی</w:t>
      </w:r>
    </w:p>
    <w:p w14:paraId="2227D62D" w14:textId="77777777" w:rsidR="00912462" w:rsidRDefault="00000000">
      <w:pPr>
        <w:ind w:firstLine="397"/>
        <w:jc w:val="both"/>
        <w:rPr>
          <w:rFonts w:cs="B Lotus"/>
          <w:color w:val="auto"/>
          <w:lang w:bidi="fa-IR"/>
        </w:rPr>
      </w:pPr>
      <w:proofErr w:type="spellStart"/>
      <w:r>
        <w:rPr>
          <w:rFonts w:hint="cs"/>
          <w:lang w:bidi="fa-IR"/>
        </w:rPr>
        <w:t>نظریه‌های</w:t>
      </w:r>
      <w:proofErr w:type="spellEnd"/>
      <w:r>
        <w:rPr>
          <w:rFonts w:hint="cs"/>
          <w:lang w:bidi="fa-IR"/>
        </w:rPr>
        <w:t xml:space="preserve"> </w:t>
      </w:r>
      <w:proofErr w:type="spellStart"/>
      <w:r>
        <w:rPr>
          <w:rFonts w:hint="cs"/>
          <w:lang w:bidi="fa-IR"/>
        </w:rPr>
        <w:t>روان‌شناختی</w:t>
      </w:r>
      <w:proofErr w:type="spellEnd"/>
      <w:r>
        <w:rPr>
          <w:rFonts w:hint="cs"/>
          <w:lang w:bidi="fa-IR"/>
        </w:rPr>
        <w:t xml:space="preserve"> سالمندی در </w:t>
      </w:r>
      <w:proofErr w:type="spellStart"/>
      <w:r>
        <w:rPr>
          <w:rFonts w:hint="cs"/>
          <w:lang w:bidi="fa-IR"/>
        </w:rPr>
        <w:t>تلاش‌اند</w:t>
      </w:r>
      <w:proofErr w:type="spellEnd"/>
      <w:r>
        <w:rPr>
          <w:rFonts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6D50506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۱-۲-۲-۱-۲- نظریه گولد</w:t>
      </w:r>
    </w:p>
    <w:p w14:paraId="3D29EB11" w14:textId="77777777" w:rsidR="00912462" w:rsidRDefault="00000000">
      <w:pPr>
        <w:ind w:firstLine="397"/>
        <w:jc w:val="both"/>
        <w:rPr>
          <w:rFonts w:cs="B Lotus"/>
          <w:color w:val="auto"/>
          <w:lang w:bidi="fa-IR"/>
        </w:rPr>
      </w:pPr>
      <w:proofErr w:type="spellStart"/>
      <w:r>
        <w:rPr>
          <w:rFonts w:hint="cs"/>
          <w:lang w:bidi="fa-IR"/>
        </w:rPr>
        <w:t>راجر</w:t>
      </w:r>
      <w:proofErr w:type="spellEnd"/>
      <w:r>
        <w:rPr>
          <w:rFonts w:hint="cs"/>
          <w:lang w:bidi="fa-IR"/>
        </w:rPr>
        <w:t xml:space="preserve"> گولد</w:t>
      </w:r>
      <w:r>
        <w:rPr>
          <w:rStyle w:val="FootnoteReference"/>
          <w:rFonts w:hint="cs"/>
          <w:lang w:bidi="fa-IR"/>
        </w:rPr>
        <w:footnoteReference w:id="16"/>
      </w:r>
      <w:r>
        <w:rPr>
          <w:rFonts w:hint="cs"/>
          <w:lang w:bidi="fa-IR"/>
        </w:rPr>
        <w:t xml:space="preserve"> سالمندی را </w:t>
      </w:r>
      <w:proofErr w:type="spellStart"/>
      <w:r>
        <w:rPr>
          <w:rFonts w:hint="cs"/>
          <w:lang w:bidi="fa-IR"/>
        </w:rPr>
        <w:t>مرحله‌ای</w:t>
      </w:r>
      <w:proofErr w:type="spellEnd"/>
      <w:r>
        <w:rPr>
          <w:rFonts w:hint="cs"/>
          <w:lang w:bidi="fa-IR"/>
        </w:rPr>
        <w:t xml:space="preserve"> از زندگی </w:t>
      </w:r>
      <w:proofErr w:type="spellStart"/>
      <w:r>
        <w:rPr>
          <w:rFonts w:hint="cs"/>
          <w:lang w:bidi="fa-IR"/>
        </w:rPr>
        <w:t>می‌داند</w:t>
      </w:r>
      <w:proofErr w:type="spellEnd"/>
      <w:r>
        <w:rPr>
          <w:rFonts w:hint="cs"/>
          <w:lang w:bidi="fa-IR"/>
        </w:rPr>
        <w:t xml:space="preserve"> که با افزایش </w:t>
      </w:r>
      <w:proofErr w:type="spellStart"/>
      <w:r>
        <w:rPr>
          <w:rFonts w:hint="cs"/>
          <w:lang w:bidi="fa-IR"/>
        </w:rPr>
        <w:t>نرم‌خویی</w:t>
      </w:r>
      <w:proofErr w:type="spellEnd"/>
      <w:r>
        <w:rPr>
          <w:rFonts w:hint="cs"/>
          <w:lang w:bidi="fa-IR"/>
        </w:rPr>
        <w:t xml:space="preserve">، گرمی عاطفی، بازنگری در روابط با والدین، فرزندان و دوستان، مرور </w:t>
      </w:r>
      <w:proofErr w:type="spellStart"/>
      <w:r>
        <w:rPr>
          <w:rFonts w:hint="cs"/>
          <w:lang w:bidi="fa-IR"/>
        </w:rPr>
        <w:t>تجربه‌های</w:t>
      </w:r>
      <w:proofErr w:type="spellEnd"/>
      <w:r>
        <w:rPr>
          <w:rFonts w:hint="cs"/>
          <w:lang w:bidi="fa-IR"/>
        </w:rPr>
        <w:t xml:space="preserve"> گذشته و طرح دوباره </w:t>
      </w:r>
      <w:proofErr w:type="spellStart"/>
      <w:r>
        <w:rPr>
          <w:rFonts w:hint="cs"/>
          <w:lang w:bidi="fa-IR"/>
        </w:rPr>
        <w:t>پرسش‌هایی</w:t>
      </w:r>
      <w:proofErr w:type="spellEnd"/>
      <w:r>
        <w:rPr>
          <w:rFonts w:hint="cs"/>
          <w:lang w:bidi="fa-IR"/>
        </w:rPr>
        <w:t xml:space="preserve">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w:t>
      </w:r>
      <w:proofErr w:type="spellStart"/>
      <w:r>
        <w:rPr>
          <w:rFonts w:hint="cs"/>
          <w:lang w:bidi="fa-IR"/>
        </w:rPr>
        <w:t>می‌کنند</w:t>
      </w:r>
      <w:proofErr w:type="spellEnd"/>
      <w:r>
        <w:rPr>
          <w:rFonts w:hint="cs"/>
          <w:lang w:bidi="fa-IR"/>
        </w:rPr>
        <w:t xml:space="preserve"> (گولد، ۲۰۰۱، ترجمه </w:t>
      </w:r>
      <w:proofErr w:type="spellStart"/>
      <w:r>
        <w:rPr>
          <w:rFonts w:hint="cs"/>
          <w:lang w:bidi="fa-IR"/>
        </w:rPr>
        <w:t>فروغیان</w:t>
      </w:r>
      <w:proofErr w:type="spellEnd"/>
      <w:r>
        <w:rPr>
          <w:rFonts w:hint="cs"/>
          <w:lang w:bidi="fa-IR"/>
        </w:rPr>
        <w:t>، ۱۳۹۲).</w:t>
      </w:r>
    </w:p>
    <w:p w14:paraId="0C2BCF0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۲-۲-۲-۱-۲- نظریه </w:t>
      </w:r>
      <w:proofErr w:type="spellStart"/>
      <w:r>
        <w:rPr>
          <w:rFonts w:cs="B Titr" w:hint="cs"/>
          <w:b/>
          <w:bCs/>
          <w:sz w:val="30"/>
          <w:szCs w:val="30"/>
          <w:lang w:bidi="fa-IR"/>
        </w:rPr>
        <w:t>لوینسون</w:t>
      </w:r>
      <w:proofErr w:type="spellEnd"/>
      <w:r>
        <w:rPr>
          <w:rFonts w:cs="B Titr" w:hint="cs"/>
          <w:b/>
          <w:bCs/>
          <w:sz w:val="30"/>
          <w:szCs w:val="30"/>
          <w:lang w:bidi="fa-IR"/>
        </w:rPr>
        <w:t xml:space="preserve"> و شی</w:t>
      </w:r>
    </w:p>
    <w:p w14:paraId="07B32ACD" w14:textId="77777777" w:rsidR="00912462" w:rsidRDefault="00000000">
      <w:pPr>
        <w:ind w:firstLine="397"/>
        <w:jc w:val="both"/>
        <w:rPr>
          <w:rFonts w:cs="B Lotus"/>
          <w:color w:val="auto"/>
          <w:lang w:bidi="fa-IR"/>
        </w:rPr>
      </w:pPr>
      <w:proofErr w:type="spellStart"/>
      <w:r>
        <w:rPr>
          <w:rFonts w:hint="cs"/>
          <w:lang w:bidi="fa-IR"/>
        </w:rPr>
        <w:t>دانیل</w:t>
      </w:r>
      <w:proofErr w:type="spellEnd"/>
      <w:r>
        <w:rPr>
          <w:rFonts w:hint="cs"/>
          <w:lang w:bidi="fa-IR"/>
        </w:rPr>
        <w:t xml:space="preserve"> </w:t>
      </w:r>
      <w:proofErr w:type="spellStart"/>
      <w:r>
        <w:rPr>
          <w:rFonts w:hint="cs"/>
          <w:lang w:bidi="fa-IR"/>
        </w:rPr>
        <w:t>لوینسون</w:t>
      </w:r>
      <w:proofErr w:type="spellEnd"/>
      <w:r>
        <w:rPr>
          <w:rStyle w:val="FootnoteReference"/>
          <w:rFonts w:hint="cs"/>
          <w:lang w:bidi="fa-IR"/>
        </w:rPr>
        <w:footnoteReference w:id="17"/>
      </w:r>
      <w:r>
        <w:rPr>
          <w:rFonts w:hint="cs"/>
          <w:lang w:bidi="fa-IR"/>
        </w:rPr>
        <w:t xml:space="preserve">(۱۹۷۸؛ به نقل از رایس،۲۰۰۱، ترجمه </w:t>
      </w:r>
      <w:proofErr w:type="spellStart"/>
      <w:r>
        <w:rPr>
          <w:rFonts w:hint="cs"/>
          <w:lang w:bidi="fa-IR"/>
        </w:rPr>
        <w:t>فروغان</w:t>
      </w:r>
      <w:proofErr w:type="spellEnd"/>
      <w:r>
        <w:rPr>
          <w:rFonts w:hint="cs"/>
          <w:lang w:bidi="fa-IR"/>
        </w:rPr>
        <w:t>، ۱۳۹۲) سالمندی را مواجهه با خود و زندگی و نیاز به برقراری صلح جهانی می</w:t>
      </w:r>
      <w:r>
        <w:rPr>
          <w:rFonts w:hint="cs"/>
          <w:lang w:bidi="fa-IR"/>
        </w:rPr>
        <w:softHyphen/>
        <w:t>داند. شی</w:t>
      </w:r>
      <w:r>
        <w:rPr>
          <w:rStyle w:val="FootnoteReference"/>
          <w:rFonts w:hint="cs"/>
          <w:lang w:bidi="fa-IR"/>
        </w:rPr>
        <w:footnoteReference w:id="18"/>
      </w:r>
      <w:r>
        <w:rPr>
          <w:rFonts w:hint="cs"/>
          <w:lang w:bidi="fa-IR"/>
        </w:rPr>
        <w:t>)۱۹۷۹؛ به نقل از منصور، ۱۳۸۶) سالمندی را مرحله ایجاد وحدت و تمامیت می</w:t>
      </w:r>
      <w:r>
        <w:rPr>
          <w:rFonts w:hint="cs"/>
          <w:lang w:bidi="fa-IR"/>
        </w:rPr>
        <w:softHyphen/>
        <w:t xml:space="preserve">داند و فرد بیشتر بر </w:t>
      </w:r>
      <w:proofErr w:type="spellStart"/>
      <w:r>
        <w:rPr>
          <w:rFonts w:hint="cs"/>
          <w:lang w:bidi="fa-IR"/>
        </w:rPr>
        <w:t>هدفها</w:t>
      </w:r>
      <w:proofErr w:type="spellEnd"/>
      <w:r>
        <w:rPr>
          <w:rFonts w:hint="cs"/>
          <w:lang w:bidi="fa-IR"/>
        </w:rPr>
        <w:t xml:space="preserve"> و اعمال خویش متمرکز است و از بسیاری از فعالیت</w:t>
      </w:r>
      <w:r>
        <w:rPr>
          <w:rFonts w:hint="cs"/>
          <w:lang w:bidi="fa-IR"/>
        </w:rPr>
        <w:softHyphen/>
        <w:t>ها انصراف حاصل می</w:t>
      </w:r>
      <w:r>
        <w:rPr>
          <w:rFonts w:hint="cs"/>
          <w:lang w:bidi="fa-IR"/>
        </w:rPr>
        <w:softHyphen/>
        <w:t>کند.</w:t>
      </w:r>
    </w:p>
    <w:p w14:paraId="7F7D9E5C"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۳-۲-۲-۱-۲- نظریه </w:t>
      </w:r>
      <w:proofErr w:type="spellStart"/>
      <w:r>
        <w:rPr>
          <w:rFonts w:cs="B Titr" w:hint="cs"/>
          <w:b/>
          <w:bCs/>
          <w:sz w:val="30"/>
          <w:szCs w:val="30"/>
          <w:lang w:bidi="fa-IR"/>
        </w:rPr>
        <w:t>اریکسون</w:t>
      </w:r>
      <w:proofErr w:type="spellEnd"/>
    </w:p>
    <w:p w14:paraId="11312FDA" w14:textId="77777777" w:rsidR="00912462" w:rsidRDefault="00000000">
      <w:pPr>
        <w:ind w:firstLine="397"/>
        <w:jc w:val="both"/>
        <w:rPr>
          <w:rFonts w:cs="B Lotus"/>
          <w:color w:val="auto"/>
          <w:lang w:bidi="fa-IR"/>
        </w:rPr>
      </w:pPr>
      <w:r>
        <w:rPr>
          <w:rFonts w:hint="cs"/>
          <w:lang w:bidi="fa-IR"/>
        </w:rPr>
        <w:t xml:space="preserve">از دیدگاه </w:t>
      </w:r>
      <w:proofErr w:type="spellStart"/>
      <w:r>
        <w:rPr>
          <w:rFonts w:hint="cs"/>
          <w:lang w:bidi="fa-IR"/>
        </w:rPr>
        <w:t>اریکسون</w:t>
      </w:r>
      <w:proofErr w:type="spellEnd"/>
      <w:r>
        <w:rPr>
          <w:rStyle w:val="FootnoteReference"/>
          <w:rFonts w:hint="cs"/>
          <w:lang w:bidi="fa-IR"/>
        </w:rPr>
        <w:footnoteReference w:id="19"/>
      </w:r>
      <w:r>
        <w:rPr>
          <w:rFonts w:hint="cs"/>
          <w:lang w:bidi="fa-IR"/>
        </w:rPr>
        <w:t xml:space="preserve">، واپسین مرحله رشد روانی ـ اجتماعی با تعارض «انسجام من در برابر ناامیدی» مشخص </w:t>
      </w:r>
      <w:proofErr w:type="spellStart"/>
      <w:r>
        <w:rPr>
          <w:rFonts w:hint="cs"/>
          <w:lang w:bidi="fa-IR"/>
        </w:rPr>
        <w:t>می‌شود</w:t>
      </w:r>
      <w:proofErr w:type="spellEnd"/>
      <w:r>
        <w:rPr>
          <w:rFonts w:hint="cs"/>
          <w:lang w:bidi="fa-IR"/>
        </w:rPr>
        <w:t xml:space="preserve">. در این مرحله، سالمندان زندگی گذشته خود را مرور و </w:t>
      </w:r>
      <w:proofErr w:type="spellStart"/>
      <w:r>
        <w:rPr>
          <w:rFonts w:hint="cs"/>
          <w:lang w:bidi="fa-IR"/>
        </w:rPr>
        <w:t>موفقیت‌ها</w:t>
      </w:r>
      <w:proofErr w:type="spellEnd"/>
      <w:r>
        <w:rPr>
          <w:rFonts w:hint="cs"/>
          <w:lang w:bidi="fa-IR"/>
        </w:rPr>
        <w:t xml:space="preserve"> و </w:t>
      </w:r>
      <w:proofErr w:type="spellStart"/>
      <w:r>
        <w:rPr>
          <w:rFonts w:hint="cs"/>
          <w:lang w:bidi="fa-IR"/>
        </w:rPr>
        <w:t>شکست‌هایشان</w:t>
      </w:r>
      <w:proofErr w:type="spellEnd"/>
      <w:r>
        <w:rPr>
          <w:rFonts w:hint="cs"/>
          <w:lang w:bidi="fa-IR"/>
        </w:rPr>
        <w:t xml:space="preserve"> را ارزیابی </w:t>
      </w:r>
      <w:proofErr w:type="spellStart"/>
      <w:r>
        <w:rPr>
          <w:rFonts w:hint="cs"/>
          <w:lang w:bidi="fa-IR"/>
        </w:rPr>
        <w:lastRenderedPageBreak/>
        <w:t>می‌کنند</w:t>
      </w:r>
      <w:proofErr w:type="spellEnd"/>
      <w:r>
        <w:rPr>
          <w:rFonts w:hint="cs"/>
          <w:lang w:bidi="fa-IR"/>
        </w:rPr>
        <w:t xml:space="preserve"> و </w:t>
      </w:r>
      <w:proofErr w:type="spellStart"/>
      <w:r>
        <w:rPr>
          <w:rFonts w:hint="cs"/>
          <w:lang w:bidi="fa-IR"/>
        </w:rPr>
        <w:t>می‌کوشند</w:t>
      </w:r>
      <w:proofErr w:type="spellEnd"/>
      <w:r>
        <w:rPr>
          <w:rFonts w:hint="cs"/>
          <w:lang w:bidi="fa-IR"/>
        </w:rPr>
        <w:t xml:space="preserve"> برای زندگی خود معنا و انسجام بیابند. افرادی که گذشته خود را با احساس رضایت و پذیرش ارزیابی </w:t>
      </w:r>
      <w:proofErr w:type="spellStart"/>
      <w:r>
        <w:rPr>
          <w:rFonts w:hint="cs"/>
          <w:lang w:bidi="fa-IR"/>
        </w:rPr>
        <w:t>می‌کنند</w:t>
      </w:r>
      <w:proofErr w:type="spellEnd"/>
      <w:r>
        <w:rPr>
          <w:rFonts w:hint="cs"/>
          <w:lang w:bidi="fa-IR"/>
        </w:rPr>
        <w:t xml:space="preserve">، به احساس انسجام، آرامش و خرد دست </w:t>
      </w:r>
      <w:proofErr w:type="spellStart"/>
      <w:r>
        <w:rPr>
          <w:rFonts w:hint="cs"/>
          <w:lang w:bidi="fa-IR"/>
        </w:rPr>
        <w:t>می‌یابند</w:t>
      </w:r>
      <w:proofErr w:type="spellEnd"/>
      <w:r>
        <w:rPr>
          <w:rFonts w:hint="cs"/>
          <w:lang w:bidi="fa-IR"/>
        </w:rPr>
        <w:t xml:space="preserve">؛ در مقابل، کسانی که زندگی خود را سرشار از </w:t>
      </w:r>
      <w:proofErr w:type="spellStart"/>
      <w:r>
        <w:rPr>
          <w:rFonts w:hint="cs"/>
          <w:lang w:bidi="fa-IR"/>
        </w:rPr>
        <w:t>فرصت‌های</w:t>
      </w:r>
      <w:proofErr w:type="spellEnd"/>
      <w:r>
        <w:rPr>
          <w:rFonts w:hint="cs"/>
          <w:lang w:bidi="fa-IR"/>
        </w:rPr>
        <w:t xml:space="preserve"> </w:t>
      </w:r>
      <w:proofErr w:type="spellStart"/>
      <w:r>
        <w:rPr>
          <w:rFonts w:hint="cs"/>
          <w:lang w:bidi="fa-IR"/>
        </w:rPr>
        <w:t>ازدست‌رفته</w:t>
      </w:r>
      <w:proofErr w:type="spellEnd"/>
      <w:r>
        <w:rPr>
          <w:rFonts w:hint="cs"/>
          <w:lang w:bidi="fa-IR"/>
        </w:rPr>
        <w:t xml:space="preserve"> و ناکامی </w:t>
      </w:r>
      <w:proofErr w:type="spellStart"/>
      <w:r>
        <w:rPr>
          <w:rFonts w:hint="cs"/>
          <w:lang w:bidi="fa-IR"/>
        </w:rPr>
        <w:t>می‌دانند</w:t>
      </w:r>
      <w:proofErr w:type="spellEnd"/>
      <w:r>
        <w:rPr>
          <w:rFonts w:hint="cs"/>
          <w:lang w:bidi="fa-IR"/>
        </w:rPr>
        <w:t xml:space="preserve">، ممکن است دچار احساس ناامیدی، پوچی و ترس از مرگ شوند. از </w:t>
      </w:r>
      <w:proofErr w:type="spellStart"/>
      <w:r>
        <w:rPr>
          <w:rFonts w:hint="cs"/>
          <w:lang w:bidi="fa-IR"/>
        </w:rPr>
        <w:t>این‌رو</w:t>
      </w:r>
      <w:proofErr w:type="spellEnd"/>
      <w:r>
        <w:rPr>
          <w:rFonts w:hint="cs"/>
          <w:lang w:bidi="fa-IR"/>
        </w:rPr>
        <w:t>، دستیابی به احساس انسجام در این مرحله نقش مهمی در سلامت روان و سازگاری سالمندان دارد (</w:t>
      </w:r>
      <w:proofErr w:type="spellStart"/>
      <w:r>
        <w:rPr>
          <w:rFonts w:hint="cs"/>
          <w:lang w:bidi="fa-IR"/>
        </w:rPr>
        <w:t>اریکسون</w:t>
      </w:r>
      <w:proofErr w:type="spellEnd"/>
      <w:r>
        <w:rPr>
          <w:rFonts w:hint="cs"/>
          <w:lang w:bidi="fa-IR"/>
        </w:rPr>
        <w:t xml:space="preserve">، ۱۹۸۲؛ </w:t>
      </w:r>
      <w:proofErr w:type="spellStart"/>
      <w:r>
        <w:rPr>
          <w:rFonts w:hint="cs"/>
          <w:lang w:bidi="fa-IR"/>
        </w:rPr>
        <w:t>اریکسون</w:t>
      </w:r>
      <w:proofErr w:type="spellEnd"/>
      <w:r>
        <w:rPr>
          <w:rFonts w:hint="cs"/>
          <w:lang w:bidi="fa-IR"/>
        </w:rPr>
        <w:t xml:space="preserve"> و </w:t>
      </w:r>
      <w:proofErr w:type="spellStart"/>
      <w:r>
        <w:rPr>
          <w:rFonts w:hint="cs"/>
          <w:lang w:bidi="fa-IR"/>
        </w:rPr>
        <w:t>کیونیو</w:t>
      </w:r>
      <w:proofErr w:type="spellEnd"/>
      <w:r>
        <w:rPr>
          <w:rStyle w:val="FootnoteReference"/>
          <w:rFonts w:hint="cs"/>
          <w:lang w:bidi="fa-IR"/>
        </w:rPr>
        <w:footnoteReference w:id="20"/>
      </w:r>
      <w:r>
        <w:rPr>
          <w:rFonts w:hint="cs"/>
          <w:lang w:bidi="fa-IR"/>
        </w:rPr>
        <w:t>، ۱۹۸۶).</w:t>
      </w:r>
    </w:p>
    <w:p w14:paraId="27057E90"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۳-۲-۱-۲- نظریه</w:t>
      </w:r>
      <w:r>
        <w:rPr>
          <w:rFonts w:cs="B Titr" w:hint="cs"/>
          <w:b/>
          <w:bCs/>
          <w:sz w:val="30"/>
          <w:szCs w:val="30"/>
          <w:lang w:bidi="fa-IR"/>
        </w:rPr>
        <w:softHyphen/>
        <w:t>های جامعه شناختی</w:t>
      </w:r>
    </w:p>
    <w:p w14:paraId="18D50EEA" w14:textId="77777777" w:rsidR="00912462" w:rsidRDefault="00000000" w:rsidP="00503BED">
      <w:pPr>
        <w:keepNext/>
        <w:keepLines/>
        <w:spacing w:before="240" w:after="100" w:line="276" w:lineRule="auto"/>
        <w:rPr>
          <w:rFonts w:cs="B Lotus"/>
          <w:b/>
          <w:bCs/>
          <w:color w:val="auto"/>
          <w:lang w:bidi="fa-IR"/>
        </w:rPr>
      </w:pPr>
      <w:bookmarkStart w:id="11" w:name="_Hlk215535516"/>
      <w:r>
        <w:rPr>
          <w:rFonts w:cs="B Titr" w:hint="cs"/>
          <w:b/>
          <w:bCs/>
          <w:sz w:val="30"/>
          <w:szCs w:val="30"/>
          <w:lang w:bidi="fa-IR"/>
        </w:rPr>
        <w:t xml:space="preserve">۱-۳-۲-۱-۲- </w:t>
      </w:r>
      <w:bookmarkEnd w:id="11"/>
      <w:r>
        <w:rPr>
          <w:rFonts w:cs="B Titr" w:hint="cs"/>
          <w:b/>
          <w:bCs/>
          <w:sz w:val="30"/>
          <w:szCs w:val="30"/>
          <w:lang w:bidi="fa-IR"/>
        </w:rPr>
        <w:t>نظریه عدم تعهد</w:t>
      </w:r>
    </w:p>
    <w:p w14:paraId="40A9EE1D" w14:textId="77777777" w:rsidR="00912462" w:rsidRDefault="00000000">
      <w:pPr>
        <w:ind w:firstLine="397"/>
        <w:jc w:val="both"/>
        <w:rPr>
          <w:rFonts w:cs="B Lotus"/>
          <w:color w:val="auto"/>
          <w:lang w:bidi="fa-IR"/>
        </w:rPr>
      </w:pPr>
      <w:r>
        <w:rPr>
          <w:rFonts w:hint="cs"/>
          <w:lang w:bidi="fa-IR"/>
        </w:rPr>
        <w:t>نظریه عدم تعهد</w:t>
      </w:r>
      <w:r>
        <w:rPr>
          <w:rStyle w:val="FootnoteReference"/>
          <w:rFonts w:hint="cs"/>
          <w:lang w:bidi="fa-IR"/>
        </w:rPr>
        <w:footnoteReference w:id="21"/>
      </w:r>
      <w:r>
        <w:rPr>
          <w:rFonts w:hint="cs"/>
          <w:lang w:bidi="fa-IR"/>
        </w:rPr>
        <w:t xml:space="preserve">که توسط </w:t>
      </w:r>
      <w:proofErr w:type="spellStart"/>
      <w:r>
        <w:rPr>
          <w:rFonts w:hint="cs"/>
          <w:lang w:bidi="fa-IR"/>
        </w:rPr>
        <w:t>کامینگ</w:t>
      </w:r>
      <w:proofErr w:type="spellEnd"/>
      <w:r>
        <w:rPr>
          <w:rFonts w:hint="cs"/>
          <w:lang w:bidi="fa-IR"/>
        </w:rPr>
        <w:t xml:space="preserve"> و هنری ارائه شد، بیان </w:t>
      </w:r>
      <w:proofErr w:type="spellStart"/>
      <w:r>
        <w:rPr>
          <w:rFonts w:hint="cs"/>
          <w:lang w:bidi="fa-IR"/>
        </w:rPr>
        <w:t>می‌کند</w:t>
      </w:r>
      <w:proofErr w:type="spellEnd"/>
      <w:r>
        <w:rPr>
          <w:rFonts w:hint="cs"/>
          <w:lang w:bidi="fa-IR"/>
        </w:rPr>
        <w:t xml:space="preserve"> که سالمندی با کاهش تدریجی تعاملات و </w:t>
      </w:r>
      <w:proofErr w:type="spellStart"/>
      <w:r>
        <w:rPr>
          <w:rFonts w:hint="cs"/>
          <w:lang w:bidi="fa-IR"/>
        </w:rPr>
        <w:t>نقش‌های</w:t>
      </w:r>
      <w:proofErr w:type="spellEnd"/>
      <w:r>
        <w:rPr>
          <w:rFonts w:hint="cs"/>
          <w:lang w:bidi="fa-IR"/>
        </w:rPr>
        <w:t xml:space="preserve"> اجتماعی همراه است. بر اساس این نظریه، با افزایش سن، فرد </w:t>
      </w:r>
      <w:proofErr w:type="spellStart"/>
      <w:r>
        <w:rPr>
          <w:rFonts w:hint="cs"/>
          <w:lang w:bidi="fa-IR"/>
        </w:rPr>
        <w:t>به‌تدریج</w:t>
      </w:r>
      <w:proofErr w:type="spellEnd"/>
      <w:r>
        <w:rPr>
          <w:rFonts w:hint="cs"/>
          <w:lang w:bidi="fa-IR"/>
        </w:rPr>
        <w:t xml:space="preserve"> از برخی </w:t>
      </w:r>
      <w:proofErr w:type="spellStart"/>
      <w:r>
        <w:rPr>
          <w:rFonts w:hint="cs"/>
          <w:lang w:bidi="fa-IR"/>
        </w:rPr>
        <w:t>مسئولیت‌ها</w:t>
      </w:r>
      <w:proofErr w:type="spellEnd"/>
      <w:r>
        <w:rPr>
          <w:rFonts w:hint="cs"/>
          <w:lang w:bidi="fa-IR"/>
        </w:rPr>
        <w:t xml:space="preserve"> و روابط اجتماعی فاصله </w:t>
      </w:r>
      <w:proofErr w:type="spellStart"/>
      <w:r>
        <w:rPr>
          <w:rFonts w:hint="cs"/>
          <w:lang w:bidi="fa-IR"/>
        </w:rPr>
        <w:t>می‌گیرد</w:t>
      </w:r>
      <w:proofErr w:type="spellEnd"/>
      <w:r>
        <w:rPr>
          <w:rFonts w:hint="cs"/>
          <w:lang w:bidi="fa-IR"/>
        </w:rPr>
        <w:t xml:space="preserve"> و جامعه نیز متقابلاً </w:t>
      </w:r>
      <w:proofErr w:type="spellStart"/>
      <w:r>
        <w:rPr>
          <w:rFonts w:hint="cs"/>
          <w:lang w:bidi="fa-IR"/>
        </w:rPr>
        <w:t>نقش‌های</w:t>
      </w:r>
      <w:proofErr w:type="spellEnd"/>
      <w:r>
        <w:rPr>
          <w:rFonts w:hint="cs"/>
          <w:lang w:bidi="fa-IR"/>
        </w:rPr>
        <w:t xml:space="preserve"> کمتری به او واگذار </w:t>
      </w:r>
      <w:proofErr w:type="spellStart"/>
      <w:r>
        <w:rPr>
          <w:rFonts w:hint="cs"/>
          <w:lang w:bidi="fa-IR"/>
        </w:rPr>
        <w:t>می‌کند</w:t>
      </w:r>
      <w:proofErr w:type="spellEnd"/>
      <w:r>
        <w:rPr>
          <w:rFonts w:hint="cs"/>
          <w:lang w:bidi="fa-IR"/>
        </w:rPr>
        <w:t xml:space="preserve">. این فرایند به سالمند فرصت </w:t>
      </w:r>
      <w:proofErr w:type="spellStart"/>
      <w:r>
        <w:rPr>
          <w:rFonts w:hint="cs"/>
          <w:lang w:bidi="fa-IR"/>
        </w:rPr>
        <w:t>می‌دهد</w:t>
      </w:r>
      <w:proofErr w:type="spellEnd"/>
      <w:r>
        <w:rPr>
          <w:rFonts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hint="cs"/>
          <w:lang w:bidi="fa-IR"/>
        </w:rPr>
        <w:t>زمینه‌ساز</w:t>
      </w:r>
      <w:proofErr w:type="spellEnd"/>
      <w:r>
        <w:rPr>
          <w:rFonts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hint="cs"/>
          <w:lang w:bidi="fa-IR"/>
        </w:rPr>
        <w:t>نقش‌های</w:t>
      </w:r>
      <w:proofErr w:type="spellEnd"/>
      <w:r>
        <w:rPr>
          <w:rFonts w:hint="cs"/>
          <w:lang w:bidi="fa-IR"/>
        </w:rPr>
        <w:t xml:space="preserve"> فعال در دوران سالمندی تأکید کردند (</w:t>
      </w:r>
      <w:proofErr w:type="spellStart"/>
      <w:r>
        <w:rPr>
          <w:rFonts w:hint="cs"/>
          <w:lang w:bidi="fa-IR"/>
        </w:rPr>
        <w:t>کامینگ</w:t>
      </w:r>
      <w:proofErr w:type="spellEnd"/>
      <w:r>
        <w:rPr>
          <w:rFonts w:hint="cs"/>
          <w:lang w:bidi="fa-IR"/>
        </w:rPr>
        <w:t xml:space="preserve"> و هنری</w:t>
      </w:r>
      <w:r>
        <w:rPr>
          <w:rStyle w:val="FootnoteReference"/>
          <w:rFonts w:hint="cs"/>
          <w:lang w:bidi="fa-IR"/>
        </w:rPr>
        <w:footnoteReference w:id="22"/>
      </w:r>
      <w:r>
        <w:rPr>
          <w:rFonts w:hint="cs"/>
          <w:lang w:bidi="fa-IR"/>
        </w:rPr>
        <w:t xml:space="preserve">، ۱۹۶۱؛ </w:t>
      </w:r>
      <w:proofErr w:type="spellStart"/>
      <w:r>
        <w:rPr>
          <w:rFonts w:hint="cs"/>
          <w:lang w:bidi="fa-IR"/>
        </w:rPr>
        <w:t>آچلی</w:t>
      </w:r>
      <w:proofErr w:type="spellEnd"/>
      <w:r>
        <w:rPr>
          <w:rStyle w:val="FootnoteReference"/>
          <w:rFonts w:hint="cs"/>
          <w:lang w:bidi="fa-IR"/>
        </w:rPr>
        <w:footnoteReference w:id="23"/>
      </w:r>
      <w:r>
        <w:rPr>
          <w:rFonts w:hint="cs"/>
          <w:lang w:bidi="fa-IR"/>
        </w:rPr>
        <w:t>، ۲۰۱۶).</w:t>
      </w:r>
    </w:p>
    <w:p w14:paraId="5220B6D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۲-۳-۲-۱-۲- نظریه فعالیت</w:t>
      </w:r>
    </w:p>
    <w:p w14:paraId="4C130396" w14:textId="77777777" w:rsidR="00912462" w:rsidRDefault="00000000">
      <w:pPr>
        <w:ind w:firstLine="397"/>
        <w:jc w:val="both"/>
        <w:rPr>
          <w:rFonts w:cs="B Lotus"/>
          <w:color w:val="auto"/>
          <w:lang w:bidi="fa-IR"/>
        </w:rPr>
      </w:pPr>
      <w:r>
        <w:rPr>
          <w:rFonts w:hint="cs"/>
          <w:lang w:bidi="fa-IR"/>
        </w:rPr>
        <w:t>نظریه فعالیت</w:t>
      </w:r>
      <w:r>
        <w:rPr>
          <w:rStyle w:val="FootnoteReference"/>
          <w:rFonts w:hint="cs"/>
          <w:lang w:bidi="fa-IR"/>
        </w:rPr>
        <w:footnoteReference w:id="24"/>
      </w:r>
      <w:r>
        <w:rPr>
          <w:rFonts w:hint="cs"/>
          <w:lang w:bidi="fa-IR"/>
        </w:rPr>
        <w:t xml:space="preserve">که توسط </w:t>
      </w:r>
      <w:proofErr w:type="spellStart"/>
      <w:r>
        <w:rPr>
          <w:rFonts w:hint="cs"/>
          <w:lang w:bidi="fa-IR"/>
        </w:rPr>
        <w:t>هاویگهرست</w:t>
      </w:r>
      <w:proofErr w:type="spellEnd"/>
      <w:r>
        <w:rPr>
          <w:rFonts w:hint="cs"/>
          <w:lang w:bidi="fa-IR"/>
        </w:rPr>
        <w:t xml:space="preserve"> و همکاران مطرح شد، در تقابل با نظریه عدم تعهد قرار دارد. بر اساس این نظریه، حفظ </w:t>
      </w:r>
      <w:proofErr w:type="spellStart"/>
      <w:r>
        <w:rPr>
          <w:rFonts w:hint="cs"/>
          <w:lang w:bidi="fa-IR"/>
        </w:rPr>
        <w:t>فعالیت‌های</w:t>
      </w:r>
      <w:proofErr w:type="spellEnd"/>
      <w:r>
        <w:rPr>
          <w:rFonts w:hint="cs"/>
          <w:lang w:bidi="fa-IR"/>
        </w:rPr>
        <w:t xml:space="preserve"> جسمی، روانی و اجتماعی و تداوم ایفای </w:t>
      </w:r>
      <w:proofErr w:type="spellStart"/>
      <w:r>
        <w:rPr>
          <w:rFonts w:hint="cs"/>
          <w:lang w:bidi="fa-IR"/>
        </w:rPr>
        <w:t>نقش‌های</w:t>
      </w:r>
      <w:proofErr w:type="spellEnd"/>
      <w:r>
        <w:rPr>
          <w:rFonts w:hint="cs"/>
          <w:lang w:bidi="fa-IR"/>
        </w:rPr>
        <w:t xml:space="preserve"> معنادار، نقش مهمی در رضایت از زندگی و سلامت سالمندان دارد. این دیدگاه بیان </w:t>
      </w:r>
      <w:proofErr w:type="spellStart"/>
      <w:r>
        <w:rPr>
          <w:rFonts w:hint="cs"/>
          <w:lang w:bidi="fa-IR"/>
        </w:rPr>
        <w:t>می‌کند</w:t>
      </w:r>
      <w:proofErr w:type="spellEnd"/>
      <w:r>
        <w:rPr>
          <w:rFonts w:hint="cs"/>
          <w:lang w:bidi="fa-IR"/>
        </w:rPr>
        <w:t xml:space="preserve"> که سالمندی موفق زمانی تحقق </w:t>
      </w:r>
      <w:proofErr w:type="spellStart"/>
      <w:r>
        <w:rPr>
          <w:rFonts w:hint="cs"/>
          <w:lang w:bidi="fa-IR"/>
        </w:rPr>
        <w:t>می‌یابد</w:t>
      </w:r>
      <w:proofErr w:type="spellEnd"/>
      <w:r>
        <w:rPr>
          <w:rFonts w:hint="cs"/>
          <w:lang w:bidi="fa-IR"/>
        </w:rPr>
        <w:t xml:space="preserve"> که فرد بتواند ضمن حفظ </w:t>
      </w:r>
      <w:proofErr w:type="spellStart"/>
      <w:r>
        <w:rPr>
          <w:rFonts w:hint="cs"/>
          <w:lang w:bidi="fa-IR"/>
        </w:rPr>
        <w:t>نقش‌های</w:t>
      </w:r>
      <w:proofErr w:type="spellEnd"/>
      <w:r>
        <w:rPr>
          <w:rFonts w:hint="cs"/>
          <w:lang w:bidi="fa-IR"/>
        </w:rPr>
        <w:t xml:space="preserve"> پیشین یا جایگزین کردن </w:t>
      </w:r>
      <w:proofErr w:type="spellStart"/>
      <w:r>
        <w:rPr>
          <w:rFonts w:hint="cs"/>
          <w:lang w:bidi="fa-IR"/>
        </w:rPr>
        <w:t>آن‌ها</w:t>
      </w:r>
      <w:proofErr w:type="spellEnd"/>
      <w:r>
        <w:rPr>
          <w:rFonts w:hint="cs"/>
          <w:lang w:bidi="fa-IR"/>
        </w:rPr>
        <w:t xml:space="preserve"> با </w:t>
      </w:r>
      <w:proofErr w:type="spellStart"/>
      <w:r>
        <w:rPr>
          <w:rFonts w:hint="cs"/>
          <w:lang w:bidi="fa-IR"/>
        </w:rPr>
        <w:t>نقش‌های</w:t>
      </w:r>
      <w:proofErr w:type="spellEnd"/>
      <w:r>
        <w:rPr>
          <w:rFonts w:hint="cs"/>
          <w:lang w:bidi="fa-IR"/>
        </w:rPr>
        <w:t xml:space="preserve"> جدید، همچنان در </w:t>
      </w:r>
      <w:proofErr w:type="spellStart"/>
      <w:r>
        <w:rPr>
          <w:rFonts w:hint="cs"/>
          <w:lang w:bidi="fa-IR"/>
        </w:rPr>
        <w:t>فعالیت‌های</w:t>
      </w:r>
      <w:proofErr w:type="spellEnd"/>
      <w:r>
        <w:rPr>
          <w:rFonts w:hint="cs"/>
          <w:lang w:bidi="fa-IR"/>
        </w:rPr>
        <w:t xml:space="preserve"> فردی و اجتماعی مشارکت داشته باشد. از این منظر، </w:t>
      </w:r>
      <w:proofErr w:type="spellStart"/>
      <w:r>
        <w:rPr>
          <w:rFonts w:hint="cs"/>
          <w:lang w:bidi="fa-IR"/>
        </w:rPr>
        <w:t>سالمندانی</w:t>
      </w:r>
      <w:proofErr w:type="spellEnd"/>
      <w:r>
        <w:rPr>
          <w:rFonts w:hint="cs"/>
          <w:lang w:bidi="fa-IR"/>
        </w:rPr>
        <w:t xml:space="preserve"> که سبک زندگی </w:t>
      </w:r>
      <w:proofErr w:type="spellStart"/>
      <w:r>
        <w:rPr>
          <w:rFonts w:hint="cs"/>
          <w:lang w:bidi="fa-IR"/>
        </w:rPr>
        <w:t>فعال‌تری</w:t>
      </w:r>
      <w:proofErr w:type="spellEnd"/>
      <w:r>
        <w:rPr>
          <w:rFonts w:hint="cs"/>
          <w:lang w:bidi="fa-IR"/>
        </w:rPr>
        <w:t xml:space="preserve"> دارند، سازگاری روانی و اجتماعی بیشتری را تجربه کرده و از سلامت جسمی و کیفیت زندگی </w:t>
      </w:r>
      <w:proofErr w:type="spellStart"/>
      <w:r>
        <w:rPr>
          <w:rFonts w:hint="cs"/>
          <w:lang w:bidi="fa-IR"/>
        </w:rPr>
        <w:t>مطلوب‌تری</w:t>
      </w:r>
      <w:proofErr w:type="spellEnd"/>
      <w:r>
        <w:rPr>
          <w:rFonts w:hint="cs"/>
          <w:lang w:bidi="fa-IR"/>
        </w:rPr>
        <w:t xml:space="preserve"> برخوردار هستند (</w:t>
      </w:r>
      <w:proofErr w:type="spellStart"/>
      <w:r>
        <w:rPr>
          <w:rFonts w:hint="cs"/>
          <w:lang w:bidi="fa-IR"/>
        </w:rPr>
        <w:t>هاویگهرست</w:t>
      </w:r>
      <w:proofErr w:type="spellEnd"/>
      <w:r>
        <w:rPr>
          <w:rStyle w:val="FootnoteReference"/>
          <w:rFonts w:hint="cs"/>
          <w:lang w:bidi="fa-IR"/>
        </w:rPr>
        <w:footnoteReference w:id="25"/>
      </w:r>
      <w:r>
        <w:rPr>
          <w:rFonts w:hint="cs"/>
          <w:lang w:bidi="fa-IR"/>
        </w:rPr>
        <w:t xml:space="preserve">، ۱۹۶۱؛ </w:t>
      </w:r>
      <w:proofErr w:type="spellStart"/>
      <w:r>
        <w:rPr>
          <w:rFonts w:hint="cs"/>
          <w:lang w:bidi="fa-IR"/>
        </w:rPr>
        <w:t>هاویگهرست</w:t>
      </w:r>
      <w:proofErr w:type="spellEnd"/>
      <w:r>
        <w:rPr>
          <w:rFonts w:hint="cs"/>
          <w:lang w:bidi="fa-IR"/>
        </w:rPr>
        <w:t xml:space="preserve">، </w:t>
      </w:r>
      <w:proofErr w:type="spellStart"/>
      <w:r>
        <w:rPr>
          <w:rFonts w:hint="cs"/>
          <w:lang w:bidi="fa-IR"/>
        </w:rPr>
        <w:t>نیوگارتن</w:t>
      </w:r>
      <w:proofErr w:type="spellEnd"/>
      <w:r>
        <w:rPr>
          <w:rFonts w:hint="cs"/>
          <w:lang w:bidi="fa-IR"/>
        </w:rPr>
        <w:t xml:space="preserve"> و </w:t>
      </w:r>
      <w:proofErr w:type="spellStart"/>
      <w:r>
        <w:rPr>
          <w:rFonts w:hint="cs"/>
          <w:lang w:bidi="fa-IR"/>
        </w:rPr>
        <w:t>توبین</w:t>
      </w:r>
      <w:proofErr w:type="spellEnd"/>
      <w:r>
        <w:rPr>
          <w:rStyle w:val="FootnoteReference"/>
          <w:rFonts w:hint="cs"/>
          <w:lang w:bidi="fa-IR"/>
        </w:rPr>
        <w:footnoteReference w:id="26"/>
      </w:r>
      <w:r>
        <w:rPr>
          <w:rFonts w:hint="cs"/>
          <w:lang w:bidi="fa-IR"/>
        </w:rPr>
        <w:t>، ۱۹۶۸).</w:t>
      </w:r>
    </w:p>
    <w:p w14:paraId="107D752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۳-۳-۲-۱-۲- نظریه مبادله یا تعامل</w:t>
      </w:r>
    </w:p>
    <w:p w14:paraId="3803FC9C" w14:textId="77777777" w:rsidR="00912462" w:rsidRDefault="00000000">
      <w:pPr>
        <w:ind w:firstLine="397"/>
        <w:jc w:val="both"/>
        <w:rPr>
          <w:rFonts w:cs="B Lotus"/>
          <w:color w:val="auto"/>
          <w:lang w:bidi="fa-IR"/>
        </w:rPr>
      </w:pPr>
      <w:r>
        <w:rPr>
          <w:rFonts w:hint="cs"/>
          <w:lang w:bidi="fa-IR"/>
        </w:rPr>
        <w:t xml:space="preserve">نظریه مبادله اجتماعی، که توسط داود مطرح شد، بر این اصل استوار است که روابط اجتماعی بر پایه مبادله منابع، </w:t>
      </w:r>
      <w:proofErr w:type="spellStart"/>
      <w:r>
        <w:rPr>
          <w:rFonts w:hint="cs"/>
          <w:lang w:bidi="fa-IR"/>
        </w:rPr>
        <w:t>پاداش‌ها</w:t>
      </w:r>
      <w:proofErr w:type="spellEnd"/>
      <w:r>
        <w:rPr>
          <w:rFonts w:hint="cs"/>
          <w:lang w:bidi="fa-IR"/>
        </w:rPr>
        <w:t xml:space="preserve"> و </w:t>
      </w:r>
      <w:proofErr w:type="spellStart"/>
      <w:r>
        <w:rPr>
          <w:rFonts w:hint="cs"/>
          <w:lang w:bidi="fa-IR"/>
        </w:rPr>
        <w:t>هزینه‌ها</w:t>
      </w:r>
      <w:proofErr w:type="spellEnd"/>
      <w:r>
        <w:rPr>
          <w:rFonts w:hint="cs"/>
          <w:lang w:bidi="fa-IR"/>
        </w:rPr>
        <w:t xml:space="preserve"> شکل </w:t>
      </w:r>
      <w:proofErr w:type="spellStart"/>
      <w:r>
        <w:rPr>
          <w:rFonts w:hint="cs"/>
          <w:lang w:bidi="fa-IR"/>
        </w:rPr>
        <w:t>می‌گیرند</w:t>
      </w:r>
      <w:proofErr w:type="spellEnd"/>
      <w:r>
        <w:rPr>
          <w:rFonts w:hint="cs"/>
          <w:lang w:bidi="fa-IR"/>
        </w:rPr>
        <w:t xml:space="preserve">. بر اساس این نظریه، با افزایش سن و کاهش برخی </w:t>
      </w:r>
      <w:proofErr w:type="spellStart"/>
      <w:r>
        <w:rPr>
          <w:rFonts w:hint="cs"/>
          <w:lang w:bidi="fa-IR"/>
        </w:rPr>
        <w:t>توانایی‌ها</w:t>
      </w:r>
      <w:proofErr w:type="spellEnd"/>
      <w:r>
        <w:rPr>
          <w:rFonts w:hint="cs"/>
          <w:lang w:bidi="fa-IR"/>
        </w:rPr>
        <w:t xml:space="preserve"> و </w:t>
      </w:r>
      <w:proofErr w:type="spellStart"/>
      <w:r>
        <w:rPr>
          <w:rFonts w:hint="cs"/>
          <w:lang w:bidi="fa-IR"/>
        </w:rPr>
        <w:t>نقش‌های</w:t>
      </w:r>
      <w:proofErr w:type="spellEnd"/>
      <w:r>
        <w:rPr>
          <w:rFonts w:hint="cs"/>
          <w:lang w:bidi="fa-IR"/>
        </w:rPr>
        <w:t xml:space="preserve"> اجتماعی، سالمندان ممکن است منابع و قدرت اجتماعی کمتری در اختیار داشته باشند؛ </w:t>
      </w:r>
      <w:proofErr w:type="spellStart"/>
      <w:r>
        <w:rPr>
          <w:rFonts w:hint="cs"/>
          <w:lang w:bidi="fa-IR"/>
        </w:rPr>
        <w:t>ازاین‌رو</w:t>
      </w:r>
      <w:proofErr w:type="spellEnd"/>
      <w:r>
        <w:rPr>
          <w:rFonts w:hint="cs"/>
          <w:lang w:bidi="fa-IR"/>
        </w:rPr>
        <w:t xml:space="preserve">، جامعه باید در مقابل کاهش مشارکت شغلی و اجتماعی آنان، </w:t>
      </w:r>
      <w:proofErr w:type="spellStart"/>
      <w:r>
        <w:rPr>
          <w:rFonts w:hint="cs"/>
          <w:lang w:bidi="fa-IR"/>
        </w:rPr>
        <w:t>حمایت‌هایی</w:t>
      </w:r>
      <w:proofErr w:type="spellEnd"/>
      <w:r>
        <w:rPr>
          <w:rFonts w:hint="cs"/>
          <w:lang w:bidi="fa-IR"/>
        </w:rPr>
        <w:t xml:space="preserve"> مانند مستمری بازنشستگی، خدمات بهداشتی و درمانی، تأمین اجتماعی، </w:t>
      </w:r>
      <w:proofErr w:type="spellStart"/>
      <w:r>
        <w:rPr>
          <w:rFonts w:hint="cs"/>
          <w:lang w:bidi="fa-IR"/>
        </w:rPr>
        <w:t>مراقبت‌های</w:t>
      </w:r>
      <w:proofErr w:type="spellEnd"/>
      <w:r>
        <w:rPr>
          <w:rFonts w:hint="cs"/>
          <w:lang w:bidi="fa-IR"/>
        </w:rPr>
        <w:t xml:space="preserve"> حمایتی و </w:t>
      </w:r>
      <w:proofErr w:type="spellStart"/>
      <w:r>
        <w:rPr>
          <w:rFonts w:hint="cs"/>
          <w:lang w:bidi="fa-IR"/>
        </w:rPr>
        <w:t>برنامه‌های</w:t>
      </w:r>
      <w:proofErr w:type="spellEnd"/>
      <w:r>
        <w:rPr>
          <w:rFonts w:hint="cs"/>
          <w:lang w:bidi="fa-IR"/>
        </w:rPr>
        <w:t xml:space="preserve"> </w:t>
      </w:r>
      <w:proofErr w:type="spellStart"/>
      <w:r>
        <w:rPr>
          <w:rFonts w:hint="cs"/>
          <w:lang w:bidi="fa-IR"/>
        </w:rPr>
        <w:t>توانمندسازی</w:t>
      </w:r>
      <w:proofErr w:type="spellEnd"/>
      <w:r>
        <w:rPr>
          <w:rFonts w:hint="cs"/>
          <w:lang w:bidi="fa-IR"/>
        </w:rPr>
        <w:t xml:space="preserve"> را فراهم کند. این </w:t>
      </w:r>
      <w:proofErr w:type="spellStart"/>
      <w:r>
        <w:rPr>
          <w:rFonts w:hint="cs"/>
          <w:lang w:bidi="fa-IR"/>
        </w:rPr>
        <w:t>حمایت‌ها</w:t>
      </w:r>
      <w:proofErr w:type="spellEnd"/>
      <w:r>
        <w:rPr>
          <w:rFonts w:hint="cs"/>
          <w:lang w:bidi="fa-IR"/>
        </w:rPr>
        <w:t xml:space="preserve"> موجب حفظ منزلت اجتماعی، افزایش کیفیت زندگی و ارتقای رفاه سالمندان </w:t>
      </w:r>
      <w:proofErr w:type="spellStart"/>
      <w:r>
        <w:rPr>
          <w:rFonts w:hint="cs"/>
          <w:lang w:bidi="fa-IR"/>
        </w:rPr>
        <w:t>می‌شود</w:t>
      </w:r>
      <w:proofErr w:type="spellEnd"/>
      <w:r>
        <w:rPr>
          <w:rFonts w:hint="cs"/>
          <w:lang w:bidi="fa-IR"/>
        </w:rPr>
        <w:t xml:space="preserve"> (داود</w:t>
      </w:r>
      <w:r>
        <w:rPr>
          <w:rStyle w:val="FootnoteReference"/>
          <w:rFonts w:hint="cs"/>
          <w:lang w:bidi="fa-IR"/>
        </w:rPr>
        <w:footnoteReference w:id="27"/>
      </w:r>
      <w:r>
        <w:rPr>
          <w:rFonts w:hint="cs"/>
          <w:lang w:bidi="fa-IR"/>
        </w:rPr>
        <w:t xml:space="preserve">، ۱۹۷۵؛ </w:t>
      </w:r>
      <w:proofErr w:type="spellStart"/>
      <w:r>
        <w:rPr>
          <w:rFonts w:hint="cs"/>
          <w:lang w:bidi="fa-IR"/>
        </w:rPr>
        <w:t>هوگلند</w:t>
      </w:r>
      <w:proofErr w:type="spellEnd"/>
      <w:r>
        <w:rPr>
          <w:rFonts w:hint="cs"/>
          <w:lang w:bidi="fa-IR"/>
        </w:rPr>
        <w:t xml:space="preserve"> و </w:t>
      </w:r>
      <w:proofErr w:type="spellStart"/>
      <w:r>
        <w:rPr>
          <w:rFonts w:hint="cs"/>
          <w:lang w:bidi="fa-IR"/>
        </w:rPr>
        <w:t>هولشتاین</w:t>
      </w:r>
      <w:proofErr w:type="spellEnd"/>
      <w:r>
        <w:rPr>
          <w:rFonts w:hint="cs"/>
          <w:lang w:bidi="fa-IR"/>
        </w:rPr>
        <w:t>، ۲۰۱۵).</w:t>
      </w:r>
    </w:p>
    <w:p w14:paraId="0BFEC34B"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۴-۳-۲-۱-۲- نظریه استمرار</w:t>
      </w:r>
    </w:p>
    <w:p w14:paraId="4796C6D3" w14:textId="77777777" w:rsidR="00912462" w:rsidRDefault="00000000">
      <w:pPr>
        <w:ind w:firstLine="397"/>
        <w:jc w:val="both"/>
        <w:rPr>
          <w:rFonts w:cs="B Lotus"/>
          <w:color w:val="auto"/>
          <w:lang w:bidi="fa-IR"/>
        </w:rPr>
      </w:pPr>
      <w:r>
        <w:rPr>
          <w:rFonts w:hint="cs"/>
          <w:lang w:bidi="fa-IR"/>
        </w:rPr>
        <w:t>نظریه تداوم یا استمرار</w:t>
      </w:r>
      <w:r>
        <w:rPr>
          <w:rStyle w:val="FootnoteReference"/>
          <w:rFonts w:hint="cs"/>
          <w:lang w:bidi="fa-IR"/>
        </w:rPr>
        <w:footnoteReference w:id="28"/>
      </w:r>
      <w:r>
        <w:rPr>
          <w:rFonts w:hint="cs"/>
          <w:lang w:bidi="fa-IR"/>
        </w:rPr>
        <w:t xml:space="preserve"> که توسط رابرت </w:t>
      </w:r>
      <w:proofErr w:type="spellStart"/>
      <w:r>
        <w:rPr>
          <w:rFonts w:hint="cs"/>
          <w:lang w:bidi="fa-IR"/>
        </w:rPr>
        <w:t>آچلی</w:t>
      </w:r>
      <w:proofErr w:type="spellEnd"/>
      <w:r>
        <w:rPr>
          <w:rFonts w:hint="cs"/>
          <w:lang w:bidi="fa-IR"/>
        </w:rPr>
        <w:t xml:space="preserve"> ارائه شد، بیان </w:t>
      </w:r>
      <w:proofErr w:type="spellStart"/>
      <w:r>
        <w:rPr>
          <w:rFonts w:hint="cs"/>
          <w:lang w:bidi="fa-IR"/>
        </w:rPr>
        <w:t>می‌کند</w:t>
      </w:r>
      <w:proofErr w:type="spellEnd"/>
      <w:r>
        <w:rPr>
          <w:rFonts w:hint="cs"/>
          <w:lang w:bidi="fa-IR"/>
        </w:rPr>
        <w:t xml:space="preserve"> که سالمندی ادامه طبیعی مراحل پیشین زندگی است و افراد </w:t>
      </w:r>
      <w:proofErr w:type="spellStart"/>
      <w:r>
        <w:rPr>
          <w:rFonts w:hint="cs"/>
          <w:lang w:bidi="fa-IR"/>
        </w:rPr>
        <w:t>می‌کوشند</w:t>
      </w:r>
      <w:proofErr w:type="spellEnd"/>
      <w:r>
        <w:rPr>
          <w:rFonts w:hint="cs"/>
          <w:lang w:bidi="fa-IR"/>
        </w:rPr>
        <w:t xml:space="preserve"> با حفظ الگوهای رفتاری، </w:t>
      </w:r>
      <w:proofErr w:type="spellStart"/>
      <w:r>
        <w:rPr>
          <w:rFonts w:hint="cs"/>
          <w:lang w:bidi="fa-IR"/>
        </w:rPr>
        <w:t>ارزش‌ها</w:t>
      </w:r>
      <w:proofErr w:type="spellEnd"/>
      <w:r>
        <w:rPr>
          <w:rFonts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hint="cs"/>
          <w:lang w:bidi="fa-IR"/>
        </w:rPr>
        <w:t>مهارت‌ها</w:t>
      </w:r>
      <w:proofErr w:type="spellEnd"/>
      <w:r>
        <w:rPr>
          <w:rFonts w:hint="cs"/>
          <w:lang w:bidi="fa-IR"/>
        </w:rPr>
        <w:t xml:space="preserve"> و راهبردهای </w:t>
      </w:r>
      <w:proofErr w:type="spellStart"/>
      <w:r>
        <w:rPr>
          <w:rFonts w:hint="cs"/>
          <w:lang w:bidi="fa-IR"/>
        </w:rPr>
        <w:t>مقابله‌ای</w:t>
      </w:r>
      <w:proofErr w:type="spellEnd"/>
      <w:r>
        <w:rPr>
          <w:rFonts w:hint="cs"/>
          <w:lang w:bidi="fa-IR"/>
        </w:rPr>
        <w:t xml:space="preserve"> که در طول زندگی کسب </w:t>
      </w:r>
      <w:proofErr w:type="spellStart"/>
      <w:r>
        <w:rPr>
          <w:rFonts w:hint="cs"/>
          <w:lang w:bidi="fa-IR"/>
        </w:rPr>
        <w:t>کرده‌اند</w:t>
      </w:r>
      <w:proofErr w:type="spellEnd"/>
      <w:r>
        <w:rPr>
          <w:rFonts w:hint="cs"/>
          <w:lang w:bidi="fa-IR"/>
        </w:rPr>
        <w:t xml:space="preserve"> استفاده </w:t>
      </w:r>
      <w:proofErr w:type="spellStart"/>
      <w:r>
        <w:rPr>
          <w:rFonts w:hint="cs"/>
          <w:lang w:bidi="fa-IR"/>
        </w:rPr>
        <w:t>می‌کنند</w:t>
      </w:r>
      <w:proofErr w:type="spellEnd"/>
      <w:r>
        <w:rPr>
          <w:rFonts w:hint="cs"/>
          <w:lang w:bidi="fa-IR"/>
        </w:rPr>
        <w:t xml:space="preserve">. </w:t>
      </w:r>
      <w:proofErr w:type="spellStart"/>
      <w:r>
        <w:rPr>
          <w:rFonts w:hint="cs"/>
          <w:lang w:bidi="fa-IR"/>
        </w:rPr>
        <w:t>ازاین‌رو</w:t>
      </w:r>
      <w:proofErr w:type="spellEnd"/>
      <w:r>
        <w:rPr>
          <w:rFonts w:hint="cs"/>
          <w:lang w:bidi="fa-IR"/>
        </w:rPr>
        <w:t xml:space="preserve">، حفظ تداوم در </w:t>
      </w:r>
      <w:proofErr w:type="spellStart"/>
      <w:r>
        <w:rPr>
          <w:rFonts w:hint="cs"/>
          <w:lang w:bidi="fa-IR"/>
        </w:rPr>
        <w:t>نقش‌ها</w:t>
      </w:r>
      <w:proofErr w:type="spellEnd"/>
      <w:r>
        <w:rPr>
          <w:rFonts w:hint="cs"/>
          <w:lang w:bidi="fa-IR"/>
        </w:rPr>
        <w:t xml:space="preserve">، </w:t>
      </w:r>
      <w:proofErr w:type="spellStart"/>
      <w:r>
        <w:rPr>
          <w:rFonts w:hint="cs"/>
          <w:lang w:bidi="fa-IR"/>
        </w:rPr>
        <w:t>فعالیت‌ها</w:t>
      </w:r>
      <w:proofErr w:type="spellEnd"/>
      <w:r>
        <w:rPr>
          <w:rFonts w:hint="cs"/>
          <w:lang w:bidi="fa-IR"/>
        </w:rPr>
        <w:t xml:space="preserve"> و روابط اجتماعی </w:t>
      </w:r>
      <w:proofErr w:type="spellStart"/>
      <w:r>
        <w:rPr>
          <w:rFonts w:hint="cs"/>
          <w:lang w:bidi="fa-IR"/>
        </w:rPr>
        <w:t>می‌تواند</w:t>
      </w:r>
      <w:proofErr w:type="spellEnd"/>
      <w:r>
        <w:rPr>
          <w:rFonts w:hint="cs"/>
          <w:lang w:bidi="fa-IR"/>
        </w:rPr>
        <w:t xml:space="preserve"> به افزایش سازگاری، رضایت از زندگی و سلامت روان سالمندان کمک کند. این نظریه در واقع برخی از </w:t>
      </w:r>
      <w:proofErr w:type="spellStart"/>
      <w:r>
        <w:rPr>
          <w:rFonts w:hint="cs"/>
          <w:lang w:bidi="fa-IR"/>
        </w:rPr>
        <w:t>جنبه‌های</w:t>
      </w:r>
      <w:proofErr w:type="spellEnd"/>
      <w:r>
        <w:rPr>
          <w:rFonts w:hint="cs"/>
          <w:lang w:bidi="fa-IR"/>
        </w:rPr>
        <w:t xml:space="preserve"> </w:t>
      </w:r>
      <w:proofErr w:type="spellStart"/>
      <w:r>
        <w:rPr>
          <w:rFonts w:hint="cs"/>
          <w:lang w:bidi="fa-IR"/>
        </w:rPr>
        <w:t>نظریه‌های</w:t>
      </w:r>
      <w:proofErr w:type="spellEnd"/>
      <w:r>
        <w:rPr>
          <w:rFonts w:hint="cs"/>
          <w:lang w:bidi="fa-IR"/>
        </w:rPr>
        <w:t xml:space="preserve"> فعالیت و عدم تعهد را با یکدیگر تلفیق کرده و معتقد است میزان مشارکت یا </w:t>
      </w:r>
      <w:proofErr w:type="spellStart"/>
      <w:r>
        <w:rPr>
          <w:rFonts w:hint="cs"/>
          <w:lang w:bidi="fa-IR"/>
        </w:rPr>
        <w:t>کناره‌گیری</w:t>
      </w:r>
      <w:proofErr w:type="spellEnd"/>
      <w:r>
        <w:rPr>
          <w:rFonts w:hint="cs"/>
          <w:lang w:bidi="fa-IR"/>
        </w:rPr>
        <w:t xml:space="preserve"> اجتماعی باید متناسب با </w:t>
      </w:r>
      <w:proofErr w:type="spellStart"/>
      <w:r>
        <w:rPr>
          <w:rFonts w:hint="cs"/>
          <w:lang w:bidi="fa-IR"/>
        </w:rPr>
        <w:t>ویژگی‌ها</w:t>
      </w:r>
      <w:proofErr w:type="spellEnd"/>
      <w:r>
        <w:rPr>
          <w:rFonts w:hint="cs"/>
          <w:lang w:bidi="fa-IR"/>
        </w:rPr>
        <w:t xml:space="preserve"> و تجربیات هر فرد تداوم یابد (</w:t>
      </w:r>
      <w:proofErr w:type="spellStart"/>
      <w:r>
        <w:rPr>
          <w:rFonts w:hint="cs"/>
          <w:lang w:bidi="fa-IR"/>
        </w:rPr>
        <w:t>آچلی</w:t>
      </w:r>
      <w:proofErr w:type="spellEnd"/>
      <w:r>
        <w:rPr>
          <w:rFonts w:hint="cs"/>
          <w:lang w:bidi="fa-IR"/>
        </w:rPr>
        <w:t xml:space="preserve">، ۱۹۸۹؛ </w:t>
      </w:r>
      <w:proofErr w:type="spellStart"/>
      <w:r>
        <w:rPr>
          <w:rFonts w:hint="cs"/>
          <w:lang w:bidi="fa-IR"/>
        </w:rPr>
        <w:t>آچلی</w:t>
      </w:r>
      <w:proofErr w:type="spellEnd"/>
      <w:r>
        <w:rPr>
          <w:rFonts w:hint="cs"/>
          <w:lang w:bidi="fa-IR"/>
        </w:rPr>
        <w:t>، ۲۰۱۶).</w:t>
      </w:r>
    </w:p>
    <w:p w14:paraId="7E56576D"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 گستره دوم: اضطراب مرگ</w:t>
      </w:r>
    </w:p>
    <w:p w14:paraId="5164FB70"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۲-۲-۱- مفهوم اضطراب مرگ</w:t>
      </w:r>
    </w:p>
    <w:p w14:paraId="2A0EE7DB" w14:textId="77777777" w:rsidR="00912462" w:rsidRDefault="00000000">
      <w:pPr>
        <w:ind w:firstLine="397"/>
        <w:jc w:val="both"/>
        <w:rPr>
          <w:rFonts w:cs="B Lotus"/>
          <w:color w:val="auto"/>
          <w:lang w:bidi="fa-IR"/>
        </w:rPr>
      </w:pPr>
      <w:bookmarkStart w:id="12" w:name="_Hlk200163441"/>
      <w:r>
        <w:rPr>
          <w:rFonts w:hint="cs"/>
          <w:lang w:bidi="fa-IR"/>
        </w:rPr>
        <w:t xml:space="preserve">اضطراب مرگ به احساس ترس، نگرانی و آشفتگی روانی در مواجهه با آگاهی از مرگ خود یا مرگ دیگران اشاره دارد. این تجربه </w:t>
      </w:r>
      <w:proofErr w:type="spellStart"/>
      <w:r>
        <w:rPr>
          <w:rFonts w:hint="cs"/>
          <w:lang w:bidi="fa-IR"/>
        </w:rPr>
        <w:t>می‌تواند</w:t>
      </w:r>
      <w:proofErr w:type="spellEnd"/>
      <w:r>
        <w:rPr>
          <w:rFonts w:hint="cs"/>
          <w:lang w:bidi="fa-IR"/>
        </w:rPr>
        <w:t xml:space="preserve"> </w:t>
      </w:r>
      <w:proofErr w:type="spellStart"/>
      <w:r>
        <w:rPr>
          <w:rFonts w:hint="cs"/>
          <w:lang w:bidi="fa-IR"/>
        </w:rPr>
        <w:t>به‌صورت</w:t>
      </w:r>
      <w:proofErr w:type="spellEnd"/>
      <w:r>
        <w:rPr>
          <w:rFonts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proofErr w:type="spellStart"/>
      <w:r>
        <w:rPr>
          <w:rFonts w:hint="cs"/>
          <w:lang w:bidi="fa-IR"/>
        </w:rPr>
        <w:t>نگرانی‌های</w:t>
      </w:r>
      <w:proofErr w:type="spellEnd"/>
      <w:r>
        <w:rPr>
          <w:rFonts w:hint="cs"/>
          <w:lang w:bidi="fa-IR"/>
        </w:rPr>
        <w:t xml:space="preserve"> اساسی انسان محسوب </w:t>
      </w:r>
      <w:proofErr w:type="spellStart"/>
      <w:r>
        <w:rPr>
          <w:rFonts w:hint="cs"/>
          <w:lang w:bidi="fa-IR"/>
        </w:rPr>
        <w:t>می‌شود</w:t>
      </w:r>
      <w:proofErr w:type="spellEnd"/>
      <w:r>
        <w:rPr>
          <w:rFonts w:hint="cs"/>
          <w:lang w:bidi="fa-IR"/>
        </w:rPr>
        <w:t xml:space="preserve"> و </w:t>
      </w:r>
      <w:proofErr w:type="spellStart"/>
      <w:r>
        <w:rPr>
          <w:rFonts w:hint="cs"/>
          <w:lang w:bidi="fa-IR"/>
        </w:rPr>
        <w:t>می‌تواند</w:t>
      </w:r>
      <w:proofErr w:type="spellEnd"/>
      <w:r>
        <w:rPr>
          <w:rFonts w:hint="cs"/>
          <w:lang w:bidi="fa-IR"/>
        </w:rPr>
        <w:t xml:space="preserve"> بر سلامت روان، نگرش فرد نسبت به زندگی، روابط اجتماعی و احساس معنا در زندگی تأثیرگذار باشد. </w:t>
      </w:r>
      <w:proofErr w:type="spellStart"/>
      <w:r>
        <w:rPr>
          <w:rFonts w:hint="cs"/>
          <w:lang w:bidi="fa-IR"/>
        </w:rPr>
        <w:t>پژوهش‌های</w:t>
      </w:r>
      <w:proofErr w:type="spellEnd"/>
      <w:r>
        <w:rPr>
          <w:rFonts w:hint="cs"/>
          <w:lang w:bidi="fa-IR"/>
        </w:rPr>
        <w:t xml:space="preserve"> جدید نشان </w:t>
      </w:r>
      <w:proofErr w:type="spellStart"/>
      <w:r>
        <w:rPr>
          <w:rFonts w:hint="cs"/>
          <w:lang w:bidi="fa-IR"/>
        </w:rPr>
        <w:t>می‌دهند</w:t>
      </w:r>
      <w:proofErr w:type="spellEnd"/>
      <w:r>
        <w:rPr>
          <w:rFonts w:hint="cs"/>
          <w:lang w:bidi="fa-IR"/>
        </w:rPr>
        <w:t xml:space="preserve"> که مواجهه با </w:t>
      </w:r>
      <w:proofErr w:type="spellStart"/>
      <w:r>
        <w:rPr>
          <w:rFonts w:hint="cs"/>
          <w:lang w:bidi="fa-IR"/>
        </w:rPr>
        <w:t>محدودیت‌های</w:t>
      </w:r>
      <w:proofErr w:type="spellEnd"/>
      <w:r>
        <w:rPr>
          <w:rFonts w:hint="cs"/>
          <w:lang w:bidi="fa-IR"/>
        </w:rPr>
        <w:t xml:space="preserve"> زندگی و آگاهی از </w:t>
      </w:r>
      <w:proofErr w:type="spellStart"/>
      <w:r>
        <w:rPr>
          <w:rFonts w:hint="cs"/>
          <w:lang w:bidi="fa-IR"/>
        </w:rPr>
        <w:t>فناپذیری</w:t>
      </w:r>
      <w:proofErr w:type="spellEnd"/>
      <w:r>
        <w:rPr>
          <w:rFonts w:hint="cs"/>
          <w:lang w:bidi="fa-IR"/>
        </w:rPr>
        <w:t xml:space="preserve">، نقش مهمی در </w:t>
      </w:r>
      <w:proofErr w:type="spellStart"/>
      <w:r>
        <w:rPr>
          <w:rFonts w:hint="cs"/>
          <w:lang w:bidi="fa-IR"/>
        </w:rPr>
        <w:t>شکل‌گیری</w:t>
      </w:r>
      <w:proofErr w:type="spellEnd"/>
      <w:r>
        <w:rPr>
          <w:rFonts w:hint="cs"/>
          <w:lang w:bidi="fa-IR"/>
        </w:rPr>
        <w:t xml:space="preserve"> </w:t>
      </w:r>
      <w:proofErr w:type="spellStart"/>
      <w:r>
        <w:rPr>
          <w:rFonts w:hint="cs"/>
          <w:lang w:bidi="fa-IR"/>
        </w:rPr>
        <w:t>واکنش‌های</w:t>
      </w:r>
      <w:proofErr w:type="spellEnd"/>
      <w:r>
        <w:rPr>
          <w:rFonts w:hint="cs"/>
          <w:lang w:bidi="fa-IR"/>
        </w:rPr>
        <w:t xml:space="preserve"> هیجانی و سازگاری </w:t>
      </w:r>
      <w:proofErr w:type="spellStart"/>
      <w:r>
        <w:rPr>
          <w:rFonts w:hint="cs"/>
          <w:lang w:bidi="fa-IR"/>
        </w:rPr>
        <w:t>روان‌شناختی</w:t>
      </w:r>
      <w:proofErr w:type="spellEnd"/>
      <w:r>
        <w:rPr>
          <w:rFonts w:hint="cs"/>
          <w:lang w:bidi="fa-IR"/>
        </w:rPr>
        <w:t xml:space="preserve"> افراد دارد (</w:t>
      </w:r>
      <w:proofErr w:type="spellStart"/>
      <w:r>
        <w:rPr>
          <w:rFonts w:hint="cs"/>
          <w:lang w:bidi="fa-IR"/>
        </w:rPr>
        <w:t>نوردگرن</w:t>
      </w:r>
      <w:proofErr w:type="spellEnd"/>
      <w:r>
        <w:rPr>
          <w:rStyle w:val="FootnoteReference"/>
          <w:rFonts w:hint="cs"/>
          <w:lang w:bidi="fa-IR"/>
        </w:rPr>
        <w:footnoteReference w:id="29"/>
      </w:r>
      <w:r>
        <w:rPr>
          <w:rFonts w:hint="cs"/>
          <w:lang w:bidi="fa-IR"/>
        </w:rPr>
        <w:t xml:space="preserve"> و همکاران، ۲۰۲۲؛ مارتین </w:t>
      </w:r>
      <w:r>
        <w:rPr>
          <w:rStyle w:val="FootnoteReference"/>
          <w:rFonts w:hint="cs"/>
          <w:lang w:bidi="fa-IR"/>
        </w:rPr>
        <w:footnoteReference w:id="30"/>
      </w:r>
      <w:r>
        <w:rPr>
          <w:rFonts w:hint="cs"/>
          <w:lang w:bidi="fa-IR"/>
        </w:rPr>
        <w:t>و همکاران، ۲۰۲۳).</w:t>
      </w:r>
    </w:p>
    <w:p w14:paraId="18E1932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 xml:space="preserve">۲-۲-۲- </w:t>
      </w:r>
      <w:bookmarkEnd w:id="12"/>
      <w:proofErr w:type="spellStart"/>
      <w:r>
        <w:rPr>
          <w:rFonts w:cs="B Titr" w:hint="cs"/>
          <w:b/>
          <w:bCs/>
          <w:sz w:val="30"/>
          <w:szCs w:val="30"/>
          <w:lang w:bidi="fa-IR"/>
        </w:rPr>
        <w:t>نظریه‌های</w:t>
      </w:r>
      <w:proofErr w:type="spellEnd"/>
      <w:r>
        <w:rPr>
          <w:rFonts w:cs="B Titr" w:hint="cs"/>
          <w:b/>
          <w:bCs/>
          <w:sz w:val="30"/>
          <w:szCs w:val="30"/>
          <w:lang w:bidi="fa-IR"/>
        </w:rPr>
        <w:t xml:space="preserve"> مرتبط با اضطراب مرگ</w:t>
      </w:r>
    </w:p>
    <w:p w14:paraId="20D7FE4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۲-۲-۲-۱- نظریه فروید (</w:t>
      </w:r>
      <w:proofErr w:type="spellStart"/>
      <w:r>
        <w:rPr>
          <w:rFonts w:cs="B Titr" w:hint="cs"/>
          <w:b/>
          <w:bCs/>
          <w:sz w:val="30"/>
          <w:szCs w:val="30"/>
          <w:lang w:bidi="fa-IR"/>
        </w:rPr>
        <w:t>روان‌تحلیل‌گری</w:t>
      </w:r>
      <w:proofErr w:type="spellEnd"/>
      <w:r>
        <w:rPr>
          <w:rFonts w:cs="B Titr" w:hint="cs"/>
          <w:b/>
          <w:bCs/>
          <w:sz w:val="30"/>
          <w:szCs w:val="30"/>
          <w:lang w:bidi="fa-IR"/>
        </w:rPr>
        <w:t>)</w:t>
      </w:r>
    </w:p>
    <w:p w14:paraId="194327AA" w14:textId="77777777" w:rsidR="00912462" w:rsidRDefault="00000000">
      <w:pPr>
        <w:ind w:firstLine="397"/>
        <w:jc w:val="both"/>
        <w:rPr>
          <w:rFonts w:cs="B Lotus"/>
          <w:color w:val="auto"/>
          <w:lang w:bidi="fa-IR"/>
        </w:rPr>
      </w:pPr>
      <w:r>
        <w:rPr>
          <w:rFonts w:hint="cs"/>
          <w:lang w:bidi="fa-IR"/>
        </w:rPr>
        <w:t xml:space="preserve">فروید معتقد بود که ذهن </w:t>
      </w:r>
      <w:proofErr w:type="spellStart"/>
      <w:r>
        <w:rPr>
          <w:rFonts w:hint="cs"/>
          <w:lang w:bidi="fa-IR"/>
        </w:rPr>
        <w:t>ناهشیار</w:t>
      </w:r>
      <w:proofErr w:type="spellEnd"/>
      <w:r>
        <w:rPr>
          <w:rFonts w:hint="cs"/>
          <w:lang w:bidi="fa-IR"/>
        </w:rPr>
        <w:t xml:space="preserve"> انسان مرگ را انکار </w:t>
      </w:r>
      <w:proofErr w:type="spellStart"/>
      <w:r>
        <w:rPr>
          <w:rFonts w:hint="cs"/>
          <w:lang w:bidi="fa-IR"/>
        </w:rPr>
        <w:t>می‌کند</w:t>
      </w:r>
      <w:proofErr w:type="spellEnd"/>
      <w:r>
        <w:rPr>
          <w:rFonts w:hint="cs"/>
          <w:lang w:bidi="fa-IR"/>
        </w:rPr>
        <w:t xml:space="preserve">؛ زیرا مرگ مفهومی </w:t>
      </w:r>
      <w:proofErr w:type="spellStart"/>
      <w:r>
        <w:rPr>
          <w:rFonts w:hint="cs"/>
          <w:lang w:bidi="fa-IR"/>
        </w:rPr>
        <w:t>ناپذیرفتنی</w:t>
      </w:r>
      <w:proofErr w:type="spellEnd"/>
      <w:r>
        <w:rPr>
          <w:rFonts w:hint="cs"/>
          <w:lang w:bidi="fa-IR"/>
        </w:rPr>
        <w:t xml:space="preserve"> برای ذهن انسان است. او بر این باور بود که اضطراب مرگ ناشی از </w:t>
      </w:r>
      <w:proofErr w:type="spellStart"/>
      <w:r>
        <w:rPr>
          <w:rFonts w:hint="cs"/>
          <w:lang w:bidi="fa-IR"/>
        </w:rPr>
        <w:t>تعارضات</w:t>
      </w:r>
      <w:proofErr w:type="spellEnd"/>
      <w:r>
        <w:rPr>
          <w:rFonts w:hint="cs"/>
          <w:lang w:bidi="fa-IR"/>
        </w:rPr>
        <w:t xml:space="preserve"> درونی </w:t>
      </w:r>
      <w:proofErr w:type="spellStart"/>
      <w:r>
        <w:rPr>
          <w:rFonts w:hint="cs"/>
          <w:lang w:bidi="fa-IR"/>
        </w:rPr>
        <w:t>سرکوب‌شده</w:t>
      </w:r>
      <w:proofErr w:type="spellEnd"/>
      <w:r>
        <w:rPr>
          <w:rFonts w:hint="cs"/>
          <w:lang w:bidi="fa-IR"/>
        </w:rPr>
        <w:t xml:space="preserve"> و </w:t>
      </w:r>
      <w:proofErr w:type="spellStart"/>
      <w:r>
        <w:rPr>
          <w:rFonts w:hint="cs"/>
          <w:lang w:bidi="fa-IR"/>
        </w:rPr>
        <w:t>ترس‌های</w:t>
      </w:r>
      <w:proofErr w:type="spellEnd"/>
      <w:r>
        <w:rPr>
          <w:rFonts w:hint="cs"/>
          <w:lang w:bidi="fa-IR"/>
        </w:rPr>
        <w:t xml:space="preserve"> اولیه در دوران کودکی است. به عقیده او، اضطراب مرگ به شکل نمادین و با </w:t>
      </w:r>
      <w:proofErr w:type="spellStart"/>
      <w:r>
        <w:rPr>
          <w:rFonts w:hint="cs"/>
          <w:lang w:bidi="fa-IR"/>
        </w:rPr>
        <w:t>پوشش‌های</w:t>
      </w:r>
      <w:proofErr w:type="spellEnd"/>
      <w:r>
        <w:rPr>
          <w:rFonts w:hint="cs"/>
          <w:lang w:bidi="fa-IR"/>
        </w:rPr>
        <w:t xml:space="preserve"> مختلف (مانند ترس از بیماری، تاریکی، یا از دست دادن) بروز </w:t>
      </w:r>
      <w:proofErr w:type="spellStart"/>
      <w:r>
        <w:rPr>
          <w:rFonts w:hint="cs"/>
          <w:lang w:bidi="fa-IR"/>
        </w:rPr>
        <w:t>می‌کند</w:t>
      </w:r>
      <w:proofErr w:type="spellEnd"/>
      <w:r>
        <w:rPr>
          <w:rFonts w:hint="cs"/>
          <w:lang w:bidi="fa-IR"/>
        </w:rPr>
        <w:t xml:space="preserve"> (فروید</w:t>
      </w:r>
      <w:r>
        <w:rPr>
          <w:rStyle w:val="FootnoteReference"/>
          <w:rFonts w:hint="cs"/>
          <w:lang w:bidi="fa-IR"/>
        </w:rPr>
        <w:footnoteReference w:id="31"/>
      </w:r>
      <w:r>
        <w:rPr>
          <w:rFonts w:hint="cs"/>
          <w:lang w:bidi="fa-IR"/>
        </w:rPr>
        <w:t xml:space="preserve"> ۱۹۲۰).</w:t>
      </w:r>
    </w:p>
    <w:p w14:paraId="405562E0" w14:textId="77777777" w:rsidR="00912462" w:rsidRDefault="00000000" w:rsidP="00503BED">
      <w:pPr>
        <w:keepNext/>
        <w:keepLines/>
        <w:spacing w:before="240" w:after="100" w:line="276" w:lineRule="auto"/>
        <w:rPr>
          <w:rFonts w:cs="B Lotus"/>
          <w:b/>
          <w:bCs/>
          <w:color w:val="auto"/>
          <w:lang w:bidi="fa-IR"/>
        </w:rPr>
      </w:pPr>
      <w:bookmarkStart w:id="13" w:name="_Hlk200162910"/>
      <w:r>
        <w:rPr>
          <w:rFonts w:cs="B Titr" w:hint="cs"/>
          <w:b/>
          <w:bCs/>
          <w:sz w:val="30"/>
          <w:szCs w:val="30"/>
          <w:lang w:bidi="fa-IR"/>
        </w:rPr>
        <w:t xml:space="preserve">۲-۲-۲-۲- </w:t>
      </w:r>
      <w:bookmarkEnd w:id="13"/>
      <w:r>
        <w:rPr>
          <w:rFonts w:cs="B Titr" w:hint="cs"/>
          <w:b/>
          <w:bCs/>
          <w:sz w:val="30"/>
          <w:szCs w:val="30"/>
          <w:lang w:bidi="fa-IR"/>
        </w:rPr>
        <w:t xml:space="preserve">نظریه </w:t>
      </w:r>
      <w:proofErr w:type="spellStart"/>
      <w:r>
        <w:rPr>
          <w:rFonts w:cs="B Titr" w:hint="cs"/>
          <w:b/>
          <w:bCs/>
          <w:sz w:val="30"/>
          <w:szCs w:val="30"/>
          <w:lang w:bidi="fa-IR"/>
        </w:rPr>
        <w:t>یالوم</w:t>
      </w:r>
      <w:proofErr w:type="spellEnd"/>
      <w:r>
        <w:rPr>
          <w:rFonts w:cs="B Titr" w:hint="cs"/>
          <w:b/>
          <w:bCs/>
          <w:sz w:val="30"/>
          <w:szCs w:val="30"/>
          <w:lang w:bidi="fa-IR"/>
        </w:rPr>
        <w:t xml:space="preserve"> (</w:t>
      </w:r>
      <w:proofErr w:type="spellStart"/>
      <w:r>
        <w:rPr>
          <w:rFonts w:cs="B Titr" w:hint="cs"/>
          <w:b/>
          <w:bCs/>
          <w:sz w:val="30"/>
          <w:szCs w:val="30"/>
          <w:lang w:bidi="fa-IR"/>
        </w:rPr>
        <w:t>وجودگرایی</w:t>
      </w:r>
      <w:proofErr w:type="spellEnd"/>
      <w:r>
        <w:rPr>
          <w:rFonts w:cs="B Titr" w:hint="cs"/>
          <w:b/>
          <w:bCs/>
          <w:sz w:val="30"/>
          <w:szCs w:val="30"/>
          <w:lang w:bidi="fa-IR"/>
        </w:rPr>
        <w:t>)</w:t>
      </w:r>
    </w:p>
    <w:p w14:paraId="26BEF51B" w14:textId="77777777" w:rsidR="00912462" w:rsidRDefault="00000000">
      <w:pPr>
        <w:ind w:firstLine="397"/>
        <w:jc w:val="both"/>
        <w:rPr>
          <w:rFonts w:cs="B Lotus"/>
          <w:color w:val="auto"/>
          <w:lang w:bidi="fa-IR"/>
        </w:rPr>
      </w:pPr>
      <w:r>
        <w:rPr>
          <w:rFonts w:hint="cs"/>
          <w:lang w:bidi="fa-IR"/>
        </w:rPr>
        <w:t xml:space="preserve">اروین </w:t>
      </w:r>
      <w:proofErr w:type="spellStart"/>
      <w:r>
        <w:rPr>
          <w:rFonts w:hint="cs"/>
          <w:lang w:bidi="fa-IR"/>
        </w:rPr>
        <w:t>یالوم</w:t>
      </w:r>
      <w:proofErr w:type="spellEnd"/>
      <w:r>
        <w:rPr>
          <w:rFonts w:hint="cs"/>
          <w:lang w:bidi="fa-IR"/>
        </w:rPr>
        <w:t xml:space="preserve"> اضطراب مرگ را یکی از چهار دغدغه اساسی انسان (مرگ، آزادی، تنهایی، </w:t>
      </w:r>
      <w:proofErr w:type="spellStart"/>
      <w:r>
        <w:rPr>
          <w:rFonts w:hint="cs"/>
          <w:lang w:bidi="fa-IR"/>
        </w:rPr>
        <w:t>بی‌معنایی</w:t>
      </w:r>
      <w:proofErr w:type="spellEnd"/>
      <w:r>
        <w:rPr>
          <w:rFonts w:hint="cs"/>
          <w:lang w:bidi="fa-IR"/>
        </w:rPr>
        <w:t xml:space="preserve">) معرفی </w:t>
      </w:r>
      <w:proofErr w:type="spellStart"/>
      <w:r>
        <w:rPr>
          <w:rFonts w:hint="cs"/>
          <w:lang w:bidi="fa-IR"/>
        </w:rPr>
        <w:t>می‌کند</w:t>
      </w:r>
      <w:proofErr w:type="spellEnd"/>
      <w:r>
        <w:rPr>
          <w:rFonts w:hint="cs"/>
          <w:lang w:bidi="fa-IR"/>
        </w:rPr>
        <w:t xml:space="preserve">. از دید او، انسان با آگاهی از مرگ و </w:t>
      </w:r>
      <w:proofErr w:type="spellStart"/>
      <w:r>
        <w:rPr>
          <w:rFonts w:hint="cs"/>
          <w:lang w:bidi="fa-IR"/>
        </w:rPr>
        <w:t>فناپذیری</w:t>
      </w:r>
      <w:proofErr w:type="spellEnd"/>
      <w:r>
        <w:rPr>
          <w:rFonts w:hint="cs"/>
          <w:lang w:bidi="fa-IR"/>
        </w:rPr>
        <w:t xml:space="preserve"> خویش دچار اضطراب </w:t>
      </w:r>
      <w:proofErr w:type="spellStart"/>
      <w:r>
        <w:rPr>
          <w:rFonts w:hint="cs"/>
          <w:lang w:bidi="fa-IR"/>
        </w:rPr>
        <w:t>می‌شود</w:t>
      </w:r>
      <w:proofErr w:type="spellEnd"/>
      <w:r>
        <w:rPr>
          <w:rFonts w:hint="cs"/>
          <w:lang w:bidi="fa-IR"/>
        </w:rPr>
        <w:t xml:space="preserve">. اما مواجهه اصیل با مرگ </w:t>
      </w:r>
      <w:proofErr w:type="spellStart"/>
      <w:r>
        <w:rPr>
          <w:rFonts w:hint="cs"/>
          <w:lang w:bidi="fa-IR"/>
        </w:rPr>
        <w:t>می‌تواند</w:t>
      </w:r>
      <w:proofErr w:type="spellEnd"/>
      <w:r>
        <w:rPr>
          <w:rFonts w:hint="cs"/>
          <w:lang w:bidi="fa-IR"/>
        </w:rPr>
        <w:t xml:space="preserve"> موجب رشد روانی، افزایش خودآگاهی و </w:t>
      </w:r>
      <w:proofErr w:type="spellStart"/>
      <w:r>
        <w:rPr>
          <w:rFonts w:hint="cs"/>
          <w:lang w:bidi="fa-IR"/>
        </w:rPr>
        <w:t>تجربه‌ی</w:t>
      </w:r>
      <w:proofErr w:type="spellEnd"/>
      <w:r>
        <w:rPr>
          <w:rFonts w:hint="cs"/>
          <w:lang w:bidi="fa-IR"/>
        </w:rPr>
        <w:t xml:space="preserve"> زندگی </w:t>
      </w:r>
      <w:proofErr w:type="spellStart"/>
      <w:r>
        <w:rPr>
          <w:rFonts w:hint="cs"/>
          <w:lang w:bidi="fa-IR"/>
        </w:rPr>
        <w:t>معنا‌دارتر</w:t>
      </w:r>
      <w:proofErr w:type="spellEnd"/>
      <w:r>
        <w:rPr>
          <w:rFonts w:hint="cs"/>
          <w:lang w:bidi="fa-IR"/>
        </w:rPr>
        <w:t xml:space="preserve"> شود (</w:t>
      </w:r>
      <w:proofErr w:type="spellStart"/>
      <w:r>
        <w:rPr>
          <w:rFonts w:hint="cs"/>
          <w:lang w:bidi="fa-IR"/>
        </w:rPr>
        <w:t>یالوم</w:t>
      </w:r>
      <w:proofErr w:type="spellEnd"/>
      <w:r>
        <w:rPr>
          <w:rFonts w:hint="cs"/>
          <w:lang w:bidi="fa-IR"/>
        </w:rPr>
        <w:t xml:space="preserve"> </w:t>
      </w:r>
      <w:r>
        <w:rPr>
          <w:rStyle w:val="FootnoteReference"/>
          <w:rFonts w:hint="cs"/>
          <w:lang w:bidi="fa-IR"/>
        </w:rPr>
        <w:footnoteReference w:id="32"/>
      </w:r>
      <w:r>
        <w:rPr>
          <w:rFonts w:hint="cs"/>
          <w:lang w:bidi="fa-IR"/>
        </w:rPr>
        <w:t>۱۹۸۰).</w:t>
      </w:r>
    </w:p>
    <w:p w14:paraId="06CDDC76" w14:textId="77777777" w:rsidR="00912462" w:rsidRDefault="00000000" w:rsidP="00503BED">
      <w:pPr>
        <w:keepNext/>
        <w:keepLines/>
        <w:spacing w:before="240" w:after="100" w:line="276" w:lineRule="auto"/>
        <w:rPr>
          <w:rFonts w:cs="B Lotus"/>
          <w:b/>
          <w:bCs/>
          <w:color w:val="auto"/>
          <w:lang w:bidi="fa-IR"/>
        </w:rPr>
      </w:pPr>
      <w:bookmarkStart w:id="14" w:name="_Hlk200163160"/>
      <w:r>
        <w:rPr>
          <w:rFonts w:cs="B Titr" w:hint="cs"/>
          <w:b/>
          <w:bCs/>
          <w:sz w:val="30"/>
          <w:szCs w:val="30"/>
          <w:lang w:bidi="fa-IR"/>
        </w:rPr>
        <w:t xml:space="preserve">۲-۲-۲-۳- </w:t>
      </w:r>
      <w:bookmarkEnd w:id="14"/>
      <w:r>
        <w:rPr>
          <w:rFonts w:cs="B Titr" w:hint="cs"/>
          <w:b/>
          <w:bCs/>
          <w:sz w:val="30"/>
          <w:szCs w:val="30"/>
          <w:lang w:bidi="fa-IR"/>
        </w:rPr>
        <w:t>نظریه مدیریت وحشت (</w:t>
      </w:r>
      <w:r>
        <w:rPr>
          <w:rFonts w:ascii="Times New Roman" w:hAnsi="Times New Roman" w:cs="B Lotus"/>
          <w:b/>
          <w:bCs/>
          <w:sz w:val="30"/>
          <w:szCs w:val="30"/>
          <w:rtl w:val="0"/>
        </w:rPr>
        <w:t>TMT</w:t>
      </w:r>
      <w:r>
        <w:rPr>
          <w:rFonts w:cs="B Titr" w:hint="cs"/>
          <w:b/>
          <w:bCs/>
          <w:sz w:val="30"/>
          <w:szCs w:val="30"/>
          <w:lang w:bidi="fa-IR"/>
        </w:rPr>
        <w:t>)</w:t>
      </w:r>
    </w:p>
    <w:p w14:paraId="228F5191" w14:textId="77777777" w:rsidR="00912462" w:rsidRDefault="00000000">
      <w:pPr>
        <w:ind w:firstLine="397"/>
        <w:jc w:val="both"/>
        <w:rPr>
          <w:rFonts w:cs="B Lotus"/>
          <w:color w:val="auto"/>
          <w:lang w:bidi="fa-IR"/>
        </w:rPr>
      </w:pPr>
      <w:r>
        <w:rPr>
          <w:rFonts w:hint="cs"/>
          <w:lang w:bidi="fa-IR"/>
        </w:rPr>
        <w:t xml:space="preserve">طبق این نظریه، که توسط </w:t>
      </w:r>
      <w:proofErr w:type="spellStart"/>
      <w:r>
        <w:rPr>
          <w:rFonts w:hint="cs"/>
          <w:lang w:bidi="fa-IR"/>
        </w:rPr>
        <w:t>گرینبرگ</w:t>
      </w:r>
      <w:proofErr w:type="spellEnd"/>
      <w:r>
        <w:rPr>
          <w:rFonts w:hint="cs"/>
          <w:lang w:bidi="fa-IR"/>
        </w:rPr>
        <w:t xml:space="preserve"> و همکارانش مطرح شده است، </w:t>
      </w:r>
      <w:proofErr w:type="spellStart"/>
      <w:r>
        <w:rPr>
          <w:rFonts w:hint="cs"/>
          <w:lang w:bidi="fa-IR"/>
        </w:rPr>
        <w:t>انسان‌ها</w:t>
      </w:r>
      <w:proofErr w:type="spellEnd"/>
      <w:r>
        <w:rPr>
          <w:rFonts w:hint="cs"/>
          <w:lang w:bidi="fa-IR"/>
        </w:rPr>
        <w:t xml:space="preserve"> برای مقابله با اضطراب مرگ، به </w:t>
      </w:r>
      <w:proofErr w:type="spellStart"/>
      <w:r>
        <w:rPr>
          <w:rFonts w:hint="cs"/>
          <w:lang w:bidi="fa-IR"/>
        </w:rPr>
        <w:t>سیستم‌های</w:t>
      </w:r>
      <w:proofErr w:type="spellEnd"/>
      <w:r>
        <w:rPr>
          <w:rFonts w:hint="cs"/>
          <w:lang w:bidi="fa-IR"/>
        </w:rPr>
        <w:t xml:space="preserve"> دفاعی </w:t>
      </w:r>
      <w:proofErr w:type="spellStart"/>
      <w:r>
        <w:rPr>
          <w:rFonts w:hint="cs"/>
          <w:lang w:bidi="fa-IR"/>
        </w:rPr>
        <w:t>روان‌شناختی</w:t>
      </w:r>
      <w:proofErr w:type="spellEnd"/>
      <w:r>
        <w:rPr>
          <w:rFonts w:hint="cs"/>
          <w:lang w:bidi="fa-IR"/>
        </w:rPr>
        <w:t xml:space="preserve"> مانند باورهای مذهبی، هویت فرهنگی و </w:t>
      </w:r>
      <w:proofErr w:type="spellStart"/>
      <w:r>
        <w:rPr>
          <w:rFonts w:hint="cs"/>
          <w:lang w:bidi="fa-IR"/>
        </w:rPr>
        <w:t>عزت‌نفس</w:t>
      </w:r>
      <w:proofErr w:type="spellEnd"/>
      <w:r>
        <w:rPr>
          <w:rFonts w:hint="cs"/>
          <w:lang w:bidi="fa-IR"/>
        </w:rPr>
        <w:t xml:space="preserve"> متوسل </w:t>
      </w:r>
      <w:proofErr w:type="spellStart"/>
      <w:r>
        <w:rPr>
          <w:rFonts w:hint="cs"/>
          <w:lang w:bidi="fa-IR"/>
        </w:rPr>
        <w:t>می‌شوند</w:t>
      </w:r>
      <w:proofErr w:type="spellEnd"/>
      <w:r>
        <w:rPr>
          <w:rFonts w:hint="cs"/>
          <w:lang w:bidi="fa-IR"/>
        </w:rPr>
        <w:t xml:space="preserve">. یادآوری مرگ باعث </w:t>
      </w:r>
      <w:proofErr w:type="spellStart"/>
      <w:r>
        <w:rPr>
          <w:rFonts w:hint="cs"/>
          <w:lang w:bidi="fa-IR"/>
        </w:rPr>
        <w:t>می‌شود</w:t>
      </w:r>
      <w:proofErr w:type="spellEnd"/>
      <w:r>
        <w:rPr>
          <w:rFonts w:hint="cs"/>
          <w:lang w:bidi="fa-IR"/>
        </w:rPr>
        <w:t xml:space="preserve"> افراد تلاش کنند تا بیشتر با </w:t>
      </w:r>
      <w:proofErr w:type="spellStart"/>
      <w:r>
        <w:rPr>
          <w:rFonts w:hint="cs"/>
          <w:lang w:bidi="fa-IR"/>
        </w:rPr>
        <w:t>ارزش‌ها</w:t>
      </w:r>
      <w:proofErr w:type="spellEnd"/>
      <w:r>
        <w:rPr>
          <w:rFonts w:hint="cs"/>
          <w:lang w:bidi="fa-IR"/>
        </w:rPr>
        <w:t xml:space="preserve"> و هنجارهای فرهنگی خود همسو شوند تا احساس جاودانگی نمادین پیدا کنند(گرین برگ</w:t>
      </w:r>
      <w:r>
        <w:rPr>
          <w:rStyle w:val="FootnoteReference"/>
          <w:rFonts w:hint="cs"/>
          <w:lang w:bidi="fa-IR"/>
        </w:rPr>
        <w:footnoteReference w:id="33"/>
      </w:r>
      <w:r>
        <w:rPr>
          <w:rFonts w:hint="cs"/>
          <w:lang w:bidi="fa-IR"/>
        </w:rPr>
        <w:t xml:space="preserve"> و همکاران، ۱۹۸۶).</w:t>
      </w:r>
    </w:p>
    <w:p w14:paraId="6F38F214"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۲-۲-۲-۴- نظریه دلبستگی</w:t>
      </w:r>
    </w:p>
    <w:p w14:paraId="76ABD143" w14:textId="77777777" w:rsidR="00912462" w:rsidRDefault="00000000">
      <w:pPr>
        <w:ind w:firstLine="397"/>
        <w:jc w:val="both"/>
        <w:rPr>
          <w:rFonts w:cs="B Lotus"/>
          <w:color w:val="auto"/>
          <w:lang w:bidi="fa-IR"/>
        </w:rPr>
      </w:pPr>
      <w:proofErr w:type="spellStart"/>
      <w:r>
        <w:rPr>
          <w:rFonts w:hint="cs"/>
          <w:lang w:bidi="fa-IR"/>
        </w:rPr>
        <w:t>میکولینسر</w:t>
      </w:r>
      <w:proofErr w:type="spellEnd"/>
      <w:r>
        <w:rPr>
          <w:rFonts w:hint="cs"/>
          <w:lang w:bidi="fa-IR"/>
        </w:rPr>
        <w:t xml:space="preserve"> و </w:t>
      </w:r>
      <w:proofErr w:type="spellStart"/>
      <w:r>
        <w:rPr>
          <w:rFonts w:hint="cs"/>
          <w:lang w:bidi="fa-IR"/>
        </w:rPr>
        <w:t>فلوریان</w:t>
      </w:r>
      <w:proofErr w:type="spellEnd"/>
      <w:r>
        <w:rPr>
          <w:rStyle w:val="FootnoteReference"/>
          <w:rFonts w:hint="cs"/>
          <w:lang w:bidi="fa-IR"/>
        </w:rPr>
        <w:footnoteReference w:id="34"/>
      </w:r>
      <w:r>
        <w:rPr>
          <w:rFonts w:hint="cs"/>
          <w:lang w:bidi="fa-IR"/>
        </w:rPr>
        <w:t xml:space="preserve"> (۲۰۰۰) با تکیه بر نظریه دلبستگی </w:t>
      </w:r>
      <w:proofErr w:type="spellStart"/>
      <w:r>
        <w:rPr>
          <w:rFonts w:hint="cs"/>
          <w:lang w:bidi="fa-IR"/>
        </w:rPr>
        <w:t>بالبی</w:t>
      </w:r>
      <w:proofErr w:type="spellEnd"/>
      <w:r>
        <w:rPr>
          <w:rFonts w:hint="cs"/>
          <w:lang w:bidi="fa-IR"/>
        </w:rPr>
        <w:t xml:space="preserve">، معتقدند سبک دلبستگی فرد در دوران کودکی، </w:t>
      </w:r>
      <w:proofErr w:type="spellStart"/>
      <w:r>
        <w:rPr>
          <w:rFonts w:hint="cs"/>
          <w:lang w:bidi="fa-IR"/>
        </w:rPr>
        <w:t>تعیین‌کننده</w:t>
      </w:r>
      <w:proofErr w:type="spellEnd"/>
      <w:r>
        <w:rPr>
          <w:rFonts w:hint="cs"/>
          <w:lang w:bidi="fa-IR"/>
        </w:rPr>
        <w:t xml:space="preserve"> میزان تحمل و </w:t>
      </w:r>
      <w:proofErr w:type="spellStart"/>
      <w:r>
        <w:rPr>
          <w:rFonts w:hint="cs"/>
          <w:lang w:bidi="fa-IR"/>
        </w:rPr>
        <w:t>تاب‌آوری</w:t>
      </w:r>
      <w:proofErr w:type="spellEnd"/>
      <w:r>
        <w:rPr>
          <w:rFonts w:hint="cs"/>
          <w:lang w:bidi="fa-IR"/>
        </w:rPr>
        <w:t xml:space="preserve"> او در برابر اضطراب مرگ در بزرگسالی است. افراد با دلبستگی ایمن در مواجهه با تهدیدات </w:t>
      </w:r>
      <w:proofErr w:type="spellStart"/>
      <w:r>
        <w:rPr>
          <w:rFonts w:hint="cs"/>
          <w:lang w:bidi="fa-IR"/>
        </w:rPr>
        <w:t>وجودی</w:t>
      </w:r>
      <w:proofErr w:type="spellEnd"/>
      <w:r>
        <w:rPr>
          <w:rFonts w:hint="cs"/>
          <w:lang w:bidi="fa-IR"/>
        </w:rPr>
        <w:t>، از جمله مرگ، سازگاری بیشتری دارند.</w:t>
      </w:r>
    </w:p>
    <w:p w14:paraId="3887FC0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۲-۲-۳- ابعاد اضطراب مرگ</w:t>
      </w:r>
    </w:p>
    <w:p w14:paraId="53DCD97C" w14:textId="77777777" w:rsidR="00912462" w:rsidRDefault="00000000">
      <w:pPr>
        <w:ind w:firstLine="397"/>
        <w:jc w:val="both"/>
        <w:rPr>
          <w:rFonts w:cs="B Lotus"/>
          <w:color w:val="auto"/>
          <w:lang w:bidi="fa-IR"/>
        </w:rPr>
      </w:pPr>
      <w:r>
        <w:rPr>
          <w:rFonts w:hint="cs"/>
          <w:lang w:bidi="fa-IR"/>
        </w:rPr>
        <w:t xml:space="preserve">پژوهشگران مختلف ابعاد گوناگونی را برای اضطراب مرگ </w:t>
      </w:r>
      <w:proofErr w:type="spellStart"/>
      <w:r>
        <w:rPr>
          <w:rFonts w:hint="cs"/>
          <w:lang w:bidi="fa-IR"/>
        </w:rPr>
        <w:t>برشمرده‌اند</w:t>
      </w:r>
      <w:proofErr w:type="spellEnd"/>
      <w:r>
        <w:rPr>
          <w:rFonts w:hint="cs"/>
          <w:lang w:bidi="fa-IR"/>
        </w:rPr>
        <w:t xml:space="preserve">. از جمله </w:t>
      </w:r>
      <w:proofErr w:type="spellStart"/>
      <w:r>
        <w:rPr>
          <w:rFonts w:hint="cs"/>
          <w:lang w:bidi="fa-IR"/>
        </w:rPr>
        <w:t>رایج‌ترین</w:t>
      </w:r>
      <w:proofErr w:type="spellEnd"/>
      <w:r>
        <w:rPr>
          <w:rFonts w:hint="cs"/>
          <w:lang w:bidi="fa-IR"/>
        </w:rPr>
        <w:t xml:space="preserve"> </w:t>
      </w:r>
      <w:proofErr w:type="spellStart"/>
      <w:r>
        <w:rPr>
          <w:rFonts w:hint="cs"/>
          <w:lang w:bidi="fa-IR"/>
        </w:rPr>
        <w:t>طبقه‌بندی‌ها</w:t>
      </w:r>
      <w:proofErr w:type="spellEnd"/>
      <w:r>
        <w:rPr>
          <w:rFonts w:hint="cs"/>
          <w:lang w:bidi="fa-IR"/>
        </w:rPr>
        <w:t xml:space="preserve">، </w:t>
      </w:r>
      <w:proofErr w:type="spellStart"/>
      <w:r>
        <w:rPr>
          <w:rFonts w:hint="cs"/>
          <w:lang w:bidi="fa-IR"/>
        </w:rPr>
        <w:t>می‌توان</w:t>
      </w:r>
      <w:proofErr w:type="spellEnd"/>
      <w:r>
        <w:rPr>
          <w:rFonts w:hint="cs"/>
          <w:lang w:bidi="fa-IR"/>
        </w:rPr>
        <w:t xml:space="preserve"> به موارد زیر اشاره کرد:</w:t>
      </w:r>
    </w:p>
    <w:p w14:paraId="5A903952" w14:textId="77777777" w:rsidR="00912462" w:rsidRDefault="00000000">
      <w:pPr>
        <w:numPr>
          <w:ilvl w:val="0"/>
          <w:numId w:val="21"/>
        </w:numPr>
        <w:ind w:left="0" w:firstLine="397"/>
        <w:jc w:val="both"/>
        <w:rPr>
          <w:rFonts w:cs="B Lotus"/>
          <w:color w:val="auto"/>
          <w:lang w:bidi="fa-IR"/>
        </w:rPr>
      </w:pPr>
      <w:r>
        <w:rPr>
          <w:rFonts w:hint="cs"/>
          <w:lang w:bidi="fa-IR"/>
        </w:rPr>
        <w:t>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pPr>
      <w:r>
        <w:rPr>
          <w:rFonts w:hint="cs"/>
          <w:lang w:bidi="fa-IR"/>
        </w:rPr>
        <w:t xml:space="preserve">ترس از </w:t>
      </w:r>
      <w:proofErr w:type="spellStart"/>
      <w:r>
        <w:rPr>
          <w:rFonts w:hint="cs"/>
          <w:lang w:bidi="fa-IR"/>
        </w:rPr>
        <w:t>ناشناخته‌ها</w:t>
      </w:r>
      <w:proofErr w:type="spellEnd"/>
      <w:r>
        <w:rPr>
          <w:rFonts w:hint="cs"/>
          <w:lang w:bidi="fa-IR"/>
        </w:rPr>
        <w:t xml:space="preserve"> و ندانستن آنچه پس از مرگ رخ </w:t>
      </w:r>
      <w:proofErr w:type="spellStart"/>
      <w:r>
        <w:rPr>
          <w:rFonts w:hint="cs"/>
          <w:lang w:bidi="fa-IR"/>
        </w:rPr>
        <w:t>می‌دهد</w:t>
      </w:r>
      <w:proofErr w:type="spellEnd"/>
    </w:p>
    <w:p w14:paraId="4BCD1E85" w14:textId="77777777" w:rsidR="00912462" w:rsidRDefault="00000000">
      <w:pPr>
        <w:numPr>
          <w:ilvl w:val="0"/>
          <w:numId w:val="21"/>
        </w:numPr>
        <w:ind w:left="0" w:firstLine="397"/>
        <w:jc w:val="both"/>
        <w:rPr>
          <w:rFonts w:cs="B Lotus"/>
          <w:color w:val="auto"/>
          <w:lang w:bidi="fa-IR"/>
        </w:rPr>
      </w:pPr>
      <w:r>
        <w:rPr>
          <w:rFonts w:hint="cs"/>
          <w:lang w:bidi="fa-IR"/>
        </w:rPr>
        <w:t xml:space="preserve">نگرانی درباره از دست دادن </w:t>
      </w:r>
      <w:proofErr w:type="spellStart"/>
      <w:r>
        <w:rPr>
          <w:rFonts w:hint="cs"/>
          <w:lang w:bidi="fa-IR"/>
        </w:rPr>
        <w:t>فرصت‌های</w:t>
      </w:r>
      <w:proofErr w:type="spellEnd"/>
      <w:r>
        <w:rPr>
          <w:rFonts w:hint="cs"/>
          <w:lang w:bidi="fa-IR"/>
        </w:rPr>
        <w:t xml:space="preserve"> زندگی</w:t>
      </w:r>
    </w:p>
    <w:p w14:paraId="1718BA72" w14:textId="77777777" w:rsidR="00912462" w:rsidRDefault="00000000">
      <w:pPr>
        <w:numPr>
          <w:ilvl w:val="0"/>
          <w:numId w:val="21"/>
        </w:numPr>
        <w:ind w:left="0" w:firstLine="397"/>
        <w:jc w:val="both"/>
        <w:rPr>
          <w:rFonts w:cs="B Lotus"/>
          <w:color w:val="auto"/>
          <w:lang w:bidi="fa-IR"/>
        </w:rPr>
      </w:pPr>
      <w:r>
        <w:rPr>
          <w:rFonts w:hint="cs"/>
          <w:lang w:bidi="fa-IR"/>
        </w:rPr>
        <w:t xml:space="preserve">ترس از جدایی از عزیزان و آسیب دیدن </w:t>
      </w:r>
      <w:proofErr w:type="spellStart"/>
      <w:r>
        <w:rPr>
          <w:rFonts w:hint="cs"/>
          <w:lang w:bidi="fa-IR"/>
        </w:rPr>
        <w:t>آن‌ها</w:t>
      </w:r>
      <w:proofErr w:type="spellEnd"/>
    </w:p>
    <w:p w14:paraId="2AB570FF" w14:textId="77777777" w:rsidR="00912462" w:rsidRDefault="00000000">
      <w:pPr>
        <w:numPr>
          <w:ilvl w:val="0"/>
          <w:numId w:val="21"/>
        </w:numPr>
        <w:ind w:left="0" w:firstLine="397"/>
        <w:jc w:val="both"/>
        <w:rPr>
          <w:rFonts w:cs="B Lotus"/>
          <w:color w:val="auto"/>
          <w:lang w:bidi="fa-IR"/>
        </w:rPr>
      </w:pPr>
      <w:r>
        <w:rPr>
          <w:rFonts w:hint="cs"/>
          <w:lang w:bidi="fa-IR"/>
        </w:rPr>
        <w:t xml:space="preserve">نگرانی </w:t>
      </w:r>
      <w:proofErr w:type="spellStart"/>
      <w:r>
        <w:rPr>
          <w:rFonts w:hint="cs"/>
          <w:lang w:bidi="fa-IR"/>
        </w:rPr>
        <w:t>درباره‌ی</w:t>
      </w:r>
      <w:proofErr w:type="spellEnd"/>
      <w:r>
        <w:rPr>
          <w:rFonts w:hint="cs"/>
          <w:lang w:bidi="fa-IR"/>
        </w:rPr>
        <w:t xml:space="preserve"> تأثیر منفی مرگ بر دیگران (</w:t>
      </w:r>
      <w:proofErr w:type="spellStart"/>
      <w:r>
        <w:rPr>
          <w:rFonts w:hint="cs"/>
          <w:lang w:bidi="fa-IR"/>
        </w:rPr>
        <w:t>وابستگان</w:t>
      </w:r>
      <w:proofErr w:type="spellEnd"/>
      <w:r>
        <w:rPr>
          <w:rFonts w:hint="cs"/>
          <w:lang w:bidi="fa-IR"/>
        </w:rPr>
        <w:t>)</w:t>
      </w:r>
    </w:p>
    <w:p w14:paraId="0DBCA85A" w14:textId="77777777" w:rsidR="00912462" w:rsidRDefault="00000000">
      <w:pPr>
        <w:numPr>
          <w:ilvl w:val="0"/>
          <w:numId w:val="21"/>
        </w:numPr>
        <w:ind w:left="0" w:firstLine="397"/>
        <w:jc w:val="both"/>
        <w:rPr>
          <w:rFonts w:cs="B Lotus"/>
          <w:color w:val="auto"/>
          <w:lang w:bidi="fa-IR"/>
        </w:rPr>
      </w:pPr>
      <w:r>
        <w:rPr>
          <w:rFonts w:hint="cs"/>
          <w:lang w:bidi="fa-IR"/>
        </w:rPr>
        <w:t xml:space="preserve">اضطراب درباره </w:t>
      </w:r>
      <w:proofErr w:type="spellStart"/>
      <w:r>
        <w:rPr>
          <w:rFonts w:hint="cs"/>
          <w:lang w:bidi="fa-IR"/>
        </w:rPr>
        <w:t>نحوه‌ی</w:t>
      </w:r>
      <w:proofErr w:type="spellEnd"/>
      <w:r>
        <w:rPr>
          <w:rFonts w:hint="cs"/>
          <w:lang w:bidi="fa-IR"/>
        </w:rPr>
        <w:t xml:space="preserve"> به یاد آوردن فرد پس از مرگ (میراث روانی)</w:t>
      </w:r>
    </w:p>
    <w:p w14:paraId="199343A3"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۲-۲-۴- عوامل مؤثر بر اضطراب مرگ در سالمندان</w:t>
      </w:r>
    </w:p>
    <w:p w14:paraId="41968DDF" w14:textId="77777777" w:rsidR="00912462" w:rsidRDefault="00000000">
      <w:pPr>
        <w:ind w:firstLine="397"/>
        <w:jc w:val="both"/>
        <w:rPr>
          <w:rFonts w:cs="B Lotus"/>
          <w:color w:val="auto"/>
          <w:lang w:bidi="fa-IR"/>
        </w:rPr>
      </w:pPr>
      <w:r>
        <w:rPr>
          <w:rFonts w:hint="cs"/>
          <w:lang w:bidi="fa-IR"/>
        </w:rPr>
        <w:t xml:space="preserve">اضطراب مرگ در سالمندان تحت تأثیر عوامل </w:t>
      </w:r>
      <w:proofErr w:type="spellStart"/>
      <w:r>
        <w:rPr>
          <w:rFonts w:hint="cs"/>
          <w:lang w:bidi="fa-IR"/>
        </w:rPr>
        <w:t>روان‌شناختی</w:t>
      </w:r>
      <w:proofErr w:type="spellEnd"/>
      <w:r>
        <w:rPr>
          <w:rFonts w:hint="cs"/>
          <w:lang w:bidi="fa-IR"/>
        </w:rPr>
        <w:t xml:space="preserve">، اجتماعی و معنوی قرار دارد. </w:t>
      </w:r>
      <w:proofErr w:type="spellStart"/>
      <w:r>
        <w:rPr>
          <w:rFonts w:hint="cs"/>
          <w:lang w:bidi="fa-IR"/>
        </w:rPr>
        <w:t>مهم‌ترین</w:t>
      </w:r>
      <w:proofErr w:type="spellEnd"/>
      <w:r>
        <w:rPr>
          <w:rFonts w:hint="cs"/>
          <w:lang w:bidi="fa-IR"/>
        </w:rPr>
        <w:t xml:space="preserve"> عوامل </w:t>
      </w:r>
      <w:proofErr w:type="spellStart"/>
      <w:r>
        <w:rPr>
          <w:rFonts w:hint="cs"/>
          <w:lang w:bidi="fa-IR"/>
        </w:rPr>
        <w:t>عبارت‌اند</w:t>
      </w:r>
      <w:proofErr w:type="spellEnd"/>
      <w:r>
        <w:rPr>
          <w:rFonts w:hint="cs"/>
          <w:lang w:bidi="fa-IR"/>
        </w:rPr>
        <w:t xml:space="preserve"> از:</w:t>
      </w:r>
    </w:p>
    <w:p w14:paraId="47CD6CB1" w14:textId="77777777" w:rsidR="00912462" w:rsidRDefault="00000000">
      <w:pPr>
        <w:numPr>
          <w:ilvl w:val="0"/>
          <w:numId w:val="20"/>
        </w:numPr>
        <w:ind w:left="0" w:firstLine="397"/>
        <w:jc w:val="both"/>
        <w:rPr>
          <w:rFonts w:cs="B Lotus"/>
          <w:color w:val="auto"/>
          <w:lang w:bidi="fa-IR"/>
        </w:rPr>
      </w:pPr>
      <w:r>
        <w:rPr>
          <w:rFonts w:hint="cs"/>
          <w:lang w:bidi="fa-IR"/>
        </w:rPr>
        <w:t>تجربه مرگ نزدیکان یا همسر</w:t>
      </w:r>
    </w:p>
    <w:p w14:paraId="2ECFA37C" w14:textId="77777777" w:rsidR="00912462" w:rsidRDefault="00000000">
      <w:pPr>
        <w:numPr>
          <w:ilvl w:val="0"/>
          <w:numId w:val="20"/>
        </w:numPr>
        <w:ind w:left="0" w:firstLine="397"/>
        <w:jc w:val="both"/>
        <w:rPr>
          <w:rFonts w:cs="B Lotus"/>
          <w:color w:val="auto"/>
          <w:lang w:bidi="fa-IR"/>
        </w:rPr>
      </w:pPr>
      <w:r>
        <w:rPr>
          <w:rFonts w:hint="cs"/>
          <w:lang w:bidi="fa-IR"/>
        </w:rPr>
        <w:lastRenderedPageBreak/>
        <w:t>سطح سلامت جسمی و روانی</w:t>
      </w:r>
    </w:p>
    <w:p w14:paraId="6EBF9613" w14:textId="77777777" w:rsidR="00912462" w:rsidRDefault="00000000">
      <w:pPr>
        <w:numPr>
          <w:ilvl w:val="0"/>
          <w:numId w:val="20"/>
        </w:numPr>
        <w:ind w:left="0" w:firstLine="397"/>
        <w:jc w:val="both"/>
        <w:rPr>
          <w:rFonts w:cs="B Lotus"/>
          <w:color w:val="auto"/>
          <w:lang w:bidi="fa-IR"/>
        </w:rPr>
      </w:pPr>
      <w:r>
        <w:rPr>
          <w:rFonts w:hint="cs"/>
          <w:lang w:bidi="fa-IR"/>
        </w:rPr>
        <w:t>باورهای مذهبی و معنوی</w:t>
      </w:r>
    </w:p>
    <w:p w14:paraId="46ED426D" w14:textId="77777777" w:rsidR="00912462" w:rsidRDefault="00000000">
      <w:pPr>
        <w:numPr>
          <w:ilvl w:val="0"/>
          <w:numId w:val="20"/>
        </w:numPr>
        <w:ind w:left="0" w:firstLine="397"/>
        <w:jc w:val="both"/>
        <w:rPr>
          <w:rFonts w:cs="B Lotus"/>
          <w:color w:val="auto"/>
          <w:lang w:bidi="fa-IR"/>
        </w:rPr>
      </w:pPr>
      <w:r>
        <w:rPr>
          <w:rFonts w:hint="cs"/>
          <w:lang w:bidi="fa-IR"/>
        </w:rPr>
        <w:t>سطح هوش معنوی</w:t>
      </w:r>
    </w:p>
    <w:p w14:paraId="171A1C41" w14:textId="77777777" w:rsidR="00912462" w:rsidRDefault="00000000">
      <w:pPr>
        <w:numPr>
          <w:ilvl w:val="0"/>
          <w:numId w:val="20"/>
        </w:numPr>
        <w:ind w:left="0" w:firstLine="397"/>
        <w:jc w:val="both"/>
        <w:rPr>
          <w:rFonts w:cs="B Lotus"/>
          <w:color w:val="auto"/>
          <w:lang w:bidi="fa-IR"/>
        </w:rPr>
      </w:pPr>
      <w:r>
        <w:rPr>
          <w:rFonts w:hint="cs"/>
          <w:lang w:bidi="fa-IR"/>
        </w:rPr>
        <w:t xml:space="preserve">سبک دلبستگی و </w:t>
      </w:r>
      <w:proofErr w:type="spellStart"/>
      <w:r>
        <w:rPr>
          <w:rFonts w:hint="cs"/>
          <w:lang w:bidi="fa-IR"/>
        </w:rPr>
        <w:t>تجربه‌های</w:t>
      </w:r>
      <w:proofErr w:type="spellEnd"/>
      <w:r>
        <w:rPr>
          <w:rFonts w:hint="cs"/>
          <w:lang w:bidi="fa-IR"/>
        </w:rPr>
        <w:t xml:space="preserve"> عاطفی دوران کودکی</w:t>
      </w:r>
    </w:p>
    <w:p w14:paraId="5FBA961E" w14:textId="77777777" w:rsidR="00912462" w:rsidRDefault="00000000">
      <w:pPr>
        <w:numPr>
          <w:ilvl w:val="0"/>
          <w:numId w:val="20"/>
        </w:numPr>
        <w:ind w:left="0" w:firstLine="397"/>
        <w:jc w:val="both"/>
        <w:rPr>
          <w:rFonts w:cs="B Lotus"/>
          <w:b/>
          <w:bCs/>
          <w:color w:val="auto"/>
          <w:lang w:bidi="fa-IR"/>
        </w:rPr>
      </w:pPr>
      <w:r>
        <w:rPr>
          <w:rFonts w:hint="cs"/>
          <w:lang w:bidi="fa-IR"/>
        </w:rPr>
        <w:t>میزان حمایت اجتماعی و خانوادگی</w:t>
      </w:r>
    </w:p>
    <w:p w14:paraId="141DF90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۲-۲-۵- اضطراب مرگ و سالمندی</w:t>
      </w:r>
    </w:p>
    <w:p w14:paraId="5CE86719" w14:textId="77777777" w:rsidR="00912462" w:rsidRDefault="00000000">
      <w:pPr>
        <w:ind w:firstLine="397"/>
        <w:jc w:val="both"/>
        <w:rPr>
          <w:rFonts w:cs="B Lotus"/>
          <w:color w:val="auto"/>
          <w:lang w:bidi="fa-IR"/>
        </w:rPr>
      </w:pPr>
      <w:r>
        <w:rPr>
          <w:rFonts w:hint="cs"/>
          <w:lang w:bidi="fa-IR"/>
        </w:rPr>
        <w:t xml:space="preserve">دوران سالمندی با کاهش </w:t>
      </w:r>
      <w:proofErr w:type="spellStart"/>
      <w:r>
        <w:rPr>
          <w:rFonts w:hint="cs"/>
          <w:lang w:bidi="fa-IR"/>
        </w:rPr>
        <w:t>توانایی‌های</w:t>
      </w:r>
      <w:proofErr w:type="spellEnd"/>
      <w:r>
        <w:rPr>
          <w:rFonts w:hint="cs"/>
          <w:lang w:bidi="fa-IR"/>
        </w:rPr>
        <w:t xml:space="preserve"> جسمانی، بازنشستگی، تنهایی، و افزایش احتمال ابتلا به </w:t>
      </w:r>
      <w:proofErr w:type="spellStart"/>
      <w:r>
        <w:rPr>
          <w:rFonts w:hint="cs"/>
          <w:lang w:bidi="fa-IR"/>
        </w:rPr>
        <w:t>بیماری‌های</w:t>
      </w:r>
      <w:proofErr w:type="spellEnd"/>
      <w:r>
        <w:rPr>
          <w:rFonts w:hint="cs"/>
          <w:lang w:bidi="fa-IR"/>
        </w:rPr>
        <w:t xml:space="preserve"> مزمن همراه است. این عوامل، احتمال بروز اضطراب مرگ را افزایش </w:t>
      </w:r>
      <w:proofErr w:type="spellStart"/>
      <w:r>
        <w:rPr>
          <w:rFonts w:hint="cs"/>
          <w:lang w:bidi="fa-IR"/>
        </w:rPr>
        <w:t>می‌دهند</w:t>
      </w:r>
      <w:proofErr w:type="spellEnd"/>
      <w:r>
        <w:rPr>
          <w:rFonts w:hint="cs"/>
          <w:lang w:bidi="fa-IR"/>
        </w:rPr>
        <w:t xml:space="preserve">. با این حال، </w:t>
      </w:r>
      <w:proofErr w:type="spellStart"/>
      <w:r>
        <w:rPr>
          <w:rFonts w:hint="cs"/>
          <w:lang w:bidi="fa-IR"/>
        </w:rPr>
        <w:t>پژوهش‌ها</w:t>
      </w:r>
      <w:proofErr w:type="spellEnd"/>
      <w:r>
        <w:rPr>
          <w:rFonts w:hint="cs"/>
          <w:lang w:bidi="fa-IR"/>
        </w:rPr>
        <w:t xml:space="preserve"> نشان </w:t>
      </w:r>
      <w:proofErr w:type="spellStart"/>
      <w:r>
        <w:rPr>
          <w:rFonts w:hint="cs"/>
          <w:lang w:bidi="fa-IR"/>
        </w:rPr>
        <w:t>داده‌اند</w:t>
      </w:r>
      <w:proofErr w:type="spellEnd"/>
      <w:r>
        <w:rPr>
          <w:rFonts w:hint="cs"/>
          <w:lang w:bidi="fa-IR"/>
        </w:rPr>
        <w:t xml:space="preserve"> که همه سالمندان به یک میزان اضطراب مرگ ندارند و عواملی همچون پذیرش معنوی، هوش معنوی بالا، یا </w:t>
      </w:r>
      <w:proofErr w:type="spellStart"/>
      <w:r>
        <w:rPr>
          <w:rFonts w:hint="cs"/>
          <w:lang w:bidi="fa-IR"/>
        </w:rPr>
        <w:t>تجربه‌های</w:t>
      </w:r>
      <w:proofErr w:type="spellEnd"/>
      <w:r>
        <w:rPr>
          <w:rFonts w:hint="cs"/>
          <w:lang w:bidi="fa-IR"/>
        </w:rPr>
        <w:t xml:space="preserve"> مثبت در زندگی، </w:t>
      </w:r>
      <w:proofErr w:type="spellStart"/>
      <w:r>
        <w:rPr>
          <w:rFonts w:hint="cs"/>
          <w:lang w:bidi="fa-IR"/>
        </w:rPr>
        <w:t>می‌توانند</w:t>
      </w:r>
      <w:proofErr w:type="spellEnd"/>
      <w:r>
        <w:rPr>
          <w:rFonts w:hint="cs"/>
          <w:lang w:bidi="fa-IR"/>
        </w:rPr>
        <w:t xml:space="preserve"> </w:t>
      </w:r>
      <w:proofErr w:type="spellStart"/>
      <w:r>
        <w:rPr>
          <w:rFonts w:hint="cs"/>
          <w:lang w:bidi="fa-IR"/>
        </w:rPr>
        <w:t>به‌عنوان</w:t>
      </w:r>
      <w:proofErr w:type="spellEnd"/>
      <w:r>
        <w:rPr>
          <w:rFonts w:hint="cs"/>
          <w:lang w:bidi="fa-IR"/>
        </w:rPr>
        <w:t xml:space="preserve"> متغیرهای </w:t>
      </w:r>
      <w:proofErr w:type="spellStart"/>
      <w:r>
        <w:rPr>
          <w:rFonts w:hint="cs"/>
          <w:lang w:bidi="fa-IR"/>
        </w:rPr>
        <w:t>تعدیل‌گر</w:t>
      </w:r>
      <w:proofErr w:type="spellEnd"/>
      <w:r>
        <w:rPr>
          <w:rFonts w:hint="cs"/>
          <w:lang w:bidi="fa-IR"/>
        </w:rPr>
        <w:t xml:space="preserve"> عمل کرده و اضطراب مرگ را کاهش دهند (</w:t>
      </w:r>
      <w:proofErr w:type="spellStart"/>
      <w:r>
        <w:rPr>
          <w:rFonts w:hint="cs"/>
          <w:lang w:bidi="fa-IR"/>
        </w:rPr>
        <w:t>نیمیر</w:t>
      </w:r>
      <w:proofErr w:type="spellEnd"/>
      <w:r>
        <w:rPr>
          <w:rStyle w:val="FootnoteReference"/>
          <w:rFonts w:hint="cs"/>
          <w:lang w:bidi="fa-IR"/>
        </w:rPr>
        <w:footnoteReference w:id="35"/>
      </w:r>
      <w:r>
        <w:rPr>
          <w:rFonts w:hint="cs"/>
          <w:lang w:bidi="fa-IR"/>
        </w:rPr>
        <w:t>، ۱۹۹۴).</w:t>
      </w:r>
    </w:p>
    <w:p w14:paraId="5AC82231" w14:textId="77777777" w:rsidR="00912462" w:rsidRDefault="00000000">
      <w:pPr>
        <w:ind w:firstLine="397"/>
        <w:jc w:val="both"/>
        <w:rPr>
          <w:rFonts w:cs="B Lotus"/>
          <w:color w:val="auto"/>
          <w:lang w:bidi="fa-IR"/>
        </w:rPr>
      </w:pPr>
      <w:r>
        <w:rPr>
          <w:rFonts w:hint="cs"/>
          <w:lang w:bidi="fa-IR"/>
        </w:rPr>
        <w:t xml:space="preserve">دوران سالمندی معمولاً با تغییراتی مانند کاهش </w:t>
      </w:r>
      <w:proofErr w:type="spellStart"/>
      <w:r>
        <w:rPr>
          <w:rFonts w:hint="cs"/>
          <w:lang w:bidi="fa-IR"/>
        </w:rPr>
        <w:t>توانایی‌های</w:t>
      </w:r>
      <w:proofErr w:type="spellEnd"/>
      <w:r>
        <w:rPr>
          <w:rFonts w:hint="cs"/>
          <w:lang w:bidi="fa-IR"/>
        </w:rPr>
        <w:t xml:space="preserve"> جسمانی، بازنشستگی، کاهش برخی تعاملات اجتماعی، تجربه فقدان نزدیکان و افزایش احتمال ابتلا به </w:t>
      </w:r>
      <w:proofErr w:type="spellStart"/>
      <w:r>
        <w:rPr>
          <w:rFonts w:hint="cs"/>
          <w:lang w:bidi="fa-IR"/>
        </w:rPr>
        <w:t>بیماری‌های</w:t>
      </w:r>
      <w:proofErr w:type="spellEnd"/>
      <w:r>
        <w:rPr>
          <w:rFonts w:hint="cs"/>
          <w:lang w:bidi="fa-IR"/>
        </w:rPr>
        <w:t xml:space="preserve"> مزمن همراه است. این شرایط </w:t>
      </w:r>
      <w:proofErr w:type="spellStart"/>
      <w:r>
        <w:rPr>
          <w:rFonts w:hint="cs"/>
          <w:lang w:bidi="fa-IR"/>
        </w:rPr>
        <w:t>می‌تواند</w:t>
      </w:r>
      <w:proofErr w:type="spellEnd"/>
      <w:r>
        <w:rPr>
          <w:rFonts w:hint="cs"/>
          <w:lang w:bidi="fa-IR"/>
        </w:rPr>
        <w:t xml:space="preserve"> زمینه افزایش </w:t>
      </w:r>
      <w:proofErr w:type="spellStart"/>
      <w:r>
        <w:rPr>
          <w:rFonts w:hint="cs"/>
          <w:lang w:bidi="fa-IR"/>
        </w:rPr>
        <w:t>نگرانی‌ها</w:t>
      </w:r>
      <w:proofErr w:type="spellEnd"/>
      <w:r>
        <w:rPr>
          <w:rFonts w:hint="cs"/>
          <w:lang w:bidi="fa-IR"/>
        </w:rPr>
        <w:t xml:space="preserve"> و </w:t>
      </w:r>
      <w:proofErr w:type="spellStart"/>
      <w:r>
        <w:rPr>
          <w:rFonts w:hint="cs"/>
          <w:lang w:bidi="fa-IR"/>
        </w:rPr>
        <w:t>اضطراب‌های</w:t>
      </w:r>
      <w:proofErr w:type="spellEnd"/>
      <w:r>
        <w:rPr>
          <w:rFonts w:hint="cs"/>
          <w:lang w:bidi="fa-IR"/>
        </w:rPr>
        <w:t xml:space="preserve"> مرتبط با مرگ را در برخی سالمندان فراهم کند. با این حال، </w:t>
      </w:r>
      <w:proofErr w:type="spellStart"/>
      <w:r>
        <w:rPr>
          <w:rFonts w:hint="cs"/>
          <w:lang w:bidi="fa-IR"/>
        </w:rPr>
        <w:t>پژوهش‌ها</w:t>
      </w:r>
      <w:proofErr w:type="spellEnd"/>
      <w:r>
        <w:rPr>
          <w:rFonts w:hint="cs"/>
          <w:lang w:bidi="fa-IR"/>
        </w:rPr>
        <w:t xml:space="preserve"> نشان </w:t>
      </w:r>
      <w:proofErr w:type="spellStart"/>
      <w:r>
        <w:rPr>
          <w:rFonts w:hint="cs"/>
          <w:lang w:bidi="fa-IR"/>
        </w:rPr>
        <w:t>می‌دهند</w:t>
      </w:r>
      <w:proofErr w:type="spellEnd"/>
      <w:r>
        <w:rPr>
          <w:rFonts w:hint="cs"/>
          <w:lang w:bidi="fa-IR"/>
        </w:rPr>
        <w:t xml:space="preserve"> که تجربه اضطراب مرگ در میان سالمندان یکسان نیست و عواملی مانند </w:t>
      </w:r>
      <w:proofErr w:type="spellStart"/>
      <w:r>
        <w:rPr>
          <w:rFonts w:hint="cs"/>
          <w:lang w:bidi="fa-IR"/>
        </w:rPr>
        <w:t>معناجویی</w:t>
      </w:r>
      <w:proofErr w:type="spellEnd"/>
      <w:r>
        <w:rPr>
          <w:rFonts w:hint="cs"/>
          <w:lang w:bidi="fa-IR"/>
        </w:rPr>
        <w:t xml:space="preserve">، باورهای معنوی، دینداری، هوش معنوی و برخورداری از تجارب مثبت زندگی </w:t>
      </w:r>
      <w:proofErr w:type="spellStart"/>
      <w:r>
        <w:rPr>
          <w:rFonts w:hint="cs"/>
          <w:lang w:bidi="fa-IR"/>
        </w:rPr>
        <w:t>می‌توانند</w:t>
      </w:r>
      <w:proofErr w:type="spellEnd"/>
      <w:r>
        <w:rPr>
          <w:rFonts w:hint="cs"/>
          <w:lang w:bidi="fa-IR"/>
        </w:rPr>
        <w:t xml:space="preserve"> نقش محافظتی داشته باشند و به کاهش ترس و اضطراب مرتبط با مرگ کمک کنند. همچنین، داشتن احساس معنا در زندگی و پذیرش </w:t>
      </w:r>
      <w:r>
        <w:rPr>
          <w:rFonts w:hint="cs"/>
          <w:lang w:bidi="fa-IR"/>
        </w:rPr>
        <w:lastRenderedPageBreak/>
        <w:t xml:space="preserve">فرایند سالمندی </w:t>
      </w:r>
      <w:proofErr w:type="spellStart"/>
      <w:r>
        <w:rPr>
          <w:rFonts w:hint="cs"/>
          <w:lang w:bidi="fa-IR"/>
        </w:rPr>
        <w:t>می‌تواند</w:t>
      </w:r>
      <w:proofErr w:type="spellEnd"/>
      <w:r>
        <w:rPr>
          <w:rFonts w:hint="cs"/>
          <w:lang w:bidi="fa-IR"/>
        </w:rPr>
        <w:t xml:space="preserve"> سازگاری </w:t>
      </w:r>
      <w:proofErr w:type="spellStart"/>
      <w:r>
        <w:rPr>
          <w:rFonts w:hint="cs"/>
          <w:lang w:bidi="fa-IR"/>
        </w:rPr>
        <w:t>روان‌شناختی</w:t>
      </w:r>
      <w:proofErr w:type="spellEnd"/>
      <w:r>
        <w:rPr>
          <w:rFonts w:hint="cs"/>
          <w:lang w:bidi="fa-IR"/>
        </w:rPr>
        <w:t xml:space="preserve"> افراد را در مواجهه با پایان زندگی افزایش دهد (ون </w:t>
      </w:r>
      <w:proofErr w:type="spellStart"/>
      <w:r>
        <w:rPr>
          <w:rFonts w:hint="cs"/>
          <w:lang w:bidi="fa-IR"/>
        </w:rPr>
        <w:t>بروگن</w:t>
      </w:r>
      <w:proofErr w:type="spellEnd"/>
      <w:r>
        <w:rPr>
          <w:rFonts w:hint="cs"/>
          <w:lang w:bidi="fa-IR"/>
        </w:rPr>
        <w:t xml:space="preserve"> </w:t>
      </w:r>
      <w:r>
        <w:rPr>
          <w:rStyle w:val="FootnoteReference"/>
          <w:rFonts w:hint="cs"/>
          <w:lang w:bidi="fa-IR"/>
        </w:rPr>
        <w:footnoteReference w:id="36"/>
      </w:r>
      <w:r>
        <w:rPr>
          <w:rFonts w:hint="cs"/>
          <w:lang w:bidi="fa-IR"/>
        </w:rPr>
        <w:t xml:space="preserve">و همکاران، ۲۰۲۱؛ </w:t>
      </w:r>
      <w:proofErr w:type="spellStart"/>
      <w:r>
        <w:rPr>
          <w:rFonts w:hint="cs"/>
          <w:lang w:bidi="fa-IR"/>
        </w:rPr>
        <w:t>هوانگ</w:t>
      </w:r>
      <w:proofErr w:type="spellEnd"/>
      <w:r>
        <w:rPr>
          <w:rFonts w:hint="cs"/>
          <w:lang w:bidi="fa-IR"/>
        </w:rPr>
        <w:t xml:space="preserve"> </w:t>
      </w:r>
      <w:r>
        <w:rPr>
          <w:rStyle w:val="FootnoteReference"/>
          <w:rFonts w:hint="cs"/>
          <w:lang w:bidi="fa-IR"/>
        </w:rPr>
        <w:footnoteReference w:id="37"/>
      </w:r>
      <w:r>
        <w:rPr>
          <w:rFonts w:hint="cs"/>
          <w:lang w:bidi="fa-IR"/>
        </w:rPr>
        <w:t>و همکاران، ۲۰۲۳).</w:t>
      </w:r>
    </w:p>
    <w:p w14:paraId="4AD4922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۲-۲-۶- پیامدهای اضطراب مرگ</w:t>
      </w:r>
    </w:p>
    <w:p w14:paraId="57F7F8FF" w14:textId="77777777" w:rsidR="00912462" w:rsidRDefault="00000000">
      <w:pPr>
        <w:ind w:firstLine="397"/>
        <w:jc w:val="both"/>
        <w:rPr>
          <w:rFonts w:cs="B Lotus"/>
          <w:color w:val="auto"/>
          <w:lang w:bidi="fa-IR"/>
        </w:rPr>
      </w:pPr>
      <w:r>
        <w:rPr>
          <w:rFonts w:hint="cs"/>
          <w:lang w:bidi="fa-IR"/>
        </w:rPr>
        <w:t xml:space="preserve">اضطراب مرگ </w:t>
      </w:r>
      <w:proofErr w:type="spellStart"/>
      <w:r>
        <w:rPr>
          <w:rFonts w:hint="cs"/>
          <w:lang w:bidi="fa-IR"/>
        </w:rPr>
        <w:t>می‌تواند</w:t>
      </w:r>
      <w:proofErr w:type="spellEnd"/>
      <w:r>
        <w:rPr>
          <w:rFonts w:hint="cs"/>
          <w:lang w:bidi="fa-IR"/>
        </w:rPr>
        <w:t xml:space="preserve"> پیامدهای متعددی داشته باشد، از جمله:</w:t>
      </w:r>
    </w:p>
    <w:p w14:paraId="5F184120" w14:textId="77777777" w:rsidR="00912462" w:rsidRDefault="00000000">
      <w:pPr>
        <w:numPr>
          <w:ilvl w:val="0"/>
          <w:numId w:val="5"/>
        </w:numPr>
        <w:ind w:left="0" w:firstLine="397"/>
        <w:jc w:val="both"/>
        <w:rPr>
          <w:rFonts w:cs="B Lotus"/>
          <w:color w:val="auto"/>
          <w:lang w:bidi="fa-IR"/>
        </w:rPr>
      </w:pPr>
      <w:r>
        <w:rPr>
          <w:rFonts w:hint="cs"/>
          <w:lang w:bidi="fa-IR"/>
        </w:rPr>
        <w:t>افسردگی</w:t>
      </w:r>
    </w:p>
    <w:p w14:paraId="40875772" w14:textId="77777777" w:rsidR="00912462" w:rsidRDefault="00000000">
      <w:pPr>
        <w:numPr>
          <w:ilvl w:val="0"/>
          <w:numId w:val="5"/>
        </w:numPr>
        <w:ind w:left="0" w:firstLine="397"/>
        <w:jc w:val="both"/>
        <w:rPr>
          <w:rFonts w:cs="B Lotus"/>
          <w:color w:val="auto"/>
          <w:lang w:bidi="fa-IR"/>
        </w:rPr>
      </w:pPr>
      <w:r>
        <w:rPr>
          <w:rFonts w:hint="cs"/>
          <w:lang w:bidi="fa-IR"/>
        </w:rPr>
        <w:t>اختلالات اضطرابی</w:t>
      </w:r>
    </w:p>
    <w:p w14:paraId="23327CB1" w14:textId="77777777" w:rsidR="00912462" w:rsidRDefault="00000000">
      <w:pPr>
        <w:numPr>
          <w:ilvl w:val="0"/>
          <w:numId w:val="5"/>
        </w:numPr>
        <w:ind w:left="0" w:firstLine="397"/>
        <w:jc w:val="both"/>
        <w:rPr>
          <w:rFonts w:cs="B Lotus"/>
          <w:color w:val="auto"/>
          <w:lang w:bidi="fa-IR"/>
        </w:rPr>
      </w:pPr>
      <w:r>
        <w:rPr>
          <w:rFonts w:hint="cs"/>
          <w:lang w:bidi="fa-IR"/>
        </w:rPr>
        <w:t>وسواس فکری</w:t>
      </w:r>
    </w:p>
    <w:p w14:paraId="62E668B1" w14:textId="77777777" w:rsidR="00912462" w:rsidRDefault="00000000">
      <w:pPr>
        <w:numPr>
          <w:ilvl w:val="0"/>
          <w:numId w:val="5"/>
        </w:numPr>
        <w:ind w:left="0" w:firstLine="397"/>
        <w:jc w:val="both"/>
        <w:rPr>
          <w:rFonts w:cs="B Lotus"/>
          <w:color w:val="auto"/>
          <w:lang w:bidi="fa-IR"/>
        </w:rPr>
      </w:pPr>
      <w:r>
        <w:rPr>
          <w:rFonts w:hint="cs"/>
          <w:lang w:bidi="fa-IR"/>
        </w:rPr>
        <w:t xml:space="preserve">اجتناب از </w:t>
      </w:r>
      <w:proofErr w:type="spellStart"/>
      <w:r>
        <w:rPr>
          <w:rFonts w:hint="cs"/>
          <w:lang w:bidi="fa-IR"/>
        </w:rPr>
        <w:t>موقعیت‌های</w:t>
      </w:r>
      <w:proofErr w:type="spellEnd"/>
      <w:r>
        <w:rPr>
          <w:rFonts w:hint="cs"/>
          <w:lang w:bidi="fa-IR"/>
        </w:rPr>
        <w:t xml:space="preserve"> مرتبط با مرگ (بیمارستان، مراسم تشییع)</w:t>
      </w:r>
    </w:p>
    <w:p w14:paraId="3C4B38B3" w14:textId="77777777" w:rsidR="00912462" w:rsidRDefault="00000000">
      <w:pPr>
        <w:numPr>
          <w:ilvl w:val="0"/>
          <w:numId w:val="5"/>
        </w:numPr>
        <w:ind w:left="0" w:firstLine="397"/>
        <w:jc w:val="both"/>
        <w:rPr>
          <w:rFonts w:cs="B Lotus"/>
          <w:color w:val="auto"/>
          <w:lang w:bidi="fa-IR"/>
        </w:rPr>
      </w:pPr>
      <w:r>
        <w:rPr>
          <w:rFonts w:hint="cs"/>
          <w:lang w:bidi="fa-IR"/>
        </w:rPr>
        <w:t>کاهش کیفیت زندگی</w:t>
      </w:r>
    </w:p>
    <w:p w14:paraId="2CCB022C" w14:textId="77777777" w:rsidR="00912462" w:rsidRDefault="00000000">
      <w:pPr>
        <w:numPr>
          <w:ilvl w:val="0"/>
          <w:numId w:val="5"/>
        </w:numPr>
        <w:ind w:left="0" w:firstLine="397"/>
        <w:jc w:val="both"/>
        <w:rPr>
          <w:rFonts w:cs="B Lotus"/>
          <w:color w:val="auto"/>
          <w:lang w:bidi="fa-IR"/>
        </w:rPr>
      </w:pPr>
      <w:r>
        <w:rPr>
          <w:rFonts w:hint="cs"/>
          <w:lang w:bidi="fa-IR"/>
        </w:rPr>
        <w:t>کاهش سلامت روانی و جسمی</w:t>
      </w:r>
    </w:p>
    <w:p w14:paraId="031F0EFB" w14:textId="77777777" w:rsidR="00912462" w:rsidRDefault="00000000">
      <w:pPr>
        <w:ind w:firstLine="397"/>
        <w:jc w:val="both"/>
        <w:rPr>
          <w:rFonts w:cs="B Lotus"/>
          <w:color w:val="auto"/>
          <w:lang w:bidi="fa-IR"/>
        </w:rPr>
      </w:pPr>
      <w:r>
        <w:rPr>
          <w:rFonts w:hint="cs"/>
          <w:lang w:bidi="fa-IR"/>
        </w:rPr>
        <w:t xml:space="preserve">در مقابل، کاهش اضطراب مرگ </w:t>
      </w:r>
      <w:proofErr w:type="spellStart"/>
      <w:r>
        <w:rPr>
          <w:rFonts w:hint="cs"/>
          <w:lang w:bidi="fa-IR"/>
        </w:rPr>
        <w:t>می‌تواند</w:t>
      </w:r>
      <w:proofErr w:type="spellEnd"/>
      <w:r>
        <w:rPr>
          <w:rFonts w:hint="cs"/>
          <w:lang w:bidi="fa-IR"/>
        </w:rPr>
        <w:t xml:space="preserve"> باعث افزایش آرامش روانی، رضایت از زندگی و امید به آینده شود.</w:t>
      </w:r>
    </w:p>
    <w:p w14:paraId="598E611D" w14:textId="77777777" w:rsidR="00912462" w:rsidRDefault="00000000" w:rsidP="00503BED">
      <w:pPr>
        <w:keepNext/>
        <w:keepLines/>
        <w:spacing w:before="240" w:after="100" w:line="276" w:lineRule="auto"/>
        <w:rPr>
          <w:rFonts w:cs="B Lotus"/>
          <w:b/>
          <w:bCs/>
          <w:color w:val="auto"/>
          <w:lang w:bidi="fa-IR"/>
        </w:rPr>
      </w:pPr>
      <w:bookmarkStart w:id="15" w:name="_Hlk200161578"/>
      <w:r>
        <w:rPr>
          <w:rFonts w:cs="B Titr" w:hint="cs"/>
          <w:b/>
          <w:bCs/>
          <w:sz w:val="30"/>
          <w:szCs w:val="30"/>
          <w:lang w:bidi="fa-IR"/>
        </w:rPr>
        <w:t xml:space="preserve">۲-۳- گستره سوم: </w:t>
      </w:r>
      <w:r>
        <w:rPr>
          <w:rFonts w:ascii="Times New Roman" w:eastAsia="Times New Roman" w:hAnsi="Times New Roman" w:cs="B Titr" w:hint="cs"/>
          <w:b/>
          <w:bCs/>
          <w:kern w:val="32"/>
          <w:sz w:val="30"/>
          <w:szCs w:val="30"/>
          <w:lang w:bidi="fa-IR"/>
        </w:rPr>
        <w:t>هوش معنوی</w:t>
      </w:r>
    </w:p>
    <w:p w14:paraId="46307CA4" w14:textId="77777777" w:rsidR="00912462" w:rsidRDefault="00000000" w:rsidP="00503BED">
      <w:pPr>
        <w:keepNext/>
        <w:keepLines/>
        <w:spacing w:before="240" w:after="100" w:line="276" w:lineRule="auto"/>
        <w:rPr>
          <w:rFonts w:cs="B Lotus"/>
          <w:b/>
          <w:bCs/>
          <w:color w:val="auto"/>
          <w:lang w:bidi="fa-IR"/>
        </w:rPr>
      </w:pPr>
      <w:bookmarkStart w:id="16" w:name="_Hlk200161626"/>
      <w:bookmarkEnd w:id="15"/>
      <w:r>
        <w:rPr>
          <w:rFonts w:cs="B Titr" w:hint="cs"/>
          <w:b/>
          <w:bCs/>
          <w:sz w:val="30"/>
          <w:szCs w:val="30"/>
          <w:lang w:bidi="fa-IR"/>
        </w:rPr>
        <w:t xml:space="preserve">۲-۳-۱- مفهوم </w:t>
      </w:r>
      <w:r>
        <w:rPr>
          <w:rFonts w:ascii="Times New Roman" w:eastAsia="Times New Roman" w:hAnsi="Times New Roman" w:cs="B Titr" w:hint="cs"/>
          <w:b/>
          <w:bCs/>
          <w:kern w:val="32"/>
          <w:sz w:val="30"/>
          <w:szCs w:val="30"/>
          <w:lang w:bidi="fa-IR"/>
        </w:rPr>
        <w:t>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در </w:t>
      </w:r>
      <w:proofErr w:type="spellStart"/>
      <w:r>
        <w:rPr>
          <w:rFonts w:ascii="Times New Roman" w:eastAsia="Times New Roman" w:hAnsi="Times New Roman" w:hint="cs"/>
          <w:lang w:bidi="fa-IR"/>
        </w:rPr>
        <w:t>حوزه‌های</w:t>
      </w:r>
      <w:proofErr w:type="spellEnd"/>
      <w:r>
        <w:rPr>
          <w:rFonts w:ascii="Times New Roman" w:eastAsia="Times New Roman" w:hAnsi="Times New Roman" w:hint="cs"/>
          <w:lang w:bidi="fa-IR"/>
        </w:rPr>
        <w:t xml:space="preserve"> مختلف علمی از جمله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هوش به </w:t>
      </w:r>
      <w:proofErr w:type="spellStart"/>
      <w:r>
        <w:rPr>
          <w:rFonts w:ascii="Times New Roman" w:eastAsia="Times New Roman" w:hAnsi="Times New Roman" w:hint="cs"/>
          <w:lang w:bidi="fa-IR"/>
        </w:rPr>
        <w:t>توانایی‌هایی</w:t>
      </w:r>
      <w:proofErr w:type="spellEnd"/>
      <w:r>
        <w:rPr>
          <w:rFonts w:ascii="Times New Roman" w:eastAsia="Times New Roman" w:hAnsi="Times New Roman" w:hint="cs"/>
          <w:lang w:bidi="fa-IR"/>
        </w:rPr>
        <w:t xml:space="preserve"> مانند سازگاری با محیط، حل مسئله، درک </w:t>
      </w:r>
      <w:proofErr w:type="spellStart"/>
      <w:r>
        <w:rPr>
          <w:rFonts w:ascii="Times New Roman" w:eastAsia="Times New Roman" w:hAnsi="Times New Roman" w:hint="cs"/>
          <w:lang w:bidi="fa-IR"/>
        </w:rPr>
        <w:lastRenderedPageBreak/>
        <w:t>موقعیت‌ها</w:t>
      </w:r>
      <w:proofErr w:type="spellEnd"/>
      <w:r>
        <w:rPr>
          <w:rFonts w:ascii="Times New Roman" w:eastAsia="Times New Roman" w:hAnsi="Times New Roman" w:hint="cs"/>
          <w:lang w:bidi="fa-IR"/>
        </w:rPr>
        <w:t xml:space="preserve">، تنظیم هیجانات، شناخت خود و برقراری ارتباط مؤثر با دیگران اشاره دارد. برخی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نیز هوش را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استرنبرگ</w:t>
      </w:r>
      <w:proofErr w:type="spellEnd"/>
      <w:r>
        <w:rPr>
          <w:rStyle w:val="FootnoteReference"/>
          <w:rFonts w:ascii="Times New Roman" w:eastAsia="Times New Roman" w:hAnsi="Times New Roman" w:hint="cs"/>
          <w:lang w:bidi="fa-IR"/>
        </w:rPr>
        <w:footnoteReference w:id="38"/>
      </w:r>
      <w:r>
        <w:rPr>
          <w:rFonts w:ascii="Times New Roman" w:eastAsia="Times New Roman" w:hAnsi="Times New Roman" w:hint="cs"/>
          <w:lang w:bidi="fa-IR"/>
        </w:rPr>
        <w:t xml:space="preserve">، ۲۰۲۱؛ </w:t>
      </w:r>
      <w:proofErr w:type="spellStart"/>
      <w:r>
        <w:rPr>
          <w:rFonts w:ascii="Times New Roman" w:eastAsia="Times New Roman" w:hAnsi="Times New Roman" w:hint="cs"/>
          <w:lang w:bidi="fa-IR"/>
        </w:rPr>
        <w:t>مایر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سالوی</w:t>
      </w:r>
      <w:proofErr w:type="spellEnd"/>
      <w:r>
        <w:rPr>
          <w:rStyle w:val="FootnoteReference"/>
          <w:rFonts w:ascii="Times New Roman" w:eastAsia="Times New Roman" w:hAnsi="Times New Roman" w:hint="cs"/>
          <w:lang w:bidi="fa-IR"/>
        </w:rPr>
        <w:footnoteReference w:id="39"/>
      </w:r>
      <w:r>
        <w:rPr>
          <w:rFonts w:ascii="Times New Roman" w:eastAsia="Times New Roman" w:hAnsi="Times New Roman" w:hint="cs"/>
          <w:lang w:bidi="fa-IR"/>
        </w:rPr>
        <w:t>، ۲۰۲۰).</w:t>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بررسی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درباره هوش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در مورد ماهیت و ابعاد هوش معنوی نیز </w:t>
      </w:r>
      <w:proofErr w:type="spellStart"/>
      <w:r>
        <w:rPr>
          <w:rFonts w:ascii="Times New Roman" w:eastAsia="Times New Roman" w:hAnsi="Times New Roman" w:hint="cs"/>
          <w:lang w:bidi="fa-IR"/>
        </w:rPr>
        <w:t>اتفاق‌نظر</w:t>
      </w:r>
      <w:proofErr w:type="spellEnd"/>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متعارف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که با خودآگاهی، معنا و هدف زندگی، آگاهی متعالی و توانایی مواجهه با </w:t>
      </w:r>
      <w:proofErr w:type="spellStart"/>
      <w:r>
        <w:rPr>
          <w:rFonts w:ascii="Times New Roman" w:eastAsia="Times New Roman" w:hAnsi="Times New Roman" w:hint="cs"/>
          <w:lang w:bidi="fa-IR"/>
        </w:rPr>
        <w:t>پرسش‌های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ارتباط دارد. در این دیدگاه، هوش معنوی ظرفیت فرد برای استفاده از منابع معنوی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تفسیر تجربیات، حل مسائل و هدایت رفتار در جهت معنا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شخصی تلقی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انجام‌شده</w:t>
      </w:r>
      <w:proofErr w:type="spellEnd"/>
      <w:r>
        <w:rPr>
          <w:rFonts w:ascii="Times New Roman" w:eastAsia="Times New Roman" w:hAnsi="Times New Roman" w:hint="cs"/>
          <w:lang w:bidi="fa-IR"/>
        </w:rPr>
        <w:t xml:space="preserve"> نشان داده است که تفاوت در </w:t>
      </w:r>
      <w:proofErr w:type="spellStart"/>
      <w:r>
        <w:rPr>
          <w:rFonts w:ascii="Times New Roman" w:eastAsia="Times New Roman" w:hAnsi="Times New Roman" w:hint="cs"/>
          <w:lang w:bidi="fa-IR"/>
        </w:rPr>
        <w:t>زمینه‌های</w:t>
      </w:r>
      <w:proofErr w:type="spellEnd"/>
      <w:r>
        <w:rPr>
          <w:rFonts w:ascii="Times New Roman" w:eastAsia="Times New Roman" w:hAnsi="Times New Roman" w:hint="cs"/>
          <w:lang w:bidi="fa-IR"/>
        </w:rPr>
        <w:t xml:space="preserve"> فرهنگی و نظری پژوهشگران، موجب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بسیاری از این تعاریف مشترک هستند (</w:t>
      </w:r>
      <w:proofErr w:type="spellStart"/>
      <w:r>
        <w:rPr>
          <w:rFonts w:ascii="Times New Roman" w:eastAsia="Times New Roman" w:hAnsi="Times New Roman" w:hint="cs"/>
          <w:lang w:bidi="fa-IR"/>
        </w:rPr>
        <w:t>پینتو</w:t>
      </w:r>
      <w:proofErr w:type="spellEnd"/>
      <w:r>
        <w:rPr>
          <w:rStyle w:val="FootnoteReference"/>
          <w:rFonts w:ascii="Times New Roman" w:eastAsia="Times New Roman" w:hAnsi="Times New Roman" w:hint="cs"/>
          <w:lang w:bidi="fa-IR"/>
        </w:rPr>
        <w:footnoteReference w:id="40"/>
      </w:r>
      <w:r>
        <w:rPr>
          <w:rFonts w:ascii="Times New Roman" w:eastAsia="Times New Roman" w:hAnsi="Times New Roman" w:hint="cs"/>
          <w:lang w:bidi="fa-IR"/>
        </w:rPr>
        <w:t xml:space="preserve"> و همکاران، ۲۰۲۴).</w:t>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 xml:space="preserve"> </w:t>
      </w:r>
      <w:r>
        <w:rPr>
          <w:rFonts w:ascii="Times New Roman" w:eastAsia="Times New Roman" w:hAnsi="Times New Roman" w:hint="cs"/>
          <w:lang w:bidi="fa-IR"/>
        </w:rPr>
        <w:t xml:space="preserve">از زمان های بسیار دور، همیشه این سئوال مطرح بوده که چه چیزی باعث خوشبختی و هوش معنوی می شود! هر یک از پژوهشگرانی که در این حیطه به  کار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عوامل و ابعاد خاصی، معرفی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که هر فردی که واجد این خصوصیات و ابعاد باشد، دارای نسبتی از هوش معنوی </w:t>
      </w:r>
      <w:proofErr w:type="spellStart"/>
      <w:r>
        <w:rPr>
          <w:rFonts w:ascii="Times New Roman" w:eastAsia="Times New Roman" w:hAnsi="Times New Roman" w:hint="cs"/>
          <w:lang w:bidi="fa-IR"/>
        </w:rPr>
        <w:t>معنوی</w:t>
      </w:r>
      <w:proofErr w:type="spellEnd"/>
      <w:r>
        <w:rPr>
          <w:rFonts w:ascii="Times New Roman" w:eastAsia="Times New Roman" w:hAnsi="Times New Roman" w:hint="cs"/>
          <w:lang w:bidi="fa-IR"/>
        </w:rPr>
        <w:t xml:space="preserve"> است. در این بخش سعی می گردد </w:t>
      </w:r>
      <w:proofErr w:type="spellStart"/>
      <w:r>
        <w:rPr>
          <w:rFonts w:ascii="Times New Roman" w:eastAsia="Times New Roman" w:hAnsi="Times New Roman" w:hint="cs"/>
          <w:lang w:bidi="fa-IR"/>
        </w:rPr>
        <w:t>تبیینهای</w:t>
      </w:r>
      <w:proofErr w:type="spellEnd"/>
      <w:r>
        <w:rPr>
          <w:rFonts w:ascii="Times New Roman" w:eastAsia="Times New Roman" w:hAnsi="Times New Roman" w:hint="cs"/>
          <w:lang w:bidi="fa-IR"/>
        </w:rPr>
        <w:t xml:space="preserve"> نظری گوناگون در این خصوص و نیز پژوهشهای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w:t>
      </w:r>
      <w:proofErr w:type="spellStart"/>
      <w:r>
        <w:rPr>
          <w:rFonts w:ascii="Times New Roman" w:eastAsia="Times New Roman" w:hAnsi="Times New Roman" w:hint="cs"/>
          <w:lang w:bidi="fa-IR"/>
        </w:rPr>
        <w:t>سودگرایی</w:t>
      </w:r>
      <w:proofErr w:type="spellEnd"/>
      <w:r>
        <w:rPr>
          <w:rFonts w:ascii="Times New Roman" w:eastAsia="Times New Roman" w:hAnsi="Times New Roman" w:hint="cs"/>
          <w:lang w:bidi="fa-IR"/>
        </w:rPr>
        <w:t xml:space="preserve">، مانند جرمی </w:t>
      </w:r>
      <w:proofErr w:type="spellStart"/>
      <w:r>
        <w:rPr>
          <w:rFonts w:ascii="Times New Roman" w:eastAsia="Times New Roman" w:hAnsi="Times New Roman" w:hint="cs"/>
          <w:lang w:bidi="fa-IR"/>
        </w:rPr>
        <w:t>بنتهام</w:t>
      </w:r>
      <w:proofErr w:type="spellEnd"/>
      <w:r>
        <w:rPr>
          <w:rFonts w:ascii="Times New Roman" w:eastAsia="Times New Roman" w:hAnsi="Times New Roman" w:hint="cs"/>
          <w:lang w:bidi="fa-IR"/>
        </w:rPr>
        <w:t xml:space="preserve"> اعتقاد داشتند که وجود خوشی و لذت، و عدم حضور درد در زندگی فرد، به هوش معنوی می انجامد. به این ترتیب، می توان </w:t>
      </w:r>
      <w:r>
        <w:rPr>
          <w:rFonts w:ascii="Times New Roman" w:eastAsia="Times New Roman" w:hAnsi="Times New Roman" w:hint="cs"/>
          <w:lang w:bidi="fa-IR"/>
        </w:rPr>
        <w:lastRenderedPageBreak/>
        <w:t xml:space="preserve">گفت که این دسته از افراد بر لذت هیجانی، معنوی و جسمانی تاکید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w:t>
      </w:r>
      <w:proofErr w:type="spellStart"/>
      <w:r>
        <w:rPr>
          <w:rFonts w:ascii="Times New Roman" w:eastAsia="Times New Roman" w:hAnsi="Times New Roman" w:hint="cs"/>
          <w:lang w:bidi="fa-IR"/>
        </w:rPr>
        <w:t>سختیهایی</w:t>
      </w:r>
      <w:proofErr w:type="spellEnd"/>
      <w:r>
        <w:rPr>
          <w:rFonts w:ascii="Times New Roman" w:eastAsia="Times New Roman" w:hAnsi="Times New Roman" w:hint="cs"/>
          <w:lang w:bidi="fa-IR"/>
        </w:rPr>
        <w:t xml:space="preserve"> که در زندگی دارند، خود را به سوی خوشبختی سوق می دهند. اینها کسانی هستند که توجهشان را از بیماری، مرگ و کشت و کشتار و </w:t>
      </w:r>
      <w:proofErr w:type="spellStart"/>
      <w:r>
        <w:rPr>
          <w:rFonts w:ascii="Times New Roman" w:eastAsia="Times New Roman" w:hAnsi="Times New Roman" w:hint="cs"/>
          <w:lang w:bidi="fa-IR"/>
        </w:rPr>
        <w:t>ناآرامیها</w:t>
      </w:r>
      <w:proofErr w:type="spellEnd"/>
      <w:r>
        <w:rPr>
          <w:rFonts w:ascii="Times New Roman" w:eastAsia="Times New Roman" w:hAnsi="Times New Roman" w:hint="cs"/>
          <w:lang w:bidi="fa-IR"/>
        </w:rPr>
        <w:t xml:space="preserve">، برگرفته و  به سوی مسائل </w:t>
      </w:r>
      <w:proofErr w:type="spellStart"/>
      <w:r>
        <w:rPr>
          <w:rFonts w:ascii="Times New Roman" w:eastAsia="Times New Roman" w:hAnsi="Times New Roman" w:hint="cs"/>
          <w:lang w:bidi="fa-IR"/>
        </w:rPr>
        <w:t>دلپذیرتر</w:t>
      </w:r>
      <w:proofErr w:type="spellEnd"/>
      <w:r>
        <w:rPr>
          <w:rFonts w:ascii="Times New Roman" w:eastAsia="Times New Roman" w:hAnsi="Times New Roman" w:hint="cs"/>
          <w:lang w:bidi="fa-IR"/>
        </w:rPr>
        <w:t xml:space="preserve"> و بهتر سوق می دهند. در نگاه اول این عقیده که می توان با وجود بیماری، هوش معنوی </w:t>
      </w:r>
      <w:proofErr w:type="spellStart"/>
      <w:r>
        <w:rPr>
          <w:rFonts w:ascii="Times New Roman" w:eastAsia="Times New Roman" w:hAnsi="Times New Roman" w:hint="cs"/>
          <w:lang w:bidi="fa-IR"/>
        </w:rPr>
        <w:t>معنوی</w:t>
      </w:r>
      <w:proofErr w:type="spellEnd"/>
      <w:r>
        <w:rPr>
          <w:rFonts w:ascii="Times New Roman" w:eastAsia="Times New Roman" w:hAnsi="Times New Roman" w:hint="cs"/>
          <w:lang w:bidi="fa-IR"/>
        </w:rPr>
        <w:t xml:space="preserve"> را تجربه کرد، قابل پذیرش نیست. با این حال، مطالعات بسیاری نشان دادند که می توان تحت بدترین شرایط نیز هوش معنوی </w:t>
      </w:r>
      <w:proofErr w:type="spellStart"/>
      <w:r>
        <w:rPr>
          <w:rFonts w:ascii="Times New Roman" w:eastAsia="Times New Roman" w:hAnsi="Times New Roman" w:hint="cs"/>
          <w:lang w:bidi="fa-IR"/>
        </w:rPr>
        <w:t>معنوی</w:t>
      </w:r>
      <w:proofErr w:type="spellEnd"/>
      <w:r>
        <w:rPr>
          <w:rFonts w:ascii="Times New Roman" w:eastAsia="Times New Roman" w:hAnsi="Times New Roman" w:hint="cs"/>
          <w:lang w:bidi="fa-IR"/>
        </w:rPr>
        <w:t xml:space="preserve">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w:t>
      </w:r>
      <w:proofErr w:type="spellStart"/>
      <w:r>
        <w:rPr>
          <w:rFonts w:ascii="Times New Roman" w:eastAsia="Times New Roman" w:hAnsi="Times New Roman" w:hint="cs"/>
          <w:lang w:bidi="fa-IR"/>
        </w:rPr>
        <w:t>تعارضات</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سائق</w:t>
      </w:r>
      <w:proofErr w:type="spellEnd"/>
      <w:r>
        <w:rPr>
          <w:rFonts w:ascii="Times New Roman" w:eastAsia="Times New Roman" w:hAnsi="Times New Roman" w:hint="cs"/>
          <w:lang w:bidi="fa-IR"/>
        </w:rPr>
        <w:t xml:space="preserve"> های غریزی است که انسان را به سمت </w:t>
      </w:r>
      <w:proofErr w:type="spellStart"/>
      <w:r>
        <w:rPr>
          <w:rFonts w:ascii="Times New Roman" w:eastAsia="Times New Roman" w:hAnsi="Times New Roman" w:hint="cs"/>
          <w:lang w:bidi="fa-IR"/>
        </w:rPr>
        <w:t>لذایذ</w:t>
      </w:r>
      <w:proofErr w:type="spellEnd"/>
      <w:r>
        <w:rPr>
          <w:rFonts w:ascii="Times New Roman" w:eastAsia="Times New Roman" w:hAnsi="Times New Roman" w:hint="cs"/>
          <w:lang w:bidi="fa-IR"/>
        </w:rPr>
        <w:t xml:space="preserve"> جنسی و پرخاشگری می کشاند. یونگ و </w:t>
      </w:r>
      <w:proofErr w:type="spellStart"/>
      <w:r>
        <w:rPr>
          <w:rFonts w:ascii="Times New Roman" w:eastAsia="Times New Roman" w:hAnsi="Times New Roman" w:hint="cs"/>
          <w:lang w:bidi="fa-IR"/>
        </w:rPr>
        <w:t>فرنس</w:t>
      </w:r>
      <w:proofErr w:type="spellEnd"/>
      <w:r>
        <w:rPr>
          <w:rFonts w:ascii="Times New Roman" w:eastAsia="Times New Roman" w:hAnsi="Times New Roman" w:hint="cs"/>
          <w:lang w:bidi="fa-IR"/>
        </w:rPr>
        <w:t xml:space="preserve"> در مخالفت با دیدگاه منفی فروید، تاکید بر یکپارچگی و هماهنگی خصوصیات خوب و بد انسانها، صفات مردانه و زنانه و هوش معنوی و توانایی آنها برای پذیرش چیزهای جدید داشت. عقیده محکم </w:t>
      </w:r>
      <w:proofErr w:type="spellStart"/>
      <w:r>
        <w:rPr>
          <w:rFonts w:ascii="Times New Roman" w:eastAsia="Times New Roman" w:hAnsi="Times New Roman" w:hint="cs"/>
          <w:lang w:bidi="fa-IR"/>
        </w:rPr>
        <w:t>اریکسون</w:t>
      </w:r>
      <w:proofErr w:type="spellEnd"/>
      <w:r>
        <w:rPr>
          <w:rFonts w:ascii="Times New Roman" w:eastAsia="Times New Roman" w:hAnsi="Times New Roman" w:hint="cs"/>
          <w:lang w:bidi="fa-IR"/>
        </w:rPr>
        <w:t xml:space="preserve"> مبنی بر رشد </w:t>
      </w:r>
      <w:proofErr w:type="spellStart"/>
      <w:r>
        <w:rPr>
          <w:rFonts w:ascii="Times New Roman" w:eastAsia="Times New Roman" w:hAnsi="Times New Roman" w:hint="cs"/>
          <w:lang w:bidi="fa-IR"/>
        </w:rPr>
        <w:t>ایگو</w:t>
      </w:r>
      <w:proofErr w:type="spellEnd"/>
      <w:r>
        <w:rPr>
          <w:rFonts w:ascii="Times New Roman" w:eastAsia="Times New Roman" w:hAnsi="Times New Roman" w:hint="cs"/>
          <w:lang w:bidi="fa-IR"/>
        </w:rPr>
        <w:t xml:space="preserve"> باعث اعتقاد به رشد مداوم فرد در طول زندگی شد. </w:t>
      </w:r>
      <w:proofErr w:type="spellStart"/>
      <w:r>
        <w:rPr>
          <w:rFonts w:ascii="Times New Roman" w:eastAsia="Times New Roman" w:hAnsi="Times New Roman" w:hint="cs"/>
          <w:lang w:bidi="fa-IR"/>
        </w:rPr>
        <w:t>بهلر</w:t>
      </w:r>
      <w:proofErr w:type="spellEnd"/>
      <w:r>
        <w:rPr>
          <w:rFonts w:ascii="Times New Roman" w:eastAsia="Times New Roman" w:hAnsi="Times New Roman" w:hint="cs"/>
          <w:lang w:bidi="fa-IR"/>
        </w:rPr>
        <w:t xml:space="preserve">، بیان داشت که انسان در طول زندگی به تکامل می رسد. </w:t>
      </w:r>
      <w:proofErr w:type="spellStart"/>
      <w:r>
        <w:rPr>
          <w:rFonts w:ascii="Times New Roman" w:eastAsia="Times New Roman" w:hAnsi="Times New Roman" w:hint="cs"/>
          <w:lang w:bidi="fa-IR"/>
        </w:rPr>
        <w:t>الپورت</w:t>
      </w:r>
      <w:proofErr w:type="spellEnd"/>
      <w:r>
        <w:rPr>
          <w:rFonts w:ascii="Times New Roman" w:eastAsia="Times New Roman" w:hAnsi="Times New Roman" w:hint="cs"/>
          <w:lang w:bidi="fa-IR"/>
        </w:rPr>
        <w:t xml:space="preserve"> نوعی بلوغ را مطرح کرد که شامل رشد فردی، داشتن روابط گرم با دیگران، داشتن امنیت هیجانی و </w:t>
      </w:r>
      <w:proofErr w:type="spellStart"/>
      <w:r>
        <w:rPr>
          <w:rFonts w:ascii="Times New Roman" w:eastAsia="Times New Roman" w:hAnsi="Times New Roman" w:hint="cs"/>
          <w:lang w:bidi="fa-IR"/>
        </w:rPr>
        <w:t>خودپنداره</w:t>
      </w:r>
      <w:proofErr w:type="spellEnd"/>
      <w:r>
        <w:rPr>
          <w:rFonts w:ascii="Times New Roman" w:eastAsia="Times New Roman" w:hAnsi="Times New Roman" w:hint="cs"/>
          <w:lang w:bidi="fa-IR"/>
        </w:rPr>
        <w:t xml:space="preserve"> ای مبنی بر واقعیت می شد. </w:t>
      </w:r>
      <w:proofErr w:type="spellStart"/>
      <w:r>
        <w:rPr>
          <w:rFonts w:ascii="Times New Roman" w:eastAsia="Times New Roman" w:hAnsi="Times New Roman" w:hint="cs"/>
          <w:lang w:bidi="fa-IR"/>
        </w:rPr>
        <w:t>مازلو</w:t>
      </w:r>
      <w:proofErr w:type="spellEnd"/>
      <w:r>
        <w:rPr>
          <w:rFonts w:ascii="Times New Roman" w:eastAsia="Times New Roman" w:hAnsi="Times New Roman" w:hint="cs"/>
          <w:lang w:bidi="fa-IR"/>
        </w:rPr>
        <w:t xml:space="preserve"> خصوصیات و مشخصه های افراد </w:t>
      </w:r>
      <w:proofErr w:type="spellStart"/>
      <w:r>
        <w:rPr>
          <w:rFonts w:ascii="Times New Roman" w:eastAsia="Times New Roman" w:hAnsi="Times New Roman" w:hint="cs"/>
          <w:lang w:bidi="fa-IR"/>
        </w:rPr>
        <w:t>خودشکوفا</w:t>
      </w:r>
      <w:proofErr w:type="spellEnd"/>
      <w:r>
        <w:rPr>
          <w:rFonts w:ascii="Times New Roman" w:eastAsia="Times New Roman" w:hAnsi="Times New Roman" w:hint="cs"/>
          <w:lang w:bidi="fa-IR"/>
        </w:rPr>
        <w:t xml:space="preserve"> را مطرح کرد. </w:t>
      </w:r>
      <w:proofErr w:type="spellStart"/>
      <w:r>
        <w:rPr>
          <w:rFonts w:ascii="Times New Roman" w:eastAsia="Times New Roman" w:hAnsi="Times New Roman" w:hint="cs"/>
          <w:lang w:bidi="fa-IR"/>
        </w:rPr>
        <w:t>جاهودا</w:t>
      </w:r>
      <w:proofErr w:type="spellEnd"/>
      <w:r>
        <w:rPr>
          <w:rFonts w:ascii="Times New Roman" w:eastAsia="Times New Roman" w:hAnsi="Times New Roman" w:hint="cs"/>
          <w:lang w:bidi="fa-IR"/>
        </w:rPr>
        <w:t xml:space="preserve"> دریافت که هوش چیزی فراتر از عدم وجود بیماری و اختلال است. او با این تبیین مشخصه های هوش را نیز بر شمرد. نظریه </w:t>
      </w:r>
      <w:proofErr w:type="spellStart"/>
      <w:r>
        <w:rPr>
          <w:rFonts w:ascii="Times New Roman" w:eastAsia="Times New Roman" w:hAnsi="Times New Roman" w:hint="cs"/>
          <w:lang w:bidi="fa-IR"/>
        </w:rPr>
        <w:t>فرانکل</w:t>
      </w:r>
      <w:proofErr w:type="spellEnd"/>
      <w:r>
        <w:rPr>
          <w:rFonts w:ascii="Times New Roman" w:eastAsia="Times New Roman" w:hAnsi="Times New Roman" w:hint="cs"/>
          <w:lang w:bidi="fa-IR"/>
        </w:rPr>
        <w:t xml:space="preserve"> بر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افراد در زندگی تاکید دارد. او معتقد است، که رفتار انسانها نه بر پایه لذت گرایی نظریه روانکاوی فروید و نه بر پایه نظریه قدرت طلبی </w:t>
      </w:r>
      <w:proofErr w:type="spellStart"/>
      <w:r>
        <w:rPr>
          <w:rFonts w:ascii="Times New Roman" w:eastAsia="Times New Roman" w:hAnsi="Times New Roman" w:hint="cs"/>
          <w:lang w:bidi="fa-IR"/>
        </w:rPr>
        <w:t>آدلر</w:t>
      </w:r>
      <w:proofErr w:type="spellEnd"/>
      <w:r>
        <w:rPr>
          <w:rFonts w:ascii="Times New Roman" w:eastAsia="Times New Roman" w:hAnsi="Times New Roman" w:hint="cs"/>
          <w:lang w:bidi="fa-IR"/>
        </w:rPr>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w:t>
      </w:r>
      <w:proofErr w:type="spellStart"/>
      <w:r>
        <w:rPr>
          <w:rFonts w:ascii="Times New Roman" w:eastAsia="Times New Roman" w:hAnsi="Times New Roman" w:hint="cs"/>
          <w:lang w:bidi="fa-IR"/>
        </w:rPr>
        <w:t>ملالت</w:t>
      </w:r>
      <w:proofErr w:type="spellEnd"/>
      <w:r>
        <w:rPr>
          <w:rFonts w:ascii="Times New Roman" w:eastAsia="Times New Roman" w:hAnsi="Times New Roman" w:hint="cs"/>
          <w:lang w:bidi="fa-IR"/>
        </w:rPr>
        <w:t xml:space="preserve"> و خستگی از زندگی تمام </w:t>
      </w:r>
      <w:proofErr w:type="spellStart"/>
      <w:r>
        <w:rPr>
          <w:rFonts w:ascii="Times New Roman" w:eastAsia="Times New Roman" w:hAnsi="Times New Roman" w:hint="cs"/>
          <w:lang w:bidi="fa-IR"/>
        </w:rPr>
        <w:t>وجودش</w:t>
      </w:r>
      <w:proofErr w:type="spellEnd"/>
      <w:r>
        <w:rPr>
          <w:rFonts w:ascii="Times New Roman" w:eastAsia="Times New Roman" w:hAnsi="Times New Roman" w:hint="cs"/>
          <w:lang w:bidi="fa-IR"/>
        </w:rPr>
        <w:t xml:space="preserve"> را فرا می گیرد. </w:t>
      </w:r>
      <w:proofErr w:type="spellStart"/>
      <w:r>
        <w:rPr>
          <w:rFonts w:ascii="Times New Roman" w:eastAsia="Times New Roman" w:hAnsi="Times New Roman" w:hint="cs"/>
          <w:lang w:bidi="fa-IR"/>
        </w:rPr>
        <w:t>الزاما</w:t>
      </w:r>
      <w:proofErr w:type="spellEnd"/>
      <w:r>
        <w:rPr>
          <w:rFonts w:ascii="Times New Roman" w:eastAsia="Times New Roman" w:hAnsi="Times New Roman" w:hint="cs"/>
          <w:lang w:bidi="fa-IR"/>
        </w:rPr>
        <w:t xml:space="preserve"> این حس منجر به بیماری معنوی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شود، بلکه پیش آگهی بدی برای ابتلا به این اختلالات است. بنابراین </w:t>
      </w:r>
      <w:proofErr w:type="spellStart"/>
      <w:r>
        <w:rPr>
          <w:rFonts w:ascii="Times New Roman" w:eastAsia="Times New Roman" w:hAnsi="Times New Roman" w:hint="cs"/>
          <w:lang w:bidi="fa-IR"/>
        </w:rPr>
        <w:t>فرانکل</w:t>
      </w:r>
      <w:proofErr w:type="spellEnd"/>
      <w:r>
        <w:rPr>
          <w:rFonts w:ascii="Times New Roman" w:eastAsia="Times New Roman" w:hAnsi="Times New Roman" w:hint="cs"/>
          <w:lang w:bidi="fa-IR"/>
        </w:rPr>
        <w:t xml:space="preserve"> هوش معنوی را در یافتن </w:t>
      </w:r>
      <w:proofErr w:type="spellStart"/>
      <w:r>
        <w:rPr>
          <w:rFonts w:ascii="Times New Roman" w:eastAsia="Times New Roman" w:hAnsi="Times New Roman" w:hint="cs"/>
          <w:lang w:bidi="fa-IR"/>
        </w:rPr>
        <w:t>معناو</w:t>
      </w:r>
      <w:proofErr w:type="spellEnd"/>
      <w:r>
        <w:rPr>
          <w:rFonts w:ascii="Times New Roman" w:eastAsia="Times New Roman" w:hAnsi="Times New Roman" w:hint="cs"/>
          <w:lang w:bidi="fa-IR"/>
        </w:rPr>
        <w:t xml:space="preserve"> مفهوم در زندگی  می داند(فرانک، ۲۰۱۸).</w:t>
      </w:r>
    </w:p>
    <w:p w14:paraId="1067F2A3"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pPr>
      <w:bookmarkStart w:id="17" w:name="_Toc113114059"/>
      <w:r>
        <w:rPr>
          <w:rFonts w:ascii="Cambria" w:eastAsia="Times New Roman" w:hAnsi="Cambria" w:cs="B Titr" w:hint="cs"/>
          <w:b/>
          <w:bCs/>
          <w:kern w:val="32"/>
          <w:sz w:val="30"/>
          <w:szCs w:val="30"/>
          <w:lang w:bidi="fa-IR"/>
        </w:rPr>
        <w:lastRenderedPageBreak/>
        <w:t>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با وجود </w:t>
      </w:r>
      <w:proofErr w:type="spellStart"/>
      <w:r>
        <w:rPr>
          <w:rFonts w:ascii="Times New Roman" w:eastAsia="Times New Roman" w:hAnsi="Times New Roman" w:hint="cs"/>
          <w:lang w:bidi="fa-IR"/>
        </w:rPr>
        <w:t>برداشت‌های</w:t>
      </w:r>
      <w:proofErr w:type="spellEnd"/>
      <w:r>
        <w:rPr>
          <w:rFonts w:ascii="Times New Roman" w:eastAsia="Times New Roman" w:hAnsi="Times New Roman" w:hint="cs"/>
          <w:lang w:bidi="fa-IR"/>
        </w:rPr>
        <w:t xml:space="preserve"> گوناگون از مفهوم هوش،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جدیدتر بر این باورند که هوش صرفاً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یا دستیابی به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ابعاد معنایی،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و ارزشی زندگی انسان را نیز </w:t>
      </w:r>
      <w:proofErr w:type="spellStart"/>
      <w:r>
        <w:rPr>
          <w:rFonts w:ascii="Times New Roman" w:eastAsia="Times New Roman" w:hAnsi="Times New Roman" w:hint="cs"/>
          <w:lang w:bidi="fa-IR"/>
        </w:rPr>
        <w:t>دربرگیرد</w:t>
      </w:r>
      <w:proofErr w:type="spellEnd"/>
      <w:r>
        <w:rPr>
          <w:rFonts w:ascii="Times New Roman" w:eastAsia="Times New Roman" w:hAnsi="Times New Roman" w:hint="cs"/>
          <w:lang w:bidi="fa-IR"/>
        </w:rPr>
        <w:t xml:space="preserve">. از این منظر، هوش معنوی به عنوان </w:t>
      </w:r>
      <w:proofErr w:type="spellStart"/>
      <w:r>
        <w:rPr>
          <w:rFonts w:ascii="Times New Roman" w:eastAsia="Times New Roman" w:hAnsi="Times New Roman" w:hint="cs"/>
          <w:lang w:bidi="fa-IR"/>
        </w:rPr>
        <w:t>ظرفیتی</w:t>
      </w:r>
      <w:proofErr w:type="spellEnd"/>
      <w:r>
        <w:rPr>
          <w:rFonts w:ascii="Times New Roman" w:eastAsia="Times New Roman" w:hAnsi="Times New Roman" w:hint="cs"/>
          <w:lang w:bidi="fa-IR"/>
        </w:rPr>
        <w:t xml:space="preserve"> برای یافتن معنا، هدف و ارزش در زندگی مورد توجه قرار گرفته است (</w:t>
      </w:r>
      <w:proofErr w:type="spellStart"/>
      <w:r>
        <w:rPr>
          <w:rFonts w:ascii="Times New Roman" w:eastAsia="Times New Roman" w:hAnsi="Times New Roman" w:hint="cs"/>
          <w:lang w:bidi="fa-IR"/>
        </w:rPr>
        <w:t>پینتو</w:t>
      </w:r>
      <w:proofErr w:type="spellEnd"/>
      <w:r>
        <w:rPr>
          <w:rStyle w:val="FootnoteReference"/>
          <w:rFonts w:ascii="Times New Roman" w:eastAsia="Times New Roman" w:hAnsi="Times New Roman" w:hint="cs"/>
          <w:lang w:bidi="fa-IR"/>
        </w:rPr>
        <w:footnoteReference w:id="41"/>
      </w:r>
      <w:r>
        <w:rPr>
          <w:rFonts w:ascii="Times New Roman" w:eastAsia="Times New Roman" w:hAnsi="Times New Roman" w:hint="cs"/>
          <w:lang w:bidi="fa-IR"/>
        </w:rPr>
        <w:t xml:space="preserve"> و همکاران، ۲۰۲۴). از جمله ارسطو صراحتا با برداشت لذت گرایانه از هوش مخالفت می کند و سبک زندگی پیشنهادی این سنت را برده وارد و مشابه زندگی حیوانات می داند. در </w:t>
      </w:r>
      <w:proofErr w:type="spellStart"/>
      <w:r>
        <w:rPr>
          <w:rFonts w:ascii="Times New Roman" w:eastAsia="Times New Roman" w:hAnsi="Times New Roman" w:hint="cs"/>
          <w:lang w:bidi="fa-IR"/>
        </w:rPr>
        <w:t>ازای</w:t>
      </w:r>
      <w:proofErr w:type="spellEnd"/>
      <w:r>
        <w:rPr>
          <w:rFonts w:ascii="Times New Roman" w:eastAsia="Times New Roman" w:hAnsi="Times New Roman" w:hint="cs"/>
          <w:lang w:bidi="fa-IR"/>
        </w:rPr>
        <w:t xml:space="preserve"> برابر دانستن هوش با شادکامی و لذت این اندیشمندان آن را با فضیلت برابر می گیرند. نظریات مبتنی بر فضیلت گرایی بر این باورند که </w:t>
      </w:r>
      <w:proofErr w:type="spellStart"/>
      <w:r>
        <w:rPr>
          <w:rFonts w:ascii="Times New Roman" w:eastAsia="Times New Roman" w:hAnsi="Times New Roman" w:hint="cs"/>
          <w:lang w:bidi="fa-IR"/>
        </w:rPr>
        <w:t>ارضای</w:t>
      </w:r>
      <w:proofErr w:type="spellEnd"/>
      <w:r>
        <w:rPr>
          <w:rFonts w:ascii="Times New Roman" w:eastAsia="Times New Roman" w:hAnsi="Times New Roman" w:hint="cs"/>
          <w:lang w:bidi="fa-IR"/>
        </w:rPr>
        <w:t xml:space="preserve"> امیال به رغم ایجاد لذت، همواره هوش را همراه ندارد و در نتیجه، هوش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تواند صرفا به معنای تجربه لذت باشد.(</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 ۲۰۱۵)،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(۱۹۸۹) به تفاوت های هوش هیجانی و هوش روانشناختی (که نظریه پردازان فضیلت گرا طرفدار دومی هستند)، اشاره می کند. این مؤلفه عقیده دارد که بعضی از جنبه های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بهینه، مانند تحقق هدف های فردی، متضمن </w:t>
      </w:r>
      <w:proofErr w:type="spellStart"/>
      <w:r>
        <w:rPr>
          <w:rFonts w:ascii="Times New Roman" w:eastAsia="Times New Roman" w:hAnsi="Times New Roman" w:hint="cs"/>
          <w:lang w:bidi="fa-IR"/>
        </w:rPr>
        <w:t>قانونمندی</w:t>
      </w:r>
      <w:proofErr w:type="spellEnd"/>
      <w:r>
        <w:rPr>
          <w:rFonts w:ascii="Times New Roman" w:eastAsia="Times New Roman" w:hAnsi="Times New Roman" w:hint="cs"/>
          <w:lang w:bidi="fa-IR"/>
        </w:rPr>
        <w:t xml:space="preserve"> و تلاش بسیار است و این امر حتی ممکن است در تعارض کامل با شادکامی کوتاه مدت باشد. بنابراین هوش را نباید ساده </w:t>
      </w:r>
      <w:proofErr w:type="spellStart"/>
      <w:r>
        <w:rPr>
          <w:rFonts w:ascii="Times New Roman" w:eastAsia="Times New Roman" w:hAnsi="Times New Roman" w:hint="cs"/>
          <w:lang w:bidi="fa-IR"/>
        </w:rPr>
        <w:t>نگرانه</w:t>
      </w:r>
      <w:proofErr w:type="spellEnd"/>
      <w:r>
        <w:rPr>
          <w:rFonts w:ascii="Times New Roman" w:eastAsia="Times New Roman" w:hAnsi="Times New Roman" w:hint="cs"/>
          <w:lang w:bidi="fa-IR"/>
        </w:rPr>
        <w:t xml:space="preserve"> معادل با تجربه بیشتر لذت در مقابل درد دانست ؛ در عوض هوش دربرگیرنده تلاش برای کمال و تحقق نیروهای بالقوه واقعی فرد است.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یک الگوی چند بعدی از </w:t>
      </w:r>
      <w:proofErr w:type="spellStart"/>
      <w:r>
        <w:rPr>
          <w:rFonts w:ascii="Times New Roman" w:eastAsia="Times New Roman" w:hAnsi="Times New Roman" w:hint="cs"/>
          <w:lang w:bidi="fa-IR"/>
        </w:rPr>
        <w:t>سلات</w:t>
      </w:r>
      <w:proofErr w:type="spellEnd"/>
      <w:r>
        <w:rPr>
          <w:rFonts w:ascii="Times New Roman" w:eastAsia="Times New Roman" w:hAnsi="Times New Roman" w:hint="cs"/>
          <w:lang w:bidi="fa-IR"/>
        </w:rPr>
        <w:t xml:space="preserve"> روانشناختی را مفهوم سازی و عملیاتی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در این الگو هوش شناختی دارای اهمیت مثبت عملکردی می باشد که متشکل از عناصر مختلفی از قبیل :</w:t>
      </w:r>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پذیرش خود: به نگرش مثبت خود، شناخت جنبه های مختلف خود که می تواند مثبت یا منفی باشد و احساس مثبت درباره گذشته خود. </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lastRenderedPageBreak/>
        <w:t xml:space="preserve">رابطه مثبت با دیگران : داشتن رابطه گرم، رضایت بخش و توام با ارتباط دیگران، توجه به سلامتی و خشنودی دیگران، احساس همدردی قوی با سایر افراد. . </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خود پیروی، مستقل و </w:t>
      </w:r>
      <w:proofErr w:type="spellStart"/>
      <w:r>
        <w:rPr>
          <w:rFonts w:ascii="Times New Roman" w:eastAsia="Times New Roman" w:hAnsi="Times New Roman" w:hint="cs"/>
          <w:lang w:bidi="fa-IR"/>
        </w:rPr>
        <w:t>خودمختار</w:t>
      </w:r>
      <w:proofErr w:type="spellEnd"/>
      <w:r>
        <w:rPr>
          <w:rFonts w:ascii="Times New Roman" w:eastAsia="Times New Roman" w:hAnsi="Times New Roman" w:hint="cs"/>
          <w:lang w:bidi="fa-IR"/>
        </w:rPr>
        <w:t xml:space="preserve"> بودن :توانایی مقاومت در برابر فشارهای اجتماعی، توانایی تنظیم رفتار از درون و ارزیابی خود بوسیله معیارهای شخصی. </w:t>
      </w:r>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غلبه بر محیط: داشتن حس غلبه و برتری بر محیط، </w:t>
      </w:r>
      <w:proofErr w:type="spellStart"/>
      <w:r>
        <w:rPr>
          <w:rFonts w:ascii="Times New Roman" w:eastAsia="Times New Roman" w:hAnsi="Times New Roman" w:hint="cs"/>
          <w:lang w:bidi="fa-IR"/>
        </w:rPr>
        <w:t>مهارکردن</w:t>
      </w:r>
      <w:proofErr w:type="spellEnd"/>
      <w:r>
        <w:rPr>
          <w:rFonts w:ascii="Times New Roman" w:eastAsia="Times New Roman" w:hAnsi="Times New Roman" w:hint="cs"/>
          <w:lang w:bidi="fa-IR"/>
        </w:rPr>
        <w:t xml:space="preserve"> ارایه پیچیده ای از فعالیت های بیرونی استفاده مؤثر بردن از فرصت های </w:t>
      </w:r>
      <w:proofErr w:type="spellStart"/>
      <w:r>
        <w:rPr>
          <w:rFonts w:ascii="Times New Roman" w:eastAsia="Times New Roman" w:hAnsi="Times New Roman" w:hint="cs"/>
          <w:lang w:bidi="fa-IR"/>
        </w:rPr>
        <w:t>بعمل</w:t>
      </w:r>
      <w:proofErr w:type="spellEnd"/>
      <w:r>
        <w:rPr>
          <w:rFonts w:ascii="Times New Roman" w:eastAsia="Times New Roman" w:hAnsi="Times New Roman" w:hint="cs"/>
          <w:lang w:bidi="fa-IR"/>
        </w:rPr>
        <w:t xml:space="preserve"> آمده، توانایی انتخاب یا ایجاد زمینه های مناسب برای نیازها و ارزش های شخصی. </w:t>
      </w:r>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هدفمندی در زندگی: داشتن هدف و جهت در زندگی، معنی دادن به زندگی در حال و گذشته، داشتن عقیده و باوری که به زندگی هدف می دهد. </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رشد شخصی: احساس رشد ممتد داشتن خود را در حال رشد و تحول دیدن، گشاده رو بودن برای تجارت جدید، داشتن حس تشخیص، توانایی بالقوه خود (</w:t>
      </w:r>
      <w:proofErr w:type="spellStart"/>
      <w:r>
        <w:rPr>
          <w:rFonts w:ascii="Times New Roman" w:eastAsia="Times New Roman" w:hAnsi="Times New Roman" w:hint="cs"/>
          <w:lang w:bidi="fa-IR"/>
        </w:rPr>
        <w:t>باباپور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خیرالدین</w:t>
      </w:r>
      <w:proofErr w:type="spellEnd"/>
      <w:r>
        <w:rPr>
          <w:rFonts w:ascii="Times New Roman" w:eastAsia="Times New Roman" w:hAnsi="Times New Roman" w:hint="cs"/>
          <w:lang w:bidi="fa-IR"/>
        </w:rPr>
        <w:t xml:space="preserve"> و همکاران، ۱۳۹۸).</w:t>
      </w:r>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w:t>
      </w:r>
      <w:r>
        <w:rPr>
          <w:rFonts w:ascii="Times New Roman" w:eastAsia="Times New Roman" w:hAnsi="Times New Roman" w:hint="cs"/>
          <w:b/>
          <w:bCs/>
          <w:lang w:bidi="fa-IR"/>
        </w:rPr>
        <w:t>مدل سلامت معنوی کامل:</w:t>
      </w:r>
      <w:r>
        <w:rPr>
          <w:rFonts w:ascii="Times New Roman" w:eastAsia="Times New Roman" w:hAnsi="Times New Roman" w:hint="cs"/>
          <w:lang w:bidi="fa-IR"/>
        </w:rPr>
        <w:t xml:space="preserve"> این مدل دو بعد سلامت معنوی و تنش معنوی را ترکیب می کند که حاصل چهار حالت ؛ به نحوی که هم سلامت معنوی و هم تنش معنوی شامل دو حالت کامل و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سلامت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علائم سرزندگی هیجانی و شادکامی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بالا را نشان می دهند. از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سطوح پائین نشانه های هوش هیجانی، روانشناختی و اجتماعی است(جوشن لو، ۱۳۹۵).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از ناامیدی خاموشی رنج می برند که ثمره فقدان معنا، هدف و </w:t>
      </w:r>
      <w:proofErr w:type="spellStart"/>
      <w:r>
        <w:rPr>
          <w:rFonts w:ascii="Times New Roman" w:eastAsia="Times New Roman" w:hAnsi="Times New Roman" w:hint="cs"/>
          <w:lang w:bidi="fa-IR"/>
        </w:rPr>
        <w:t>هرچیز</w:t>
      </w:r>
      <w:proofErr w:type="spellEnd"/>
      <w:r>
        <w:rPr>
          <w:rFonts w:ascii="Times New Roman" w:eastAsia="Times New Roman" w:hAnsi="Times New Roman" w:hint="cs"/>
          <w:lang w:bidi="fa-IR"/>
        </w:rPr>
        <w:t xml:space="preserve"> مثبت دیگری در زندگی شان است.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یک </w:t>
      </w:r>
      <w:r>
        <w:rPr>
          <w:rFonts w:ascii="Times New Roman" w:eastAsia="Times New Roman" w:hAnsi="Times New Roman" w:hint="cs"/>
          <w:lang w:bidi="fa-IR"/>
        </w:rPr>
        <w:lastRenderedPageBreak/>
        <w:t xml:space="preserve">عارضه نادیده گرفته شده است که در اصل نقطه مقابل هوش است.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همواره آرزوی بشر بوده و هست. در ابتدا رفاه و طول عمر بیشتر، معنی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بهتر را داشت . اما امروزه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از عمر است که همراه با رضایت، شادمانی و لذت بخشی باشد.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مفهومی پویا و وسیعتر از سلامتی است بر طبق مدل سلامتی،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سلامت و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proofErr w:type="spellStart"/>
      <w:r>
        <w:rPr>
          <w:rFonts w:ascii="Times New Roman" w:eastAsia="Times New Roman" w:hAnsi="Times New Roman" w:hint="cs"/>
          <w:lang w:bidi="fa-IR"/>
        </w:rPr>
        <w:t>شناسان</w:t>
      </w:r>
      <w:proofErr w:type="spellEnd"/>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و طبقه بندی توانمندی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که در خلاف تنش عمل می کنند، مشخص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و بر اساس آن رویکرد های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متعددی را بنا </w:t>
      </w:r>
      <w:proofErr w:type="spellStart"/>
      <w:r>
        <w:rPr>
          <w:rFonts w:ascii="Times New Roman" w:eastAsia="Times New Roman" w:hAnsi="Times New Roman" w:hint="cs"/>
          <w:lang w:bidi="fa-IR"/>
        </w:rPr>
        <w:t>نهاده‌اند</w:t>
      </w:r>
      <w:proofErr w:type="spellEnd"/>
      <w:r>
        <w:rPr>
          <w:rFonts w:ascii="Times New Roman" w:eastAsia="Times New Roman" w:hAnsi="Times New Roman" w:hint="cs"/>
          <w:lang w:bidi="fa-IR"/>
        </w:rPr>
        <w:t xml:space="preserve">. و معتقدند که به جای تأکید صرف بر </w:t>
      </w:r>
      <w:proofErr w:type="spellStart"/>
      <w:r>
        <w:rPr>
          <w:rFonts w:ascii="Times New Roman" w:eastAsia="Times New Roman" w:hAnsi="Times New Roman" w:hint="cs"/>
          <w:lang w:bidi="fa-IR"/>
        </w:rPr>
        <w:t>آسیب‌شناسی</w:t>
      </w:r>
      <w:proofErr w:type="spellEnd"/>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تنها تمرکز بر تنش ها و درمان هم متمرکز بر ضعف ها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باشد. از لحاظ تاریخی فلاسفه در تئوری های اخلاق به خصوص رویکردهای لذت گرایانه </w:t>
      </w:r>
      <w:proofErr w:type="spellStart"/>
      <w:r>
        <w:rPr>
          <w:rFonts w:ascii="Times New Roman" w:eastAsia="Times New Roman" w:hAnsi="Times New Roman" w:hint="cs"/>
          <w:lang w:bidi="fa-IR"/>
        </w:rPr>
        <w:t>پیکوری</w:t>
      </w:r>
      <w:proofErr w:type="spellEnd"/>
      <w:r>
        <w:rPr>
          <w:rFonts w:ascii="Times New Roman" w:eastAsia="Times New Roman" w:hAnsi="Times New Roman" w:hint="cs"/>
          <w:vertAlign w:val="superscript"/>
          <w:lang w:bidi="fa-IR"/>
        </w:rPr>
        <w:t xml:space="preserve"> </w:t>
      </w:r>
      <w:r>
        <w:rPr>
          <w:rFonts w:ascii="Times New Roman" w:eastAsia="Times New Roman" w:hAnsi="Times New Roman" w:hint="cs"/>
          <w:lang w:bidi="fa-IR"/>
        </w:rPr>
        <w:t xml:space="preserve">به طور گسترده به مفهوم شادمانی و هوش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اما برای اولین </w:t>
      </w:r>
      <w:proofErr w:type="spellStart"/>
      <w:r>
        <w:rPr>
          <w:rFonts w:ascii="Times New Roman" w:eastAsia="Times New Roman" w:hAnsi="Times New Roman" w:hint="cs"/>
          <w:lang w:bidi="fa-IR"/>
        </w:rPr>
        <w:t>باردر</w:t>
      </w:r>
      <w:proofErr w:type="spellEnd"/>
      <w:r>
        <w:rPr>
          <w:rFonts w:ascii="Times New Roman" w:eastAsia="Times New Roman" w:hAnsi="Times New Roman" w:hint="cs"/>
          <w:lang w:bidi="fa-IR"/>
        </w:rPr>
        <w:t xml:space="preserve"> سال ۱۹۸۰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اصطلاح هوش روان شناختی و ساختار های مرتبط با آن را به صورت </w:t>
      </w:r>
      <w:proofErr w:type="spellStart"/>
      <w:r>
        <w:rPr>
          <w:rFonts w:ascii="Times New Roman" w:eastAsia="Times New Roman" w:hAnsi="Times New Roman" w:hint="cs"/>
          <w:lang w:bidi="fa-IR"/>
        </w:rPr>
        <w:t>روش‌مند</w:t>
      </w:r>
      <w:proofErr w:type="spellEnd"/>
      <w:r>
        <w:rPr>
          <w:rFonts w:ascii="Times New Roman" w:eastAsia="Times New Roman" w:hAnsi="Times New Roman" w:hint="cs"/>
          <w:lang w:bidi="fa-IR"/>
        </w:rPr>
        <w:t xml:space="preserve"> در حوزه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بررسی کرد و آن را جایگزین و مترادف شادمانی قرار داد .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مطابق با دیدگاه </w:t>
      </w:r>
      <w:proofErr w:type="spellStart"/>
      <w:r>
        <w:rPr>
          <w:rFonts w:ascii="Times New Roman" w:eastAsia="Times New Roman" w:hAnsi="Times New Roman" w:hint="cs"/>
          <w:lang w:bidi="fa-IR"/>
        </w:rPr>
        <w:t>سیکزنت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میهالی</w:t>
      </w:r>
      <w:proofErr w:type="spellEnd"/>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w:t>
      </w:r>
      <w:r>
        <w:rPr>
          <w:rFonts w:ascii="Times New Roman" w:eastAsia="Times New Roman" w:hAnsi="Times New Roman" w:hint="cs"/>
          <w:lang w:bidi="fa-IR"/>
        </w:rPr>
        <w:lastRenderedPageBreak/>
        <w:t xml:space="preserve">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proofErr w:type="spellStart"/>
      <w:r>
        <w:rPr>
          <w:rFonts w:ascii="Times New Roman" w:eastAsia="Times New Roman" w:hAnsi="Times New Roman" w:hint="cs"/>
          <w:lang w:bidi="fa-IR"/>
        </w:rPr>
        <w:t>تمایزبر</w:t>
      </w:r>
      <w:proofErr w:type="spellEnd"/>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proofErr w:type="spellStart"/>
      <w:r>
        <w:rPr>
          <w:rFonts w:ascii="Times New Roman" w:eastAsia="Times New Roman" w:hAnsi="Times New Roman" w:hint="cs"/>
          <w:lang w:bidi="fa-IR"/>
        </w:rPr>
        <w:t>فرایندها</w:t>
      </w:r>
      <w:proofErr w:type="spellEnd"/>
      <w:r>
        <w:rPr>
          <w:rFonts w:ascii="Times New Roman" w:eastAsia="Times New Roman" w:hAnsi="Times New Roman" w:hint="cs"/>
          <w:lang w:bidi="fa-IR"/>
        </w:rPr>
        <w:t xml:space="preserve">) است. در تئوری های نزولی – صعودی اعتقاد بر این است که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در حوزه های خاص زندگی مانند کار، ازدواج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proofErr w:type="spellStart"/>
      <w:r>
        <w:rPr>
          <w:rFonts w:ascii="Times New Roman" w:eastAsia="Times New Roman" w:hAnsi="Times New Roman" w:hint="cs"/>
          <w:lang w:bidi="fa-IR"/>
        </w:rPr>
        <w:t>برادبون</w:t>
      </w:r>
      <w:proofErr w:type="spellEnd"/>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proofErr w:type="spellStart"/>
      <w:r>
        <w:rPr>
          <w:rFonts w:ascii="Times New Roman" w:eastAsia="Times New Roman" w:hAnsi="Times New Roman" w:hint="cs"/>
          <w:lang w:bidi="fa-IR"/>
        </w:rPr>
        <w:t>استقلال</w:t>
      </w:r>
      <w:proofErr w:type="spellEnd"/>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proofErr w:type="spellStart"/>
      <w:r>
        <w:rPr>
          <w:rFonts w:ascii="Times New Roman" w:eastAsia="Times New Roman" w:hAnsi="Times New Roman" w:hint="cs"/>
          <w:lang w:bidi="fa-IR"/>
        </w:rPr>
        <w:t>علّی</w:t>
      </w:r>
      <w:proofErr w:type="spellEnd"/>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به مطالعه</w:t>
      </w:r>
      <w:r>
        <w:rPr>
          <w:rFonts w:ascii="Times New Roman" w:eastAsia="Times New Roman" w:hAnsi="Times New Roman" w:hint="cs"/>
          <w:lang w:bidi="fa-IR"/>
        </w:rPr>
        <w:softHyphen/>
        <w:t xml:space="preserve">ی سلامتی انسان مورد انتقاد قرار گرفته است. بر خلاف این دیدگاه که سلامتی را به عنوان نداشتن تنش تعریف می کند، رویکرد های جدید </w:t>
      </w:r>
      <w:proofErr w:type="spellStart"/>
      <w:r>
        <w:rPr>
          <w:rFonts w:ascii="Times New Roman" w:eastAsia="Times New Roman" w:hAnsi="Times New Roman" w:hint="cs"/>
          <w:lang w:bidi="fa-IR"/>
        </w:rPr>
        <w:t>بر"خوب</w:t>
      </w:r>
      <w:proofErr w:type="spellEnd"/>
      <w:r>
        <w:rPr>
          <w:rFonts w:ascii="Times New Roman" w:eastAsia="Times New Roman" w:hAnsi="Times New Roman" w:hint="cs"/>
          <w:lang w:bidi="fa-IR"/>
        </w:rPr>
        <w:t xml:space="preserve"> بودن" به جای بد یا بیمار بودن "</w:t>
      </w:r>
      <w:proofErr w:type="spellStart"/>
      <w:r>
        <w:rPr>
          <w:rFonts w:ascii="Times New Roman" w:eastAsia="Times New Roman" w:hAnsi="Times New Roman" w:hint="cs"/>
          <w:lang w:bidi="fa-IR"/>
        </w:rPr>
        <w:t>تآکید</w:t>
      </w:r>
      <w:proofErr w:type="spellEnd"/>
      <w:r>
        <w:rPr>
          <w:rFonts w:ascii="Times New Roman" w:eastAsia="Times New Roman" w:hAnsi="Times New Roman" w:hint="cs"/>
          <w:lang w:bidi="fa-IR"/>
        </w:rPr>
        <w:t xml:space="preserve"> می کنند(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۲۰۱۹).</w:t>
      </w:r>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سلامت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یا </w:t>
      </w:r>
      <w:proofErr w:type="spellStart"/>
      <w:r>
        <w:rPr>
          <w:rFonts w:ascii="Times New Roman" w:eastAsia="Times New Roman" w:hAnsi="Times New Roman" w:hint="cs"/>
          <w:lang w:bidi="fa-IR"/>
        </w:rPr>
        <w:t>تنش‌های</w:t>
      </w:r>
      <w:proofErr w:type="spellEnd"/>
      <w:r>
        <w:rPr>
          <w:rFonts w:ascii="Times New Roman" w:eastAsia="Times New Roman" w:hAnsi="Times New Roman" w:hint="cs"/>
          <w:lang w:bidi="fa-IR"/>
        </w:rPr>
        <w:t xml:space="preserve"> معنوی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برخورداری از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همچون سازگاری، احساس رضایت، </w:t>
      </w:r>
      <w:proofErr w:type="spellStart"/>
      <w:r>
        <w:rPr>
          <w:rFonts w:ascii="Times New Roman" w:eastAsia="Times New Roman" w:hAnsi="Times New Roman" w:hint="cs"/>
          <w:lang w:bidi="fa-IR"/>
        </w:rPr>
        <w:t>اعتمادبه‌نفس</w:t>
      </w:r>
      <w:proofErr w:type="spellEnd"/>
      <w:r>
        <w:rPr>
          <w:rFonts w:ascii="Times New Roman" w:eastAsia="Times New Roman" w:hAnsi="Times New Roman" w:hint="cs"/>
          <w:lang w:bidi="fa-IR"/>
        </w:rPr>
        <w:t xml:space="preserve">، معنا و هدف در زندگی و توانایی رشد و شکوفایی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بهزیستی مطلوب شامل رشد شخصی، احساس هدفمندی، روابط مثبت با دیگران و پذیرش خود است و فرد سالم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فردی است که در مسیر رشد و تحقق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خود قرار دارد (</w:t>
      </w:r>
      <w:proofErr w:type="spellStart"/>
      <w:r>
        <w:rPr>
          <w:rFonts w:ascii="Times New Roman" w:eastAsia="Times New Roman" w:hAnsi="Times New Roman" w:hint="cs"/>
          <w:lang w:bidi="fa-IR"/>
        </w:rPr>
        <w:t>رول</w:t>
      </w:r>
      <w:proofErr w:type="spellEnd"/>
      <w:r>
        <w:rPr>
          <w:rFonts w:ascii="Times New Roman" w:eastAsia="Times New Roman" w:hAnsi="Times New Roman" w:hint="cs"/>
          <w:lang w:bidi="fa-IR"/>
        </w:rPr>
        <w:t xml:space="preserve"> و همکاران، ۲۰۲۴). گروهی از روانشناسان به جای اصطلاح سلامتی معنوی از هوش روانشناختی استفاده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زیرا </w:t>
      </w:r>
      <w:r>
        <w:rPr>
          <w:rFonts w:ascii="Times New Roman" w:eastAsia="Times New Roman" w:hAnsi="Times New Roman" w:hint="cs"/>
          <w:lang w:bidi="fa-IR"/>
        </w:rPr>
        <w:lastRenderedPageBreak/>
        <w:t xml:space="preserve">معتقدند این واژه بیشتر ابعاد مثبت را به ذهن متبادر می کند . در این راستا، مدل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مانند مدل </w:t>
      </w:r>
      <w:proofErr w:type="spellStart"/>
      <w:r>
        <w:rPr>
          <w:rFonts w:ascii="Times New Roman" w:eastAsia="Times New Roman" w:hAnsi="Times New Roman" w:hint="cs"/>
          <w:lang w:bidi="fa-IR"/>
        </w:rPr>
        <w:t>جاهودا</w:t>
      </w:r>
      <w:proofErr w:type="spellEnd"/>
      <w:r>
        <w:rPr>
          <w:rFonts w:ascii="Times New Roman" w:eastAsia="Times New Roman" w:hAnsi="Times New Roman" w:hint="cs"/>
          <w:lang w:bidi="fa-IR"/>
        </w:rPr>
        <w:t xml:space="preserve">، مدل هوش روان شناختی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و مدل شش عاملی هوش روان شناختی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تدوین شده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که در تعریف و تبیین سلامت معنوی به جای تمرکز بر تنش و ضعف بر توانایی ها و داشته های فرد متمرکز هستند. در سالهای اخیر، گروهی از پژوهشگران حوزه سلامت معنوی از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 رویکرد نظری و پژوهشی متفاوتی برای تبیین و مطالعه این مفهوم بر گزیده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 </w:t>
      </w:r>
      <w:proofErr w:type="spellStart"/>
      <w:r>
        <w:rPr>
          <w:rFonts w:ascii="Times New Roman" w:eastAsia="Times New Roman" w:hAnsi="Times New Roman" w:hint="cs"/>
          <w:lang w:bidi="fa-IR"/>
        </w:rPr>
        <w:t>انان</w:t>
      </w:r>
      <w:proofErr w:type="spellEnd"/>
      <w:r>
        <w:rPr>
          <w:rFonts w:ascii="Times New Roman" w:eastAsia="Times New Roman" w:hAnsi="Times New Roman" w:hint="cs"/>
          <w:lang w:bidi="fa-IR"/>
        </w:rPr>
        <w:t xml:space="preserve"> سلامت معنوی را معادل کارکرد مثبت روانشناختی، تلقی و آن را در قالب "هوش روانشناختی" مفهوم سازی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این گروه نداشتن تنش را برای احساس سلامت کافی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دادند، بلکه معتقدند که داشتن احساس رضایت از زندگی، پیشرفت بسنده، تعامل کار آمد و مؤثر با جهان، انرژی و خلق مثبت پیوند و رابطه مطلوب با جمع و اجتماع و پیشرفت مثبت، از مشخصه های فرد سالم است (همایی، ۱۳۹۶).</w:t>
      </w:r>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بیشتر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معتقدند معنویت بالغانه با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و تحمل بالا و همچنین با </w:t>
      </w:r>
      <w:proofErr w:type="spellStart"/>
      <w:r>
        <w:rPr>
          <w:rFonts w:ascii="Times New Roman" w:eastAsia="Times New Roman" w:hAnsi="Times New Roman" w:hint="cs"/>
          <w:lang w:bidi="fa-IR"/>
        </w:rPr>
        <w:t>خودمحوری</w:t>
      </w:r>
      <w:proofErr w:type="spellEnd"/>
      <w:r>
        <w:rPr>
          <w:rFonts w:ascii="Times New Roman" w:eastAsia="Times New Roman" w:hAnsi="Times New Roman" w:hint="cs"/>
          <w:lang w:bidi="fa-IR"/>
        </w:rPr>
        <w:t xml:space="preserve"> پایین ارتباط دارد.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فرایندهایی</w:t>
      </w:r>
      <w:proofErr w:type="spellEnd"/>
      <w:r>
        <w:rPr>
          <w:rFonts w:ascii="Times New Roman" w:eastAsia="Times New Roman" w:hAnsi="Times New Roman" w:hint="cs"/>
          <w:lang w:bidi="fa-IR"/>
        </w:rPr>
        <w:t xml:space="preserve"> را توضیح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بر اساس آن، فرد با بررسی ارتباط با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خود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معنویت بالغانه برسد. ایده اساسی در پس این </w:t>
      </w:r>
      <w:proofErr w:type="spellStart"/>
      <w:r>
        <w:rPr>
          <w:rFonts w:ascii="Times New Roman" w:eastAsia="Times New Roman" w:hAnsi="Times New Roman" w:hint="cs"/>
          <w:lang w:bidi="fa-IR"/>
        </w:rPr>
        <w:t>نظریه‌ها</w:t>
      </w:r>
      <w:proofErr w:type="spellEnd"/>
      <w:r>
        <w:rPr>
          <w:rFonts w:ascii="Times New Roman" w:eastAsia="Times New Roman" w:hAnsi="Times New Roman" w:hint="cs"/>
          <w:lang w:bidi="fa-IR"/>
        </w:rPr>
        <w:t xml:space="preserve"> آن است که </w:t>
      </w:r>
      <w:proofErr w:type="spellStart"/>
      <w:r>
        <w:rPr>
          <w:rFonts w:ascii="Times New Roman" w:eastAsia="Times New Roman" w:hAnsi="Times New Roman" w:hint="cs"/>
          <w:lang w:bidi="fa-IR"/>
        </w:rPr>
        <w:t>تعارض‌های</w:t>
      </w:r>
      <w:proofErr w:type="spellEnd"/>
      <w:r>
        <w:rPr>
          <w:rFonts w:ascii="Times New Roman" w:eastAsia="Times New Roman" w:hAnsi="Times New Roman" w:hint="cs"/>
          <w:lang w:bidi="fa-IR"/>
        </w:rPr>
        <w:t xml:space="preserve"> حل نشده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ممکن است از آگاهی شخص درباره نیازهای شخصی یا </w:t>
      </w:r>
      <w:proofErr w:type="spellStart"/>
      <w:r>
        <w:rPr>
          <w:rFonts w:ascii="Times New Roman" w:eastAsia="Times New Roman" w:hAnsi="Times New Roman" w:hint="cs"/>
          <w:lang w:bidi="fa-IR"/>
        </w:rPr>
        <w:t>تکانه‌های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دینی‌اش</w:t>
      </w:r>
      <w:proofErr w:type="spellEnd"/>
      <w:r>
        <w:rPr>
          <w:rFonts w:ascii="Times New Roman" w:eastAsia="Times New Roman" w:hAnsi="Times New Roman" w:hint="cs"/>
          <w:lang w:bidi="fa-IR"/>
        </w:rPr>
        <w:t xml:space="preserve"> جلوگیری کنند. در حقیقت، ممکن است مردم تا آنجا به حل مسائل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شخصی خود یا اهداف متمرکز بر خود </w:t>
      </w:r>
      <w:proofErr w:type="spellStart"/>
      <w:r>
        <w:rPr>
          <w:rFonts w:ascii="Times New Roman" w:eastAsia="Times New Roman" w:hAnsi="Times New Roman" w:hint="cs"/>
          <w:lang w:bidi="fa-IR"/>
        </w:rPr>
        <w:t>دل‌مشغول</w:t>
      </w:r>
      <w:proofErr w:type="spellEnd"/>
      <w:r>
        <w:rPr>
          <w:rFonts w:ascii="Times New Roman" w:eastAsia="Times New Roman" w:hAnsi="Times New Roman" w:hint="cs"/>
          <w:lang w:bidi="fa-IR"/>
        </w:rPr>
        <w:t xml:space="preserve"> شوند که </w:t>
      </w:r>
      <w:proofErr w:type="spellStart"/>
      <w:r>
        <w:rPr>
          <w:rFonts w:ascii="Times New Roman" w:eastAsia="Times New Roman" w:hAnsi="Times New Roman" w:hint="cs"/>
          <w:lang w:bidi="fa-IR"/>
        </w:rPr>
        <w:t>بُعد</w:t>
      </w:r>
      <w:proofErr w:type="spellEnd"/>
      <w:r>
        <w:rPr>
          <w:rFonts w:ascii="Times New Roman" w:eastAsia="Times New Roman" w:hAnsi="Times New Roman" w:hint="cs"/>
          <w:lang w:bidi="fa-IR"/>
        </w:rPr>
        <w:t xml:space="preserve"> معنوی زندگی را نشناسند یا درک نکنند. نخستین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مانند </w:t>
      </w:r>
      <w:proofErr w:type="spellStart"/>
      <w:r>
        <w:rPr>
          <w:rFonts w:ascii="Times New Roman" w:eastAsia="Times New Roman" w:hAnsi="Times New Roman" w:hint="cs"/>
          <w:lang w:bidi="fa-IR"/>
        </w:rPr>
        <w:t>آلفرد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آدلر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اریک</w:t>
      </w:r>
      <w:proofErr w:type="spellEnd"/>
      <w:r>
        <w:rPr>
          <w:rFonts w:ascii="Times New Roman" w:eastAsia="Times New Roman" w:hAnsi="Times New Roman" w:hint="cs"/>
          <w:lang w:bidi="fa-IR"/>
        </w:rPr>
        <w:t xml:space="preserve"> فرو معتقد بودند که حل </w:t>
      </w:r>
      <w:proofErr w:type="spellStart"/>
      <w:r>
        <w:rPr>
          <w:rFonts w:ascii="Times New Roman" w:eastAsia="Times New Roman" w:hAnsi="Times New Roman" w:hint="cs"/>
          <w:lang w:bidi="fa-IR"/>
        </w:rPr>
        <w:t>تعارض‌های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به افزایش دلسوزی،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عشق برادرانه و معنویت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منجر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به گفته </w:t>
      </w:r>
      <w:proofErr w:type="spellStart"/>
      <w:r>
        <w:rPr>
          <w:rFonts w:ascii="Times New Roman" w:eastAsia="Times New Roman" w:hAnsi="Times New Roman" w:hint="cs"/>
          <w:lang w:bidi="fa-IR"/>
        </w:rPr>
        <w:t>نظریه‌پردازن</w:t>
      </w:r>
      <w:proofErr w:type="spellEnd"/>
      <w:r>
        <w:rPr>
          <w:rFonts w:ascii="Times New Roman" w:eastAsia="Times New Roman" w:hAnsi="Times New Roman" w:hint="cs"/>
          <w:lang w:bidi="fa-IR"/>
        </w:rPr>
        <w:t xml:space="preserve"> دیگر، سطح </w:t>
      </w:r>
      <w:proofErr w:type="spellStart"/>
      <w:r>
        <w:rPr>
          <w:rFonts w:ascii="Times New Roman" w:eastAsia="Times New Roman" w:hAnsi="Times New Roman" w:hint="cs"/>
          <w:lang w:bidi="fa-IR"/>
        </w:rPr>
        <w:t>عمیق‌تری</w:t>
      </w:r>
      <w:proofErr w:type="spellEnd"/>
      <w:r>
        <w:rPr>
          <w:rFonts w:ascii="Times New Roman" w:eastAsia="Times New Roman" w:hAnsi="Times New Roman" w:hint="cs"/>
          <w:lang w:bidi="fa-IR"/>
        </w:rPr>
        <w:t xml:space="preserve"> از فرایند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در مردم وجود دارد که دسترسی به این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ناگزیر به افزایش معنویت منتهی </w:t>
      </w:r>
      <w:proofErr w:type="spellStart"/>
      <w:r>
        <w:rPr>
          <w:rFonts w:ascii="Times New Roman" w:eastAsia="Times New Roman" w:hAnsi="Times New Roman" w:hint="cs"/>
          <w:lang w:bidi="fa-IR"/>
        </w:rPr>
        <w:t>می‌گردد</w:t>
      </w:r>
      <w:proofErr w:type="spellEnd"/>
      <w:r>
        <w:rPr>
          <w:rFonts w:ascii="Times New Roman" w:eastAsia="Times New Roman" w:hAnsi="Times New Roman" w:hint="cs"/>
          <w:lang w:bidi="fa-IR"/>
        </w:rPr>
        <w:t xml:space="preserve">. یکی از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روان‌پوشی</w:t>
      </w:r>
      <w:proofErr w:type="spellEnd"/>
      <w:r>
        <w:rPr>
          <w:rFonts w:ascii="Times New Roman" w:eastAsia="Times New Roman" w:hAnsi="Times New Roman" w:hint="cs"/>
          <w:lang w:bidi="fa-IR"/>
        </w:rPr>
        <w:t xml:space="preserve"> که بیش از دیگران به بعد معنوی پرداخت، کارل جی است. او معتقد بود که دین و معنویت با نیازهای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هیجانی فطری ارتباط دارند؛ نیاز به یافتن معنی در زندگی، </w:t>
      </w:r>
      <w:proofErr w:type="spellStart"/>
      <w:r>
        <w:rPr>
          <w:rFonts w:ascii="Times New Roman" w:eastAsia="Times New Roman" w:hAnsi="Times New Roman" w:hint="cs"/>
          <w:lang w:bidi="fa-IR"/>
        </w:rPr>
        <w:t>شکل‌دادن</w:t>
      </w:r>
      <w:proofErr w:type="spellEnd"/>
      <w:r>
        <w:rPr>
          <w:rFonts w:ascii="Times New Roman" w:eastAsia="Times New Roman" w:hAnsi="Times New Roman" w:hint="cs"/>
          <w:lang w:bidi="fa-IR"/>
        </w:rPr>
        <w:t xml:space="preserve"> به احساس تمامیت یا کمال </w:t>
      </w:r>
      <w:proofErr w:type="spellStart"/>
      <w:r>
        <w:rPr>
          <w:rFonts w:ascii="Times New Roman" w:eastAsia="Times New Roman" w:hAnsi="Times New Roman" w:hint="cs"/>
          <w:lang w:bidi="fa-IR"/>
        </w:rPr>
        <w:t>یافتگی</w:t>
      </w:r>
      <w:proofErr w:type="spellEnd"/>
      <w:r>
        <w:rPr>
          <w:rFonts w:ascii="Times New Roman" w:eastAsia="Times New Roman" w:hAnsi="Times New Roman" w:hint="cs"/>
          <w:lang w:bidi="fa-IR"/>
        </w:rPr>
        <w:t xml:space="preserve"> و پیوند داشتن با چیزی بزرگتر از خود فرد. نظریه شخصیت یونگ هنوز یکی از </w:t>
      </w:r>
      <w:proofErr w:type="spellStart"/>
      <w:r>
        <w:rPr>
          <w:rFonts w:ascii="Times New Roman" w:eastAsia="Times New Roman" w:hAnsi="Times New Roman" w:hint="cs"/>
          <w:lang w:bidi="fa-IR"/>
        </w:rPr>
        <w:t>غیرمعمول‌ترین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چشم‌اندازها</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غربی است. یونگ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را به شخصی و جمعی تقسیم کرد. </w:t>
      </w:r>
      <w:proofErr w:type="spellStart"/>
      <w:r>
        <w:rPr>
          <w:rFonts w:ascii="Times New Roman" w:eastAsia="Times New Roman" w:hAnsi="Times New Roman" w:hint="cs"/>
          <w:lang w:bidi="fa-IR"/>
        </w:rPr>
        <w:lastRenderedPageBreak/>
        <w:t>ناهشیار</w:t>
      </w:r>
      <w:proofErr w:type="spellEnd"/>
      <w:r>
        <w:rPr>
          <w:rFonts w:ascii="Times New Roman" w:eastAsia="Times New Roman" w:hAnsi="Times New Roman" w:hint="cs"/>
          <w:lang w:bidi="fa-IR"/>
        </w:rPr>
        <w:t xml:space="preserve"> شخصی، خاطرات و </w:t>
      </w:r>
      <w:proofErr w:type="spellStart"/>
      <w:r>
        <w:rPr>
          <w:rFonts w:ascii="Times New Roman" w:eastAsia="Times New Roman" w:hAnsi="Times New Roman" w:hint="cs"/>
          <w:lang w:bidi="fa-IR"/>
        </w:rPr>
        <w:t>تعارض‌ها</w:t>
      </w:r>
      <w:proofErr w:type="spellEnd"/>
      <w:r>
        <w:rPr>
          <w:rFonts w:ascii="Times New Roman" w:eastAsia="Times New Roman" w:hAnsi="Times New Roman" w:hint="cs"/>
          <w:lang w:bidi="fa-IR"/>
        </w:rPr>
        <w:t xml:space="preserve"> کودکی و تجارب سرکوب شده زندگی بزرگسالی را در </w:t>
      </w:r>
      <w:proofErr w:type="spellStart"/>
      <w:r>
        <w:rPr>
          <w:rFonts w:ascii="Times New Roman" w:eastAsia="Times New Roman" w:hAnsi="Times New Roman" w:hint="cs"/>
          <w:lang w:bidi="fa-IR"/>
        </w:rPr>
        <w:t>برمی‌گیرد</w:t>
      </w:r>
      <w:proofErr w:type="spellEnd"/>
      <w:r>
        <w:rPr>
          <w:rFonts w:ascii="Times New Roman" w:eastAsia="Times New Roman" w:hAnsi="Times New Roman" w:hint="cs"/>
          <w:lang w:bidi="fa-IR"/>
        </w:rPr>
        <w:t xml:space="preserve">. این مفهوم، شبیه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فروید است.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جمعی برخی از </w:t>
      </w:r>
      <w:proofErr w:type="spellStart"/>
      <w:r>
        <w:rPr>
          <w:rFonts w:ascii="Times New Roman" w:eastAsia="Times New Roman" w:hAnsi="Times New Roman" w:hint="cs"/>
          <w:lang w:bidi="fa-IR"/>
        </w:rPr>
        <w:t>موضوع‌های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را در </w:t>
      </w:r>
      <w:proofErr w:type="spellStart"/>
      <w:r>
        <w:rPr>
          <w:rFonts w:ascii="Times New Roman" w:eastAsia="Times New Roman" w:hAnsi="Times New Roman" w:hint="cs"/>
          <w:lang w:bidi="fa-IR"/>
        </w:rPr>
        <w:t>برمی‌گیرد</w:t>
      </w:r>
      <w:proofErr w:type="spellEnd"/>
      <w:r>
        <w:rPr>
          <w:rFonts w:ascii="Times New Roman" w:eastAsia="Times New Roman" w:hAnsi="Times New Roman" w:hint="cs"/>
          <w:lang w:bidi="fa-IR"/>
        </w:rPr>
        <w:t xml:space="preserve"> که جهان </w:t>
      </w:r>
      <w:proofErr w:type="spellStart"/>
      <w:r>
        <w:rPr>
          <w:rFonts w:ascii="Times New Roman" w:eastAsia="Times New Roman" w:hAnsi="Times New Roman" w:hint="cs"/>
          <w:lang w:bidi="fa-IR"/>
        </w:rPr>
        <w:t>شمول‌تر</w:t>
      </w:r>
      <w:proofErr w:type="spellEnd"/>
      <w:r>
        <w:rPr>
          <w:rFonts w:ascii="Times New Roman" w:eastAsia="Times New Roman" w:hAnsi="Times New Roman" w:hint="cs"/>
          <w:lang w:bidi="fa-IR"/>
        </w:rPr>
        <w:t xml:space="preserve"> بوده و همه افراد گونه انسانی در آن مشترک هستند. محتویات اصلی </w:t>
      </w:r>
      <w:proofErr w:type="spellStart"/>
      <w:r>
        <w:rPr>
          <w:rFonts w:ascii="Times New Roman" w:eastAsia="Times New Roman" w:hAnsi="Times New Roman" w:hint="cs"/>
          <w:lang w:bidi="fa-IR"/>
        </w:rPr>
        <w:t>ناهشیار</w:t>
      </w:r>
      <w:proofErr w:type="spellEnd"/>
      <w:r>
        <w:rPr>
          <w:rFonts w:ascii="Times New Roman" w:eastAsia="Times New Roman" w:hAnsi="Times New Roman" w:hint="cs"/>
          <w:lang w:bidi="fa-IR"/>
        </w:rPr>
        <w:t xml:space="preserve"> جمعی کهن </w:t>
      </w:r>
      <w:proofErr w:type="spellStart"/>
      <w:r>
        <w:rPr>
          <w:rFonts w:ascii="Times New Roman" w:eastAsia="Times New Roman" w:hAnsi="Times New Roman" w:hint="cs"/>
          <w:lang w:bidi="fa-IR"/>
        </w:rPr>
        <w:t>الگوها</w:t>
      </w:r>
      <w:proofErr w:type="spellEnd"/>
      <w:r>
        <w:rPr>
          <w:rFonts w:ascii="Times New Roman" w:eastAsia="Times New Roman" w:hAnsi="Times New Roman" w:hint="cs"/>
          <w:lang w:bidi="fa-IR"/>
        </w:rPr>
        <w:t xml:space="preserve"> هستند که عبارتند از تمایلات فطری جهان شمول برای پاسخ هیجانی به برخی از </w:t>
      </w:r>
      <w:proofErr w:type="spellStart"/>
      <w:r>
        <w:rPr>
          <w:rFonts w:ascii="Times New Roman" w:eastAsia="Times New Roman" w:hAnsi="Times New Roman" w:hint="cs"/>
          <w:lang w:bidi="fa-IR"/>
        </w:rPr>
        <w:t>محرک‌های</w:t>
      </w:r>
      <w:proofErr w:type="spellEnd"/>
      <w:r>
        <w:rPr>
          <w:rFonts w:ascii="Times New Roman" w:eastAsia="Times New Roman" w:hAnsi="Times New Roman" w:hint="cs"/>
          <w:lang w:bidi="fa-IR"/>
        </w:rPr>
        <w:t xml:space="preserve"> محیط. یونگ کهن </w:t>
      </w:r>
      <w:proofErr w:type="spellStart"/>
      <w:r>
        <w:rPr>
          <w:rFonts w:ascii="Times New Roman" w:eastAsia="Times New Roman" w:hAnsi="Times New Roman" w:hint="cs"/>
          <w:lang w:bidi="fa-IR"/>
        </w:rPr>
        <w:t>الگوها</w:t>
      </w:r>
      <w:proofErr w:type="spellEnd"/>
      <w:r>
        <w:rPr>
          <w:rFonts w:ascii="Times New Roman" w:eastAsia="Times New Roman" w:hAnsi="Times New Roman" w:hint="cs"/>
          <w:lang w:bidi="fa-IR"/>
        </w:rPr>
        <w:t xml:space="preserve"> را در یک اثر «غرایز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نامیده است. در حالی که برخی از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معاصر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مانند نظریه دلبستگی نیز تمایلات فطری را در پاسخ هیجانی به برخی از </w:t>
      </w:r>
      <w:proofErr w:type="spellStart"/>
      <w:r>
        <w:rPr>
          <w:rFonts w:ascii="Times New Roman" w:eastAsia="Times New Roman" w:hAnsi="Times New Roman" w:hint="cs"/>
          <w:lang w:bidi="fa-IR"/>
        </w:rPr>
        <w:t>محرک‌های</w:t>
      </w:r>
      <w:proofErr w:type="spellEnd"/>
      <w:r>
        <w:rPr>
          <w:rFonts w:ascii="Times New Roman" w:eastAsia="Times New Roman" w:hAnsi="Times New Roman" w:hint="cs"/>
          <w:lang w:bidi="fa-IR"/>
        </w:rPr>
        <w:t xml:space="preserve"> محیط </w:t>
      </w:r>
      <w:proofErr w:type="spellStart"/>
      <w:r>
        <w:rPr>
          <w:rFonts w:ascii="Times New Roman" w:eastAsia="Times New Roman" w:hAnsi="Times New Roman" w:hint="cs"/>
          <w:lang w:bidi="fa-IR"/>
        </w:rPr>
        <w:t>مفروض</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دانسته‌اند</w:t>
      </w:r>
      <w:proofErr w:type="spellEnd"/>
      <w:r>
        <w:rPr>
          <w:rFonts w:ascii="Times New Roman" w:eastAsia="Times New Roman" w:hAnsi="Times New Roman" w:hint="cs"/>
          <w:lang w:bidi="fa-IR"/>
        </w:rPr>
        <w:t xml:space="preserve">؛ اما یونگ </w:t>
      </w:r>
      <w:proofErr w:type="spellStart"/>
      <w:r>
        <w:rPr>
          <w:rFonts w:ascii="Times New Roman" w:eastAsia="Times New Roman" w:hAnsi="Times New Roman" w:hint="cs"/>
          <w:lang w:bidi="fa-IR"/>
        </w:rPr>
        <w:t>کهن‌الگوهای</w:t>
      </w:r>
      <w:proofErr w:type="spellEnd"/>
      <w:r>
        <w:rPr>
          <w:rFonts w:ascii="Times New Roman" w:eastAsia="Times New Roman" w:hAnsi="Times New Roman" w:hint="cs"/>
          <w:lang w:bidi="fa-IR"/>
        </w:rPr>
        <w:t xml:space="preserve"> بسیار متنوعی را مطرح کرد و در نظریه خود برای آنها نقش محوری قائل شد(مهری، ۱۳۹۵).</w:t>
      </w:r>
    </w:p>
    <w:p w14:paraId="1C6D16A9" w14:textId="77777777" w:rsidR="00912462" w:rsidRDefault="00000000" w:rsidP="00503BED">
      <w:pPr>
        <w:keepNext/>
        <w:keepLines/>
        <w:autoSpaceDE/>
        <w:autoSpaceDN/>
        <w:adjustRightInd/>
        <w:spacing w:before="240" w:after="100" w:line="276" w:lineRule="auto"/>
        <w:outlineLvl w:val="0"/>
        <w:rPr>
          <w:rFonts w:ascii="Cambria" w:eastAsia="Times New Roman" w:hAnsi="Cambria" w:cs="B Lotus"/>
          <w:b/>
          <w:bCs/>
          <w:color w:val="auto"/>
          <w:kern w:val="32"/>
          <w:lang w:bidi="fa-IR"/>
        </w:rPr>
      </w:pPr>
      <w:r>
        <w:rPr>
          <w:rFonts w:ascii="Cambria" w:eastAsia="Times New Roman" w:hAnsi="Cambria" w:cs="B Titr" w:hint="cs"/>
          <w:b/>
          <w:bCs/>
          <w:kern w:val="32"/>
          <w:sz w:val="30"/>
          <w:szCs w:val="30"/>
          <w:lang w:bidi="fa-IR"/>
        </w:rPr>
        <w:t>۲-۳-۳- عوامل موثر بر هوش معنوی</w:t>
      </w:r>
      <w:bookmarkEnd w:id="17"/>
      <w:r>
        <w:rPr>
          <w:rFonts w:ascii="Cambria" w:eastAsia="Times New Roman" w:hAnsi="Cambria" w:cs="B Titr" w:hint="cs"/>
          <w:b/>
          <w:bCs/>
          <w:kern w:val="32"/>
          <w:sz w:val="30"/>
          <w:szCs w:val="30"/>
          <w:lang w:bidi="fa-IR"/>
        </w:rPr>
        <w:t xml:space="preserve"> </w:t>
      </w:r>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فردی،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اجتماعی قرار گیرد.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مانند </w:t>
      </w:r>
      <w:proofErr w:type="spellStart"/>
      <w:r>
        <w:rPr>
          <w:rFonts w:ascii="Times New Roman" w:eastAsia="Times New Roman" w:hAnsi="Times New Roman" w:hint="cs"/>
          <w:lang w:bidi="fa-IR"/>
        </w:rPr>
        <w:t>خوش‌بینی</w:t>
      </w:r>
      <w:proofErr w:type="spellEnd"/>
      <w:r>
        <w:rPr>
          <w:rFonts w:ascii="Times New Roman" w:eastAsia="Times New Roman" w:hAnsi="Times New Roman" w:hint="cs"/>
          <w:lang w:bidi="fa-IR"/>
        </w:rPr>
        <w:t xml:space="preserve">، احساس معنا در زندگی، سلامت روان، </w:t>
      </w:r>
      <w:proofErr w:type="spellStart"/>
      <w:r>
        <w:rPr>
          <w:rFonts w:ascii="Times New Roman" w:eastAsia="Times New Roman" w:hAnsi="Times New Roman" w:hint="cs"/>
          <w:lang w:bidi="fa-IR"/>
        </w:rPr>
        <w:t>عزت‌نفس</w:t>
      </w:r>
      <w:proofErr w:type="spellEnd"/>
      <w:r>
        <w:rPr>
          <w:rFonts w:ascii="Times New Roman" w:eastAsia="Times New Roman" w:hAnsi="Times New Roman" w:hint="cs"/>
          <w:lang w:bidi="fa-IR"/>
        </w:rPr>
        <w:t xml:space="preserve">، توانایی سازگاری و نگرش مثبت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با سطح بالاتر هوش معنوی ارتباط داشته باشند. همچنین، عواملی مانند تجارب زندگی، باورهای فردی و محیط اجتماعی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و رشد هوش معنوی نقش دارند. با این حال،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متغیرهای </w:t>
      </w:r>
      <w:proofErr w:type="spellStart"/>
      <w:r>
        <w:rPr>
          <w:rFonts w:ascii="Times New Roman" w:eastAsia="Times New Roman" w:hAnsi="Times New Roman" w:hint="cs"/>
          <w:lang w:bidi="fa-IR"/>
        </w:rPr>
        <w:t>جمعیت‌شناختی</w:t>
      </w:r>
      <w:proofErr w:type="spellEnd"/>
      <w:r>
        <w:rPr>
          <w:rFonts w:ascii="Times New Roman" w:eastAsia="Times New Roman" w:hAnsi="Times New Roman" w:hint="cs"/>
          <w:lang w:bidi="fa-IR"/>
        </w:rPr>
        <w:t xml:space="preserve"> مانند سن، سطح تحصیلات و وضعیت اقتصادی در برخی مطالعات اثر یکسانی بر هوش معنوی </w:t>
      </w:r>
      <w:proofErr w:type="spellStart"/>
      <w:r>
        <w:rPr>
          <w:rFonts w:ascii="Times New Roman" w:eastAsia="Times New Roman" w:hAnsi="Times New Roman" w:hint="cs"/>
          <w:lang w:bidi="fa-IR"/>
        </w:rPr>
        <w:t>نداشته‌اند</w:t>
      </w:r>
      <w:proofErr w:type="spellEnd"/>
      <w:r>
        <w:rPr>
          <w:rFonts w:ascii="Times New Roman" w:eastAsia="Times New Roman" w:hAnsi="Times New Roman" w:hint="cs"/>
          <w:lang w:bidi="fa-IR"/>
        </w:rPr>
        <w:t xml:space="preserve"> و نقش </w:t>
      </w:r>
      <w:proofErr w:type="spellStart"/>
      <w:r>
        <w:rPr>
          <w:rFonts w:ascii="Times New Roman" w:eastAsia="Times New Roman" w:hAnsi="Times New Roman" w:hint="cs"/>
          <w:lang w:bidi="fa-IR"/>
        </w:rPr>
        <w:t>آن‌ها</w:t>
      </w:r>
      <w:proofErr w:type="spellEnd"/>
      <w:r>
        <w:rPr>
          <w:rFonts w:ascii="Times New Roman" w:eastAsia="Times New Roman" w:hAnsi="Times New Roman" w:hint="cs"/>
          <w:lang w:bidi="fa-IR"/>
        </w:rPr>
        <w:t xml:space="preserve"> نیازمند بررسی بیشتر است (کینگ و </w:t>
      </w:r>
      <w:proofErr w:type="spellStart"/>
      <w:r>
        <w:rPr>
          <w:rFonts w:ascii="Times New Roman" w:eastAsia="Times New Roman" w:hAnsi="Times New Roman" w:hint="cs"/>
          <w:lang w:bidi="fa-IR"/>
        </w:rPr>
        <w:t>دی‌سیکو</w:t>
      </w:r>
      <w:proofErr w:type="spellEnd"/>
      <w:r>
        <w:rPr>
          <w:rStyle w:val="FootnoteReference"/>
          <w:rFonts w:ascii="Times New Roman" w:eastAsia="Times New Roman" w:hAnsi="Times New Roman" w:hint="cs"/>
          <w:lang w:bidi="fa-IR"/>
        </w:rPr>
        <w:footnoteReference w:id="42"/>
      </w:r>
      <w:r>
        <w:rPr>
          <w:rFonts w:ascii="Times New Roman" w:eastAsia="Times New Roman" w:hAnsi="Times New Roman" w:hint="cs"/>
          <w:lang w:bidi="fa-IR"/>
        </w:rPr>
        <w:t xml:space="preserve">، ۲۰۰۹؛ </w:t>
      </w:r>
      <w:proofErr w:type="spellStart"/>
      <w:r>
        <w:rPr>
          <w:rFonts w:ascii="Times New Roman" w:eastAsia="Times New Roman" w:hAnsi="Times New Roman" w:hint="cs"/>
          <w:lang w:bidi="fa-IR"/>
        </w:rPr>
        <w:t>زوهر</w:t>
      </w:r>
      <w:proofErr w:type="spellEnd"/>
      <w:r>
        <w:rPr>
          <w:rFonts w:ascii="Times New Roman" w:eastAsia="Times New Roman" w:hAnsi="Times New Roman" w:hint="cs"/>
          <w:lang w:bidi="fa-IR"/>
        </w:rPr>
        <w:t xml:space="preserve"> و مارشال</w:t>
      </w:r>
      <w:r>
        <w:rPr>
          <w:rStyle w:val="FootnoteReference"/>
          <w:rFonts w:ascii="Times New Roman" w:eastAsia="Times New Roman" w:hAnsi="Times New Roman" w:hint="cs"/>
          <w:lang w:bidi="fa-IR"/>
        </w:rPr>
        <w:footnoteReference w:id="43"/>
      </w:r>
      <w:r>
        <w:rPr>
          <w:rFonts w:ascii="Times New Roman" w:eastAsia="Times New Roman" w:hAnsi="Times New Roman" w:hint="cs"/>
          <w:lang w:bidi="fa-IR"/>
        </w:rPr>
        <w:t>، ۲۰۰۰).</w:t>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هوش معنوی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به توانایی فرد در درک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معنا و هدف زندگی، استفاده از منابع معنوی برای حل مسائل،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proofErr w:type="spellStart"/>
      <w:r>
        <w:rPr>
          <w:rFonts w:ascii="Times New Roman" w:eastAsia="Times New Roman" w:hAnsi="Times New Roman" w:hint="cs"/>
          <w:lang w:bidi="fa-IR"/>
        </w:rPr>
        <w:t>ظرفیت‌هایی</w:t>
      </w:r>
      <w:proofErr w:type="spellEnd"/>
      <w:r>
        <w:rPr>
          <w:rFonts w:ascii="Times New Roman" w:eastAsia="Times New Roman" w:hAnsi="Times New Roman" w:hint="cs"/>
          <w:lang w:bidi="fa-IR"/>
        </w:rPr>
        <w:t xml:space="preserve"> مانند خودآگاهی، تعالی فردی،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درک </w:t>
      </w:r>
      <w:proofErr w:type="spellStart"/>
      <w:r>
        <w:rPr>
          <w:rFonts w:ascii="Times New Roman" w:eastAsia="Times New Roman" w:hAnsi="Times New Roman" w:hint="cs"/>
          <w:lang w:bidi="fa-IR"/>
        </w:rPr>
        <w:lastRenderedPageBreak/>
        <w:t>ارزش‌های</w:t>
      </w:r>
      <w:proofErr w:type="spellEnd"/>
      <w:r>
        <w:rPr>
          <w:rFonts w:ascii="Times New Roman" w:eastAsia="Times New Roman" w:hAnsi="Times New Roman" w:hint="cs"/>
          <w:lang w:bidi="fa-IR"/>
        </w:rPr>
        <w:t xml:space="preserve"> انسانی و توانایی ایجاد انسجام میان باورها، </w:t>
      </w:r>
      <w:proofErr w:type="spellStart"/>
      <w:r>
        <w:rPr>
          <w:rFonts w:ascii="Times New Roman" w:eastAsia="Times New Roman" w:hAnsi="Times New Roman" w:hint="cs"/>
          <w:lang w:bidi="fa-IR"/>
        </w:rPr>
        <w:t>ارزش‌ها</w:t>
      </w:r>
      <w:proofErr w:type="spellEnd"/>
      <w:r>
        <w:rPr>
          <w:rFonts w:ascii="Times New Roman" w:eastAsia="Times New Roman" w:hAnsi="Times New Roman" w:hint="cs"/>
          <w:lang w:bidi="fa-IR"/>
        </w:rPr>
        <w:t xml:space="preserve"> و رفتارهای فردی است. برخلاف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سنتی که هوش را عمدتاً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محدود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 xml:space="preserve">، نظریه هوش معنوی بر نقش ابعاد معنایی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عملکرد انسان تأکید دارد.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افزایش سازگاری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proofErr w:type="spellStart"/>
      <w:r>
        <w:rPr>
          <w:rFonts w:ascii="Times New Roman" w:eastAsia="Times New Roman" w:hAnsi="Times New Roman" w:hint="cs"/>
          <w:lang w:bidi="fa-IR"/>
        </w:rPr>
        <w:t>دی‌سیکو</w:t>
      </w:r>
      <w:proofErr w:type="spellEnd"/>
      <w:r>
        <w:rPr>
          <w:rFonts w:ascii="Times New Roman" w:eastAsia="Times New Roman" w:hAnsi="Times New Roman" w:hint="cs"/>
          <w:lang w:bidi="fa-IR"/>
        </w:rPr>
        <w:t>، ۲۰۰۹؛ کینگ، ۲۰۲۱).</w:t>
      </w:r>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ترنت</w:t>
      </w:r>
      <w:proofErr w:type="spellEnd"/>
      <w:r>
        <w:rPr>
          <w:rFonts w:ascii="Times New Roman" w:eastAsia="Times New Roman" w:hAnsi="Times New Roman" w:hint="cs"/>
          <w:lang w:bidi="fa-IR"/>
        </w:rPr>
        <w:t xml:space="preserve"> معتقد است این جداسازی مفهومی، مزیت های متعددی به همراه دارد. مهمترین آن ها جدایی سلامت از تنش و تاکید بر هوش است. با توجه به این ایده می توان همزمان آن را در دو نقطه بر روی دو پیوستار، تجربه و درک کنیم. بنابراین باید در ابتدا عقاید مربوط به سلامت و هوش را جدای از سلامت – تنش و اختلال در نظر بگیریم. در این معنا، حتی بیمار مبتلا به اختلال شیدایی – افسردگی، می تواند بر حسب احساس آسایش ذهنی و کارکرد خوبی که دارد، هوش مناسبی را تجربه کند. به همین ترتیب بیمار </w:t>
      </w:r>
      <w:proofErr w:type="spellStart"/>
      <w:r>
        <w:rPr>
          <w:rFonts w:ascii="Times New Roman" w:eastAsia="Times New Roman" w:hAnsi="Times New Roman" w:hint="cs"/>
          <w:lang w:bidi="fa-IR"/>
        </w:rPr>
        <w:t>اسکیزوفرنی</w:t>
      </w:r>
      <w:proofErr w:type="spellEnd"/>
      <w:r>
        <w:rPr>
          <w:rFonts w:ascii="Times New Roman" w:eastAsia="Times New Roman" w:hAnsi="Times New Roman" w:hint="cs"/>
          <w:lang w:bidi="fa-IR"/>
        </w:rPr>
        <w:t xml:space="preserve"> که پاسخ خوبی به درمان می دهد ممکن است سلامت معنوی ضعیف و احساس خوبی در مورد خود نداشته باشد و مشکلاتی را در رابطه با خانواده، دوستان، وضعیت مسکن، اشتغال و مانند آن </w:t>
      </w:r>
      <w:proofErr w:type="spellStart"/>
      <w:r>
        <w:rPr>
          <w:rFonts w:ascii="Times New Roman" w:eastAsia="Times New Roman" w:hAnsi="Times New Roman" w:hint="cs"/>
          <w:lang w:bidi="fa-IR"/>
        </w:rPr>
        <w:t>هارا</w:t>
      </w:r>
      <w:proofErr w:type="spellEnd"/>
      <w:r>
        <w:rPr>
          <w:rFonts w:ascii="Times New Roman" w:eastAsia="Times New Roman" w:hAnsi="Times New Roman" w:hint="cs"/>
          <w:lang w:bidi="fa-IR"/>
        </w:rPr>
        <w:t xml:space="preserve"> تجربه کند. </w:t>
      </w:r>
      <w:proofErr w:type="spellStart"/>
      <w:r>
        <w:rPr>
          <w:rFonts w:ascii="Times New Roman" w:eastAsia="Times New Roman" w:hAnsi="Times New Roman" w:hint="cs"/>
          <w:lang w:bidi="fa-IR"/>
        </w:rPr>
        <w:t>داویس</w:t>
      </w:r>
      <w:proofErr w:type="spellEnd"/>
      <w:r>
        <w:rPr>
          <w:rFonts w:ascii="Times New Roman" w:eastAsia="Times New Roman" w:hAnsi="Times New Roman" w:hint="cs"/>
          <w:lang w:bidi="fa-IR"/>
        </w:rPr>
        <w:t xml:space="preserve"> به شیوه مشابهی، آسایش و سلامت – تنش را به هم ارتباط داده و آن را از طریق متقاطع کردن دو محور نشان داده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این دیدگاه در حوزه سلامت / تنش جسمی توسط </w:t>
      </w:r>
      <w:proofErr w:type="spellStart"/>
      <w:r>
        <w:rPr>
          <w:rFonts w:ascii="Times New Roman" w:eastAsia="Times New Roman" w:hAnsi="Times New Roman" w:hint="cs"/>
          <w:lang w:bidi="fa-IR"/>
        </w:rPr>
        <w:t>کاپلان</w:t>
      </w:r>
      <w:proofErr w:type="spellEnd"/>
      <w:r>
        <w:rPr>
          <w:rFonts w:ascii="Times New Roman" w:eastAsia="Times New Roman" w:hAnsi="Times New Roman" w:hint="cs"/>
          <w:lang w:bidi="fa-IR"/>
        </w:rPr>
        <w:t xml:space="preserve"> هم استفاده شده است. بین این دو پیوستار ارتباط وجود دارد، ولی هم از نظر مفهومی و هم از نظر ارتقاء اقدام مناسب، جداسازی آن ها مهمتر از ادغام آن </w:t>
      </w:r>
      <w:proofErr w:type="spellStart"/>
      <w:r>
        <w:rPr>
          <w:rFonts w:ascii="Times New Roman" w:eastAsia="Times New Roman" w:hAnsi="Times New Roman" w:hint="cs"/>
          <w:lang w:bidi="fa-IR"/>
        </w:rPr>
        <w:t>هاست</w:t>
      </w:r>
      <w:proofErr w:type="spellEnd"/>
      <w:r>
        <w:rPr>
          <w:rFonts w:ascii="Times New Roman" w:eastAsia="Times New Roman" w:hAnsi="Times New Roman" w:hint="cs"/>
          <w:lang w:bidi="fa-IR"/>
        </w:rPr>
        <w:t xml:space="preserve">.  در این معنا، همانطور که گراهام می گوید، اشتباه است فرض کنیم که هر کسی که مبتلا به افسردگی و اضطراب است،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تواند ملاک های هوش را داشته باشد، یا همانطور که </w:t>
      </w:r>
      <w:proofErr w:type="spellStart"/>
      <w:r>
        <w:rPr>
          <w:rFonts w:ascii="Times New Roman" w:eastAsia="Times New Roman" w:hAnsi="Times New Roman" w:hint="cs"/>
          <w:lang w:bidi="fa-IR"/>
        </w:rPr>
        <w:t>فرودنبرگ</w:t>
      </w:r>
      <w:proofErr w:type="spellEnd"/>
      <w:r>
        <w:rPr>
          <w:rFonts w:ascii="Times New Roman" w:eastAsia="Times New Roman" w:hAnsi="Times New Roman" w:hint="cs"/>
          <w:lang w:bidi="fa-IR"/>
        </w:rPr>
        <w:t xml:space="preserve"> مطرح می کند، </w:t>
      </w:r>
      <w:proofErr w:type="spellStart"/>
      <w:r>
        <w:rPr>
          <w:rFonts w:ascii="Times New Roman" w:eastAsia="Times New Roman" w:hAnsi="Times New Roman" w:hint="cs"/>
          <w:lang w:bidi="fa-IR"/>
        </w:rPr>
        <w:t>همپوشی</w:t>
      </w:r>
      <w:proofErr w:type="spellEnd"/>
      <w:r>
        <w:rPr>
          <w:rFonts w:ascii="Times New Roman" w:eastAsia="Times New Roman" w:hAnsi="Times New Roman" w:hint="cs"/>
          <w:lang w:bidi="fa-IR"/>
        </w:rPr>
        <w:t xml:space="preserve"> قابل ملاحظه ای بین هوش و عدم وجود اختلال معنوی وجود دارد. استفاده از مفهوم دو پیوستار و از حداقل تا حد مناسب هوش بر روی پیوستار دیگر تمایز ایجاد می کند. بنابراین سلامت – تنش متفاوت از تنش است و ثبات کمتری از آن دارد (کمالی، ۱۳۹۵).</w:t>
      </w:r>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برابر دانستن هوش با خوش لذت گرایانه یا شادکامی پیشینه ای طولانی دارد. برای مثال </w:t>
      </w:r>
      <w:proofErr w:type="spellStart"/>
      <w:r>
        <w:rPr>
          <w:rFonts w:ascii="Times New Roman" w:eastAsia="Times New Roman" w:hAnsi="Times New Roman" w:hint="cs"/>
          <w:lang w:bidi="fa-IR"/>
        </w:rPr>
        <w:t>اپیکور</w:t>
      </w:r>
      <w:proofErr w:type="spellEnd"/>
      <w:r>
        <w:rPr>
          <w:rFonts w:ascii="Times New Roman" w:eastAsia="Times New Roman" w:hAnsi="Times New Roman" w:hint="cs"/>
          <w:lang w:bidi="fa-IR"/>
        </w:rPr>
        <w:t xml:space="preserve"> فیلسوف یونانی بر این باور بود که لذت هدف اصلی زندگی است. لذت گرایی فلسفی وی توسط اندیشمندان متعددی </w:t>
      </w:r>
      <w:r>
        <w:rPr>
          <w:rFonts w:ascii="Times New Roman" w:eastAsia="Times New Roman" w:hAnsi="Times New Roman" w:hint="cs"/>
          <w:lang w:bidi="fa-IR"/>
        </w:rPr>
        <w:lastRenderedPageBreak/>
        <w:t xml:space="preserve">دنبال شد ؛ از جمله توماس </w:t>
      </w:r>
      <w:proofErr w:type="spellStart"/>
      <w:r>
        <w:rPr>
          <w:rFonts w:ascii="Times New Roman" w:eastAsia="Times New Roman" w:hAnsi="Times New Roman" w:hint="cs"/>
          <w:lang w:bidi="fa-IR"/>
        </w:rPr>
        <w:t>هابز</w:t>
      </w:r>
      <w:proofErr w:type="spellEnd"/>
      <w:r>
        <w:rPr>
          <w:rFonts w:ascii="Times New Roman" w:eastAsia="Times New Roman" w:hAnsi="Times New Roman" w:hint="cs"/>
          <w:lang w:bidi="fa-IR"/>
        </w:rPr>
        <w:t xml:space="preserve">، فیلسوف انگلیسی که معتقد بود شادکامی محصول تحقق موفقیت آمیز امیال است. یا جان استوارت میل، فیلسوفی که معتقد بود عمل درست عملی است که به ارتقاء سطح شادکامی در فرد منجر می شود. دیدگاه غالب </w:t>
      </w:r>
      <w:proofErr w:type="spellStart"/>
      <w:r>
        <w:rPr>
          <w:rFonts w:ascii="Times New Roman" w:eastAsia="Times New Roman" w:hAnsi="Times New Roman" w:hint="cs"/>
          <w:lang w:bidi="fa-IR"/>
        </w:rPr>
        <w:t>روشانشناسان</w:t>
      </w:r>
      <w:proofErr w:type="spellEnd"/>
      <w:r>
        <w:rPr>
          <w:rFonts w:ascii="Times New Roman" w:eastAsia="Times New Roman" w:hAnsi="Times New Roman" w:hint="cs"/>
          <w:lang w:bidi="fa-IR"/>
        </w:rPr>
        <w:t xml:space="preserve"> لذت گرا آن است که هوش برابر با شادکامی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و مرتبط با تجربه لذت در مقابل تجربه ناخشنودی است که   می توان چنین برداشتی را هوش هیجانی نامید. البته گروهی از محققان عنوان هوش شخصی را برای این برداشت بر می گزیند. اما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عنوان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را به نحو گسترده تری بکار می گیرد. از دید وی هوش شخصی صرفاً شامل بعد هیجانی هوش نیست و دو بعد دیگران یعنی هوش روانشناختی و اجتماعی را نیز در بر می گیرد هوش هیجانی شامل تعدادی از نشانه های بیانگر وجود یا فقدان احساس های مثبت نسبت به زندگی است. هوش هیجانی را می توان از طریق سه مقیاس ساخت یافته وجود اخلاقیات مثبت(مانند شادی و سر حالی)، فقدان اخلاقیات منفی(مانند اضطراب و نا امیدی)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سنجید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۲۰۱۲). البته </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(۲۰۱۲) نیز دیدگاه هوش لذت گرا را برابر شادکامی شخصی و مرتبط با تجربه لذت در مقابل تجربه ناخشنودی است و چنین برداشتی از هوش شخصی، نامیده است و آن را متشکل از تعدادی از نشانه ها می داند. هوش شخصی را می توان از طریق ۳ مقیاس حضور اخلاقیات مثبت، غیاب اخلاقیات منفی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سنجید. </w:t>
      </w:r>
      <w:proofErr w:type="spellStart"/>
      <w:r>
        <w:rPr>
          <w:rFonts w:ascii="Times New Roman" w:eastAsia="Times New Roman" w:hAnsi="Times New Roman" w:hint="cs"/>
          <w:lang w:bidi="fa-IR"/>
        </w:rPr>
        <w:t>بالانس</w:t>
      </w:r>
      <w:proofErr w:type="spellEnd"/>
      <w:r>
        <w:rPr>
          <w:rFonts w:ascii="Times New Roman" w:eastAsia="Times New Roman" w:hAnsi="Times New Roman" w:hint="cs"/>
          <w:lang w:bidi="fa-IR"/>
        </w:rPr>
        <w:t xml:space="preserve"> خلقی میزان کثرت تجارت خلقی مثبت فرد از نمره اخلاقیات منفی وی ایجاد می شود. در این قسمت از یک مفهوم چند نام بیان شده است که شامل هوش شخصی و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و هوش هیجانی است که هر ۳ نام به شرح این مفهوم می پردازند. سازه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به صورت چند </w:t>
      </w:r>
      <w:proofErr w:type="spellStart"/>
      <w:r>
        <w:rPr>
          <w:rFonts w:ascii="Times New Roman" w:eastAsia="Times New Roman" w:hAnsi="Times New Roman" w:hint="cs"/>
          <w:lang w:bidi="fa-IR"/>
        </w:rPr>
        <w:t>وجهی</w:t>
      </w:r>
      <w:proofErr w:type="spellEnd"/>
      <w:r>
        <w:rPr>
          <w:rFonts w:ascii="Times New Roman" w:eastAsia="Times New Roman" w:hAnsi="Times New Roman" w:hint="cs"/>
          <w:lang w:bidi="fa-IR"/>
        </w:rPr>
        <w:t xml:space="preserve"> مفهوم سازی شده است و دارای دو مفهوم شناختی و خلقی است. مؤلفه شناختی آن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نام دارد. این مؤلفه ارزیابی و داوری کلی شخصی از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را در بر می گیرد. مؤلفه خلقی شامل عاطفه مثبت، نشان دهنده خوشایند بودن، داشتن شور و نشاط، آرامش، آسودگی خاطر و امید به زندگی است. عاطفه منفی نیز با بی قراری، </w:t>
      </w:r>
      <w:proofErr w:type="spellStart"/>
      <w:r>
        <w:rPr>
          <w:rFonts w:ascii="Times New Roman" w:eastAsia="Times New Roman" w:hAnsi="Times New Roman" w:hint="cs"/>
          <w:lang w:bidi="fa-IR"/>
        </w:rPr>
        <w:t>غمگینی</w:t>
      </w:r>
      <w:proofErr w:type="spellEnd"/>
      <w:r>
        <w:rPr>
          <w:rFonts w:ascii="Times New Roman" w:eastAsia="Times New Roman" w:hAnsi="Times New Roman" w:hint="cs"/>
          <w:lang w:bidi="fa-IR"/>
        </w:rPr>
        <w:t xml:space="preserve">، دلمشغولی، احساس عصبانیت و احساس بی ارزشی و نا امیدی تجلی می یابد. بنابراین افراد دارای هوش </w:t>
      </w:r>
      <w:proofErr w:type="spellStart"/>
      <w:r>
        <w:rPr>
          <w:rFonts w:ascii="Times New Roman" w:eastAsia="Times New Roman" w:hAnsi="Times New Roman" w:hint="cs"/>
          <w:lang w:bidi="fa-IR"/>
        </w:rPr>
        <w:t>فاعلی</w:t>
      </w:r>
      <w:proofErr w:type="spellEnd"/>
      <w:r>
        <w:rPr>
          <w:rFonts w:ascii="Times New Roman" w:eastAsia="Times New Roman" w:hAnsi="Times New Roman" w:hint="cs"/>
          <w:lang w:bidi="fa-IR"/>
        </w:rPr>
        <w:t xml:space="preserve"> با حس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از زندگی عاطفه مثبت بالا و عاطفه منفی پائین شناسایی می شوند (</w:t>
      </w:r>
      <w:proofErr w:type="spellStart"/>
      <w:r>
        <w:rPr>
          <w:rFonts w:ascii="Times New Roman" w:eastAsia="Times New Roman" w:hAnsi="Times New Roman" w:hint="cs"/>
          <w:lang w:bidi="fa-IR"/>
        </w:rPr>
        <w:t>دنیر</w:t>
      </w:r>
      <w:proofErr w:type="spellEnd"/>
      <w:r>
        <w:rPr>
          <w:rFonts w:ascii="Times New Roman" w:eastAsia="Times New Roman" w:hAnsi="Times New Roman" w:hint="cs"/>
          <w:lang w:bidi="fa-IR"/>
        </w:rPr>
        <w:t>، ۲۰۱۶).</w:t>
      </w:r>
    </w:p>
    <w:p w14:paraId="27F9C52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۲-۴- گستره چهارم: اضطراب سلامتی</w:t>
      </w:r>
    </w:p>
    <w:p w14:paraId="340E5279"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۲-۴-۱- مفهوم اضطراب سلامتی</w:t>
      </w:r>
    </w:p>
    <w:p w14:paraId="247EC0DA" w14:textId="77777777" w:rsidR="00912462" w:rsidRDefault="00000000">
      <w:pPr>
        <w:ind w:firstLine="397"/>
        <w:jc w:val="both"/>
        <w:rPr>
          <w:rFonts w:cs="B Lotus"/>
          <w:color w:val="auto"/>
          <w:lang w:bidi="fa-IR"/>
        </w:rPr>
      </w:pPr>
      <w:bookmarkStart w:id="18" w:name="_Hlk218187582"/>
      <w:r>
        <w:rPr>
          <w:rFonts w:hint="cs"/>
          <w:lang w:bidi="fa-IR"/>
        </w:rPr>
        <w:t xml:space="preserve">اضطراب سلامتی یکی از </w:t>
      </w:r>
      <w:proofErr w:type="spellStart"/>
      <w:r>
        <w:rPr>
          <w:rFonts w:hint="cs"/>
          <w:lang w:bidi="fa-IR"/>
        </w:rPr>
        <w:t>سازه‌های</w:t>
      </w:r>
      <w:proofErr w:type="spellEnd"/>
      <w:r>
        <w:rPr>
          <w:rFonts w:hint="cs"/>
          <w:lang w:bidi="fa-IR"/>
        </w:rPr>
        <w:t xml:space="preserve"> مهم در </w:t>
      </w:r>
      <w:proofErr w:type="spellStart"/>
      <w:r>
        <w:rPr>
          <w:rFonts w:hint="cs"/>
          <w:lang w:bidi="fa-IR"/>
        </w:rPr>
        <w:t>روان‌شناسی</w:t>
      </w:r>
      <w:proofErr w:type="spellEnd"/>
      <w:r>
        <w:rPr>
          <w:rFonts w:hint="cs"/>
          <w:lang w:bidi="fa-IR"/>
        </w:rPr>
        <w:t xml:space="preserve"> سلامت و </w:t>
      </w:r>
      <w:proofErr w:type="spellStart"/>
      <w:r>
        <w:rPr>
          <w:rFonts w:hint="cs"/>
          <w:lang w:bidi="fa-IR"/>
        </w:rPr>
        <w:t>آسیب‌شناسی</w:t>
      </w:r>
      <w:proofErr w:type="spellEnd"/>
      <w:r>
        <w:rPr>
          <w:rFonts w:hint="cs"/>
          <w:lang w:bidi="fa-IR"/>
        </w:rPr>
        <w:t xml:space="preserve"> روانی است که تأثیر قابل توجهی بر کیفیت زندگی و سلامت روان سالمندان دارد. این نوع اضطراب به نگرانی مداوم و شدید درباره </w:t>
      </w:r>
      <w:proofErr w:type="spellStart"/>
      <w:r>
        <w:rPr>
          <w:rFonts w:hint="cs"/>
          <w:lang w:bidi="fa-IR"/>
        </w:rPr>
        <w:t>بیماری‌ها</w:t>
      </w:r>
      <w:proofErr w:type="spellEnd"/>
      <w:r>
        <w:rPr>
          <w:rFonts w:hint="cs"/>
          <w:lang w:bidi="fa-IR"/>
        </w:rPr>
        <w:t xml:space="preserve"> و تفسیر منفی </w:t>
      </w:r>
      <w:proofErr w:type="spellStart"/>
      <w:r>
        <w:rPr>
          <w:rFonts w:hint="cs"/>
          <w:lang w:bidi="fa-IR"/>
        </w:rPr>
        <w:t>نشانه‌های</w:t>
      </w:r>
      <w:proofErr w:type="spellEnd"/>
      <w:r>
        <w:rPr>
          <w:rFonts w:hint="cs"/>
          <w:lang w:bidi="fa-IR"/>
        </w:rPr>
        <w:t xml:space="preserve"> جسمانی اشاره دارد که حتی در صورت اطمینان پزشکی نیز ادامه </w:t>
      </w:r>
      <w:proofErr w:type="spellStart"/>
      <w:r>
        <w:rPr>
          <w:rFonts w:hint="cs"/>
          <w:lang w:bidi="fa-IR"/>
        </w:rPr>
        <w:t>می‌یابد</w:t>
      </w:r>
      <w:proofErr w:type="spellEnd"/>
      <w:r>
        <w:rPr>
          <w:rFonts w:hint="cs"/>
          <w:lang w:bidi="fa-IR"/>
        </w:rPr>
        <w:t xml:space="preserve">. </w:t>
      </w:r>
      <w:bookmarkStart w:id="19" w:name="_Hlk216145996"/>
      <w:r>
        <w:rPr>
          <w:rFonts w:hint="cs"/>
          <w:lang w:bidi="fa-IR"/>
        </w:rPr>
        <w:t>(</w:t>
      </w:r>
      <w:proofErr w:type="spellStart"/>
      <w:r>
        <w:rPr>
          <w:rFonts w:hint="cs"/>
          <w:lang w:bidi="fa-IR"/>
        </w:rPr>
        <w:t>آبراموویتز</w:t>
      </w:r>
      <w:proofErr w:type="spellEnd"/>
      <w:r>
        <w:rPr>
          <w:rStyle w:val="FootnoteReference"/>
          <w:rFonts w:hint="cs"/>
          <w:lang w:bidi="fa-IR"/>
        </w:rPr>
        <w:footnoteReference w:id="44"/>
      </w:r>
      <w:r>
        <w:rPr>
          <w:rFonts w:hint="cs"/>
          <w:lang w:bidi="fa-IR"/>
        </w:rPr>
        <w:t xml:space="preserve"> و همکاران ۲۰۰۷). </w:t>
      </w:r>
      <w:bookmarkEnd w:id="19"/>
      <w:r>
        <w:rPr>
          <w:rFonts w:hint="cs"/>
          <w:lang w:bidi="fa-IR"/>
        </w:rPr>
        <w:t xml:space="preserve">سالمندان به دلیل تغییرات جسمانی، کاهش توان بدنی، افزایش </w:t>
      </w:r>
      <w:proofErr w:type="spellStart"/>
      <w:r>
        <w:rPr>
          <w:rFonts w:hint="cs"/>
          <w:lang w:bidi="fa-IR"/>
        </w:rPr>
        <w:t>بیماری‌های</w:t>
      </w:r>
      <w:proofErr w:type="spellEnd"/>
      <w:r>
        <w:rPr>
          <w:rFonts w:hint="cs"/>
          <w:lang w:bidi="fa-IR"/>
        </w:rPr>
        <w:t xml:space="preserve"> مزمن و مواجهه با </w:t>
      </w:r>
      <w:proofErr w:type="spellStart"/>
      <w:r>
        <w:rPr>
          <w:rFonts w:hint="cs"/>
          <w:lang w:bidi="fa-IR"/>
        </w:rPr>
        <w:t>فقدان‌ها</w:t>
      </w:r>
      <w:proofErr w:type="spellEnd"/>
      <w:r>
        <w:rPr>
          <w:rFonts w:hint="cs"/>
          <w:lang w:bidi="fa-IR"/>
        </w:rPr>
        <w:t xml:space="preserve"> و مرگ، در معرض شدت بیشتری از اضطراب سلامتی قرار دارند (</w:t>
      </w:r>
      <w:proofErr w:type="spellStart"/>
      <w:r>
        <w:rPr>
          <w:rFonts w:hint="cs"/>
          <w:lang w:bidi="fa-IR"/>
        </w:rPr>
        <w:t>پاپالیا</w:t>
      </w:r>
      <w:proofErr w:type="spellEnd"/>
      <w:r>
        <w:rPr>
          <w:rFonts w:hint="cs"/>
          <w:lang w:bidi="fa-IR"/>
        </w:rPr>
        <w:t xml:space="preserve"> و </w:t>
      </w:r>
      <w:proofErr w:type="spellStart"/>
      <w:r>
        <w:rPr>
          <w:rFonts w:hint="cs"/>
          <w:lang w:bidi="fa-IR"/>
        </w:rPr>
        <w:t>مارتورل</w:t>
      </w:r>
      <w:proofErr w:type="spellEnd"/>
      <w:r>
        <w:rPr>
          <w:rStyle w:val="FootnoteReference"/>
          <w:rFonts w:hint="cs"/>
          <w:lang w:bidi="fa-IR"/>
        </w:rPr>
        <w:footnoteReference w:id="45"/>
      </w:r>
      <w:r>
        <w:rPr>
          <w:rFonts w:hint="cs"/>
          <w:lang w:bidi="fa-IR"/>
        </w:rPr>
        <w:t xml:space="preserve">، ۲۰۱۵). شناخت عوامل، </w:t>
      </w:r>
      <w:proofErr w:type="spellStart"/>
      <w:r>
        <w:rPr>
          <w:rFonts w:hint="cs"/>
          <w:lang w:bidi="fa-IR"/>
        </w:rPr>
        <w:t>مدل‌های</w:t>
      </w:r>
      <w:proofErr w:type="spellEnd"/>
      <w:r>
        <w:rPr>
          <w:rFonts w:hint="cs"/>
          <w:lang w:bidi="fa-IR"/>
        </w:rPr>
        <w:t xml:space="preserve"> نظری و پیامدهای اضطراب سلامتی در سالمندان </w:t>
      </w:r>
      <w:proofErr w:type="spellStart"/>
      <w:r>
        <w:rPr>
          <w:rFonts w:hint="cs"/>
          <w:lang w:bidi="fa-IR"/>
        </w:rPr>
        <w:t>می‌تواند</w:t>
      </w:r>
      <w:proofErr w:type="spellEnd"/>
      <w:r>
        <w:rPr>
          <w:rFonts w:hint="cs"/>
          <w:lang w:bidi="fa-IR"/>
        </w:rPr>
        <w:t xml:space="preserve"> راهگشای طراحی مداخلات </w:t>
      </w:r>
      <w:proofErr w:type="spellStart"/>
      <w:r>
        <w:rPr>
          <w:rFonts w:hint="cs"/>
          <w:lang w:bidi="fa-IR"/>
        </w:rPr>
        <w:t>روان‌شناختی</w:t>
      </w:r>
      <w:proofErr w:type="spellEnd"/>
      <w:r>
        <w:rPr>
          <w:rFonts w:hint="cs"/>
          <w:lang w:bidi="fa-IR"/>
        </w:rPr>
        <w:t xml:space="preserve"> مؤثر باشد.</w:t>
      </w:r>
    </w:p>
    <w:bookmarkEnd w:id="18"/>
    <w:p w14:paraId="2DB93D51" w14:textId="77777777" w:rsidR="00912462" w:rsidRDefault="00000000">
      <w:pPr>
        <w:ind w:firstLine="397"/>
        <w:jc w:val="both"/>
        <w:rPr>
          <w:rFonts w:cs="B Lotus"/>
          <w:color w:val="auto"/>
          <w:lang w:bidi="fa-IR"/>
        </w:rPr>
      </w:pPr>
      <w:r>
        <w:rPr>
          <w:rFonts w:hint="cs"/>
          <w:lang w:bidi="fa-IR"/>
        </w:rPr>
        <w:t xml:space="preserve">اضطراب سلامتی عبارت است از نگرانی افراطی و پایدار درباره ابتلا به </w:t>
      </w:r>
      <w:proofErr w:type="spellStart"/>
      <w:r>
        <w:rPr>
          <w:rFonts w:hint="cs"/>
          <w:lang w:bidi="fa-IR"/>
        </w:rPr>
        <w:t>بیماری‌های</w:t>
      </w:r>
      <w:proofErr w:type="spellEnd"/>
      <w:r>
        <w:rPr>
          <w:rFonts w:hint="cs"/>
          <w:lang w:bidi="fa-IR"/>
        </w:rPr>
        <w:t xml:space="preserve"> جدی یا تعبیر و تفسیر </w:t>
      </w:r>
      <w:proofErr w:type="spellStart"/>
      <w:r>
        <w:rPr>
          <w:rFonts w:hint="cs"/>
          <w:lang w:bidi="fa-IR"/>
        </w:rPr>
        <w:t>فاجعه‌آمیز</w:t>
      </w:r>
      <w:proofErr w:type="spellEnd"/>
      <w:r>
        <w:rPr>
          <w:rFonts w:hint="cs"/>
          <w:lang w:bidi="fa-IR"/>
        </w:rPr>
        <w:t xml:space="preserve"> علائم جسمانی خفیف (</w:t>
      </w:r>
      <w:proofErr w:type="spellStart"/>
      <w:r>
        <w:rPr>
          <w:rFonts w:hint="cs"/>
          <w:lang w:bidi="fa-IR"/>
        </w:rPr>
        <w:t>سالکووسکیس</w:t>
      </w:r>
      <w:proofErr w:type="spellEnd"/>
      <w:r>
        <w:rPr>
          <w:rFonts w:hint="cs"/>
          <w:lang w:bidi="fa-IR"/>
        </w:rPr>
        <w:t xml:space="preserve"> و </w:t>
      </w:r>
      <w:proofErr w:type="spellStart"/>
      <w:r>
        <w:rPr>
          <w:rFonts w:hint="cs"/>
          <w:lang w:bidi="fa-IR"/>
        </w:rPr>
        <w:t>وارویک</w:t>
      </w:r>
      <w:proofErr w:type="spellEnd"/>
      <w:r>
        <w:rPr>
          <w:rStyle w:val="FootnoteReference"/>
          <w:rFonts w:hint="cs"/>
          <w:lang w:bidi="fa-IR"/>
        </w:rPr>
        <w:footnoteReference w:id="46"/>
      </w:r>
      <w:r>
        <w:rPr>
          <w:rFonts w:hint="cs"/>
          <w:lang w:bidi="fa-IR"/>
        </w:rPr>
        <w:t xml:space="preserve">، ۲۰۰۱). در سالمندان، این </w:t>
      </w:r>
      <w:proofErr w:type="spellStart"/>
      <w:r>
        <w:rPr>
          <w:rFonts w:hint="cs"/>
          <w:lang w:bidi="fa-IR"/>
        </w:rPr>
        <w:t>نگرانی‌ها</w:t>
      </w:r>
      <w:proofErr w:type="spellEnd"/>
      <w:r>
        <w:rPr>
          <w:rFonts w:hint="cs"/>
          <w:lang w:bidi="fa-IR"/>
        </w:rPr>
        <w:t xml:space="preserve"> معمولاً شامل ترس از پیشرفت </w:t>
      </w:r>
      <w:proofErr w:type="spellStart"/>
      <w:r>
        <w:rPr>
          <w:rFonts w:hint="cs"/>
          <w:lang w:bidi="fa-IR"/>
        </w:rPr>
        <w:t>بیماری‌ها</w:t>
      </w:r>
      <w:proofErr w:type="spellEnd"/>
      <w:r>
        <w:rPr>
          <w:rFonts w:hint="cs"/>
          <w:lang w:bidi="fa-IR"/>
        </w:rPr>
        <w:t xml:space="preserve">، تفسیر منفی </w:t>
      </w:r>
      <w:proofErr w:type="spellStart"/>
      <w:r>
        <w:rPr>
          <w:rFonts w:hint="cs"/>
          <w:lang w:bidi="fa-IR"/>
        </w:rPr>
        <w:t>آزمایش‌ها</w:t>
      </w:r>
      <w:proofErr w:type="spellEnd"/>
      <w:r>
        <w:rPr>
          <w:rFonts w:hint="cs"/>
          <w:lang w:bidi="fa-IR"/>
        </w:rPr>
        <w:t xml:space="preserve"> و ارزیابی مکرر وضعیت جسمانی است.</w:t>
      </w:r>
      <w:r>
        <w:rPr>
          <w:rFonts w:ascii="Times New Roman" w:hAnsi="Times New Roman" w:cs="Times New Roman"/>
          <w:rtl w:val="0"/>
        </w:rPr>
        <w:t>DSM-5</w:t>
      </w:r>
      <w:r>
        <w:rPr>
          <w:rFonts w:ascii="Times New Roman" w:hAnsi="Times New Roman" w:hint="cs"/>
          <w:lang w:bidi="fa-IR"/>
        </w:rPr>
        <w:t xml:space="preserve">  </w:t>
      </w:r>
      <w:r>
        <w:rPr>
          <w:rFonts w:hint="cs"/>
          <w:lang w:bidi="fa-IR"/>
        </w:rPr>
        <w:t xml:space="preserve">این سازه را عمدتاً در قالب دو تشخیص «اختلال علائم جسمانی» و «اختلال اضطراب بیماری» </w:t>
      </w:r>
      <w:proofErr w:type="spellStart"/>
      <w:r>
        <w:rPr>
          <w:rFonts w:hint="cs"/>
          <w:lang w:bidi="fa-IR"/>
        </w:rPr>
        <w:t>دسته‌بندی</w:t>
      </w:r>
      <w:proofErr w:type="spellEnd"/>
      <w:r>
        <w:rPr>
          <w:rFonts w:hint="cs"/>
          <w:lang w:bidi="fa-IR"/>
        </w:rPr>
        <w:t xml:space="preserve"> کرده است. در هر دو حالت، تمرکز اصلی بر ترس از بیماری یا ابتلا به آن است، حتی در غیاب شواهد بالینی معتبر.</w:t>
      </w:r>
    </w:p>
    <w:p w14:paraId="36722943" w14:textId="77777777" w:rsidR="00912462" w:rsidRDefault="00000000">
      <w:pPr>
        <w:ind w:firstLine="397"/>
        <w:jc w:val="both"/>
        <w:rPr>
          <w:rFonts w:cs="B Lotus"/>
          <w:color w:val="auto"/>
          <w:lang w:bidi="fa-IR"/>
        </w:rPr>
      </w:pPr>
      <w:r>
        <w:rPr>
          <w:rFonts w:hint="cs"/>
          <w:lang w:bidi="fa-IR"/>
        </w:rPr>
        <w:t>اضطراب سلامتی شامل سه بعد اساسی است:</w:t>
      </w:r>
    </w:p>
    <w:p w14:paraId="54A5CB33" w14:textId="77777777" w:rsidR="00912462" w:rsidRDefault="00000000">
      <w:pPr>
        <w:ind w:firstLine="397"/>
        <w:jc w:val="both"/>
        <w:rPr>
          <w:rFonts w:cs="B Lotus"/>
          <w:color w:val="auto"/>
          <w:lang w:bidi="fa-IR"/>
        </w:rPr>
      </w:pPr>
      <w:r>
        <w:rPr>
          <w:rFonts w:hint="cs"/>
          <w:lang w:bidi="fa-IR"/>
        </w:rPr>
        <w:t>بعد</w:t>
      </w:r>
      <w:r>
        <w:rPr>
          <w:rFonts w:hint="cs"/>
          <w:b/>
          <w:bCs/>
          <w:lang w:bidi="fa-IR"/>
        </w:rPr>
        <w:t xml:space="preserve"> شناختی: </w:t>
      </w:r>
      <w:r>
        <w:rPr>
          <w:rFonts w:hint="cs"/>
          <w:lang w:bidi="fa-IR"/>
        </w:rPr>
        <w:t xml:space="preserve">شامل باورهای ناکارآمد، </w:t>
      </w:r>
      <w:proofErr w:type="spellStart"/>
      <w:r>
        <w:rPr>
          <w:rFonts w:hint="cs"/>
          <w:lang w:bidi="fa-IR"/>
        </w:rPr>
        <w:t>فاجعه‌سازی</w:t>
      </w:r>
      <w:proofErr w:type="spellEnd"/>
      <w:r>
        <w:rPr>
          <w:rFonts w:hint="cs"/>
          <w:lang w:bidi="fa-IR"/>
        </w:rPr>
        <w:t xml:space="preserve"> و تعمیم افراطی درباره </w:t>
      </w:r>
      <w:proofErr w:type="spellStart"/>
      <w:r>
        <w:rPr>
          <w:rFonts w:hint="cs"/>
          <w:lang w:bidi="fa-IR"/>
        </w:rPr>
        <w:t>نشانه‌های</w:t>
      </w:r>
      <w:proofErr w:type="spellEnd"/>
      <w:r>
        <w:rPr>
          <w:rFonts w:hint="cs"/>
          <w:lang w:bidi="fa-IR"/>
        </w:rPr>
        <w:t xml:space="preserve"> بدنی است.</w:t>
      </w:r>
    </w:p>
    <w:p w14:paraId="777157E3" w14:textId="77777777" w:rsidR="00912462" w:rsidRDefault="00000000">
      <w:pPr>
        <w:ind w:firstLine="397"/>
        <w:jc w:val="both"/>
        <w:rPr>
          <w:rFonts w:cs="B Lotus"/>
          <w:color w:val="auto"/>
          <w:lang w:bidi="fa-IR"/>
        </w:rPr>
      </w:pPr>
      <w:r>
        <w:rPr>
          <w:rFonts w:hint="cs"/>
          <w:lang w:bidi="fa-IR"/>
        </w:rPr>
        <w:t>بعد</w:t>
      </w:r>
      <w:r>
        <w:rPr>
          <w:rFonts w:hint="cs"/>
          <w:b/>
          <w:bCs/>
          <w:lang w:bidi="fa-IR"/>
        </w:rPr>
        <w:t xml:space="preserve"> هیجانی: </w:t>
      </w:r>
      <w:r>
        <w:rPr>
          <w:rFonts w:hint="cs"/>
          <w:lang w:bidi="fa-IR"/>
        </w:rPr>
        <w:t xml:space="preserve">شامل ترس، نگرانی و اضطراب شدیدی است که به علائم جسمانی پاسخ </w:t>
      </w:r>
      <w:proofErr w:type="spellStart"/>
      <w:r>
        <w:rPr>
          <w:rFonts w:hint="cs"/>
          <w:lang w:bidi="fa-IR"/>
        </w:rPr>
        <w:t>می‌دهد</w:t>
      </w:r>
      <w:proofErr w:type="spellEnd"/>
      <w:r>
        <w:rPr>
          <w:rFonts w:hint="cs"/>
          <w:lang w:bidi="fa-IR"/>
        </w:rPr>
        <w:t>.</w:t>
      </w:r>
    </w:p>
    <w:p w14:paraId="5245A30A" w14:textId="77777777" w:rsidR="00912462" w:rsidRDefault="00000000">
      <w:pPr>
        <w:ind w:firstLine="397"/>
        <w:jc w:val="both"/>
        <w:rPr>
          <w:rFonts w:cs="B Lotus"/>
          <w:color w:val="auto"/>
          <w:lang w:bidi="fa-IR"/>
        </w:rPr>
      </w:pPr>
      <w:r>
        <w:rPr>
          <w:rFonts w:hint="cs"/>
          <w:lang w:bidi="fa-IR"/>
        </w:rPr>
        <w:lastRenderedPageBreak/>
        <w:t>بعد</w:t>
      </w:r>
      <w:r>
        <w:rPr>
          <w:rFonts w:hint="cs"/>
          <w:b/>
          <w:bCs/>
          <w:lang w:bidi="fa-IR"/>
        </w:rPr>
        <w:t xml:space="preserve"> رفتاری: </w:t>
      </w:r>
      <w:r>
        <w:rPr>
          <w:rFonts w:hint="cs"/>
          <w:lang w:bidi="fa-IR"/>
        </w:rPr>
        <w:t xml:space="preserve">شامل رفتارهای </w:t>
      </w:r>
      <w:proofErr w:type="spellStart"/>
      <w:r>
        <w:rPr>
          <w:rFonts w:hint="cs"/>
          <w:lang w:bidi="fa-IR"/>
        </w:rPr>
        <w:t>ایمنی‌بخش</w:t>
      </w:r>
      <w:proofErr w:type="spellEnd"/>
      <w:r>
        <w:rPr>
          <w:rFonts w:hint="cs"/>
          <w:lang w:bidi="fa-IR"/>
        </w:rPr>
        <w:t xml:space="preserve"> مانند چک کردن مداوم بدن، مراجعه مکرر به پزشک و اجتناب از </w:t>
      </w:r>
      <w:proofErr w:type="spellStart"/>
      <w:r>
        <w:rPr>
          <w:rFonts w:hint="cs"/>
          <w:lang w:bidi="fa-IR"/>
        </w:rPr>
        <w:t>فعالیت‌های</w:t>
      </w:r>
      <w:proofErr w:type="spellEnd"/>
      <w:r>
        <w:rPr>
          <w:rFonts w:hint="cs"/>
          <w:lang w:bidi="fa-IR"/>
        </w:rPr>
        <w:t xml:space="preserve"> روزمره است (</w:t>
      </w:r>
      <w:proofErr w:type="spellStart"/>
      <w:r>
        <w:rPr>
          <w:rFonts w:hint="cs"/>
          <w:lang w:bidi="fa-IR"/>
        </w:rPr>
        <w:t>آبراموویتز</w:t>
      </w:r>
      <w:proofErr w:type="spellEnd"/>
      <w:r>
        <w:rPr>
          <w:rFonts w:hint="cs"/>
          <w:lang w:bidi="fa-IR"/>
        </w:rPr>
        <w:t xml:space="preserve"> </w:t>
      </w:r>
      <w:r>
        <w:rPr>
          <w:rStyle w:val="FootnoteReference"/>
          <w:rFonts w:hint="cs"/>
          <w:lang w:bidi="fa-IR"/>
        </w:rPr>
        <w:footnoteReference w:id="47"/>
      </w:r>
      <w:r>
        <w:rPr>
          <w:rFonts w:hint="cs"/>
          <w:lang w:bidi="fa-IR"/>
        </w:rPr>
        <w:t>و همکاران ۲۰۰۷).</w:t>
      </w:r>
    </w:p>
    <w:p w14:paraId="548C8EF9" w14:textId="77777777" w:rsidR="00912462" w:rsidRDefault="00000000" w:rsidP="00503BED">
      <w:pPr>
        <w:keepNext/>
        <w:keepLines/>
        <w:spacing w:before="240" w:after="100" w:line="276" w:lineRule="auto"/>
        <w:rPr>
          <w:rFonts w:cs="B Lotus"/>
          <w:b/>
          <w:bCs/>
          <w:color w:val="auto"/>
          <w:lang w:bidi="fa-IR"/>
        </w:rPr>
      </w:pPr>
      <w:bookmarkStart w:id="20" w:name="_Hlk216147150"/>
      <w:r>
        <w:rPr>
          <w:rFonts w:cs="B Titr" w:hint="cs"/>
          <w:b/>
          <w:bCs/>
          <w:sz w:val="30"/>
          <w:szCs w:val="30"/>
          <w:lang w:bidi="fa-IR"/>
        </w:rPr>
        <w:t xml:space="preserve">۲-۴-۲- </w:t>
      </w:r>
      <w:bookmarkEnd w:id="20"/>
      <w:proofErr w:type="spellStart"/>
      <w:r>
        <w:rPr>
          <w:rFonts w:cs="B Titr" w:hint="cs"/>
          <w:b/>
          <w:bCs/>
          <w:sz w:val="30"/>
          <w:szCs w:val="30"/>
          <w:lang w:bidi="fa-IR"/>
        </w:rPr>
        <w:t>مدل‌های</w:t>
      </w:r>
      <w:proofErr w:type="spellEnd"/>
      <w:r>
        <w:rPr>
          <w:rFonts w:cs="B Titr" w:hint="cs"/>
          <w:b/>
          <w:bCs/>
          <w:sz w:val="30"/>
          <w:szCs w:val="30"/>
          <w:lang w:bidi="fa-IR"/>
        </w:rPr>
        <w:t xml:space="preserve"> نظری اضطراب سلامتی</w:t>
      </w:r>
    </w:p>
    <w:p w14:paraId="2F55C637" w14:textId="77777777" w:rsidR="00912462" w:rsidRDefault="00000000" w:rsidP="00503BED">
      <w:pPr>
        <w:keepNext/>
        <w:keepLines/>
        <w:spacing w:before="240" w:after="100" w:line="276" w:lineRule="auto"/>
        <w:rPr>
          <w:rFonts w:cs="B Lotus"/>
          <w:b/>
          <w:bCs/>
          <w:color w:val="auto"/>
          <w:lang w:bidi="fa-IR"/>
        </w:rPr>
      </w:pPr>
      <w:bookmarkStart w:id="21" w:name="_Hlk216147110"/>
      <w:r>
        <w:rPr>
          <w:rFonts w:cs="B Titr" w:hint="cs"/>
          <w:b/>
          <w:bCs/>
          <w:sz w:val="30"/>
          <w:szCs w:val="30"/>
          <w:lang w:bidi="fa-IR"/>
        </w:rPr>
        <w:t xml:space="preserve">۲-۴-۲-۱- </w:t>
      </w:r>
      <w:bookmarkEnd w:id="21"/>
      <w:r>
        <w:rPr>
          <w:rFonts w:cs="B Titr" w:hint="cs"/>
          <w:b/>
          <w:bCs/>
          <w:sz w:val="30"/>
          <w:szCs w:val="30"/>
          <w:lang w:bidi="fa-IR"/>
        </w:rPr>
        <w:t>مدل شناختی-رفتاری</w:t>
      </w:r>
    </w:p>
    <w:p w14:paraId="08A20B11" w14:textId="77777777" w:rsidR="00912462" w:rsidRDefault="00000000">
      <w:pPr>
        <w:ind w:firstLine="397"/>
        <w:jc w:val="both"/>
        <w:rPr>
          <w:rFonts w:cs="B Lotus"/>
          <w:color w:val="auto"/>
          <w:lang w:bidi="fa-IR"/>
        </w:rPr>
      </w:pPr>
      <w:r>
        <w:rPr>
          <w:rFonts w:hint="cs"/>
          <w:lang w:bidi="fa-IR"/>
        </w:rPr>
        <w:t xml:space="preserve">مدل شناختی-رفتاری بیان </w:t>
      </w:r>
      <w:proofErr w:type="spellStart"/>
      <w:r>
        <w:rPr>
          <w:rFonts w:hint="cs"/>
          <w:lang w:bidi="fa-IR"/>
        </w:rPr>
        <w:t>می‌کند</w:t>
      </w:r>
      <w:proofErr w:type="spellEnd"/>
      <w:r>
        <w:rPr>
          <w:rFonts w:hint="cs"/>
          <w:lang w:bidi="fa-IR"/>
        </w:rPr>
        <w:t xml:space="preserve"> که تفسیرهای منفی و </w:t>
      </w:r>
      <w:proofErr w:type="spellStart"/>
      <w:r>
        <w:rPr>
          <w:rFonts w:hint="cs"/>
          <w:lang w:bidi="fa-IR"/>
        </w:rPr>
        <w:t>فاجعه‌آمیز</w:t>
      </w:r>
      <w:proofErr w:type="spellEnd"/>
      <w:r>
        <w:rPr>
          <w:rFonts w:hint="cs"/>
          <w:lang w:bidi="fa-IR"/>
        </w:rPr>
        <w:t xml:space="preserve"> </w:t>
      </w:r>
      <w:proofErr w:type="spellStart"/>
      <w:r>
        <w:rPr>
          <w:rFonts w:hint="cs"/>
          <w:lang w:bidi="fa-IR"/>
        </w:rPr>
        <w:t>نشانه‌های</w:t>
      </w:r>
      <w:proofErr w:type="spellEnd"/>
      <w:r>
        <w:rPr>
          <w:rFonts w:hint="cs"/>
          <w:lang w:bidi="fa-IR"/>
        </w:rPr>
        <w:t xml:space="preserve"> جسمانی، باعث </w:t>
      </w:r>
      <w:proofErr w:type="spellStart"/>
      <w:r>
        <w:rPr>
          <w:rFonts w:hint="cs"/>
          <w:lang w:bidi="fa-IR"/>
        </w:rPr>
        <w:t>شکل‌گیری</w:t>
      </w:r>
      <w:proofErr w:type="spellEnd"/>
      <w:r>
        <w:rPr>
          <w:rFonts w:hint="cs"/>
          <w:lang w:bidi="fa-IR"/>
        </w:rPr>
        <w:t xml:space="preserve"> و تداوم اضطراب سلامتی </w:t>
      </w:r>
      <w:proofErr w:type="spellStart"/>
      <w:r>
        <w:rPr>
          <w:rFonts w:hint="cs"/>
          <w:lang w:bidi="fa-IR"/>
        </w:rPr>
        <w:t>می‌شوند</w:t>
      </w:r>
      <w:proofErr w:type="spellEnd"/>
      <w:r>
        <w:rPr>
          <w:rFonts w:hint="cs"/>
          <w:lang w:bidi="fa-IR"/>
        </w:rPr>
        <w:t xml:space="preserve"> (</w:t>
      </w:r>
      <w:proofErr w:type="spellStart"/>
      <w:r>
        <w:rPr>
          <w:rFonts w:hint="cs"/>
          <w:lang w:bidi="fa-IR"/>
        </w:rPr>
        <w:t>سالکووسکیس</w:t>
      </w:r>
      <w:proofErr w:type="spellEnd"/>
      <w:r>
        <w:rPr>
          <w:rFonts w:hint="cs"/>
          <w:lang w:bidi="fa-IR"/>
        </w:rPr>
        <w:t xml:space="preserve"> و </w:t>
      </w:r>
      <w:proofErr w:type="spellStart"/>
      <w:r>
        <w:rPr>
          <w:rFonts w:hint="cs"/>
          <w:lang w:bidi="fa-IR"/>
        </w:rPr>
        <w:t>واراِک</w:t>
      </w:r>
      <w:proofErr w:type="spellEnd"/>
      <w:r>
        <w:rPr>
          <w:rFonts w:hint="cs"/>
          <w:lang w:bidi="fa-IR"/>
        </w:rPr>
        <w:t xml:space="preserve">، ۲۰۰۱). سالمندان معمولاً علائم طبیعی سالمندی مانند خستگی، درد و ضعف را به </w:t>
      </w:r>
      <w:proofErr w:type="spellStart"/>
      <w:r>
        <w:rPr>
          <w:rFonts w:hint="cs"/>
          <w:lang w:bidi="fa-IR"/>
        </w:rPr>
        <w:t>بیماری‌های</w:t>
      </w:r>
      <w:proofErr w:type="spellEnd"/>
      <w:r>
        <w:rPr>
          <w:rFonts w:hint="cs"/>
          <w:lang w:bidi="fa-IR"/>
        </w:rPr>
        <w:t xml:space="preserve"> خطرناک نسبت </w:t>
      </w:r>
      <w:proofErr w:type="spellStart"/>
      <w:r>
        <w:rPr>
          <w:rFonts w:hint="cs"/>
          <w:lang w:bidi="fa-IR"/>
        </w:rPr>
        <w:t>می‌دهند</w:t>
      </w:r>
      <w:proofErr w:type="spellEnd"/>
      <w:r>
        <w:rPr>
          <w:rFonts w:hint="cs"/>
          <w:lang w:bidi="fa-IR"/>
        </w:rPr>
        <w:t xml:space="preserve">. این نگرش موجب رفتارهای </w:t>
      </w:r>
      <w:proofErr w:type="spellStart"/>
      <w:r>
        <w:rPr>
          <w:rFonts w:hint="cs"/>
          <w:lang w:bidi="fa-IR"/>
        </w:rPr>
        <w:t>ایمنی‌بخش</w:t>
      </w:r>
      <w:proofErr w:type="spellEnd"/>
      <w:r>
        <w:rPr>
          <w:rFonts w:hint="cs"/>
          <w:lang w:bidi="fa-IR"/>
        </w:rPr>
        <w:t xml:space="preserve">، افزایش توجه به بدن و تشدید چرخه اضطراب </w:t>
      </w:r>
      <w:proofErr w:type="spellStart"/>
      <w:r>
        <w:rPr>
          <w:rFonts w:hint="cs"/>
          <w:lang w:bidi="fa-IR"/>
        </w:rPr>
        <w:t>می‌شود</w:t>
      </w:r>
      <w:proofErr w:type="spellEnd"/>
      <w:r>
        <w:rPr>
          <w:rFonts w:hint="cs"/>
          <w:lang w:bidi="fa-IR"/>
        </w:rPr>
        <w:t xml:space="preserve"> (</w:t>
      </w:r>
      <w:proofErr w:type="spellStart"/>
      <w:r>
        <w:rPr>
          <w:rFonts w:hint="cs"/>
          <w:lang w:bidi="fa-IR"/>
        </w:rPr>
        <w:t>آبراموویتز</w:t>
      </w:r>
      <w:proofErr w:type="spellEnd"/>
      <w:r>
        <w:rPr>
          <w:rFonts w:hint="cs"/>
          <w:lang w:bidi="fa-IR"/>
        </w:rPr>
        <w:t xml:space="preserve"> و همکاران، ۲۰۰۷). در چارچوب این مدل، اصلاح باورهای ناکارآمد و مواجهه تدریجی با </w:t>
      </w:r>
      <w:proofErr w:type="spellStart"/>
      <w:r>
        <w:rPr>
          <w:rFonts w:hint="cs"/>
          <w:lang w:bidi="fa-IR"/>
        </w:rPr>
        <w:t>نشانه‌ها</w:t>
      </w:r>
      <w:proofErr w:type="spellEnd"/>
      <w:r>
        <w:rPr>
          <w:rFonts w:hint="cs"/>
          <w:lang w:bidi="fa-IR"/>
        </w:rPr>
        <w:t xml:space="preserve">، از مؤثرترین راهبردهای درمانی محسوب </w:t>
      </w:r>
      <w:proofErr w:type="spellStart"/>
      <w:r>
        <w:rPr>
          <w:rFonts w:hint="cs"/>
          <w:lang w:bidi="fa-IR"/>
        </w:rPr>
        <w:t>می‌شوند</w:t>
      </w:r>
      <w:proofErr w:type="spellEnd"/>
      <w:r>
        <w:rPr>
          <w:rFonts w:hint="cs"/>
          <w:lang w:bidi="fa-IR"/>
        </w:rPr>
        <w:t>.</w:t>
      </w:r>
    </w:p>
    <w:p w14:paraId="4B8F51E8"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۲-۴-۲-۲- مدل زیستی-روانی-اجتماعی</w:t>
      </w:r>
    </w:p>
    <w:p w14:paraId="54461D1A" w14:textId="77777777" w:rsidR="00912462" w:rsidRDefault="00000000">
      <w:pPr>
        <w:ind w:firstLine="397"/>
        <w:jc w:val="both"/>
        <w:rPr>
          <w:rFonts w:cs="B Lotus"/>
          <w:color w:val="auto"/>
          <w:lang w:bidi="fa-IR"/>
        </w:rPr>
      </w:pPr>
      <w:r>
        <w:rPr>
          <w:rFonts w:hint="cs"/>
          <w:lang w:bidi="fa-IR"/>
        </w:rPr>
        <w:t xml:space="preserve">این مدل تعامل پیچیده عوامل زیستی، </w:t>
      </w:r>
      <w:proofErr w:type="spellStart"/>
      <w:r>
        <w:rPr>
          <w:rFonts w:hint="cs"/>
          <w:lang w:bidi="fa-IR"/>
        </w:rPr>
        <w:t>روان‌شناختی</w:t>
      </w:r>
      <w:proofErr w:type="spellEnd"/>
      <w:r>
        <w:rPr>
          <w:rFonts w:hint="cs"/>
          <w:lang w:bidi="fa-IR"/>
        </w:rPr>
        <w:t xml:space="preserve"> و اجتماعی را در بروز اضطراب سلامتی نشان </w:t>
      </w:r>
      <w:proofErr w:type="spellStart"/>
      <w:r>
        <w:rPr>
          <w:rFonts w:hint="cs"/>
          <w:lang w:bidi="fa-IR"/>
        </w:rPr>
        <w:t>می‌دهد</w:t>
      </w:r>
      <w:proofErr w:type="spellEnd"/>
      <w:r>
        <w:rPr>
          <w:rFonts w:hint="cs"/>
          <w:lang w:bidi="fa-IR"/>
        </w:rPr>
        <w:t xml:space="preserve"> (انگل</w:t>
      </w:r>
      <w:r>
        <w:rPr>
          <w:rStyle w:val="FootnoteReference"/>
          <w:rFonts w:hint="cs"/>
          <w:lang w:bidi="fa-IR"/>
        </w:rPr>
        <w:footnoteReference w:id="48"/>
      </w:r>
      <w:r>
        <w:rPr>
          <w:rFonts w:hint="cs"/>
          <w:lang w:bidi="fa-IR"/>
        </w:rPr>
        <w:t xml:space="preserve">، ۱۹۷۷ </w:t>
      </w:r>
      <w:proofErr w:type="spellStart"/>
      <w:r>
        <w:rPr>
          <w:rFonts w:hint="cs"/>
          <w:lang w:bidi="fa-IR"/>
        </w:rPr>
        <w:t>اسموندسون</w:t>
      </w:r>
      <w:proofErr w:type="spellEnd"/>
      <w:r>
        <w:rPr>
          <w:rStyle w:val="FootnoteReference"/>
          <w:rFonts w:hint="cs"/>
          <w:lang w:bidi="fa-IR"/>
        </w:rPr>
        <w:footnoteReference w:id="49"/>
      </w:r>
      <w:r>
        <w:rPr>
          <w:rFonts w:hint="cs"/>
          <w:lang w:bidi="fa-IR"/>
        </w:rPr>
        <w:t xml:space="preserve">، ۲۰۰۴). عوامل زیستی شامل حساسیت عصبی و تغییرات جسمانی سالمندی، عوامل </w:t>
      </w:r>
      <w:proofErr w:type="spellStart"/>
      <w:r>
        <w:rPr>
          <w:rFonts w:hint="cs"/>
          <w:lang w:bidi="fa-IR"/>
        </w:rPr>
        <w:t>روان‌شناختی</w:t>
      </w:r>
      <w:proofErr w:type="spellEnd"/>
      <w:r>
        <w:rPr>
          <w:rFonts w:hint="cs"/>
          <w:lang w:bidi="fa-IR"/>
        </w:rPr>
        <w:t xml:space="preserve"> شامل تحمل پایین ابهام و </w:t>
      </w:r>
      <w:proofErr w:type="spellStart"/>
      <w:r>
        <w:rPr>
          <w:rFonts w:hint="cs"/>
          <w:lang w:bidi="fa-IR"/>
        </w:rPr>
        <w:t>کمال‌گرایی</w:t>
      </w:r>
      <w:proofErr w:type="spellEnd"/>
      <w:r>
        <w:rPr>
          <w:rFonts w:hint="cs"/>
          <w:lang w:bidi="fa-IR"/>
        </w:rPr>
        <w:t xml:space="preserve">، و عوامل اجتماعی شامل تجربه بیماری در خانواده و حمایت ناکافی اجتماعی </w:t>
      </w:r>
      <w:proofErr w:type="spellStart"/>
      <w:r>
        <w:rPr>
          <w:rFonts w:hint="cs"/>
          <w:lang w:bidi="fa-IR"/>
        </w:rPr>
        <w:t>می‌شوند</w:t>
      </w:r>
      <w:proofErr w:type="spellEnd"/>
      <w:r>
        <w:rPr>
          <w:rFonts w:hint="cs"/>
          <w:lang w:bidi="fa-IR"/>
        </w:rPr>
        <w:t xml:space="preserve">. در سالمندان، همزمانی این عوامل، سطح اضطراب سلامتی را افزایش </w:t>
      </w:r>
      <w:proofErr w:type="spellStart"/>
      <w:r>
        <w:rPr>
          <w:rFonts w:hint="cs"/>
          <w:lang w:bidi="fa-IR"/>
        </w:rPr>
        <w:t>می‌دهد</w:t>
      </w:r>
      <w:proofErr w:type="spellEnd"/>
      <w:r>
        <w:rPr>
          <w:rFonts w:hint="cs"/>
          <w:lang w:bidi="fa-IR"/>
        </w:rPr>
        <w:t>.</w:t>
      </w:r>
    </w:p>
    <w:p w14:paraId="20D756E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lastRenderedPageBreak/>
        <w:t>۲-۴-۲-۳- مدل دلبستگی</w:t>
      </w:r>
    </w:p>
    <w:p w14:paraId="002D70FA" w14:textId="77777777" w:rsidR="00912462" w:rsidRDefault="00000000">
      <w:pPr>
        <w:ind w:firstLine="397"/>
        <w:jc w:val="both"/>
        <w:rPr>
          <w:rFonts w:cs="B Lotus"/>
          <w:color w:val="auto"/>
          <w:lang w:bidi="fa-IR"/>
        </w:rPr>
      </w:pPr>
      <w:proofErr w:type="spellStart"/>
      <w:r>
        <w:rPr>
          <w:rFonts w:hint="cs"/>
          <w:lang w:bidi="fa-IR"/>
        </w:rPr>
        <w:t>سبک‌های</w:t>
      </w:r>
      <w:proofErr w:type="spellEnd"/>
      <w:r>
        <w:rPr>
          <w:rFonts w:hint="cs"/>
          <w:lang w:bidi="fa-IR"/>
        </w:rPr>
        <w:t xml:space="preserve"> دلبستگی </w:t>
      </w:r>
      <w:proofErr w:type="spellStart"/>
      <w:r>
        <w:rPr>
          <w:rFonts w:hint="cs"/>
          <w:lang w:bidi="fa-IR"/>
        </w:rPr>
        <w:t>ناایمن</w:t>
      </w:r>
      <w:proofErr w:type="spellEnd"/>
      <w:r>
        <w:rPr>
          <w:rFonts w:hint="cs"/>
          <w:lang w:bidi="fa-IR"/>
        </w:rPr>
        <w:t>، به ویژه دلبستگی اضطرابی، با سطوح بالاتر اضطراب سلامتی همراه هستند (</w:t>
      </w:r>
      <w:proofErr w:type="spellStart"/>
      <w:r>
        <w:rPr>
          <w:rFonts w:hint="cs"/>
          <w:lang w:bidi="fa-IR"/>
        </w:rPr>
        <w:t>ماوندر</w:t>
      </w:r>
      <w:proofErr w:type="spellEnd"/>
      <w:r>
        <w:rPr>
          <w:rFonts w:hint="cs"/>
          <w:lang w:bidi="fa-IR"/>
        </w:rPr>
        <w:t xml:space="preserve"> و </w:t>
      </w:r>
      <w:proofErr w:type="spellStart"/>
      <w:r>
        <w:rPr>
          <w:rFonts w:hint="cs"/>
          <w:lang w:bidi="fa-IR"/>
        </w:rPr>
        <w:t>هانتر</w:t>
      </w:r>
      <w:proofErr w:type="spellEnd"/>
      <w:r>
        <w:rPr>
          <w:rStyle w:val="FootnoteReference"/>
          <w:rFonts w:hint="cs"/>
          <w:lang w:bidi="fa-IR"/>
        </w:rPr>
        <w:footnoteReference w:id="50"/>
      </w:r>
      <w:r>
        <w:rPr>
          <w:rFonts w:hint="cs"/>
          <w:lang w:bidi="fa-IR"/>
        </w:rPr>
        <w:t xml:space="preserve">، ۲۰۰۱). </w:t>
      </w:r>
      <w:proofErr w:type="spellStart"/>
      <w:r>
        <w:rPr>
          <w:rFonts w:hint="cs"/>
          <w:lang w:bidi="fa-IR"/>
        </w:rPr>
        <w:t>سالمندانی</w:t>
      </w:r>
      <w:proofErr w:type="spellEnd"/>
      <w:r>
        <w:rPr>
          <w:rFonts w:hint="cs"/>
          <w:lang w:bidi="fa-IR"/>
        </w:rPr>
        <w:t xml:space="preserve"> که سبک دلبستگی اضطرابی دارند، معمولاً حمایت اجتماعی را ناکافی </w:t>
      </w:r>
      <w:proofErr w:type="spellStart"/>
      <w:r>
        <w:rPr>
          <w:rFonts w:hint="cs"/>
          <w:lang w:bidi="fa-IR"/>
        </w:rPr>
        <w:t>می‌دانند</w:t>
      </w:r>
      <w:proofErr w:type="spellEnd"/>
      <w:r>
        <w:rPr>
          <w:rFonts w:hint="cs"/>
          <w:lang w:bidi="fa-IR"/>
        </w:rPr>
        <w:t xml:space="preserve"> و نسبت به </w:t>
      </w:r>
      <w:proofErr w:type="spellStart"/>
      <w:r>
        <w:rPr>
          <w:rFonts w:hint="cs"/>
          <w:lang w:bidi="fa-IR"/>
        </w:rPr>
        <w:t>نشانه‌های</w:t>
      </w:r>
      <w:proofErr w:type="spellEnd"/>
      <w:r>
        <w:rPr>
          <w:rFonts w:hint="cs"/>
          <w:lang w:bidi="fa-IR"/>
        </w:rPr>
        <w:t xml:space="preserve"> بدنی حساسیت بیشتری نشان </w:t>
      </w:r>
      <w:proofErr w:type="spellStart"/>
      <w:r>
        <w:rPr>
          <w:rFonts w:hint="cs"/>
          <w:lang w:bidi="fa-IR"/>
        </w:rPr>
        <w:t>می‌دهند</w:t>
      </w:r>
      <w:proofErr w:type="spellEnd"/>
      <w:r>
        <w:rPr>
          <w:rFonts w:hint="cs"/>
          <w:lang w:bidi="fa-IR"/>
        </w:rPr>
        <w:t>.</w:t>
      </w:r>
    </w:p>
    <w:p w14:paraId="6A53DBDE"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۲-۴-۳- سالمندی و اضطراب سلامت</w:t>
      </w:r>
    </w:p>
    <w:p w14:paraId="2E26C491" w14:textId="77777777" w:rsidR="00912462" w:rsidRDefault="00000000">
      <w:pPr>
        <w:ind w:firstLine="397"/>
        <w:jc w:val="both"/>
        <w:rPr>
          <w:rFonts w:cs="B Lotus"/>
          <w:color w:val="auto"/>
          <w:lang w:bidi="fa-IR"/>
        </w:rPr>
      </w:pPr>
      <w:bookmarkStart w:id="22" w:name="_Hlk218187771"/>
      <w:r>
        <w:rPr>
          <w:rFonts w:hint="cs"/>
          <w:lang w:bidi="fa-IR"/>
        </w:rPr>
        <w:t xml:space="preserve">اضطراب سلامت به نگرانی و ترس مداوم درباره ابتلا به یک بیماری جدی اشاره دارد، </w:t>
      </w:r>
      <w:proofErr w:type="spellStart"/>
      <w:r>
        <w:rPr>
          <w:rFonts w:hint="cs"/>
          <w:lang w:bidi="fa-IR"/>
        </w:rPr>
        <w:t>به‌گونه‌ای</w:t>
      </w:r>
      <w:proofErr w:type="spellEnd"/>
      <w:r>
        <w:rPr>
          <w:rFonts w:hint="cs"/>
          <w:lang w:bidi="fa-IR"/>
        </w:rPr>
        <w:t xml:space="preserve"> که فرد نسبت به </w:t>
      </w:r>
      <w:proofErr w:type="spellStart"/>
      <w:r>
        <w:rPr>
          <w:rFonts w:hint="cs"/>
          <w:lang w:bidi="fa-IR"/>
        </w:rPr>
        <w:t>نشانه‌های</w:t>
      </w:r>
      <w:proofErr w:type="spellEnd"/>
      <w:r>
        <w:rPr>
          <w:rFonts w:hint="cs"/>
          <w:lang w:bidi="fa-IR"/>
        </w:rPr>
        <w:t xml:space="preserve"> جسمانی خود حساسیت بیش از حد نشان داده و </w:t>
      </w:r>
      <w:proofErr w:type="spellStart"/>
      <w:r>
        <w:rPr>
          <w:rFonts w:hint="cs"/>
          <w:lang w:bidi="fa-IR"/>
        </w:rPr>
        <w:t>آن‌ها</w:t>
      </w:r>
      <w:proofErr w:type="spellEnd"/>
      <w:r>
        <w:rPr>
          <w:rFonts w:hint="cs"/>
          <w:lang w:bidi="fa-IR"/>
        </w:rPr>
        <w:t xml:space="preserve"> را </w:t>
      </w:r>
      <w:proofErr w:type="spellStart"/>
      <w:r>
        <w:rPr>
          <w:rFonts w:hint="cs"/>
          <w:lang w:bidi="fa-IR"/>
        </w:rPr>
        <w:t>به‌عنوان</w:t>
      </w:r>
      <w:proofErr w:type="spellEnd"/>
      <w:r>
        <w:rPr>
          <w:rFonts w:hint="cs"/>
          <w:lang w:bidi="fa-IR"/>
        </w:rPr>
        <w:t xml:space="preserve"> </w:t>
      </w:r>
      <w:proofErr w:type="spellStart"/>
      <w:r>
        <w:rPr>
          <w:rFonts w:hint="cs"/>
          <w:lang w:bidi="fa-IR"/>
        </w:rPr>
        <w:t>نشانه‌ای</w:t>
      </w:r>
      <w:proofErr w:type="spellEnd"/>
      <w:r>
        <w:rPr>
          <w:rFonts w:hint="cs"/>
          <w:lang w:bidi="fa-IR"/>
        </w:rPr>
        <w:t xml:space="preserve"> از بیماری تفسیر </w:t>
      </w:r>
      <w:proofErr w:type="spellStart"/>
      <w:r>
        <w:rPr>
          <w:rFonts w:hint="cs"/>
          <w:lang w:bidi="fa-IR"/>
        </w:rPr>
        <w:t>می‌کند</w:t>
      </w:r>
      <w:proofErr w:type="spellEnd"/>
      <w:r>
        <w:rPr>
          <w:rFonts w:hint="cs"/>
          <w:lang w:bidi="fa-IR"/>
        </w:rPr>
        <w:t xml:space="preserve">. این مفهوم در یک طیف قرار دارد؛ به این معنا که نگرانی درباره سلامت </w:t>
      </w:r>
      <w:proofErr w:type="spellStart"/>
      <w:r>
        <w:rPr>
          <w:rFonts w:hint="cs"/>
          <w:lang w:bidi="fa-IR"/>
        </w:rPr>
        <w:t>می‌تواند</w:t>
      </w:r>
      <w:proofErr w:type="spellEnd"/>
      <w:r>
        <w:rPr>
          <w:rFonts w:hint="cs"/>
          <w:lang w:bidi="fa-IR"/>
        </w:rPr>
        <w:t xml:space="preserve"> از سطح طبیعی و خفیف تا سطوح شدیدتر مانند اختلال اضطراب بیماری ادامه یابد. </w:t>
      </w:r>
      <w:proofErr w:type="spellStart"/>
      <w:r>
        <w:rPr>
          <w:rFonts w:hint="cs"/>
          <w:lang w:bidi="fa-IR"/>
        </w:rPr>
        <w:t>سالکوویس</w:t>
      </w:r>
      <w:proofErr w:type="spellEnd"/>
      <w:r>
        <w:rPr>
          <w:rFonts w:hint="cs"/>
          <w:lang w:bidi="fa-IR"/>
        </w:rPr>
        <w:t xml:space="preserve"> و </w:t>
      </w:r>
      <w:proofErr w:type="spellStart"/>
      <w:r>
        <w:rPr>
          <w:rFonts w:hint="cs"/>
          <w:lang w:bidi="fa-IR"/>
        </w:rPr>
        <w:t>وارویک</w:t>
      </w:r>
      <w:proofErr w:type="spellEnd"/>
      <w:r>
        <w:rPr>
          <w:rFonts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proofErr w:type="spellStart"/>
      <w:r>
        <w:rPr>
          <w:rFonts w:hint="cs"/>
          <w:lang w:bidi="fa-IR"/>
        </w:rPr>
        <w:t>پژوهش‌های</w:t>
      </w:r>
      <w:proofErr w:type="spellEnd"/>
      <w:r>
        <w:rPr>
          <w:rFonts w:hint="cs"/>
          <w:lang w:bidi="fa-IR"/>
        </w:rPr>
        <w:t xml:space="preserve"> جدید نشان </w:t>
      </w:r>
      <w:proofErr w:type="spellStart"/>
      <w:r>
        <w:rPr>
          <w:rFonts w:hint="cs"/>
          <w:lang w:bidi="fa-IR"/>
        </w:rPr>
        <w:t>داده‌اند</w:t>
      </w:r>
      <w:proofErr w:type="spellEnd"/>
      <w:r>
        <w:rPr>
          <w:rFonts w:hint="cs"/>
          <w:lang w:bidi="fa-IR"/>
        </w:rPr>
        <w:t xml:space="preserve"> که عواملی مانند افزایش سن، تجربه </w:t>
      </w:r>
      <w:proofErr w:type="spellStart"/>
      <w:r>
        <w:rPr>
          <w:rFonts w:hint="cs"/>
          <w:lang w:bidi="fa-IR"/>
        </w:rPr>
        <w:t>بیماری‌های</w:t>
      </w:r>
      <w:proofErr w:type="spellEnd"/>
      <w:r>
        <w:rPr>
          <w:rFonts w:hint="cs"/>
          <w:lang w:bidi="fa-IR"/>
        </w:rPr>
        <w:t xml:space="preserve"> مزمن، مواجهه بیشتر با مشکلات جسمانی و نگرانی درباره کاهش </w:t>
      </w:r>
      <w:proofErr w:type="spellStart"/>
      <w:r>
        <w:rPr>
          <w:rFonts w:hint="cs"/>
          <w:lang w:bidi="fa-IR"/>
        </w:rPr>
        <w:t>توانایی‌های</w:t>
      </w:r>
      <w:proofErr w:type="spellEnd"/>
      <w:r>
        <w:rPr>
          <w:rFonts w:hint="cs"/>
          <w:lang w:bidi="fa-IR"/>
        </w:rPr>
        <w:t xml:space="preserve"> بدنی </w:t>
      </w:r>
      <w:proofErr w:type="spellStart"/>
      <w:r>
        <w:rPr>
          <w:rFonts w:hint="cs"/>
          <w:lang w:bidi="fa-IR"/>
        </w:rPr>
        <w:t>می‌توانند</w:t>
      </w:r>
      <w:proofErr w:type="spellEnd"/>
      <w:r>
        <w:rPr>
          <w:rFonts w:hint="cs"/>
          <w:lang w:bidi="fa-IR"/>
        </w:rPr>
        <w:t xml:space="preserve"> اضطراب سلامت را در سالمندان افزایش دهند (انجمن </w:t>
      </w:r>
      <w:proofErr w:type="spellStart"/>
      <w:r>
        <w:rPr>
          <w:rFonts w:hint="cs"/>
          <w:lang w:bidi="fa-IR"/>
        </w:rPr>
        <w:t>روان‌پزشکی</w:t>
      </w:r>
      <w:proofErr w:type="spellEnd"/>
      <w:r>
        <w:rPr>
          <w:rFonts w:hint="cs"/>
          <w:lang w:bidi="fa-IR"/>
        </w:rPr>
        <w:t xml:space="preserve"> آمریکا</w:t>
      </w:r>
      <w:r>
        <w:rPr>
          <w:rStyle w:val="FootnoteReference"/>
          <w:rFonts w:hint="cs"/>
          <w:lang w:bidi="fa-IR"/>
        </w:rPr>
        <w:footnoteReference w:id="51"/>
      </w:r>
      <w:r>
        <w:rPr>
          <w:rFonts w:hint="cs"/>
          <w:lang w:bidi="fa-IR"/>
        </w:rPr>
        <w:t xml:space="preserve">،۲۰۲۲؛ </w:t>
      </w:r>
      <w:proofErr w:type="spellStart"/>
      <w:r>
        <w:rPr>
          <w:rFonts w:hint="cs"/>
          <w:lang w:bidi="fa-IR"/>
        </w:rPr>
        <w:t>فرگوس</w:t>
      </w:r>
      <w:proofErr w:type="spellEnd"/>
      <w:r>
        <w:rPr>
          <w:rFonts w:hint="cs"/>
          <w:lang w:bidi="fa-IR"/>
        </w:rPr>
        <w:t xml:space="preserve"> و </w:t>
      </w:r>
      <w:proofErr w:type="spellStart"/>
      <w:r>
        <w:rPr>
          <w:rFonts w:hint="cs"/>
          <w:lang w:bidi="fa-IR"/>
        </w:rPr>
        <w:t>والنتاینر</w:t>
      </w:r>
      <w:proofErr w:type="spellEnd"/>
      <w:r>
        <w:rPr>
          <w:rStyle w:val="FootnoteReference"/>
          <w:rFonts w:hint="cs"/>
          <w:lang w:bidi="fa-IR"/>
        </w:rPr>
        <w:footnoteReference w:id="52"/>
      </w:r>
      <w:r>
        <w:rPr>
          <w:rFonts w:hint="cs"/>
          <w:lang w:bidi="fa-IR"/>
        </w:rPr>
        <w:t xml:space="preserve">، ۲۰۲۲). </w:t>
      </w:r>
    </w:p>
    <w:p w14:paraId="204FCCA3" w14:textId="77777777" w:rsidR="00912462" w:rsidRDefault="00000000">
      <w:pPr>
        <w:ind w:firstLine="397"/>
        <w:jc w:val="both"/>
        <w:rPr>
          <w:rFonts w:cs="B Lotus"/>
          <w:color w:val="auto"/>
          <w:lang w:bidi="fa-IR"/>
        </w:rPr>
      </w:pPr>
      <w:r>
        <w:rPr>
          <w:rFonts w:hint="cs"/>
          <w:lang w:bidi="fa-IR"/>
        </w:rPr>
        <w:t xml:space="preserve">تحقیقات موجود حاکی از آن است که اضطراب سلامت، اواخر سن هر فرد شروع </w:t>
      </w:r>
      <w:proofErr w:type="spellStart"/>
      <w:r>
        <w:rPr>
          <w:rFonts w:hint="cs"/>
          <w:lang w:bidi="fa-IR"/>
        </w:rPr>
        <w:t>می‌شود</w:t>
      </w:r>
      <w:proofErr w:type="spellEnd"/>
      <w:r>
        <w:rPr>
          <w:rFonts w:hint="cs"/>
          <w:lang w:bidi="fa-IR"/>
        </w:rPr>
        <w:t xml:space="preserve">، شاید به این دلیل است که </w:t>
      </w:r>
      <w:proofErr w:type="spellStart"/>
      <w:r>
        <w:rPr>
          <w:rFonts w:hint="cs"/>
          <w:lang w:bidi="fa-IR"/>
        </w:rPr>
        <w:t>همبودی</w:t>
      </w:r>
      <w:proofErr w:type="spellEnd"/>
      <w:r>
        <w:rPr>
          <w:rFonts w:hint="cs"/>
          <w:lang w:bidi="fa-IR"/>
        </w:rPr>
        <w:t xml:space="preserve">، با شرایط سلامتی جسمی که احتمالاً با افزایش سن رخ </w:t>
      </w:r>
      <w:proofErr w:type="spellStart"/>
      <w:r>
        <w:rPr>
          <w:rFonts w:hint="cs"/>
          <w:lang w:bidi="fa-IR"/>
        </w:rPr>
        <w:t>می‌دهد</w:t>
      </w:r>
      <w:proofErr w:type="spellEnd"/>
      <w:r>
        <w:rPr>
          <w:rFonts w:hint="cs"/>
          <w:lang w:bidi="fa-IR"/>
        </w:rPr>
        <w:t xml:space="preserve"> (</w:t>
      </w:r>
      <w:proofErr w:type="spellStart"/>
      <w:r>
        <w:rPr>
          <w:rFonts w:hint="cs"/>
          <w:lang w:bidi="fa-IR"/>
        </w:rPr>
        <w:t>ال-گابالاوی</w:t>
      </w:r>
      <w:proofErr w:type="spellEnd"/>
      <w:r>
        <w:rPr>
          <w:rFonts w:hint="cs"/>
          <w:lang w:bidi="fa-IR"/>
        </w:rPr>
        <w:t xml:space="preserve">،  ۲۰۱۸). اضطراب یک بیماری شایع در سالمندان است، و تقریباً ۲۰_۱۰ درصد از افراد مسن را تحت تأثیر قرار </w:t>
      </w:r>
      <w:proofErr w:type="spellStart"/>
      <w:r>
        <w:rPr>
          <w:rFonts w:hint="cs"/>
          <w:lang w:bidi="fa-IR"/>
        </w:rPr>
        <w:t>می‌دهد</w:t>
      </w:r>
      <w:proofErr w:type="spellEnd"/>
      <w:r>
        <w:rPr>
          <w:rFonts w:hint="cs"/>
          <w:lang w:bidi="fa-IR"/>
        </w:rPr>
        <w:t xml:space="preserve">، اگرچه  اغلب  تشخیص داده </w:t>
      </w:r>
      <w:proofErr w:type="spellStart"/>
      <w:r>
        <w:rPr>
          <w:rFonts w:hint="cs"/>
          <w:lang w:bidi="fa-IR"/>
        </w:rPr>
        <w:t>نمی‌شود</w:t>
      </w:r>
      <w:proofErr w:type="spellEnd"/>
      <w:r>
        <w:rPr>
          <w:rFonts w:hint="cs"/>
          <w:lang w:bidi="fa-IR"/>
        </w:rPr>
        <w:t xml:space="preserve">. سالمندان با اختلالات اضطرابی اغلب به دلایل زیادی درمان </w:t>
      </w:r>
      <w:proofErr w:type="spellStart"/>
      <w:r>
        <w:rPr>
          <w:rFonts w:hint="cs"/>
          <w:lang w:bidi="fa-IR"/>
        </w:rPr>
        <w:t>نمی‌شوند</w:t>
      </w:r>
      <w:proofErr w:type="spellEnd"/>
      <w:r>
        <w:rPr>
          <w:rFonts w:hint="cs"/>
          <w:lang w:bidi="fa-IR"/>
        </w:rPr>
        <w:t xml:space="preserve"> یا اغلب علائم خود را تشخیص یا تصدیق </w:t>
      </w:r>
      <w:proofErr w:type="spellStart"/>
      <w:r>
        <w:rPr>
          <w:rFonts w:hint="cs"/>
          <w:lang w:bidi="fa-IR"/>
        </w:rPr>
        <w:t>نمی‌کنند</w:t>
      </w:r>
      <w:proofErr w:type="spellEnd"/>
      <w:r>
        <w:rPr>
          <w:rFonts w:hint="cs"/>
          <w:lang w:bidi="fa-IR"/>
        </w:rPr>
        <w:t xml:space="preserve">. وقتی اینکار را کردند، ممکن است تمایلی به  گفتگو  </w:t>
      </w:r>
      <w:r>
        <w:rPr>
          <w:rFonts w:hint="cs"/>
          <w:lang w:bidi="fa-IR"/>
        </w:rPr>
        <w:lastRenderedPageBreak/>
        <w:t xml:space="preserve">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hint="cs"/>
          <w:lang w:bidi="fa-IR"/>
        </w:rPr>
        <w:t>شده‌اند</w:t>
      </w:r>
      <w:proofErr w:type="spellEnd"/>
      <w:r>
        <w:rPr>
          <w:rFonts w:hint="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hint="cs"/>
          <w:lang w:bidi="fa-IR"/>
        </w:rPr>
        <w:t>بلع</w:t>
      </w:r>
      <w:proofErr w:type="spellEnd"/>
      <w:r>
        <w:rPr>
          <w:rFonts w:hint="cs"/>
          <w:lang w:bidi="fa-IR"/>
        </w:rPr>
        <w:t xml:space="preserve">، لرزش، لرزیدن، تحریک پذیری، تعریق، حالت تهوع و... است. همچنین باید توجه داشت که اضطراب درمان نشده </w:t>
      </w:r>
      <w:proofErr w:type="spellStart"/>
      <w:r>
        <w:rPr>
          <w:rFonts w:hint="cs"/>
          <w:lang w:bidi="fa-IR"/>
        </w:rPr>
        <w:t>می‌تواند</w:t>
      </w:r>
      <w:proofErr w:type="spellEnd"/>
      <w:r>
        <w:rPr>
          <w:rFonts w:hint="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hint="cs"/>
          <w:lang w:bidi="fa-IR"/>
        </w:rPr>
        <w:t>ساکویا</w:t>
      </w:r>
      <w:proofErr w:type="spellEnd"/>
      <w:r>
        <w:rPr>
          <w:rFonts w:hint="cs"/>
          <w:lang w:bidi="fa-IR"/>
        </w:rPr>
        <w:t xml:space="preserve">، ۲۰۰۸). </w:t>
      </w:r>
      <w:bookmarkEnd w:id="22"/>
      <w:r>
        <w:rPr>
          <w:rFonts w:hint="cs"/>
          <w:lang w:bidi="fa-IR"/>
        </w:rPr>
        <w:t xml:space="preserve">سالمندان به دلیل مشکلات مختلف در ابعاد سلامت و آینده مبهم خویش گرفتار اضطراب </w:t>
      </w:r>
      <w:proofErr w:type="spellStart"/>
      <w:r>
        <w:rPr>
          <w:rFonts w:hint="cs"/>
          <w:lang w:bidi="fa-IR"/>
        </w:rPr>
        <w:t>می‌شوند</w:t>
      </w:r>
      <w:proofErr w:type="spellEnd"/>
      <w:r>
        <w:rPr>
          <w:rFonts w:hint="cs"/>
          <w:lang w:bidi="fa-IR"/>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hint="cs"/>
          <w:lang w:bidi="fa-IR"/>
        </w:rPr>
        <w:t>می‌باشد</w:t>
      </w:r>
      <w:proofErr w:type="spellEnd"/>
      <w:r>
        <w:rPr>
          <w:rFonts w:hint="cs"/>
          <w:lang w:bidi="fa-IR"/>
        </w:rPr>
        <w:t xml:space="preserve">. از علایم اضطراب در سالمندان </w:t>
      </w:r>
      <w:proofErr w:type="spellStart"/>
      <w:r>
        <w:rPr>
          <w:rFonts w:hint="cs"/>
          <w:lang w:bidi="fa-IR"/>
        </w:rPr>
        <w:t>می‌توان</w:t>
      </w:r>
      <w:proofErr w:type="spellEnd"/>
      <w:r>
        <w:rPr>
          <w:rFonts w:hint="cs"/>
          <w:lang w:bidi="fa-IR"/>
        </w:rPr>
        <w:t xml:space="preserve"> به افزایش فشار خون، تپش قلب، کاهش تمرکز، همچنین علایم گوارشی و </w:t>
      </w:r>
      <w:proofErr w:type="spellStart"/>
      <w:r>
        <w:rPr>
          <w:rFonts w:hint="cs"/>
          <w:lang w:bidi="fa-IR"/>
        </w:rPr>
        <w:t>تکرر</w:t>
      </w:r>
      <w:proofErr w:type="spellEnd"/>
      <w:r>
        <w:rPr>
          <w:rFonts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hint="cs"/>
          <w:lang w:bidi="fa-IR"/>
        </w:rPr>
        <w:t>می‌تواند</w:t>
      </w:r>
      <w:proofErr w:type="spellEnd"/>
      <w:r>
        <w:rPr>
          <w:rFonts w:hint="cs"/>
          <w:lang w:bidi="fa-IR"/>
        </w:rPr>
        <w:t xml:space="preserve"> فرد سالمند را مبتلا به یک نگرانی مزمن در خصوص سلامت سالمند درآید. مشکلات عدیده ای دیگر در این دوران به خصوص </w:t>
      </w:r>
      <w:proofErr w:type="spellStart"/>
      <w:r>
        <w:rPr>
          <w:rFonts w:hint="cs"/>
          <w:lang w:bidi="fa-IR"/>
        </w:rPr>
        <w:t>کابوس‌های</w:t>
      </w:r>
      <w:proofErr w:type="spellEnd"/>
      <w:r>
        <w:rPr>
          <w:rFonts w:hint="cs"/>
          <w:lang w:bidi="fa-IR"/>
        </w:rPr>
        <w:t xml:space="preserve"> شبانه و خستگی جسمانی و مراقبت از همسر خود </w:t>
      </w:r>
      <w:proofErr w:type="spellStart"/>
      <w:r>
        <w:rPr>
          <w:rFonts w:hint="cs"/>
          <w:lang w:bidi="fa-IR"/>
        </w:rPr>
        <w:t>می‌تواند</w:t>
      </w:r>
      <w:proofErr w:type="spellEnd"/>
      <w:r>
        <w:rPr>
          <w:rFonts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hint="cs"/>
          <w:lang w:bidi="fa-IR"/>
        </w:rPr>
        <w:t>می‌کند</w:t>
      </w:r>
      <w:proofErr w:type="spellEnd"/>
      <w:r>
        <w:rPr>
          <w:rFonts w:hint="cs"/>
          <w:lang w:bidi="fa-IR"/>
        </w:rPr>
        <w:t xml:space="preserve">، اهداف، انتظارات، استاندارد و اولویت </w:t>
      </w:r>
      <w:proofErr w:type="spellStart"/>
      <w:r>
        <w:rPr>
          <w:rFonts w:hint="cs"/>
          <w:lang w:bidi="fa-IR"/>
        </w:rPr>
        <w:t>هایشان</w:t>
      </w:r>
      <w:proofErr w:type="spellEnd"/>
      <w:r>
        <w:rPr>
          <w:rFonts w:hint="cs"/>
          <w:lang w:bidi="fa-IR"/>
        </w:rPr>
        <w:t xml:space="preserve"> </w:t>
      </w:r>
      <w:proofErr w:type="spellStart"/>
      <w:r>
        <w:rPr>
          <w:rFonts w:hint="cs"/>
          <w:lang w:bidi="fa-IR"/>
        </w:rPr>
        <w:t>می‌باشد</w:t>
      </w:r>
      <w:proofErr w:type="spellEnd"/>
      <w:r>
        <w:rPr>
          <w:rFonts w:hint="cs"/>
          <w:lang w:bidi="fa-IR"/>
        </w:rPr>
        <w:t xml:space="preserve">. هم چنین تنهایی، اضطراب و افسردگی مشکلات رایجی هستند که در </w:t>
      </w:r>
      <w:proofErr w:type="spellStart"/>
      <w:r>
        <w:rPr>
          <w:rFonts w:hint="cs"/>
          <w:lang w:bidi="fa-IR"/>
        </w:rPr>
        <w:t>سالمندانی</w:t>
      </w:r>
      <w:proofErr w:type="spellEnd"/>
      <w:r>
        <w:rPr>
          <w:rFonts w:hint="cs"/>
          <w:lang w:bidi="fa-IR"/>
        </w:rPr>
        <w:t xml:space="preserve"> که تحت </w:t>
      </w:r>
      <w:proofErr w:type="spellStart"/>
      <w:r>
        <w:rPr>
          <w:rFonts w:hint="cs"/>
          <w:lang w:bidi="fa-IR"/>
        </w:rPr>
        <w:t>مراقبت‌های</w:t>
      </w:r>
      <w:proofErr w:type="spellEnd"/>
      <w:r>
        <w:rPr>
          <w:rFonts w:hint="cs"/>
          <w:lang w:bidi="fa-IR"/>
        </w:rPr>
        <w:t xml:space="preserve"> بهداشتی طولانی قرار دارند شایع است.</w:t>
      </w:r>
    </w:p>
    <w:p w14:paraId="306A5A83" w14:textId="77777777" w:rsidR="00912462" w:rsidRDefault="00000000">
      <w:pPr>
        <w:ind w:firstLine="397"/>
        <w:jc w:val="both"/>
        <w:rPr>
          <w:rFonts w:cs="B Lotus"/>
          <w:color w:val="auto"/>
          <w:lang w:bidi="fa-IR"/>
        </w:rPr>
      </w:pPr>
      <w:r>
        <w:rPr>
          <w:rFonts w:hint="cs"/>
          <w:lang w:bidi="fa-IR"/>
        </w:rPr>
        <w:t xml:space="preserve">اگرچه بسیاری از تغییرات جسمی، روانی و اجتماعی دوران سالمندی </w:t>
      </w:r>
      <w:proofErr w:type="spellStart"/>
      <w:r>
        <w:rPr>
          <w:rFonts w:hint="cs"/>
          <w:lang w:bidi="fa-IR"/>
        </w:rPr>
        <w:t>اجتناب‌ناپذیر</w:t>
      </w:r>
      <w:proofErr w:type="spellEnd"/>
      <w:r>
        <w:rPr>
          <w:rFonts w:hint="cs"/>
          <w:lang w:bidi="fa-IR"/>
        </w:rPr>
        <w:t xml:space="preserve"> هستند، اما بخش </w:t>
      </w:r>
      <w:proofErr w:type="spellStart"/>
      <w:r>
        <w:rPr>
          <w:rFonts w:hint="cs"/>
          <w:lang w:bidi="fa-IR"/>
        </w:rPr>
        <w:t>قابل‌توجهی</w:t>
      </w:r>
      <w:proofErr w:type="spellEnd"/>
      <w:r>
        <w:rPr>
          <w:rFonts w:hint="cs"/>
          <w:lang w:bidi="fa-IR"/>
        </w:rPr>
        <w:t xml:space="preserve"> از پیامدهای </w:t>
      </w:r>
      <w:proofErr w:type="spellStart"/>
      <w:r>
        <w:rPr>
          <w:rFonts w:hint="cs"/>
          <w:lang w:bidi="fa-IR"/>
        </w:rPr>
        <w:t>آن‌ها</w:t>
      </w:r>
      <w:proofErr w:type="spellEnd"/>
      <w:r>
        <w:rPr>
          <w:rFonts w:hint="cs"/>
          <w:lang w:bidi="fa-IR"/>
        </w:rPr>
        <w:t xml:space="preserve"> از طریق مداخلات مناسب قابل پیشگیری یا کنترل است. </w:t>
      </w:r>
      <w:proofErr w:type="spellStart"/>
      <w:r>
        <w:rPr>
          <w:rFonts w:hint="cs"/>
          <w:lang w:bidi="fa-IR"/>
        </w:rPr>
        <w:t>پژوهش‌ها</w:t>
      </w:r>
      <w:proofErr w:type="spellEnd"/>
      <w:r>
        <w:rPr>
          <w:rFonts w:hint="cs"/>
          <w:lang w:bidi="fa-IR"/>
        </w:rPr>
        <w:t xml:space="preserve"> نشان </w:t>
      </w:r>
      <w:proofErr w:type="spellStart"/>
      <w:r>
        <w:rPr>
          <w:rFonts w:hint="cs"/>
          <w:lang w:bidi="fa-IR"/>
        </w:rPr>
        <w:t>می‌دهند</w:t>
      </w:r>
      <w:proofErr w:type="spellEnd"/>
      <w:r>
        <w:rPr>
          <w:rFonts w:hint="cs"/>
          <w:lang w:bidi="fa-IR"/>
        </w:rPr>
        <w:t xml:space="preserve"> که تقویت حمایت اجتماعی، گسترش </w:t>
      </w:r>
      <w:proofErr w:type="spellStart"/>
      <w:r>
        <w:rPr>
          <w:rFonts w:hint="cs"/>
          <w:lang w:bidi="fa-IR"/>
        </w:rPr>
        <w:t>شبکه‌های</w:t>
      </w:r>
      <w:proofErr w:type="spellEnd"/>
      <w:r>
        <w:rPr>
          <w:rFonts w:hint="cs"/>
          <w:lang w:bidi="fa-IR"/>
        </w:rPr>
        <w:t xml:space="preserve"> ارتباطی، کاهش احساس تنهایی و افزایش مشارکت اجتماعی سالمندان </w:t>
      </w:r>
      <w:proofErr w:type="spellStart"/>
      <w:r>
        <w:rPr>
          <w:rFonts w:hint="cs"/>
          <w:lang w:bidi="fa-IR"/>
        </w:rPr>
        <w:t>می‌تواند</w:t>
      </w:r>
      <w:proofErr w:type="spellEnd"/>
      <w:r>
        <w:rPr>
          <w:rFonts w:hint="cs"/>
          <w:lang w:bidi="fa-IR"/>
        </w:rPr>
        <w:t xml:space="preserve"> به بهبود سلامت روان، کاهش افسردگی و اضطراب و ارتقای کیفیت زندگی آنان </w:t>
      </w:r>
      <w:r>
        <w:rPr>
          <w:rFonts w:hint="cs"/>
          <w:lang w:bidi="fa-IR"/>
        </w:rPr>
        <w:lastRenderedPageBreak/>
        <w:t xml:space="preserve">کمک کند. همچنین، عوامل اجتماعی و اقتصادی مانند وضعیت اقتصادی، درآمد، پوشش </w:t>
      </w:r>
      <w:proofErr w:type="spellStart"/>
      <w:r>
        <w:rPr>
          <w:rFonts w:hint="cs"/>
          <w:lang w:bidi="fa-IR"/>
        </w:rPr>
        <w:t>بیمه‌ای</w:t>
      </w:r>
      <w:proofErr w:type="spellEnd"/>
      <w:r>
        <w:rPr>
          <w:rFonts w:hint="cs"/>
          <w:lang w:bidi="fa-IR"/>
        </w:rPr>
        <w:t xml:space="preserve">، سطح تحصیلات، وضعیت اشتغال، شرایط مسکن، جنسیت و برخورداری از حمایت خانواده و افرادی که با سالمند زندگی </w:t>
      </w:r>
      <w:proofErr w:type="spellStart"/>
      <w:r>
        <w:rPr>
          <w:rFonts w:hint="cs"/>
          <w:lang w:bidi="fa-IR"/>
        </w:rPr>
        <w:t>می‌کنند</w:t>
      </w:r>
      <w:proofErr w:type="spellEnd"/>
      <w:r>
        <w:rPr>
          <w:rFonts w:hint="cs"/>
          <w:lang w:bidi="fa-IR"/>
        </w:rPr>
        <w:t xml:space="preserve">، از </w:t>
      </w:r>
      <w:proofErr w:type="spellStart"/>
      <w:r>
        <w:rPr>
          <w:rFonts w:hint="cs"/>
          <w:lang w:bidi="fa-IR"/>
        </w:rPr>
        <w:t>مهم‌ترین</w:t>
      </w:r>
      <w:proofErr w:type="spellEnd"/>
      <w:r>
        <w:rPr>
          <w:rFonts w:hint="cs"/>
          <w:lang w:bidi="fa-IR"/>
        </w:rPr>
        <w:t xml:space="preserve"> عوامل مؤثر بر سلامت و کیفیت زندگی سالمندان به شمار </w:t>
      </w:r>
      <w:proofErr w:type="spellStart"/>
      <w:r>
        <w:rPr>
          <w:rFonts w:hint="cs"/>
          <w:lang w:bidi="fa-IR"/>
        </w:rPr>
        <w:t>می‌روند</w:t>
      </w:r>
      <w:proofErr w:type="spellEnd"/>
      <w:r>
        <w:rPr>
          <w:rFonts w:hint="cs"/>
          <w:lang w:bidi="fa-IR"/>
        </w:rPr>
        <w:t xml:space="preserve"> (سازمان جهانی بهداشت، ۲۰۲۴؛ سازمان ملل متحد، ۲۰۲۳).</w:t>
      </w:r>
    </w:p>
    <w:p w14:paraId="7B1F307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 xml:space="preserve"> ۲-۴-۴- عوامل </w:t>
      </w:r>
      <w:proofErr w:type="spellStart"/>
      <w:r>
        <w:rPr>
          <w:rFonts w:cs="B Titr" w:hint="cs"/>
          <w:b/>
          <w:bCs/>
          <w:sz w:val="30"/>
          <w:szCs w:val="30"/>
          <w:lang w:bidi="fa-IR"/>
        </w:rPr>
        <w:t>زمینه‌ساز</w:t>
      </w:r>
      <w:proofErr w:type="spellEnd"/>
      <w:r>
        <w:rPr>
          <w:rFonts w:cs="B Titr" w:hint="cs"/>
          <w:b/>
          <w:bCs/>
          <w:sz w:val="30"/>
          <w:szCs w:val="30"/>
          <w:lang w:bidi="fa-IR"/>
        </w:rPr>
        <w:t xml:space="preserve"> اضطراب</w:t>
      </w:r>
    </w:p>
    <w:p w14:paraId="76948154" w14:textId="77777777" w:rsidR="00912462" w:rsidRDefault="00000000">
      <w:pPr>
        <w:ind w:firstLine="397"/>
        <w:jc w:val="both"/>
        <w:rPr>
          <w:rFonts w:cs="B Lotus"/>
          <w:color w:val="auto"/>
          <w:lang w:bidi="fa-IR"/>
        </w:rPr>
      </w:pPr>
      <w:r>
        <w:rPr>
          <w:rFonts w:hint="cs"/>
          <w:lang w:bidi="fa-IR"/>
        </w:rPr>
        <w:t xml:space="preserve">سالمندان به دلیل تغییرات جسمانی، </w:t>
      </w:r>
      <w:proofErr w:type="spellStart"/>
      <w:r>
        <w:rPr>
          <w:rFonts w:hint="cs"/>
          <w:lang w:bidi="fa-IR"/>
        </w:rPr>
        <w:t>روان‌شناختی</w:t>
      </w:r>
      <w:proofErr w:type="spellEnd"/>
      <w:r>
        <w:rPr>
          <w:rFonts w:hint="cs"/>
          <w:lang w:bidi="fa-IR"/>
        </w:rPr>
        <w:t xml:space="preserve"> و اجتماعی، بیش از سایر </w:t>
      </w:r>
      <w:proofErr w:type="spellStart"/>
      <w:r>
        <w:rPr>
          <w:rFonts w:hint="cs"/>
          <w:lang w:bidi="fa-IR"/>
        </w:rPr>
        <w:t>گروه‌های</w:t>
      </w:r>
      <w:proofErr w:type="spellEnd"/>
      <w:r>
        <w:rPr>
          <w:rFonts w:hint="cs"/>
          <w:lang w:bidi="fa-IR"/>
        </w:rPr>
        <w:t xml:space="preserve"> سنی در معرض مشکلات سلامت روان قرار دارند. کاهش </w:t>
      </w:r>
      <w:proofErr w:type="spellStart"/>
      <w:r>
        <w:rPr>
          <w:rFonts w:hint="cs"/>
          <w:lang w:bidi="fa-IR"/>
        </w:rPr>
        <w:t>توانایی‌های</w:t>
      </w:r>
      <w:proofErr w:type="spellEnd"/>
      <w:r>
        <w:rPr>
          <w:rFonts w:hint="cs"/>
          <w:lang w:bidi="fa-IR"/>
        </w:rPr>
        <w:t xml:space="preserve"> جسمی، ابتلا به </w:t>
      </w:r>
      <w:proofErr w:type="spellStart"/>
      <w:r>
        <w:rPr>
          <w:rFonts w:hint="cs"/>
          <w:lang w:bidi="fa-IR"/>
        </w:rPr>
        <w:t>بیماری‌های</w:t>
      </w:r>
      <w:proofErr w:type="spellEnd"/>
      <w:r>
        <w:rPr>
          <w:rFonts w:hint="cs"/>
          <w:lang w:bidi="fa-IR"/>
        </w:rPr>
        <w:t xml:space="preserve"> مزمن، از دست دادن همسر، دوستان و سایر نزدیکان، بازنشستگی، کاهش استقلال و محدود شدن مشارکت اجتماعی </w:t>
      </w:r>
      <w:proofErr w:type="spellStart"/>
      <w:r>
        <w:rPr>
          <w:rFonts w:hint="cs"/>
          <w:lang w:bidi="fa-IR"/>
        </w:rPr>
        <w:t>می‌تواند</w:t>
      </w:r>
      <w:proofErr w:type="spellEnd"/>
      <w:r>
        <w:rPr>
          <w:rFonts w:hint="cs"/>
          <w:lang w:bidi="fa-IR"/>
        </w:rPr>
        <w:t xml:space="preserve"> خطر بروز اضطراب، افسردگی و احساس تنهایی را افزایش دهد. همچنین، </w:t>
      </w:r>
      <w:proofErr w:type="spellStart"/>
      <w:r>
        <w:rPr>
          <w:rFonts w:hint="cs"/>
          <w:lang w:bidi="fa-IR"/>
        </w:rPr>
        <w:t>نشانه‌هایی</w:t>
      </w:r>
      <w:proofErr w:type="spellEnd"/>
      <w:r>
        <w:rPr>
          <w:rFonts w:hint="cs"/>
          <w:lang w:bidi="fa-IR"/>
        </w:rPr>
        <w:t xml:space="preserve"> مانند ترس از مرگ، احساس </w:t>
      </w:r>
      <w:proofErr w:type="spellStart"/>
      <w:r>
        <w:rPr>
          <w:rFonts w:hint="cs"/>
          <w:lang w:bidi="fa-IR"/>
        </w:rPr>
        <w:t>بی‌فایدگی</w:t>
      </w:r>
      <w:proofErr w:type="spellEnd"/>
      <w:r>
        <w:rPr>
          <w:rFonts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proofErr w:type="spellStart"/>
      <w:r>
        <w:rPr>
          <w:rFonts w:hint="cs"/>
          <w:lang w:bidi="fa-IR"/>
        </w:rPr>
        <w:t>فعالیت‌های</w:t>
      </w:r>
      <w:proofErr w:type="spellEnd"/>
      <w:r>
        <w:rPr>
          <w:rFonts w:hint="cs"/>
          <w:lang w:bidi="fa-IR"/>
        </w:rPr>
        <w:t xml:space="preserve"> روزمره کاهش داده و وابستگی آنان به دیگران را افزایش دهد که این امر </w:t>
      </w:r>
      <w:proofErr w:type="spellStart"/>
      <w:r>
        <w:rPr>
          <w:rFonts w:hint="cs"/>
          <w:lang w:bidi="fa-IR"/>
        </w:rPr>
        <w:t>می‌تواند</w:t>
      </w:r>
      <w:proofErr w:type="spellEnd"/>
      <w:r>
        <w:rPr>
          <w:rFonts w:hint="cs"/>
          <w:lang w:bidi="fa-IR"/>
        </w:rPr>
        <w:t xml:space="preserve"> </w:t>
      </w:r>
      <w:proofErr w:type="spellStart"/>
      <w:r>
        <w:rPr>
          <w:rFonts w:hint="cs"/>
          <w:lang w:bidi="fa-IR"/>
        </w:rPr>
        <w:t>زمینه‌ساز</w:t>
      </w:r>
      <w:proofErr w:type="spellEnd"/>
      <w:r>
        <w:rPr>
          <w:rFonts w:hint="cs"/>
          <w:lang w:bidi="fa-IR"/>
        </w:rPr>
        <w:t xml:space="preserve"> کاهش کیفیت زندگی و افزایش مشکلات </w:t>
      </w:r>
      <w:proofErr w:type="spellStart"/>
      <w:r>
        <w:rPr>
          <w:rFonts w:hint="cs"/>
          <w:lang w:bidi="fa-IR"/>
        </w:rPr>
        <w:t>روان‌شناختی</w:t>
      </w:r>
      <w:proofErr w:type="spellEnd"/>
      <w:r>
        <w:rPr>
          <w:rFonts w:hint="cs"/>
          <w:lang w:bidi="fa-IR"/>
        </w:rPr>
        <w:t xml:space="preserve"> شود. </w:t>
      </w:r>
      <w:proofErr w:type="spellStart"/>
      <w:r>
        <w:rPr>
          <w:rFonts w:hint="cs"/>
          <w:lang w:bidi="fa-IR"/>
        </w:rPr>
        <w:t>پژوهش‌ها</w:t>
      </w:r>
      <w:proofErr w:type="spellEnd"/>
      <w:r>
        <w:rPr>
          <w:rFonts w:hint="cs"/>
          <w:lang w:bidi="fa-IR"/>
        </w:rPr>
        <w:t xml:space="preserve"> نشان </w:t>
      </w:r>
      <w:proofErr w:type="spellStart"/>
      <w:r>
        <w:rPr>
          <w:rFonts w:hint="cs"/>
          <w:lang w:bidi="fa-IR"/>
        </w:rPr>
        <w:t>داده‌اند</w:t>
      </w:r>
      <w:proofErr w:type="spellEnd"/>
      <w:r>
        <w:rPr>
          <w:rFonts w:hint="cs"/>
          <w:lang w:bidi="fa-IR"/>
        </w:rPr>
        <w:t xml:space="preserve"> که حمایت خانوادگی و اجتماعی، حفظ استقلال عملکردی، مشارکت در </w:t>
      </w:r>
      <w:proofErr w:type="spellStart"/>
      <w:r>
        <w:rPr>
          <w:rFonts w:hint="cs"/>
          <w:lang w:bidi="fa-IR"/>
        </w:rPr>
        <w:t>فعالیت‌های</w:t>
      </w:r>
      <w:proofErr w:type="spellEnd"/>
      <w:r>
        <w:rPr>
          <w:rFonts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proofErr w:type="spellStart"/>
      <w:r>
        <w:rPr>
          <w:rFonts w:hint="cs"/>
          <w:lang w:bidi="fa-IR"/>
        </w:rPr>
        <w:t>روان‌پزشکی</w:t>
      </w:r>
      <w:proofErr w:type="spellEnd"/>
      <w:r>
        <w:rPr>
          <w:rFonts w:hint="cs"/>
          <w:lang w:bidi="fa-IR"/>
        </w:rPr>
        <w:t xml:space="preserve"> آمریکا، ۲۰۲۲).</w:t>
      </w:r>
    </w:p>
    <w:p w14:paraId="3A3263D5" w14:textId="77777777" w:rsidR="00912462" w:rsidRDefault="00000000">
      <w:pPr>
        <w:ind w:firstLine="397"/>
        <w:jc w:val="both"/>
        <w:rPr>
          <w:rFonts w:cs="B Lotus"/>
          <w:color w:val="auto"/>
          <w:lang w:bidi="fa-IR"/>
        </w:rPr>
      </w:pPr>
      <w:r>
        <w:rPr>
          <w:rFonts w:hint="cs"/>
          <w:lang w:bidi="fa-IR"/>
        </w:rPr>
        <w:t xml:space="preserve"> با افزایش جمعیت سالمندان، توجه به مشکلات </w:t>
      </w:r>
      <w:proofErr w:type="spellStart"/>
      <w:r>
        <w:rPr>
          <w:rFonts w:hint="cs"/>
          <w:lang w:bidi="fa-IR"/>
        </w:rPr>
        <w:t>روان‌شناختی</w:t>
      </w:r>
      <w:proofErr w:type="spellEnd"/>
      <w:r>
        <w:rPr>
          <w:rFonts w:hint="cs"/>
          <w:lang w:bidi="fa-IR"/>
        </w:rPr>
        <w:t xml:space="preserve">، </w:t>
      </w:r>
      <w:proofErr w:type="spellStart"/>
      <w:r>
        <w:rPr>
          <w:rFonts w:hint="cs"/>
          <w:lang w:bidi="fa-IR"/>
        </w:rPr>
        <w:t>به‌ویژه</w:t>
      </w:r>
      <w:proofErr w:type="spellEnd"/>
      <w:r>
        <w:rPr>
          <w:rFonts w:hint="cs"/>
          <w:lang w:bidi="fa-IR"/>
        </w:rPr>
        <w:t xml:space="preserve"> اضطراب، افسردگی و احساس تنهایی، به یکی از </w:t>
      </w:r>
      <w:proofErr w:type="spellStart"/>
      <w:r>
        <w:rPr>
          <w:rFonts w:hint="cs"/>
          <w:lang w:bidi="fa-IR"/>
        </w:rPr>
        <w:t>اولویت‌های</w:t>
      </w:r>
      <w:proofErr w:type="spellEnd"/>
      <w:r>
        <w:rPr>
          <w:rFonts w:hint="cs"/>
          <w:lang w:bidi="fa-IR"/>
        </w:rPr>
        <w:t xml:space="preserve"> </w:t>
      </w:r>
      <w:proofErr w:type="spellStart"/>
      <w:r>
        <w:rPr>
          <w:rFonts w:hint="cs"/>
          <w:lang w:bidi="fa-IR"/>
        </w:rPr>
        <w:t>نظام‌های</w:t>
      </w:r>
      <w:proofErr w:type="spellEnd"/>
      <w:r>
        <w:rPr>
          <w:rFonts w:hint="cs"/>
          <w:lang w:bidi="fa-IR"/>
        </w:rPr>
        <w:t xml:space="preserve"> سلامت تبدیل شده است. سالمندان به دلیل تغییرات جسمانی، روانی و اجتماعی، از </w:t>
      </w:r>
      <w:proofErr w:type="spellStart"/>
      <w:r>
        <w:rPr>
          <w:rFonts w:hint="cs"/>
          <w:lang w:bidi="fa-IR"/>
        </w:rPr>
        <w:t>گروه‌های</w:t>
      </w:r>
      <w:proofErr w:type="spellEnd"/>
      <w:r>
        <w:rPr>
          <w:rFonts w:hint="cs"/>
          <w:lang w:bidi="fa-IR"/>
        </w:rPr>
        <w:t xml:space="preserve"> </w:t>
      </w:r>
      <w:proofErr w:type="spellStart"/>
      <w:r>
        <w:rPr>
          <w:rFonts w:hint="cs"/>
          <w:lang w:bidi="fa-IR"/>
        </w:rPr>
        <w:t>آسیب‌پذیر</w:t>
      </w:r>
      <w:proofErr w:type="spellEnd"/>
      <w:r>
        <w:rPr>
          <w:rFonts w:hint="cs"/>
          <w:lang w:bidi="fa-IR"/>
        </w:rPr>
        <w:t xml:space="preserve"> جامعه محسوب </w:t>
      </w:r>
      <w:proofErr w:type="spellStart"/>
      <w:r>
        <w:rPr>
          <w:rFonts w:hint="cs"/>
          <w:lang w:bidi="fa-IR"/>
        </w:rPr>
        <w:t>می‌شوند</w:t>
      </w:r>
      <w:proofErr w:type="spellEnd"/>
      <w:r>
        <w:rPr>
          <w:rFonts w:hint="cs"/>
          <w:lang w:bidi="fa-IR"/>
        </w:rPr>
        <w:t xml:space="preserve"> و نیازمند </w:t>
      </w:r>
      <w:proofErr w:type="spellStart"/>
      <w:r>
        <w:rPr>
          <w:rFonts w:hint="cs"/>
          <w:lang w:bidi="fa-IR"/>
        </w:rPr>
        <w:t>برنامه‌ریزی</w:t>
      </w:r>
      <w:proofErr w:type="spellEnd"/>
      <w:r>
        <w:rPr>
          <w:rFonts w:hint="cs"/>
          <w:lang w:bidi="fa-IR"/>
        </w:rPr>
        <w:t xml:space="preserve"> و مداخلات هدفمند هستند. همچنین، تغییر ساختار خانواده از الگوی گسترده به خانواده </w:t>
      </w:r>
      <w:proofErr w:type="spellStart"/>
      <w:r>
        <w:rPr>
          <w:rFonts w:hint="cs"/>
          <w:lang w:bidi="fa-IR"/>
        </w:rPr>
        <w:t>هسته‌ای</w:t>
      </w:r>
      <w:proofErr w:type="spellEnd"/>
      <w:r>
        <w:rPr>
          <w:rFonts w:hint="cs"/>
          <w:lang w:bidi="fa-IR"/>
        </w:rPr>
        <w:t xml:space="preserve">، افزایش شهرنشینی، تغییر سبک زندگی و کاهش </w:t>
      </w:r>
      <w:proofErr w:type="spellStart"/>
      <w:r>
        <w:rPr>
          <w:rFonts w:hint="cs"/>
          <w:lang w:bidi="fa-IR"/>
        </w:rPr>
        <w:t>حمایت‌های</w:t>
      </w:r>
      <w:proofErr w:type="spellEnd"/>
      <w:r>
        <w:rPr>
          <w:rFonts w:hint="cs"/>
          <w:lang w:bidi="fa-IR"/>
        </w:rPr>
        <w:t xml:space="preserve"> سنتی، موجب شده است بسیاری از سالمندان با کاهش حمایت خانوادگی و اجتماعی </w:t>
      </w:r>
      <w:proofErr w:type="spellStart"/>
      <w:r>
        <w:rPr>
          <w:rFonts w:hint="cs"/>
          <w:lang w:bidi="fa-IR"/>
        </w:rPr>
        <w:lastRenderedPageBreak/>
        <w:t>روبه‌رو</w:t>
      </w:r>
      <w:proofErr w:type="spellEnd"/>
      <w:r>
        <w:rPr>
          <w:rFonts w:hint="cs"/>
          <w:lang w:bidi="fa-IR"/>
        </w:rPr>
        <w:t xml:space="preserve"> شوند. این تحولات، ضرورت شناسایی مستمر نیازهای جسمی، روانی و اجتماعی سالمندان و تدوین </w:t>
      </w:r>
      <w:proofErr w:type="spellStart"/>
      <w:r>
        <w:rPr>
          <w:rFonts w:hint="cs"/>
          <w:lang w:bidi="fa-IR"/>
        </w:rPr>
        <w:t>سیاست‌ها</w:t>
      </w:r>
      <w:proofErr w:type="spellEnd"/>
      <w:r>
        <w:rPr>
          <w:rFonts w:hint="cs"/>
          <w:lang w:bidi="fa-IR"/>
        </w:rPr>
        <w:t xml:space="preserve"> و </w:t>
      </w:r>
      <w:proofErr w:type="spellStart"/>
      <w:r>
        <w:rPr>
          <w:rFonts w:hint="cs"/>
          <w:lang w:bidi="fa-IR"/>
        </w:rPr>
        <w:t>برنامه‌های</w:t>
      </w:r>
      <w:proofErr w:type="spellEnd"/>
      <w:r>
        <w:rPr>
          <w:rFonts w:hint="cs"/>
          <w:lang w:bidi="fa-IR"/>
        </w:rPr>
        <w:t xml:space="preserve"> مبتنی بر شواهد را بیش از پیش آشکار ساخته است. </w:t>
      </w:r>
      <w:proofErr w:type="spellStart"/>
      <w:r>
        <w:rPr>
          <w:rFonts w:hint="cs"/>
          <w:lang w:bidi="fa-IR"/>
        </w:rPr>
        <w:t>ازاین‌رو</w:t>
      </w:r>
      <w:proofErr w:type="spellEnd"/>
      <w:r>
        <w:rPr>
          <w:rFonts w:hint="cs"/>
          <w:lang w:bidi="fa-IR"/>
        </w:rPr>
        <w:t xml:space="preserve">، انجام </w:t>
      </w:r>
      <w:proofErr w:type="spellStart"/>
      <w:r>
        <w:rPr>
          <w:rFonts w:hint="cs"/>
          <w:lang w:bidi="fa-IR"/>
        </w:rPr>
        <w:t>پژوهش‌های</w:t>
      </w:r>
      <w:proofErr w:type="spellEnd"/>
      <w:r>
        <w:rPr>
          <w:rFonts w:hint="cs"/>
          <w:lang w:bidi="fa-IR"/>
        </w:rPr>
        <w:t xml:space="preserve"> </w:t>
      </w:r>
      <w:proofErr w:type="spellStart"/>
      <w:r>
        <w:rPr>
          <w:rFonts w:hint="cs"/>
          <w:lang w:bidi="fa-IR"/>
        </w:rPr>
        <w:t>به‌روز</w:t>
      </w:r>
      <w:proofErr w:type="spellEnd"/>
      <w:r>
        <w:rPr>
          <w:rFonts w:hint="cs"/>
          <w:lang w:bidi="fa-IR"/>
        </w:rPr>
        <w:t xml:space="preserve">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
    <w:p w14:paraId="3A2CC702" w14:textId="77777777" w:rsidR="00912462" w:rsidRDefault="00000000">
      <w:pPr>
        <w:ind w:firstLine="397"/>
        <w:jc w:val="both"/>
        <w:rPr>
          <w:rFonts w:cs="B Lotus"/>
          <w:color w:val="auto"/>
          <w:lang w:bidi="fa-IR"/>
        </w:rPr>
      </w:pPr>
      <w:r>
        <w:rPr>
          <w:rFonts w:hint="cs"/>
          <w:lang w:bidi="fa-IR"/>
        </w:rPr>
        <w:t xml:space="preserve">تشخیص اختلالات اضطرابی در سالمندان به دلیل همپوشانی علائم </w:t>
      </w:r>
      <w:proofErr w:type="spellStart"/>
      <w:r>
        <w:rPr>
          <w:rFonts w:hint="cs"/>
          <w:lang w:bidi="fa-IR"/>
        </w:rPr>
        <w:t>روان‌شناختی</w:t>
      </w:r>
      <w:proofErr w:type="spellEnd"/>
      <w:r>
        <w:rPr>
          <w:rFonts w:hint="cs"/>
          <w:lang w:bidi="fa-IR"/>
        </w:rPr>
        <w:t xml:space="preserve"> با </w:t>
      </w:r>
      <w:proofErr w:type="spellStart"/>
      <w:r>
        <w:rPr>
          <w:rFonts w:hint="cs"/>
          <w:lang w:bidi="fa-IR"/>
        </w:rPr>
        <w:t>بیماری‌های</w:t>
      </w:r>
      <w:proofErr w:type="spellEnd"/>
      <w:r>
        <w:rPr>
          <w:rFonts w:hint="cs"/>
          <w:lang w:bidi="fa-IR"/>
        </w:rPr>
        <w:t xml:space="preserve"> جسمانی و تغییرات طبیعی ناشی از افزایش سن، با </w:t>
      </w:r>
      <w:proofErr w:type="spellStart"/>
      <w:r>
        <w:rPr>
          <w:rFonts w:hint="cs"/>
          <w:lang w:bidi="fa-IR"/>
        </w:rPr>
        <w:t>چالش‌های</w:t>
      </w:r>
      <w:proofErr w:type="spellEnd"/>
      <w:r>
        <w:rPr>
          <w:rFonts w:hint="cs"/>
          <w:lang w:bidi="fa-IR"/>
        </w:rPr>
        <w:t xml:space="preserve"> فراوانی همراه است. بسیاری از سالمندان به دلیل ابتلا به </w:t>
      </w:r>
      <w:proofErr w:type="spellStart"/>
      <w:r>
        <w:rPr>
          <w:rFonts w:hint="cs"/>
          <w:lang w:bidi="fa-IR"/>
        </w:rPr>
        <w:t>بیماری‌های</w:t>
      </w:r>
      <w:proofErr w:type="spellEnd"/>
      <w:r>
        <w:rPr>
          <w:rFonts w:hint="cs"/>
          <w:lang w:bidi="fa-IR"/>
        </w:rPr>
        <w:t xml:space="preserve"> مزمن، کاهش </w:t>
      </w:r>
      <w:proofErr w:type="spellStart"/>
      <w:r>
        <w:rPr>
          <w:rFonts w:hint="cs"/>
          <w:lang w:bidi="fa-IR"/>
        </w:rPr>
        <w:t>توانایی‌های</w:t>
      </w:r>
      <w:proofErr w:type="spellEnd"/>
      <w:r>
        <w:rPr>
          <w:rFonts w:hint="cs"/>
          <w:lang w:bidi="fa-IR"/>
        </w:rPr>
        <w:t xml:space="preserve"> جسمانی و نگرانی درباره وضعیت سلامت خود، بیش از سایر </w:t>
      </w:r>
      <w:proofErr w:type="spellStart"/>
      <w:r>
        <w:rPr>
          <w:rFonts w:hint="cs"/>
          <w:lang w:bidi="fa-IR"/>
        </w:rPr>
        <w:t>گروه‌های</w:t>
      </w:r>
      <w:proofErr w:type="spellEnd"/>
      <w:r>
        <w:rPr>
          <w:rFonts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proofErr w:type="spellStart"/>
      <w:r>
        <w:rPr>
          <w:rFonts w:hint="cs"/>
          <w:lang w:bidi="fa-IR"/>
        </w:rPr>
        <w:t>می‌شود</w:t>
      </w:r>
      <w:proofErr w:type="spellEnd"/>
      <w:r>
        <w:rPr>
          <w:rFonts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hint="cs"/>
          <w:lang w:bidi="fa-IR"/>
        </w:rPr>
        <w:t>نامتناسب</w:t>
      </w:r>
      <w:proofErr w:type="spellEnd"/>
      <w:r>
        <w:rPr>
          <w:rFonts w:hint="cs"/>
          <w:lang w:bidi="fa-IR"/>
        </w:rPr>
        <w:t xml:space="preserve"> با شواهد پزشکی باشد، </w:t>
      </w:r>
      <w:proofErr w:type="spellStart"/>
      <w:r>
        <w:rPr>
          <w:rFonts w:hint="cs"/>
          <w:lang w:bidi="fa-IR"/>
        </w:rPr>
        <w:t>می‌تواند</w:t>
      </w:r>
      <w:proofErr w:type="spellEnd"/>
      <w:r>
        <w:rPr>
          <w:rFonts w:hint="cs"/>
          <w:lang w:bidi="fa-IR"/>
        </w:rPr>
        <w:t xml:space="preserve"> به اختلال اضطراب بیماری، کاهش کیفیت زندگی، افزایش مراجعات </w:t>
      </w:r>
      <w:proofErr w:type="spellStart"/>
      <w:r>
        <w:rPr>
          <w:rFonts w:hint="cs"/>
          <w:lang w:bidi="fa-IR"/>
        </w:rPr>
        <w:t>غیرضروری</w:t>
      </w:r>
      <w:proofErr w:type="spellEnd"/>
      <w:r>
        <w:rPr>
          <w:rFonts w:hint="cs"/>
          <w:lang w:bidi="fa-IR"/>
        </w:rPr>
        <w:t xml:space="preserve"> به مراکز درمانی و تشدید مشکلات </w:t>
      </w:r>
      <w:proofErr w:type="spellStart"/>
      <w:r>
        <w:rPr>
          <w:rFonts w:hint="cs"/>
          <w:lang w:bidi="fa-IR"/>
        </w:rPr>
        <w:t>روان‌شناختی</w:t>
      </w:r>
      <w:proofErr w:type="spellEnd"/>
      <w:r>
        <w:rPr>
          <w:rFonts w:hint="cs"/>
          <w:lang w:bidi="fa-IR"/>
        </w:rPr>
        <w:t xml:space="preserve"> منجر شود. </w:t>
      </w:r>
      <w:proofErr w:type="spellStart"/>
      <w:r>
        <w:rPr>
          <w:rFonts w:hint="cs"/>
          <w:lang w:bidi="fa-IR"/>
        </w:rPr>
        <w:t>ازاین‌رو</w:t>
      </w:r>
      <w:proofErr w:type="spellEnd"/>
      <w:r>
        <w:rPr>
          <w:rFonts w:hint="cs"/>
          <w:lang w:bidi="fa-IR"/>
        </w:rPr>
        <w:t xml:space="preserve">، شناسایی زودهنگام اضطراب سلامت در سالمندان و ارائه مداخلات </w:t>
      </w:r>
      <w:proofErr w:type="spellStart"/>
      <w:r>
        <w:rPr>
          <w:rFonts w:hint="cs"/>
          <w:lang w:bidi="fa-IR"/>
        </w:rPr>
        <w:t>روان‌شناختی</w:t>
      </w:r>
      <w:proofErr w:type="spellEnd"/>
      <w:r>
        <w:rPr>
          <w:rFonts w:hint="cs"/>
          <w:lang w:bidi="fa-IR"/>
        </w:rPr>
        <w:t xml:space="preserve"> مناسب، نقش مهمی در حفظ سلامت روان و بهبود عملکرد آنان دارد (انجمن </w:t>
      </w:r>
      <w:proofErr w:type="spellStart"/>
      <w:r>
        <w:rPr>
          <w:rFonts w:hint="cs"/>
          <w:lang w:bidi="fa-IR"/>
        </w:rPr>
        <w:t>روان‌پزشکی</w:t>
      </w:r>
      <w:proofErr w:type="spellEnd"/>
      <w:r>
        <w:rPr>
          <w:rFonts w:hint="cs"/>
          <w:lang w:bidi="fa-IR"/>
        </w:rPr>
        <w:t xml:space="preserve"> آمریکا، ۲۰۲۲؛ </w:t>
      </w:r>
      <w:proofErr w:type="spellStart"/>
      <w:r>
        <w:rPr>
          <w:rFonts w:hint="cs"/>
          <w:lang w:bidi="fa-IR"/>
        </w:rPr>
        <w:t>آبراموویتز</w:t>
      </w:r>
      <w:proofErr w:type="spellEnd"/>
      <w:r>
        <w:rPr>
          <w:rFonts w:hint="cs"/>
          <w:lang w:bidi="fa-IR"/>
        </w:rPr>
        <w:t xml:space="preserve"> و </w:t>
      </w:r>
      <w:proofErr w:type="spellStart"/>
      <w:r>
        <w:rPr>
          <w:rFonts w:hint="cs"/>
          <w:lang w:bidi="fa-IR"/>
        </w:rPr>
        <w:t>برادوک</w:t>
      </w:r>
      <w:proofErr w:type="spellEnd"/>
      <w:r>
        <w:rPr>
          <w:rStyle w:val="FootnoteReference"/>
          <w:rFonts w:hint="cs"/>
          <w:lang w:bidi="fa-IR"/>
        </w:rPr>
        <w:footnoteReference w:id="53"/>
      </w:r>
      <w:r>
        <w:rPr>
          <w:rFonts w:hint="cs"/>
          <w:lang w:bidi="fa-IR"/>
        </w:rPr>
        <w:t>، ۲۰۲۳).</w:t>
      </w:r>
    </w:p>
    <w:p w14:paraId="62DB6F64" w14:textId="77777777" w:rsidR="00912462" w:rsidRDefault="00000000">
      <w:pPr>
        <w:ind w:firstLine="397"/>
        <w:jc w:val="both"/>
        <w:rPr>
          <w:rFonts w:cs="B Lotus"/>
          <w:color w:val="auto"/>
          <w:lang w:bidi="fa-IR"/>
        </w:rPr>
      </w:pPr>
      <w:r>
        <w:rPr>
          <w:rFonts w:hint="cs"/>
          <w:lang w:bidi="fa-IR"/>
        </w:rPr>
        <w:t xml:space="preserve">اضطراب سلامت با نگرانی مداوم، افراطی و پایدار درباره ابتلا به یک بیماری جدی یا تفسیر نادرست علائم جسمانی مشخص </w:t>
      </w:r>
      <w:proofErr w:type="spellStart"/>
      <w:r>
        <w:rPr>
          <w:rFonts w:hint="cs"/>
          <w:lang w:bidi="fa-IR"/>
        </w:rPr>
        <w:t>می‌شود</w:t>
      </w:r>
      <w:proofErr w:type="spellEnd"/>
      <w:r>
        <w:rPr>
          <w:rFonts w:hint="cs"/>
          <w:lang w:bidi="fa-IR"/>
        </w:rPr>
        <w:t xml:space="preserve">. در </w:t>
      </w:r>
      <w:proofErr w:type="spellStart"/>
      <w:r>
        <w:rPr>
          <w:rFonts w:hint="cs"/>
          <w:lang w:bidi="fa-IR"/>
        </w:rPr>
        <w:t>طبقه‌بندی</w:t>
      </w:r>
      <w:proofErr w:type="spellEnd"/>
      <w:r>
        <w:rPr>
          <w:rFonts w:hint="cs"/>
          <w:lang w:bidi="fa-IR"/>
        </w:rPr>
        <w:t xml:space="preserve"> جدید اختلالات </w:t>
      </w:r>
      <w:proofErr w:type="spellStart"/>
      <w:r>
        <w:rPr>
          <w:rFonts w:hint="cs"/>
          <w:lang w:bidi="fa-IR"/>
        </w:rPr>
        <w:t>روان‌پزشکی</w:t>
      </w:r>
      <w:proofErr w:type="spellEnd"/>
      <w:r>
        <w:rPr>
          <w:rFonts w:hint="cs"/>
          <w:lang w:bidi="fa-IR"/>
        </w:rPr>
        <w:t xml:space="preserve">، مفهوم اختلال اضطراب بیماری تا حد زیادی جایگزین تشخیص </w:t>
      </w:r>
      <w:proofErr w:type="spellStart"/>
      <w:r>
        <w:rPr>
          <w:rFonts w:hint="cs"/>
          <w:lang w:bidi="fa-IR"/>
        </w:rPr>
        <w:t>خودبیمارانگاری</w:t>
      </w:r>
      <w:proofErr w:type="spellEnd"/>
      <w:r>
        <w:rPr>
          <w:rFonts w:hint="cs"/>
          <w:lang w:bidi="fa-IR"/>
        </w:rPr>
        <w:t xml:space="preserve"> شده است و افرادی که با وجود </w:t>
      </w:r>
      <w:proofErr w:type="spellStart"/>
      <w:r>
        <w:rPr>
          <w:rFonts w:hint="cs"/>
          <w:lang w:bidi="fa-IR"/>
        </w:rPr>
        <w:t>ارزیابی‌های</w:t>
      </w:r>
      <w:proofErr w:type="spellEnd"/>
      <w:r>
        <w:rPr>
          <w:rFonts w:hint="cs"/>
          <w:lang w:bidi="fa-IR"/>
        </w:rPr>
        <w:t xml:space="preserve"> پزشکی </w:t>
      </w:r>
      <w:proofErr w:type="spellStart"/>
      <w:r>
        <w:rPr>
          <w:rFonts w:hint="cs"/>
          <w:lang w:bidi="fa-IR"/>
        </w:rPr>
        <w:t>اطمینان‌بخش</w:t>
      </w:r>
      <w:proofErr w:type="spellEnd"/>
      <w:r>
        <w:rPr>
          <w:rFonts w:hint="cs"/>
          <w:lang w:bidi="fa-IR"/>
        </w:rPr>
        <w:t xml:space="preserve"> همچنان نگرانی شدیدی درباره سلامت خود دارند، ممکن است در این گروه قرار گیرند. تداوم اضطراب سلامت </w:t>
      </w:r>
      <w:proofErr w:type="spellStart"/>
      <w:r>
        <w:rPr>
          <w:rFonts w:hint="cs"/>
          <w:lang w:bidi="fa-IR"/>
        </w:rPr>
        <w:t>می‌تواند</w:t>
      </w:r>
      <w:proofErr w:type="spellEnd"/>
      <w:r>
        <w:rPr>
          <w:rFonts w:hint="cs"/>
          <w:lang w:bidi="fa-IR"/>
        </w:rPr>
        <w:t xml:space="preserve"> موجب افزایش خطاهای شناختی، توجه انتخابی به علائم جسمانی و تفسیر </w:t>
      </w:r>
      <w:proofErr w:type="spellStart"/>
      <w:r>
        <w:rPr>
          <w:rFonts w:hint="cs"/>
          <w:lang w:bidi="fa-IR"/>
        </w:rPr>
        <w:t>فاجعه‌آمیز</w:t>
      </w:r>
      <w:proofErr w:type="spellEnd"/>
      <w:r>
        <w:rPr>
          <w:rFonts w:hint="cs"/>
          <w:lang w:bidi="fa-IR"/>
        </w:rPr>
        <w:t xml:space="preserve"> احساسات بدنی شود و </w:t>
      </w:r>
      <w:proofErr w:type="spellStart"/>
      <w:r>
        <w:rPr>
          <w:rFonts w:hint="cs"/>
          <w:lang w:bidi="fa-IR"/>
        </w:rPr>
        <w:t>زمینه‌ساز</w:t>
      </w:r>
      <w:proofErr w:type="spellEnd"/>
      <w:r>
        <w:rPr>
          <w:rFonts w:hint="cs"/>
          <w:lang w:bidi="fa-IR"/>
        </w:rPr>
        <w:t xml:space="preserve"> بروز یا تشدید مشکلات هیجانی مانند اضطراب و افسردگی گردد. در سالمندان، این </w:t>
      </w:r>
      <w:r>
        <w:rPr>
          <w:rFonts w:hint="cs"/>
          <w:lang w:bidi="fa-IR"/>
        </w:rPr>
        <w:lastRenderedPageBreak/>
        <w:t xml:space="preserve">وضعیت به دلیل </w:t>
      </w:r>
      <w:proofErr w:type="spellStart"/>
      <w:r>
        <w:rPr>
          <w:rFonts w:hint="cs"/>
          <w:lang w:bidi="fa-IR"/>
        </w:rPr>
        <w:t>هم‌زمانی</w:t>
      </w:r>
      <w:proofErr w:type="spellEnd"/>
      <w:r>
        <w:rPr>
          <w:rFonts w:hint="cs"/>
          <w:lang w:bidi="fa-IR"/>
        </w:rPr>
        <w:t xml:space="preserve"> </w:t>
      </w:r>
      <w:proofErr w:type="spellStart"/>
      <w:r>
        <w:rPr>
          <w:rFonts w:hint="cs"/>
          <w:lang w:bidi="fa-IR"/>
        </w:rPr>
        <w:t>بیماری‌های</w:t>
      </w:r>
      <w:proofErr w:type="spellEnd"/>
      <w:r>
        <w:rPr>
          <w:rFonts w:hint="cs"/>
          <w:lang w:bidi="fa-IR"/>
        </w:rPr>
        <w:t xml:space="preserve"> مزمن، کاهش عملکرد جسمانی و تغییرات مرتبط با سالمندی، از اهمیت بیشتری برخوردار است و </w:t>
      </w:r>
      <w:proofErr w:type="spellStart"/>
      <w:r>
        <w:rPr>
          <w:rFonts w:hint="cs"/>
          <w:lang w:bidi="fa-IR"/>
        </w:rPr>
        <w:t>می‌تواند</w:t>
      </w:r>
      <w:proofErr w:type="spellEnd"/>
      <w:r>
        <w:rPr>
          <w:rFonts w:hint="cs"/>
          <w:lang w:bidi="fa-IR"/>
        </w:rPr>
        <w:t xml:space="preserve"> کیفیت زندگی، عملکرد روزانه و سلامت روان را تحت تأثیر قرار دهد. افزون بر این، شواهد نشان </w:t>
      </w:r>
      <w:proofErr w:type="spellStart"/>
      <w:r>
        <w:rPr>
          <w:rFonts w:hint="cs"/>
          <w:lang w:bidi="fa-IR"/>
        </w:rPr>
        <w:t>می‌دهد</w:t>
      </w:r>
      <w:proofErr w:type="spellEnd"/>
      <w:r>
        <w:rPr>
          <w:rFonts w:hint="cs"/>
          <w:lang w:bidi="fa-IR"/>
        </w:rPr>
        <w:t xml:space="preserve">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w:t>
      </w:r>
      <w:proofErr w:type="spellStart"/>
      <w:r>
        <w:rPr>
          <w:rFonts w:hint="cs"/>
          <w:lang w:bidi="fa-IR"/>
        </w:rPr>
        <w:t>روان‌پزشکی</w:t>
      </w:r>
      <w:proofErr w:type="spellEnd"/>
      <w:r>
        <w:rPr>
          <w:rFonts w:hint="cs"/>
          <w:lang w:bidi="fa-IR"/>
        </w:rPr>
        <w:t xml:space="preserve"> آمریکا، ۲۰۲۲؛ </w:t>
      </w:r>
      <w:proofErr w:type="spellStart"/>
      <w:r>
        <w:rPr>
          <w:rFonts w:hint="cs"/>
          <w:lang w:bidi="fa-IR"/>
        </w:rPr>
        <w:t>تیلور</w:t>
      </w:r>
      <w:proofErr w:type="spellEnd"/>
      <w:r>
        <w:rPr>
          <w:rFonts w:hint="cs"/>
          <w:lang w:bidi="fa-IR"/>
        </w:rPr>
        <w:t xml:space="preserve"> و </w:t>
      </w:r>
      <w:proofErr w:type="spellStart"/>
      <w:r>
        <w:rPr>
          <w:rFonts w:hint="cs"/>
          <w:lang w:bidi="fa-IR"/>
        </w:rPr>
        <w:t>آسْموندسون</w:t>
      </w:r>
      <w:proofErr w:type="spellEnd"/>
      <w:r>
        <w:rPr>
          <w:rStyle w:val="FootnoteReference"/>
          <w:rFonts w:hint="cs"/>
          <w:lang w:bidi="fa-IR"/>
        </w:rPr>
        <w:footnoteReference w:id="54"/>
      </w:r>
      <w:r>
        <w:rPr>
          <w:rFonts w:hint="cs"/>
          <w:lang w:bidi="fa-IR"/>
        </w:rPr>
        <w:t>، ۲۰۲۱؛ سازمان جهانی بهداشت، ۲۰۲۴).</w:t>
      </w:r>
    </w:p>
    <w:p w14:paraId="174D3D1A"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۲-۴-۵- مداخلات معطوف به کاهش اضطراب سلامت سالمندان</w:t>
      </w:r>
    </w:p>
    <w:p w14:paraId="092DC5E5" w14:textId="77777777" w:rsidR="00912462" w:rsidRDefault="00000000">
      <w:pPr>
        <w:ind w:firstLine="397"/>
        <w:jc w:val="both"/>
        <w:rPr>
          <w:rFonts w:cs="B Lotus"/>
          <w:b/>
          <w:bCs/>
          <w:color w:val="auto"/>
          <w:lang w:bidi="fa-IR"/>
        </w:rPr>
      </w:pPr>
      <w:r>
        <w:rPr>
          <w:rFonts w:hint="cs"/>
          <w:lang w:bidi="fa-IR"/>
        </w:rPr>
        <w:t xml:space="preserve"> </w:t>
      </w:r>
      <w:r>
        <w:rPr>
          <w:rFonts w:hint="cs"/>
          <w:b/>
          <w:bCs/>
          <w:lang w:bidi="fa-IR"/>
        </w:rPr>
        <w:t>مداخلات معطوف به کاهش اضطراب سلامت سالمندان</w:t>
      </w:r>
    </w:p>
    <w:p w14:paraId="3C0DA58D" w14:textId="77777777" w:rsidR="00912462" w:rsidRDefault="00000000">
      <w:pPr>
        <w:ind w:firstLine="397"/>
        <w:jc w:val="both"/>
        <w:rPr>
          <w:rFonts w:cs="B Lotus"/>
          <w:color w:val="auto"/>
          <w:lang w:bidi="fa-IR"/>
        </w:rPr>
      </w:pPr>
      <w:r>
        <w:rPr>
          <w:rFonts w:hint="cs"/>
          <w:lang w:bidi="fa-IR"/>
        </w:rPr>
        <w:t xml:space="preserve">اضطراب و استرس در دوران سالمندی به دلیل تغییرات جسمانی، </w:t>
      </w:r>
      <w:proofErr w:type="spellStart"/>
      <w:r>
        <w:rPr>
          <w:rFonts w:hint="cs"/>
          <w:lang w:bidi="fa-IR"/>
        </w:rPr>
        <w:t>روان‌شناختی</w:t>
      </w:r>
      <w:proofErr w:type="spellEnd"/>
      <w:r>
        <w:rPr>
          <w:rFonts w:hint="cs"/>
          <w:lang w:bidi="fa-IR"/>
        </w:rPr>
        <w:t xml:space="preserve"> و اجتماعی، از مشکلات شایع این دوره به شمار </w:t>
      </w:r>
      <w:proofErr w:type="spellStart"/>
      <w:r>
        <w:rPr>
          <w:rFonts w:hint="cs"/>
          <w:lang w:bidi="fa-IR"/>
        </w:rPr>
        <w:t>می‌روند</w:t>
      </w:r>
      <w:proofErr w:type="spellEnd"/>
      <w:r>
        <w:rPr>
          <w:rFonts w:hint="cs"/>
          <w:lang w:bidi="fa-IR"/>
        </w:rPr>
        <w:t xml:space="preserve">. کاهش </w:t>
      </w:r>
      <w:proofErr w:type="spellStart"/>
      <w:r>
        <w:rPr>
          <w:rFonts w:hint="cs"/>
          <w:lang w:bidi="fa-IR"/>
        </w:rPr>
        <w:t>توانایی‌های</w:t>
      </w:r>
      <w:proofErr w:type="spellEnd"/>
      <w:r>
        <w:rPr>
          <w:rFonts w:hint="cs"/>
          <w:lang w:bidi="fa-IR"/>
        </w:rPr>
        <w:t xml:space="preserve"> جسمی، ابتلا به </w:t>
      </w:r>
      <w:proofErr w:type="spellStart"/>
      <w:r>
        <w:rPr>
          <w:rFonts w:hint="cs"/>
          <w:lang w:bidi="fa-IR"/>
        </w:rPr>
        <w:t>بیماری‌های</w:t>
      </w:r>
      <w:proofErr w:type="spellEnd"/>
      <w:r>
        <w:rPr>
          <w:rFonts w:hint="cs"/>
          <w:lang w:bidi="fa-IR"/>
        </w:rPr>
        <w:t xml:space="preserve"> مزمن، از دست دادن همسر، دوستان یا سایر نزدیکان، کاهش استقلال، بازنشستگی و محدود شدن مشارکت اجتماعی، از جمله عواملی هستند که </w:t>
      </w:r>
      <w:proofErr w:type="spellStart"/>
      <w:r>
        <w:rPr>
          <w:rFonts w:hint="cs"/>
          <w:lang w:bidi="fa-IR"/>
        </w:rPr>
        <w:t>می‌توانند</w:t>
      </w:r>
      <w:proofErr w:type="spellEnd"/>
      <w:r>
        <w:rPr>
          <w:rFonts w:hint="cs"/>
          <w:lang w:bidi="fa-IR"/>
        </w:rPr>
        <w:t xml:space="preserve"> سطح اضطراب سلامت را در سالمندان افزایش دهند. این وضعیت ممکن است با </w:t>
      </w:r>
      <w:proofErr w:type="spellStart"/>
      <w:r>
        <w:rPr>
          <w:rFonts w:hint="cs"/>
          <w:lang w:bidi="fa-IR"/>
        </w:rPr>
        <w:t>نشانه‌هایی</w:t>
      </w:r>
      <w:proofErr w:type="spellEnd"/>
      <w:r>
        <w:rPr>
          <w:rFonts w:hint="cs"/>
          <w:lang w:bidi="fa-IR"/>
        </w:rPr>
        <w:t xml:space="preserve"> مانند </w:t>
      </w:r>
      <w:proofErr w:type="spellStart"/>
      <w:r>
        <w:rPr>
          <w:rFonts w:hint="cs"/>
          <w:lang w:bidi="fa-IR"/>
        </w:rPr>
        <w:t>بی‌قراری</w:t>
      </w:r>
      <w:proofErr w:type="spellEnd"/>
      <w:r>
        <w:rPr>
          <w:rFonts w:hint="cs"/>
          <w:lang w:bidi="fa-IR"/>
        </w:rPr>
        <w:t xml:space="preserve">، نگرانی مداوم، اختلال خواب، کاهش تمرکز، خستگی، تپش قلب، افزایش فشار خون و کاهش توانایی انجام </w:t>
      </w:r>
      <w:proofErr w:type="spellStart"/>
      <w:r>
        <w:rPr>
          <w:rFonts w:hint="cs"/>
          <w:lang w:bidi="fa-IR"/>
        </w:rPr>
        <w:t>فعالیت‌های</w:t>
      </w:r>
      <w:proofErr w:type="spellEnd"/>
      <w:r>
        <w:rPr>
          <w:rFonts w:hint="cs"/>
          <w:lang w:bidi="fa-IR"/>
        </w:rPr>
        <w:t xml:space="preserve"> روزمره همراه باشد و در صورت تداوم، سلامت جسمی و روانی و کیفیت زندگی سالمندان را تحت تأثیر قرار دهد. </w:t>
      </w:r>
      <w:proofErr w:type="spellStart"/>
      <w:r>
        <w:rPr>
          <w:rFonts w:hint="cs"/>
          <w:lang w:bidi="fa-IR"/>
        </w:rPr>
        <w:t>ازاین‌رو</w:t>
      </w:r>
      <w:proofErr w:type="spellEnd"/>
      <w:r>
        <w:rPr>
          <w:rFonts w:hint="cs"/>
          <w:lang w:bidi="fa-IR"/>
        </w:rPr>
        <w:t xml:space="preserve">، </w:t>
      </w:r>
      <w:proofErr w:type="spellStart"/>
      <w:r>
        <w:rPr>
          <w:rFonts w:hint="cs"/>
          <w:lang w:bidi="fa-IR"/>
        </w:rPr>
        <w:t>مداخلاتی</w:t>
      </w:r>
      <w:proofErr w:type="spellEnd"/>
      <w:r>
        <w:rPr>
          <w:rFonts w:hint="cs"/>
          <w:lang w:bidi="fa-IR"/>
        </w:rPr>
        <w:t xml:space="preserve"> نظیر آموزش </w:t>
      </w:r>
      <w:proofErr w:type="spellStart"/>
      <w:r>
        <w:rPr>
          <w:rFonts w:hint="cs"/>
          <w:lang w:bidi="fa-IR"/>
        </w:rPr>
        <w:t>روان‌شناختی</w:t>
      </w:r>
      <w:proofErr w:type="spellEnd"/>
      <w:r>
        <w:rPr>
          <w:rFonts w:hint="cs"/>
          <w:lang w:bidi="fa-IR"/>
        </w:rPr>
        <w:t xml:space="preserve">، درمان شناختی ـ رفتاری، افزایش فعالیت بدنی متناسب با توانایی فرد، تقویت حمایت اجتماعی، آموزش </w:t>
      </w:r>
      <w:proofErr w:type="spellStart"/>
      <w:r>
        <w:rPr>
          <w:rFonts w:hint="cs"/>
          <w:lang w:bidi="fa-IR"/>
        </w:rPr>
        <w:t>مهارت‌های</w:t>
      </w:r>
      <w:proofErr w:type="spellEnd"/>
      <w:r>
        <w:rPr>
          <w:rFonts w:hint="cs"/>
          <w:lang w:bidi="fa-IR"/>
        </w:rPr>
        <w:t xml:space="preserve"> مقابله با استرس، </w:t>
      </w:r>
      <w:proofErr w:type="spellStart"/>
      <w:r>
        <w:rPr>
          <w:rFonts w:hint="cs"/>
          <w:lang w:bidi="fa-IR"/>
        </w:rPr>
        <w:t>تمرین‌های</w:t>
      </w:r>
      <w:proofErr w:type="spellEnd"/>
      <w:r>
        <w:rPr>
          <w:rFonts w:hint="cs"/>
          <w:lang w:bidi="fa-IR"/>
        </w:rPr>
        <w:t xml:space="preserve"> </w:t>
      </w:r>
      <w:proofErr w:type="spellStart"/>
      <w:r>
        <w:rPr>
          <w:rFonts w:hint="cs"/>
          <w:lang w:bidi="fa-IR"/>
        </w:rPr>
        <w:t>آرام‌سازی</w:t>
      </w:r>
      <w:proofErr w:type="spellEnd"/>
      <w:r>
        <w:rPr>
          <w:rFonts w:hint="cs"/>
          <w:lang w:bidi="fa-IR"/>
        </w:rPr>
        <w:t xml:space="preserve"> و </w:t>
      </w:r>
      <w:proofErr w:type="spellStart"/>
      <w:r>
        <w:rPr>
          <w:rFonts w:hint="cs"/>
          <w:lang w:bidi="fa-IR"/>
        </w:rPr>
        <w:t>ذهن‌آگاهی</w:t>
      </w:r>
      <w:proofErr w:type="spellEnd"/>
      <w:r>
        <w:rPr>
          <w:rFonts w:hint="cs"/>
          <w:lang w:bidi="fa-IR"/>
        </w:rPr>
        <w:t xml:space="preserve"> و ارتقای سبک زندگی سالم، از مؤثرترین راهکارهای کاهش </w:t>
      </w:r>
      <w:r>
        <w:rPr>
          <w:rFonts w:hint="cs"/>
          <w:lang w:bidi="fa-IR"/>
        </w:rPr>
        <w:lastRenderedPageBreak/>
        <w:t xml:space="preserve">اضطراب سلامت و بهبود سلامت روان سالمندان محسوب </w:t>
      </w:r>
      <w:proofErr w:type="spellStart"/>
      <w:r>
        <w:rPr>
          <w:rFonts w:hint="cs"/>
          <w:lang w:bidi="fa-IR"/>
        </w:rPr>
        <w:t>می‌شوند</w:t>
      </w:r>
      <w:proofErr w:type="spellEnd"/>
      <w:r>
        <w:rPr>
          <w:rFonts w:hint="cs"/>
          <w:lang w:bidi="fa-IR"/>
        </w:rPr>
        <w:t xml:space="preserve"> (سازمان جهانی بهداشت</w:t>
      </w:r>
      <w:r>
        <w:rPr>
          <w:rStyle w:val="FootnoteReference"/>
          <w:rFonts w:hint="cs"/>
          <w:lang w:bidi="fa-IR"/>
        </w:rPr>
        <w:footnoteReference w:id="55"/>
      </w:r>
      <w:r>
        <w:rPr>
          <w:rFonts w:hint="cs"/>
          <w:lang w:bidi="fa-IR"/>
        </w:rPr>
        <w:t xml:space="preserve">، ۲۰۲۴؛ انجمن </w:t>
      </w:r>
      <w:proofErr w:type="spellStart"/>
      <w:r>
        <w:rPr>
          <w:rFonts w:hint="cs"/>
          <w:lang w:bidi="fa-IR"/>
        </w:rPr>
        <w:t>روان‌پزشکی</w:t>
      </w:r>
      <w:proofErr w:type="spellEnd"/>
      <w:r>
        <w:rPr>
          <w:rFonts w:hint="cs"/>
          <w:lang w:bidi="fa-IR"/>
        </w:rPr>
        <w:t xml:space="preserve"> آمریکا</w:t>
      </w:r>
      <w:r>
        <w:rPr>
          <w:rStyle w:val="FootnoteReference"/>
          <w:rFonts w:hint="cs"/>
          <w:lang w:bidi="fa-IR"/>
        </w:rPr>
        <w:footnoteReference w:id="56"/>
      </w:r>
      <w:r>
        <w:rPr>
          <w:rFonts w:hint="cs"/>
          <w:lang w:bidi="fa-IR"/>
        </w:rPr>
        <w:t xml:space="preserve">، ۲۰۲۲؛ </w:t>
      </w:r>
      <w:proofErr w:type="spellStart"/>
      <w:r>
        <w:rPr>
          <w:rFonts w:hint="cs"/>
          <w:lang w:bidi="fa-IR"/>
        </w:rPr>
        <w:t>نشنال</w:t>
      </w:r>
      <w:proofErr w:type="spellEnd"/>
      <w:r>
        <w:rPr>
          <w:rFonts w:hint="cs"/>
          <w:lang w:bidi="fa-IR"/>
        </w:rPr>
        <w:t xml:space="preserve"> </w:t>
      </w:r>
      <w:proofErr w:type="spellStart"/>
      <w:r>
        <w:rPr>
          <w:rFonts w:hint="cs"/>
          <w:lang w:bidi="fa-IR"/>
        </w:rPr>
        <w:t>اینستیتوت</w:t>
      </w:r>
      <w:proofErr w:type="spellEnd"/>
      <w:r>
        <w:rPr>
          <w:rFonts w:hint="cs"/>
          <w:lang w:bidi="fa-IR"/>
        </w:rPr>
        <w:t xml:space="preserve"> آن </w:t>
      </w:r>
      <w:proofErr w:type="spellStart"/>
      <w:r>
        <w:rPr>
          <w:rFonts w:hint="cs"/>
          <w:lang w:bidi="fa-IR"/>
        </w:rPr>
        <w:t>ایجینگ</w:t>
      </w:r>
      <w:proofErr w:type="spellEnd"/>
      <w:r>
        <w:rPr>
          <w:rStyle w:val="FootnoteReference"/>
          <w:rFonts w:hint="cs"/>
          <w:lang w:bidi="fa-IR"/>
        </w:rPr>
        <w:footnoteReference w:id="57"/>
      </w:r>
      <w:r>
        <w:rPr>
          <w:rFonts w:hint="cs"/>
          <w:lang w:bidi="fa-IR"/>
        </w:rPr>
        <w:t>، ۲۰۲۳).</w:t>
      </w:r>
    </w:p>
    <w:p w14:paraId="7294F760" w14:textId="77777777" w:rsidR="00912462" w:rsidRDefault="00000000">
      <w:pPr>
        <w:ind w:firstLine="397"/>
        <w:jc w:val="both"/>
        <w:rPr>
          <w:rFonts w:cs="B Lotus"/>
          <w:color w:val="auto"/>
          <w:lang w:bidi="fa-IR"/>
        </w:rPr>
      </w:pPr>
      <w:r>
        <w:rPr>
          <w:rFonts w:hint="cs"/>
          <w:lang w:bidi="fa-IR"/>
        </w:rPr>
        <w:t xml:space="preserve"> مداخلات مبتنی بر معنویت از جمله رویکردهای مؤثر در کاهش اضطراب و ارتقای سلامت روان سالمندان به شمار </w:t>
      </w:r>
      <w:proofErr w:type="spellStart"/>
      <w:r>
        <w:rPr>
          <w:rFonts w:hint="cs"/>
          <w:lang w:bidi="fa-IR"/>
        </w:rPr>
        <w:t>می‌روند</w:t>
      </w:r>
      <w:proofErr w:type="spellEnd"/>
      <w:r>
        <w:rPr>
          <w:rFonts w:hint="cs"/>
          <w:lang w:bidi="fa-IR"/>
        </w:rPr>
        <w:t xml:space="preserve">. امروزه در ارائه </w:t>
      </w:r>
      <w:proofErr w:type="spellStart"/>
      <w:r>
        <w:rPr>
          <w:rFonts w:hint="cs"/>
          <w:lang w:bidi="fa-IR"/>
        </w:rPr>
        <w:t>مراقبت‌های</w:t>
      </w:r>
      <w:proofErr w:type="spellEnd"/>
      <w:r>
        <w:rPr>
          <w:rFonts w:hint="cs"/>
          <w:lang w:bidi="fa-IR"/>
        </w:rPr>
        <w:t xml:space="preserve"> جامع، توجه به نیازهای معنوی افراد در کنار ابعاد جسمی، روانی و اجتماعی، یکی از ارکان اساسی مراقبت سلامت محسوب </w:t>
      </w:r>
      <w:proofErr w:type="spellStart"/>
      <w:r>
        <w:rPr>
          <w:rFonts w:hint="cs"/>
          <w:lang w:bidi="fa-IR"/>
        </w:rPr>
        <w:t>می‌شود</w:t>
      </w:r>
      <w:proofErr w:type="spellEnd"/>
      <w:r>
        <w:rPr>
          <w:rFonts w:hint="cs"/>
          <w:lang w:bidi="fa-IR"/>
        </w:rPr>
        <w:t xml:space="preserve">. سلامت معنوی به فرد کمک </w:t>
      </w:r>
      <w:proofErr w:type="spellStart"/>
      <w:r>
        <w:rPr>
          <w:rFonts w:hint="cs"/>
          <w:lang w:bidi="fa-IR"/>
        </w:rPr>
        <w:t>می‌کند</w:t>
      </w:r>
      <w:proofErr w:type="spellEnd"/>
      <w:r>
        <w:rPr>
          <w:rFonts w:hint="cs"/>
          <w:lang w:bidi="fa-IR"/>
        </w:rPr>
        <w:t xml:space="preserve"> تا در زندگی احساس معنا، هدف، امید و آرامش بیشتری داشته باشد و در مواجهه با بیماری، استرس و </w:t>
      </w:r>
      <w:proofErr w:type="spellStart"/>
      <w:r>
        <w:rPr>
          <w:rFonts w:hint="cs"/>
          <w:lang w:bidi="fa-IR"/>
        </w:rPr>
        <w:t>چالش‌های</w:t>
      </w:r>
      <w:proofErr w:type="spellEnd"/>
      <w:r>
        <w:rPr>
          <w:rFonts w:hint="cs"/>
          <w:lang w:bidi="fa-IR"/>
        </w:rPr>
        <w:t xml:space="preserve"> دوران سالمندی، سازگاری </w:t>
      </w:r>
      <w:proofErr w:type="spellStart"/>
      <w:r>
        <w:rPr>
          <w:rFonts w:hint="cs"/>
          <w:lang w:bidi="fa-IR"/>
        </w:rPr>
        <w:t>مؤثرتری</w:t>
      </w:r>
      <w:proofErr w:type="spellEnd"/>
      <w:r>
        <w:rPr>
          <w:rFonts w:hint="cs"/>
          <w:lang w:bidi="fa-IR"/>
        </w:rPr>
        <w:t xml:space="preserve"> نشان دهد. این مفهوم معمولاً از دو مؤلفه اصلی تشکیل شده است: </w:t>
      </w:r>
      <w:r>
        <w:rPr>
          <w:rFonts w:hint="cs"/>
          <w:b/>
          <w:bCs/>
          <w:lang w:bidi="fa-IR"/>
        </w:rPr>
        <w:t>سلامت مذهبی</w:t>
      </w:r>
      <w:r>
        <w:rPr>
          <w:rFonts w:hint="cs"/>
          <w:lang w:bidi="fa-IR"/>
        </w:rPr>
        <w:t xml:space="preserve"> که بیانگر ارتباط فرد با خدا یا نیروی برتر است و </w:t>
      </w:r>
      <w:r>
        <w:rPr>
          <w:rFonts w:hint="cs"/>
          <w:b/>
          <w:bCs/>
          <w:lang w:bidi="fa-IR"/>
        </w:rPr>
        <w:t xml:space="preserve">سلامت </w:t>
      </w:r>
      <w:proofErr w:type="spellStart"/>
      <w:r>
        <w:rPr>
          <w:rFonts w:hint="cs"/>
          <w:b/>
          <w:bCs/>
          <w:lang w:bidi="fa-IR"/>
        </w:rPr>
        <w:t>وجودی</w:t>
      </w:r>
      <w:proofErr w:type="spellEnd"/>
      <w:r>
        <w:rPr>
          <w:rFonts w:hint="cs"/>
          <w:lang w:bidi="fa-IR"/>
        </w:rPr>
        <w:t xml:space="preserve"> که به احساس معنا، هدف، هویت و رضایت از زندگی اشاره دارد. این دو مؤلفه با یکدیگر تعامل داشته و در کنار هم </w:t>
      </w:r>
      <w:proofErr w:type="spellStart"/>
      <w:r>
        <w:rPr>
          <w:rFonts w:hint="cs"/>
          <w:lang w:bidi="fa-IR"/>
        </w:rPr>
        <w:t>می‌توانند</w:t>
      </w:r>
      <w:proofErr w:type="spellEnd"/>
      <w:r>
        <w:rPr>
          <w:rFonts w:hint="cs"/>
          <w:lang w:bidi="fa-IR"/>
        </w:rPr>
        <w:t xml:space="preserve"> به بهبود سلامت روان، کاهش اضطراب و افزایش کیفیت زندگی سالمندان کمک کنند (</w:t>
      </w:r>
      <w:proofErr w:type="spellStart"/>
      <w:r>
        <w:rPr>
          <w:rFonts w:hint="cs"/>
          <w:lang w:bidi="fa-IR"/>
        </w:rPr>
        <w:t>کونیگ</w:t>
      </w:r>
      <w:proofErr w:type="spellEnd"/>
      <w:r>
        <w:rPr>
          <w:rStyle w:val="FootnoteReference"/>
          <w:rFonts w:hint="cs"/>
          <w:lang w:bidi="fa-IR"/>
        </w:rPr>
        <w:footnoteReference w:id="58"/>
      </w:r>
      <w:r>
        <w:rPr>
          <w:rFonts w:hint="cs"/>
          <w:lang w:bidi="fa-IR"/>
        </w:rPr>
        <w:t>، ۲۰۲۳؛ سازمان جهانی بهداشت، ۲۰۲۴).</w:t>
      </w:r>
    </w:p>
    <w:p w14:paraId="57E2FFF4" w14:textId="77777777" w:rsidR="00912462" w:rsidRDefault="00000000">
      <w:pPr>
        <w:ind w:firstLine="397"/>
        <w:jc w:val="both"/>
        <w:rPr>
          <w:rFonts w:cs="B Lotus"/>
          <w:color w:val="auto"/>
          <w:lang w:bidi="fa-IR"/>
        </w:rPr>
      </w:pPr>
      <w:proofErr w:type="spellStart"/>
      <w:r>
        <w:rPr>
          <w:rFonts w:hint="cs"/>
          <w:lang w:bidi="fa-IR"/>
        </w:rPr>
        <w:t>پژوهش‌ها</w:t>
      </w:r>
      <w:proofErr w:type="spellEnd"/>
      <w:r>
        <w:rPr>
          <w:rFonts w:hint="cs"/>
          <w:lang w:bidi="fa-IR"/>
        </w:rPr>
        <w:t xml:space="preserve"> نشان </w:t>
      </w:r>
      <w:proofErr w:type="spellStart"/>
      <w:r>
        <w:rPr>
          <w:rFonts w:hint="cs"/>
          <w:lang w:bidi="fa-IR"/>
        </w:rPr>
        <w:t>می‌دهند</w:t>
      </w:r>
      <w:proofErr w:type="spellEnd"/>
      <w:r>
        <w:rPr>
          <w:rFonts w:hint="cs"/>
          <w:lang w:bidi="fa-IR"/>
        </w:rPr>
        <w:t xml:space="preserve"> که مداخلات مبتنی بر </w:t>
      </w:r>
      <w:proofErr w:type="spellStart"/>
      <w:r>
        <w:rPr>
          <w:rFonts w:hint="cs"/>
          <w:lang w:bidi="fa-IR"/>
        </w:rPr>
        <w:t>معنادرمانی</w:t>
      </w:r>
      <w:proofErr w:type="spellEnd"/>
      <w:r>
        <w:rPr>
          <w:rFonts w:hint="cs"/>
          <w:lang w:bidi="fa-IR"/>
        </w:rPr>
        <w:t xml:space="preserve"> </w:t>
      </w:r>
      <w:proofErr w:type="spellStart"/>
      <w:r>
        <w:rPr>
          <w:rFonts w:hint="cs"/>
          <w:lang w:bidi="fa-IR"/>
        </w:rPr>
        <w:t>می‌توانند</w:t>
      </w:r>
      <w:proofErr w:type="spellEnd"/>
      <w:r>
        <w:rPr>
          <w:rFonts w:hint="cs"/>
          <w:lang w:bidi="fa-IR"/>
        </w:rPr>
        <w:t xml:space="preserve"> در ارتقای سلامت روان سالمندان نقش مؤثری داشته باشند. </w:t>
      </w:r>
      <w:proofErr w:type="spellStart"/>
      <w:r>
        <w:rPr>
          <w:rFonts w:hint="cs"/>
          <w:lang w:bidi="fa-IR"/>
        </w:rPr>
        <w:t>معنادرمانی</w:t>
      </w:r>
      <w:proofErr w:type="spellEnd"/>
      <w:r>
        <w:rPr>
          <w:rFonts w:hint="cs"/>
          <w:lang w:bidi="fa-IR"/>
        </w:rPr>
        <w:t xml:space="preserve"> با تأکید بر یافتن معنا و هدف در زندگی، به افراد کمک </w:t>
      </w:r>
      <w:proofErr w:type="spellStart"/>
      <w:r>
        <w:rPr>
          <w:rFonts w:hint="cs"/>
          <w:lang w:bidi="fa-IR"/>
        </w:rPr>
        <w:t>می‌کند</w:t>
      </w:r>
      <w:proofErr w:type="spellEnd"/>
      <w:r>
        <w:rPr>
          <w:rFonts w:hint="cs"/>
          <w:lang w:bidi="fa-IR"/>
        </w:rPr>
        <w:t xml:space="preserve"> تا در مواجهه با </w:t>
      </w:r>
      <w:proofErr w:type="spellStart"/>
      <w:r>
        <w:rPr>
          <w:rFonts w:hint="cs"/>
          <w:lang w:bidi="fa-IR"/>
        </w:rPr>
        <w:t>چالش‌های</w:t>
      </w:r>
      <w:proofErr w:type="spellEnd"/>
      <w:r>
        <w:rPr>
          <w:rFonts w:hint="cs"/>
          <w:lang w:bidi="fa-IR"/>
        </w:rPr>
        <w:t xml:space="preserve"> دوران سالمندی، از جمله بیماری، تنهایی، فقدان و نگرانی از مرگ، سازگاری بیشتری پیدا کنند. این رویکرد با تقویت احساس معنا، امید، </w:t>
      </w:r>
      <w:proofErr w:type="spellStart"/>
      <w:r>
        <w:rPr>
          <w:rFonts w:hint="cs"/>
          <w:lang w:bidi="fa-IR"/>
        </w:rPr>
        <w:t>مسئولیت‌پذیری</w:t>
      </w:r>
      <w:proofErr w:type="spellEnd"/>
      <w:r>
        <w:rPr>
          <w:rFonts w:hint="cs"/>
          <w:lang w:bidi="fa-IR"/>
        </w:rPr>
        <w:t xml:space="preserve"> و پذیرش شرایط زندگی، موجب کاهش اضطراب مرگ، اضطراب سلامت و </w:t>
      </w:r>
      <w:proofErr w:type="spellStart"/>
      <w:r>
        <w:rPr>
          <w:rFonts w:hint="cs"/>
          <w:lang w:bidi="fa-IR"/>
        </w:rPr>
        <w:t>نشانه‌های</w:t>
      </w:r>
      <w:proofErr w:type="spellEnd"/>
      <w:r>
        <w:rPr>
          <w:rFonts w:hint="cs"/>
          <w:lang w:bidi="fa-IR"/>
        </w:rPr>
        <w:t xml:space="preserve"> افسردگی شده و در نهایت کیفیت زندگی و بهزیستی </w:t>
      </w:r>
      <w:proofErr w:type="spellStart"/>
      <w:r>
        <w:rPr>
          <w:rFonts w:hint="cs"/>
          <w:lang w:bidi="fa-IR"/>
        </w:rPr>
        <w:t>روان‌شناختی</w:t>
      </w:r>
      <w:proofErr w:type="spellEnd"/>
      <w:r>
        <w:rPr>
          <w:rFonts w:hint="cs"/>
          <w:lang w:bidi="fa-IR"/>
        </w:rPr>
        <w:t xml:space="preserve"> سالمندان را بهبود </w:t>
      </w:r>
      <w:proofErr w:type="spellStart"/>
      <w:r>
        <w:rPr>
          <w:rFonts w:hint="cs"/>
          <w:lang w:bidi="fa-IR"/>
        </w:rPr>
        <w:t>می‌بخشد</w:t>
      </w:r>
      <w:proofErr w:type="spellEnd"/>
      <w:r>
        <w:rPr>
          <w:rFonts w:hint="cs"/>
          <w:lang w:bidi="fa-IR"/>
        </w:rPr>
        <w:t xml:space="preserve">. </w:t>
      </w:r>
      <w:proofErr w:type="spellStart"/>
      <w:r>
        <w:rPr>
          <w:rFonts w:hint="cs"/>
          <w:lang w:bidi="fa-IR"/>
        </w:rPr>
        <w:t>ازاین‌رو</w:t>
      </w:r>
      <w:proofErr w:type="spellEnd"/>
      <w:r>
        <w:rPr>
          <w:rFonts w:hint="cs"/>
          <w:lang w:bidi="fa-IR"/>
        </w:rPr>
        <w:t xml:space="preserve">، معنا در زندگی </w:t>
      </w:r>
      <w:proofErr w:type="spellStart"/>
      <w:r>
        <w:rPr>
          <w:rFonts w:hint="cs"/>
          <w:lang w:bidi="fa-IR"/>
        </w:rPr>
        <w:t>به‌عنوان</w:t>
      </w:r>
      <w:proofErr w:type="spellEnd"/>
      <w:r>
        <w:rPr>
          <w:rFonts w:hint="cs"/>
          <w:lang w:bidi="fa-IR"/>
        </w:rPr>
        <w:t xml:space="preserve"> یکی از عوامل </w:t>
      </w:r>
      <w:proofErr w:type="spellStart"/>
      <w:r>
        <w:rPr>
          <w:rFonts w:hint="cs"/>
          <w:lang w:bidi="fa-IR"/>
        </w:rPr>
        <w:t>محافظت‌کننده</w:t>
      </w:r>
      <w:proofErr w:type="spellEnd"/>
      <w:r>
        <w:rPr>
          <w:rFonts w:hint="cs"/>
          <w:lang w:bidi="fa-IR"/>
        </w:rPr>
        <w:t xml:space="preserve"> سلامت روان </w:t>
      </w:r>
      <w:r>
        <w:rPr>
          <w:rFonts w:hint="cs"/>
          <w:lang w:bidi="fa-IR"/>
        </w:rPr>
        <w:lastRenderedPageBreak/>
        <w:t xml:space="preserve">شناخته </w:t>
      </w:r>
      <w:proofErr w:type="spellStart"/>
      <w:r>
        <w:rPr>
          <w:rFonts w:hint="cs"/>
          <w:lang w:bidi="fa-IR"/>
        </w:rPr>
        <w:t>می‌شود</w:t>
      </w:r>
      <w:proofErr w:type="spellEnd"/>
      <w:r>
        <w:rPr>
          <w:rFonts w:hint="cs"/>
          <w:lang w:bidi="fa-IR"/>
        </w:rPr>
        <w:t xml:space="preserve"> و با متغیرهایی مانند امید، </w:t>
      </w:r>
      <w:proofErr w:type="spellStart"/>
      <w:r>
        <w:rPr>
          <w:rFonts w:hint="cs"/>
          <w:lang w:bidi="fa-IR"/>
        </w:rPr>
        <w:t>تاب‌آوری</w:t>
      </w:r>
      <w:proofErr w:type="spellEnd"/>
      <w:r>
        <w:rPr>
          <w:rFonts w:hint="cs"/>
          <w:lang w:bidi="fa-IR"/>
        </w:rPr>
        <w:t>، رضایت از زندگی و سلامت روان رابطه مثبت دارد (وانگ</w:t>
      </w:r>
      <w:r>
        <w:rPr>
          <w:rStyle w:val="FootnoteReference"/>
          <w:rFonts w:hint="cs"/>
          <w:lang w:bidi="fa-IR"/>
        </w:rPr>
        <w:footnoteReference w:id="59"/>
      </w:r>
      <w:r>
        <w:rPr>
          <w:rFonts w:hint="cs"/>
          <w:lang w:bidi="fa-IR"/>
        </w:rPr>
        <w:t xml:space="preserve"> و همکاران، ۲۰۲۳؛ </w:t>
      </w:r>
      <w:proofErr w:type="spellStart"/>
      <w:r>
        <w:rPr>
          <w:rFonts w:hint="cs"/>
          <w:lang w:bidi="fa-IR"/>
        </w:rPr>
        <w:t>سوتو</w:t>
      </w:r>
      <w:proofErr w:type="spellEnd"/>
      <w:r>
        <w:rPr>
          <w:rStyle w:val="FootnoteReference"/>
          <w:rFonts w:hint="cs"/>
          <w:lang w:bidi="fa-IR"/>
        </w:rPr>
        <w:footnoteReference w:id="60"/>
      </w:r>
      <w:r>
        <w:rPr>
          <w:rFonts w:hint="cs"/>
          <w:lang w:bidi="fa-IR"/>
        </w:rPr>
        <w:t xml:space="preserve"> و همکاران، ۲۰۲۴).</w:t>
      </w:r>
    </w:p>
    <w:p w14:paraId="3A822B01" w14:textId="77777777" w:rsidR="00912462" w:rsidRDefault="00000000">
      <w:pPr>
        <w:ind w:firstLine="397"/>
        <w:jc w:val="both"/>
        <w:rPr>
          <w:rFonts w:cs="B Lotus"/>
          <w:color w:val="auto"/>
          <w:lang w:bidi="fa-IR"/>
        </w:rPr>
      </w:pPr>
      <w:r>
        <w:rPr>
          <w:rFonts w:hint="cs"/>
          <w:lang w:bidi="fa-IR"/>
        </w:rPr>
        <w:t xml:space="preserve">یکی از مداخلات </w:t>
      </w:r>
      <w:proofErr w:type="spellStart"/>
      <w:r>
        <w:rPr>
          <w:rFonts w:hint="cs"/>
          <w:lang w:bidi="fa-IR"/>
        </w:rPr>
        <w:t>غیردارویی</w:t>
      </w:r>
      <w:proofErr w:type="spellEnd"/>
      <w:r>
        <w:rPr>
          <w:rFonts w:hint="cs"/>
          <w:lang w:bidi="fa-IR"/>
        </w:rPr>
        <w:t xml:space="preserve"> مؤثر در کاهش استرس و اضطراب سالمندان، </w:t>
      </w:r>
      <w:r>
        <w:rPr>
          <w:rFonts w:hint="cs"/>
          <w:b/>
          <w:bCs/>
          <w:lang w:bidi="fa-IR"/>
        </w:rPr>
        <w:t xml:space="preserve">تکنیک </w:t>
      </w:r>
      <w:proofErr w:type="spellStart"/>
      <w:r>
        <w:rPr>
          <w:rFonts w:hint="cs"/>
          <w:b/>
          <w:bCs/>
          <w:lang w:bidi="fa-IR"/>
        </w:rPr>
        <w:t>آرام‌سازی</w:t>
      </w:r>
      <w:proofErr w:type="spellEnd"/>
      <w:r>
        <w:rPr>
          <w:rFonts w:hint="cs"/>
          <w:b/>
          <w:bCs/>
          <w:lang w:bidi="fa-IR"/>
        </w:rPr>
        <w:t xml:space="preserve"> پیشرونده عضلانی</w:t>
      </w:r>
      <w:r>
        <w:rPr>
          <w:rFonts w:hint="cs"/>
          <w:lang w:bidi="fa-IR"/>
        </w:rPr>
        <w:t xml:space="preserve"> است. در این روش، فرد </w:t>
      </w:r>
      <w:proofErr w:type="spellStart"/>
      <w:r>
        <w:rPr>
          <w:rFonts w:hint="cs"/>
          <w:lang w:bidi="fa-IR"/>
        </w:rPr>
        <w:t>به‌صورت</w:t>
      </w:r>
      <w:proofErr w:type="spellEnd"/>
      <w:r>
        <w:rPr>
          <w:rFonts w:hint="cs"/>
          <w:lang w:bidi="fa-IR"/>
        </w:rPr>
        <w:t xml:space="preserve"> هدفمند </w:t>
      </w:r>
      <w:proofErr w:type="spellStart"/>
      <w:r>
        <w:rPr>
          <w:rFonts w:hint="cs"/>
          <w:lang w:bidi="fa-IR"/>
        </w:rPr>
        <w:t>گروه‌های</w:t>
      </w:r>
      <w:proofErr w:type="spellEnd"/>
      <w:r>
        <w:rPr>
          <w:rFonts w:hint="cs"/>
          <w:lang w:bidi="fa-IR"/>
        </w:rPr>
        <w:t xml:space="preserve"> مختلف عضلانی را به ترتیب منقبض و سپس شل </w:t>
      </w:r>
      <w:proofErr w:type="spellStart"/>
      <w:r>
        <w:rPr>
          <w:rFonts w:hint="cs"/>
          <w:lang w:bidi="fa-IR"/>
        </w:rPr>
        <w:t>می‌کند</w:t>
      </w:r>
      <w:proofErr w:type="spellEnd"/>
      <w:r>
        <w:rPr>
          <w:rFonts w:hint="cs"/>
          <w:lang w:bidi="fa-IR"/>
        </w:rPr>
        <w:t xml:space="preserve"> تا تنش جسمانی و برانگیختگی فیزیولوژیک کاهش یابد. </w:t>
      </w:r>
      <w:proofErr w:type="spellStart"/>
      <w:r>
        <w:rPr>
          <w:rFonts w:hint="cs"/>
          <w:lang w:bidi="fa-IR"/>
        </w:rPr>
        <w:t>پژوهش‌ها</w:t>
      </w:r>
      <w:proofErr w:type="spellEnd"/>
      <w:r>
        <w:rPr>
          <w:rFonts w:hint="cs"/>
          <w:lang w:bidi="fa-IR"/>
        </w:rPr>
        <w:t xml:space="preserve"> نشان </w:t>
      </w:r>
      <w:proofErr w:type="spellStart"/>
      <w:r>
        <w:rPr>
          <w:rFonts w:hint="cs"/>
          <w:lang w:bidi="fa-IR"/>
        </w:rPr>
        <w:t>داده‌اند</w:t>
      </w:r>
      <w:proofErr w:type="spellEnd"/>
      <w:r>
        <w:rPr>
          <w:rFonts w:hint="cs"/>
          <w:lang w:bidi="fa-IR"/>
        </w:rPr>
        <w:t xml:space="preserve"> که این تکنیک با کاهش فعالیت دستگاه عصبی </w:t>
      </w:r>
      <w:proofErr w:type="spellStart"/>
      <w:r>
        <w:rPr>
          <w:rFonts w:hint="cs"/>
          <w:lang w:bidi="fa-IR"/>
        </w:rPr>
        <w:t>سمپاتیک</w:t>
      </w:r>
      <w:proofErr w:type="spellEnd"/>
      <w:r>
        <w:rPr>
          <w:rFonts w:hint="cs"/>
          <w:lang w:bidi="fa-IR"/>
        </w:rPr>
        <w:t xml:space="preserve">، بهبود تعادل دستگاه عصبی </w:t>
      </w:r>
      <w:proofErr w:type="spellStart"/>
      <w:r>
        <w:rPr>
          <w:rFonts w:hint="cs"/>
          <w:lang w:bidi="fa-IR"/>
        </w:rPr>
        <w:t>خودمختار</w:t>
      </w:r>
      <w:proofErr w:type="spellEnd"/>
      <w:r>
        <w:rPr>
          <w:rFonts w:hint="cs"/>
          <w:lang w:bidi="fa-IR"/>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hint="cs"/>
          <w:lang w:bidi="fa-IR"/>
        </w:rPr>
        <w:t>آرام‌سازی</w:t>
      </w:r>
      <w:proofErr w:type="spellEnd"/>
      <w:r>
        <w:rPr>
          <w:rFonts w:hint="cs"/>
          <w:lang w:bidi="fa-IR"/>
        </w:rPr>
        <w:t xml:space="preserve"> پیشرونده عضلانی به دلیل سادگی، ایمنی، هزینه پایین و امکان آموزش در </w:t>
      </w:r>
      <w:proofErr w:type="spellStart"/>
      <w:r>
        <w:rPr>
          <w:rFonts w:hint="cs"/>
          <w:lang w:bidi="fa-IR"/>
        </w:rPr>
        <w:t>مدت‌زمان</w:t>
      </w:r>
      <w:proofErr w:type="spellEnd"/>
      <w:r>
        <w:rPr>
          <w:rFonts w:hint="cs"/>
          <w:lang w:bidi="fa-IR"/>
        </w:rPr>
        <w:t xml:space="preserve"> کوتاه، یکی از </w:t>
      </w:r>
      <w:proofErr w:type="spellStart"/>
      <w:r>
        <w:rPr>
          <w:rFonts w:hint="cs"/>
          <w:lang w:bidi="fa-IR"/>
        </w:rPr>
        <w:t>پرکاربردترین</w:t>
      </w:r>
      <w:proofErr w:type="spellEnd"/>
      <w:r>
        <w:rPr>
          <w:rFonts w:hint="cs"/>
          <w:lang w:bidi="fa-IR"/>
        </w:rPr>
        <w:t xml:space="preserve"> مداخلات مکمل در مراقبت از سالمندان محسوب </w:t>
      </w:r>
      <w:proofErr w:type="spellStart"/>
      <w:r>
        <w:rPr>
          <w:rFonts w:hint="cs"/>
          <w:lang w:bidi="fa-IR"/>
        </w:rPr>
        <w:t>می‌شود</w:t>
      </w:r>
      <w:proofErr w:type="spellEnd"/>
      <w:r>
        <w:rPr>
          <w:rFonts w:hint="cs"/>
          <w:lang w:bidi="fa-IR"/>
        </w:rPr>
        <w:t xml:space="preserve"> و </w:t>
      </w:r>
      <w:proofErr w:type="spellStart"/>
      <w:r>
        <w:rPr>
          <w:rFonts w:hint="cs"/>
          <w:lang w:bidi="fa-IR"/>
        </w:rPr>
        <w:t>به‌راحتی</w:t>
      </w:r>
      <w:proofErr w:type="spellEnd"/>
      <w:r>
        <w:rPr>
          <w:rFonts w:hint="cs"/>
          <w:lang w:bidi="fa-IR"/>
        </w:rPr>
        <w:t xml:space="preserve"> در منزل یا مراکز مراقبتی قابل اجرا است (چن</w:t>
      </w:r>
      <w:r>
        <w:rPr>
          <w:rStyle w:val="FootnoteReference"/>
          <w:rFonts w:hint="cs"/>
          <w:lang w:bidi="fa-IR"/>
        </w:rPr>
        <w:footnoteReference w:id="61"/>
      </w:r>
      <w:r>
        <w:rPr>
          <w:rFonts w:hint="cs"/>
          <w:lang w:bidi="fa-IR"/>
        </w:rPr>
        <w:t xml:space="preserve"> و همکاران، ۲۰۲۳؛ </w:t>
      </w:r>
      <w:proofErr w:type="spellStart"/>
      <w:r>
        <w:rPr>
          <w:rFonts w:hint="cs"/>
          <w:lang w:bidi="fa-IR"/>
        </w:rPr>
        <w:t>کاپلان</w:t>
      </w:r>
      <w:proofErr w:type="spellEnd"/>
      <w:r>
        <w:rPr>
          <w:rStyle w:val="FootnoteReference"/>
          <w:rFonts w:hint="cs"/>
          <w:lang w:bidi="fa-IR"/>
        </w:rPr>
        <w:footnoteReference w:id="62"/>
      </w:r>
      <w:r>
        <w:rPr>
          <w:rFonts w:hint="cs"/>
          <w:lang w:bidi="fa-IR"/>
        </w:rPr>
        <w:t xml:space="preserve"> و همکاران، ۲۰۲۴).</w:t>
      </w:r>
    </w:p>
    <w:p w14:paraId="2EB88667" w14:textId="77777777" w:rsidR="00912462" w:rsidRDefault="00000000">
      <w:pPr>
        <w:ind w:firstLine="397"/>
        <w:jc w:val="both"/>
        <w:rPr>
          <w:rFonts w:cs="B Lotus"/>
          <w:color w:val="auto"/>
          <w:lang w:bidi="fa-IR"/>
        </w:rPr>
      </w:pPr>
      <w:r>
        <w:rPr>
          <w:rFonts w:hint="cs"/>
          <w:lang w:bidi="fa-IR"/>
        </w:rPr>
        <w:t xml:space="preserve">از دیگر راهکارهای مؤثر در کاهش اضطراب سالمندان، تقویت حمایت خانوادگی و اجتماعی و آموزش راهبردهای سازگاری </w:t>
      </w:r>
      <w:proofErr w:type="spellStart"/>
      <w:r>
        <w:rPr>
          <w:rFonts w:hint="cs"/>
          <w:lang w:bidi="fa-IR"/>
        </w:rPr>
        <w:t>روان‌شناختی</w:t>
      </w:r>
      <w:proofErr w:type="spellEnd"/>
      <w:r>
        <w:rPr>
          <w:rFonts w:hint="cs"/>
          <w:lang w:bidi="fa-IR"/>
        </w:rPr>
        <w:t xml:space="preserve"> است. سالمندان به دلیل تغییرات جسمانی، روانی و اجتماعی، نسبت به نحوه برخورد اطرافیان </w:t>
      </w:r>
      <w:proofErr w:type="spellStart"/>
      <w:r>
        <w:rPr>
          <w:rFonts w:hint="cs"/>
          <w:lang w:bidi="fa-IR"/>
        </w:rPr>
        <w:t>حساس‌تر</w:t>
      </w:r>
      <w:proofErr w:type="spellEnd"/>
      <w:r>
        <w:rPr>
          <w:rFonts w:hint="cs"/>
          <w:lang w:bidi="fa-IR"/>
        </w:rPr>
        <w:t xml:space="preserve"> هستند و رفتارهای همراه با احترام، همدلی و حمایت عاطفی </w:t>
      </w:r>
      <w:proofErr w:type="spellStart"/>
      <w:r>
        <w:rPr>
          <w:rFonts w:hint="cs"/>
          <w:lang w:bidi="fa-IR"/>
        </w:rPr>
        <w:t>می‌تواند</w:t>
      </w:r>
      <w:proofErr w:type="spellEnd"/>
      <w:r>
        <w:rPr>
          <w:rFonts w:hint="cs"/>
          <w:lang w:bidi="fa-IR"/>
        </w:rPr>
        <w:t xml:space="preserve"> احساس امنیت، ارزشمندی و آرامش را در آنان تقویت کند. همچنین، فراهم کردن فرصت برای بیان احساسات و </w:t>
      </w:r>
      <w:proofErr w:type="spellStart"/>
      <w:r>
        <w:rPr>
          <w:rFonts w:hint="cs"/>
          <w:lang w:bidi="fa-IR"/>
        </w:rPr>
        <w:t>نگرانی‌ها</w:t>
      </w:r>
      <w:proofErr w:type="spellEnd"/>
      <w:r>
        <w:rPr>
          <w:rFonts w:hint="cs"/>
          <w:lang w:bidi="fa-IR"/>
        </w:rPr>
        <w:t xml:space="preserve">، تشویق سالمندان به استفاده از وسایل </w:t>
      </w:r>
      <w:proofErr w:type="spellStart"/>
      <w:r>
        <w:rPr>
          <w:rFonts w:hint="cs"/>
          <w:lang w:bidi="fa-IR"/>
        </w:rPr>
        <w:t>کمک‌کننده</w:t>
      </w:r>
      <w:proofErr w:type="spellEnd"/>
      <w:r>
        <w:rPr>
          <w:rFonts w:hint="cs"/>
          <w:lang w:bidi="fa-IR"/>
        </w:rPr>
        <w:t xml:space="preserve"> در صورت نیاز، حفظ ارتباط مستمر با خانواده و دوستان، مشارکت در </w:t>
      </w:r>
      <w:proofErr w:type="spellStart"/>
      <w:r>
        <w:rPr>
          <w:rFonts w:hint="cs"/>
          <w:lang w:bidi="fa-IR"/>
        </w:rPr>
        <w:t>فعالیت‌های</w:t>
      </w:r>
      <w:proofErr w:type="spellEnd"/>
      <w:r>
        <w:rPr>
          <w:rFonts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hint="cs"/>
          <w:lang w:bidi="fa-IR"/>
        </w:rPr>
        <w:t>می‌شوند</w:t>
      </w:r>
      <w:proofErr w:type="spellEnd"/>
      <w:r>
        <w:rPr>
          <w:rFonts w:hint="cs"/>
          <w:lang w:bidi="fa-IR"/>
        </w:rPr>
        <w:t xml:space="preserve">. علاوه بر این، شواهد پژوهشی نشان </w:t>
      </w:r>
      <w:proofErr w:type="spellStart"/>
      <w:r>
        <w:rPr>
          <w:rFonts w:hint="cs"/>
          <w:lang w:bidi="fa-IR"/>
        </w:rPr>
        <w:t>می‌دهد</w:t>
      </w:r>
      <w:proofErr w:type="spellEnd"/>
      <w:r>
        <w:rPr>
          <w:rFonts w:hint="cs"/>
          <w:lang w:bidi="fa-IR"/>
        </w:rPr>
        <w:t xml:space="preserve"> که مداخلات شناختی ـ رفتاری </w:t>
      </w:r>
      <w:r>
        <w:rPr>
          <w:rFonts w:hint="cs"/>
          <w:lang w:bidi="fa-IR"/>
        </w:rPr>
        <w:lastRenderedPageBreak/>
        <w:t xml:space="preserve">با اصلاح افکار ناکارآمد، آموزش </w:t>
      </w:r>
      <w:proofErr w:type="spellStart"/>
      <w:r>
        <w:rPr>
          <w:rFonts w:hint="cs"/>
          <w:lang w:bidi="fa-IR"/>
        </w:rPr>
        <w:t>مهارت‌های</w:t>
      </w:r>
      <w:proofErr w:type="spellEnd"/>
      <w:r>
        <w:rPr>
          <w:rFonts w:hint="cs"/>
          <w:lang w:bidi="fa-IR"/>
        </w:rPr>
        <w:t xml:space="preserve"> مقابله با استرس و افزایش </w:t>
      </w:r>
      <w:proofErr w:type="spellStart"/>
      <w:r>
        <w:rPr>
          <w:rFonts w:hint="cs"/>
          <w:lang w:bidi="fa-IR"/>
        </w:rPr>
        <w:t>فعالیت‌های</w:t>
      </w:r>
      <w:proofErr w:type="spellEnd"/>
      <w:r>
        <w:rPr>
          <w:rFonts w:hint="cs"/>
          <w:lang w:bidi="fa-IR"/>
        </w:rPr>
        <w:t xml:space="preserve"> </w:t>
      </w:r>
      <w:proofErr w:type="spellStart"/>
      <w:r>
        <w:rPr>
          <w:rFonts w:hint="cs"/>
          <w:lang w:bidi="fa-IR"/>
        </w:rPr>
        <w:t>لذت‌بخش</w:t>
      </w:r>
      <w:proofErr w:type="spellEnd"/>
      <w:r>
        <w:rPr>
          <w:rFonts w:hint="cs"/>
          <w:lang w:bidi="fa-IR"/>
        </w:rPr>
        <w:t xml:space="preserve">، </w:t>
      </w:r>
      <w:proofErr w:type="spellStart"/>
      <w:r>
        <w:rPr>
          <w:rFonts w:hint="cs"/>
          <w:lang w:bidi="fa-IR"/>
        </w:rPr>
        <w:t>می‌توانند</w:t>
      </w:r>
      <w:proofErr w:type="spellEnd"/>
      <w:r>
        <w:rPr>
          <w:rFonts w:hint="cs"/>
          <w:lang w:bidi="fa-IR"/>
        </w:rPr>
        <w:t xml:space="preserve"> به طور مؤثری اضطراب و افسردگی سالمندان را کاهش داده و کیفیت زندگی آنان را بهبود بخشند (سازمان جهانی بهداشت، ۲۰۲۴؛ انجمن </w:t>
      </w:r>
      <w:proofErr w:type="spellStart"/>
      <w:r>
        <w:rPr>
          <w:rFonts w:hint="cs"/>
          <w:lang w:bidi="fa-IR"/>
        </w:rPr>
        <w:t>روان‌شناسی</w:t>
      </w:r>
      <w:proofErr w:type="spellEnd"/>
      <w:r>
        <w:rPr>
          <w:rFonts w:hint="cs"/>
          <w:lang w:bidi="fa-IR"/>
        </w:rPr>
        <w:t xml:space="preserve"> آمریکا، ۲۰۲۳؛ </w:t>
      </w:r>
      <w:proofErr w:type="spellStart"/>
      <w:r>
        <w:rPr>
          <w:rFonts w:hint="cs"/>
          <w:lang w:bidi="fa-IR"/>
        </w:rPr>
        <w:t>گولدبرگ</w:t>
      </w:r>
      <w:proofErr w:type="spellEnd"/>
      <w:r>
        <w:rPr>
          <w:rFonts w:hint="cs"/>
          <w:lang w:bidi="fa-IR"/>
        </w:rPr>
        <w:t xml:space="preserve"> و همکاران، ۲۰۲۲).</w:t>
      </w:r>
    </w:p>
    <w:p w14:paraId="7808EA5E" w14:textId="77777777" w:rsidR="00912462" w:rsidRDefault="00000000">
      <w:pPr>
        <w:ind w:firstLine="397"/>
        <w:jc w:val="both"/>
        <w:rPr>
          <w:rFonts w:cs="B Lotus"/>
          <w:color w:val="auto"/>
          <w:lang w:bidi="fa-IR"/>
        </w:rPr>
      </w:pPr>
      <w:r>
        <w:rPr>
          <w:rFonts w:hint="cs"/>
          <w:lang w:bidi="fa-IR"/>
        </w:rPr>
        <w:t xml:space="preserve">مداخلات شناختی از مؤثرترین رویکردهای </w:t>
      </w:r>
      <w:proofErr w:type="spellStart"/>
      <w:r>
        <w:rPr>
          <w:rFonts w:hint="cs"/>
          <w:lang w:bidi="fa-IR"/>
        </w:rPr>
        <w:t>روان‌شناختی</w:t>
      </w:r>
      <w:proofErr w:type="spellEnd"/>
      <w:r>
        <w:rPr>
          <w:rFonts w:hint="cs"/>
          <w:lang w:bidi="fa-IR"/>
        </w:rPr>
        <w:t xml:space="preserve"> در کاهش اضطراب و افسردگی سالمندان به شمار </w:t>
      </w:r>
      <w:proofErr w:type="spellStart"/>
      <w:r>
        <w:rPr>
          <w:rFonts w:hint="cs"/>
          <w:lang w:bidi="fa-IR"/>
        </w:rPr>
        <w:t>می‌روند</w:t>
      </w:r>
      <w:proofErr w:type="spellEnd"/>
      <w:r>
        <w:rPr>
          <w:rFonts w:hint="cs"/>
          <w:lang w:bidi="fa-IR"/>
        </w:rPr>
        <w:t xml:space="preserve">. در این رویکرد، بر شناسایی و اصلاح افکار ناکارآمد، باورهای غیرمنطقی و خطاهای شناختی تأکید </w:t>
      </w:r>
      <w:proofErr w:type="spellStart"/>
      <w:r>
        <w:rPr>
          <w:rFonts w:hint="cs"/>
          <w:lang w:bidi="fa-IR"/>
        </w:rPr>
        <w:t>می‌شود</w:t>
      </w:r>
      <w:proofErr w:type="spellEnd"/>
      <w:r>
        <w:rPr>
          <w:rFonts w:hint="cs"/>
          <w:lang w:bidi="fa-IR"/>
        </w:rPr>
        <w:t xml:space="preserve">؛ زیرا این الگوهای فکری </w:t>
      </w:r>
      <w:proofErr w:type="spellStart"/>
      <w:r>
        <w:rPr>
          <w:rFonts w:hint="cs"/>
          <w:lang w:bidi="fa-IR"/>
        </w:rPr>
        <w:t>می‌توانند</w:t>
      </w:r>
      <w:proofErr w:type="spellEnd"/>
      <w:r>
        <w:rPr>
          <w:rFonts w:hint="cs"/>
          <w:lang w:bidi="fa-IR"/>
        </w:rPr>
        <w:t xml:space="preserve"> موجب تداوم یا تشدید </w:t>
      </w:r>
      <w:proofErr w:type="spellStart"/>
      <w:r>
        <w:rPr>
          <w:rFonts w:hint="cs"/>
          <w:lang w:bidi="fa-IR"/>
        </w:rPr>
        <w:t>هیجان‌های</w:t>
      </w:r>
      <w:proofErr w:type="spellEnd"/>
      <w:r>
        <w:rPr>
          <w:rFonts w:hint="cs"/>
          <w:lang w:bidi="fa-IR"/>
        </w:rPr>
        <w:t xml:space="preserve"> منفی مانند اضطراب و افسردگی شوند. درمان شناختی ـ رفتاری به افراد کمک </w:t>
      </w:r>
      <w:proofErr w:type="spellStart"/>
      <w:r>
        <w:rPr>
          <w:rFonts w:hint="cs"/>
          <w:lang w:bidi="fa-IR"/>
        </w:rPr>
        <w:t>می‌کند</w:t>
      </w:r>
      <w:proofErr w:type="spellEnd"/>
      <w:r>
        <w:rPr>
          <w:rFonts w:hint="cs"/>
          <w:lang w:bidi="fa-IR"/>
        </w:rPr>
        <w:t xml:space="preserve"> تا تفسیرهای </w:t>
      </w:r>
      <w:proofErr w:type="spellStart"/>
      <w:r>
        <w:rPr>
          <w:rFonts w:hint="cs"/>
          <w:lang w:bidi="fa-IR"/>
        </w:rPr>
        <w:t>واقع‌بینانه‌تری</w:t>
      </w:r>
      <w:proofErr w:type="spellEnd"/>
      <w:r>
        <w:rPr>
          <w:rFonts w:hint="cs"/>
          <w:lang w:bidi="fa-IR"/>
        </w:rPr>
        <w:t xml:space="preserve"> از رویدادهای زندگی داشته باشند، راهبردهای </w:t>
      </w:r>
      <w:proofErr w:type="spellStart"/>
      <w:r>
        <w:rPr>
          <w:rFonts w:hint="cs"/>
          <w:lang w:bidi="fa-IR"/>
        </w:rPr>
        <w:t>مقابله‌ای</w:t>
      </w:r>
      <w:proofErr w:type="spellEnd"/>
      <w:r>
        <w:rPr>
          <w:rFonts w:hint="cs"/>
          <w:lang w:bidi="fa-IR"/>
        </w:rPr>
        <w:t xml:space="preserve"> </w:t>
      </w:r>
      <w:proofErr w:type="spellStart"/>
      <w:r>
        <w:rPr>
          <w:rFonts w:hint="cs"/>
          <w:lang w:bidi="fa-IR"/>
        </w:rPr>
        <w:t>مؤثرتری</w:t>
      </w:r>
      <w:proofErr w:type="spellEnd"/>
      <w:r>
        <w:rPr>
          <w:rFonts w:hint="cs"/>
          <w:lang w:bidi="fa-IR"/>
        </w:rPr>
        <w:t xml:space="preserve"> را به کار گیرند و با جایگزین کردن افکار </w:t>
      </w:r>
      <w:proofErr w:type="spellStart"/>
      <w:r>
        <w:rPr>
          <w:rFonts w:hint="cs"/>
          <w:lang w:bidi="fa-IR"/>
        </w:rPr>
        <w:t>سازگارانه</w:t>
      </w:r>
      <w:proofErr w:type="spellEnd"/>
      <w:r>
        <w:rPr>
          <w:rFonts w:hint="cs"/>
          <w:lang w:bidi="fa-IR"/>
        </w:rPr>
        <w:t xml:space="preserve"> به جای افکار منفی و خودکار، سلامت روان و کیفیت زندگی خود را بهبود بخشند. شواهد پژوهشی نشان </w:t>
      </w:r>
      <w:proofErr w:type="spellStart"/>
      <w:r>
        <w:rPr>
          <w:rFonts w:hint="cs"/>
          <w:lang w:bidi="fa-IR"/>
        </w:rPr>
        <w:t>می‌دهد</w:t>
      </w:r>
      <w:proofErr w:type="spellEnd"/>
      <w:r>
        <w:rPr>
          <w:rFonts w:hint="cs"/>
          <w:lang w:bidi="fa-IR"/>
        </w:rPr>
        <w:t xml:space="preserve"> که این رویکرد در کاهش اضطراب، افسردگی و </w:t>
      </w:r>
      <w:proofErr w:type="spellStart"/>
      <w:r>
        <w:rPr>
          <w:rFonts w:hint="cs"/>
          <w:lang w:bidi="fa-IR"/>
        </w:rPr>
        <w:t>نگرانی‌های</w:t>
      </w:r>
      <w:proofErr w:type="spellEnd"/>
      <w:r>
        <w:rPr>
          <w:rFonts w:hint="cs"/>
          <w:lang w:bidi="fa-IR"/>
        </w:rPr>
        <w:t xml:space="preserve"> مرتبط با سلامت در سالمندان اثربخشی </w:t>
      </w:r>
      <w:proofErr w:type="spellStart"/>
      <w:r>
        <w:rPr>
          <w:rFonts w:hint="cs"/>
          <w:lang w:bidi="fa-IR"/>
        </w:rPr>
        <w:t>قابل‌توجهی</w:t>
      </w:r>
      <w:proofErr w:type="spellEnd"/>
      <w:r>
        <w:rPr>
          <w:rFonts w:hint="cs"/>
          <w:lang w:bidi="fa-IR"/>
        </w:rPr>
        <w:t xml:space="preserve"> دارد (</w:t>
      </w:r>
      <w:proofErr w:type="spellStart"/>
      <w:r>
        <w:rPr>
          <w:rFonts w:hint="cs"/>
          <w:lang w:bidi="fa-IR"/>
        </w:rPr>
        <w:t>بک</w:t>
      </w:r>
      <w:proofErr w:type="spellEnd"/>
      <w:r>
        <w:rPr>
          <w:rFonts w:hint="cs"/>
          <w:lang w:bidi="fa-IR"/>
        </w:rPr>
        <w:t xml:space="preserve"> و </w:t>
      </w:r>
      <w:proofErr w:type="spellStart"/>
      <w:r>
        <w:rPr>
          <w:rFonts w:hint="cs"/>
          <w:lang w:bidi="fa-IR"/>
        </w:rPr>
        <w:t>هایگا</w:t>
      </w:r>
      <w:proofErr w:type="spellEnd"/>
      <w:r>
        <w:rPr>
          <w:rStyle w:val="FootnoteReference"/>
          <w:rFonts w:hint="cs"/>
          <w:lang w:bidi="fa-IR"/>
        </w:rPr>
        <w:footnoteReference w:id="63"/>
      </w:r>
      <w:r>
        <w:rPr>
          <w:rFonts w:hint="cs"/>
          <w:lang w:bidi="fa-IR"/>
        </w:rPr>
        <w:t xml:space="preserve">، ۲۰۱۴؛ انجمن </w:t>
      </w:r>
      <w:proofErr w:type="spellStart"/>
      <w:r>
        <w:rPr>
          <w:rFonts w:hint="cs"/>
          <w:lang w:bidi="fa-IR"/>
        </w:rPr>
        <w:t>روان‌شناسی</w:t>
      </w:r>
      <w:proofErr w:type="spellEnd"/>
      <w:r>
        <w:rPr>
          <w:rFonts w:hint="cs"/>
          <w:lang w:bidi="fa-IR"/>
        </w:rPr>
        <w:t xml:space="preserve"> آمریکا، ۲۰۲۳؛ گولد </w:t>
      </w:r>
      <w:r>
        <w:rPr>
          <w:rStyle w:val="FootnoteReference"/>
          <w:rFonts w:hint="cs"/>
          <w:lang w:bidi="fa-IR"/>
        </w:rPr>
        <w:footnoteReference w:id="64"/>
      </w:r>
      <w:r>
        <w:rPr>
          <w:rFonts w:hint="cs"/>
          <w:lang w:bidi="fa-IR"/>
        </w:rPr>
        <w:t>و همکاران، ۲۰۲۲).</w:t>
      </w:r>
    </w:p>
    <w:p w14:paraId="091406E5" w14:textId="77777777" w:rsidR="00912462" w:rsidRDefault="00000000" w:rsidP="00503BED">
      <w:pPr>
        <w:keepNext/>
        <w:keepLines/>
        <w:spacing w:before="240" w:after="100" w:line="276" w:lineRule="auto"/>
        <w:rPr>
          <w:rFonts w:ascii="B Nazanin" w:hAnsi="Calibri" w:cs="B Lotus"/>
          <w:b/>
          <w:bCs/>
          <w:color w:val="auto"/>
          <w:lang w:bidi="fa-IR"/>
        </w:rPr>
      </w:pPr>
      <w:r>
        <w:rPr>
          <w:rFonts w:ascii="B Nazanin" w:hAnsi="Calibri" w:cs="B Titr" w:hint="cs"/>
          <w:b/>
          <w:bCs/>
          <w:sz w:val="30"/>
          <w:szCs w:val="30"/>
          <w:lang w:bidi="fa-IR"/>
        </w:rPr>
        <w:t>۲-۵- پیشینه پژوهش</w:t>
      </w:r>
    </w:p>
    <w:p w14:paraId="605944A6"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کریمی و همکاران (۱۴۰۰)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۱۵۰ سالمند نشان دادند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اثر اضطراب سلامتی بر اضطراب مرگ را </w:t>
      </w:r>
      <w:proofErr w:type="spellStart"/>
      <w:r>
        <w:rPr>
          <w:rFonts w:ascii="Times New Roman" w:eastAsia="Times New Roman" w:hAnsi="Times New Roman" w:hint="cs"/>
          <w:b/>
          <w:bCs/>
          <w:lang w:bidi="fa-IR"/>
        </w:rPr>
        <w:t>میانجی‌گری</w:t>
      </w:r>
      <w:proofErr w:type="spellEnd"/>
      <w:r>
        <w:rPr>
          <w:rFonts w:ascii="Times New Roman" w:eastAsia="Times New Roman" w:hAnsi="Times New Roman" w:hint="cs"/>
          <w:b/>
          <w:bCs/>
          <w:lang w:bidi="fa-IR"/>
        </w:rPr>
        <w:t xml:space="preserve"> کند</w:t>
      </w:r>
      <w:r>
        <w:rPr>
          <w:rFonts w:ascii="Times New Roman" w:eastAsia="Times New Roman" w:hAnsi="Times New Roman" w:hint="cs"/>
          <w:b/>
          <w:lang w:bidi="fa-IR"/>
        </w:rPr>
        <w:t xml:space="preserve">. </w:t>
      </w:r>
      <w:proofErr w:type="spellStart"/>
      <w:r>
        <w:rPr>
          <w:rFonts w:ascii="Times New Roman" w:eastAsia="Times New Roman" w:hAnsi="Times New Roman" w:hint="cs"/>
          <w:b/>
          <w:bCs/>
          <w:lang w:bidi="fa-IR"/>
        </w:rPr>
        <w:t>به‌عبارت</w:t>
      </w:r>
      <w:proofErr w:type="spellEnd"/>
      <w:r>
        <w:rPr>
          <w:rFonts w:ascii="Times New Roman" w:eastAsia="Times New Roman" w:hAnsi="Times New Roman" w:hint="cs"/>
          <w:b/>
          <w:bCs/>
          <w:lang w:bidi="fa-IR"/>
        </w:rPr>
        <w:t xml:space="preserve"> دیگر، افرادی که نگرانی بیشتری از وضعیت سلامت داشتند ولی دارای سطح بالاتری از هوش معنوی بودند، اضطراب مرگ کمتری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lang w:bidi="fa-IR"/>
        </w:rPr>
        <w:t>.</w:t>
      </w:r>
    </w:p>
    <w:p w14:paraId="5CDDD9E5"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lang w:bidi="fa-IR"/>
        </w:rPr>
        <w:lastRenderedPageBreak/>
        <w:t xml:space="preserve"> </w:t>
      </w:r>
      <w:r>
        <w:rPr>
          <w:rFonts w:ascii="Times New Roman" w:eastAsia="Times New Roman" w:hAnsi="Times New Roman" w:hint="cs"/>
          <w:b/>
          <w:bCs/>
          <w:lang w:bidi="fa-IR"/>
        </w:rPr>
        <w:t xml:space="preserve">فروتن و محمدی (۱۴۰۰) ضمن پژوهشی به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سلامت روان بر اساس هوش معنوی در </w:t>
      </w:r>
      <w:proofErr w:type="spellStart"/>
      <w:r>
        <w:rPr>
          <w:rFonts w:ascii="Times New Roman" w:eastAsia="Times New Roman" w:hAnsi="Times New Roman" w:hint="cs"/>
          <w:b/>
          <w:bCs/>
          <w:lang w:bidi="fa-IR"/>
        </w:rPr>
        <w:t>سـالمندان</w:t>
      </w:r>
      <w:proofErr w:type="spellEnd"/>
      <w:r>
        <w:rPr>
          <w:rFonts w:ascii="Times New Roman" w:eastAsia="Times New Roman" w:hAnsi="Times New Roman" w:hint="cs"/>
          <w:b/>
          <w:bCs/>
          <w:lang w:bidi="fa-IR"/>
        </w:rPr>
        <w:t xml:space="preserve"> ساکن شهر شیراز پرداختند. روش پژوهش همبستگی و جامعه آماری آن کلیه سالمندان ساکن </w:t>
      </w:r>
      <w:proofErr w:type="spellStart"/>
      <w:r>
        <w:rPr>
          <w:rFonts w:ascii="Times New Roman" w:eastAsia="Times New Roman" w:hAnsi="Times New Roman" w:hint="cs"/>
          <w:b/>
          <w:bCs/>
          <w:lang w:bidi="fa-IR"/>
        </w:rPr>
        <w:t>شـهر</w:t>
      </w:r>
      <w:proofErr w:type="spellEnd"/>
      <w:r>
        <w:rPr>
          <w:rFonts w:ascii="Times New Roman" w:eastAsia="Times New Roman" w:hAnsi="Times New Roman" w:hint="cs"/>
          <w:b/>
          <w:bCs/>
          <w:lang w:bidi="fa-IR"/>
        </w:rPr>
        <w:t xml:space="preserve"> شیراز </w:t>
      </w:r>
      <w:proofErr w:type="spellStart"/>
      <w:r>
        <w:rPr>
          <w:rFonts w:ascii="Times New Roman" w:eastAsia="Times New Roman" w:hAnsi="Times New Roman" w:hint="cs"/>
          <w:b/>
          <w:bCs/>
          <w:lang w:bidi="fa-IR"/>
        </w:rPr>
        <w:t>بـود</w:t>
      </w:r>
      <w:proofErr w:type="spellEnd"/>
      <w:r>
        <w:rPr>
          <w:rFonts w:ascii="Times New Roman" w:eastAsia="Times New Roman" w:hAnsi="Times New Roman" w:hint="cs"/>
          <w:b/>
          <w:bCs/>
          <w:lang w:bidi="fa-IR"/>
        </w:rPr>
        <w:t xml:space="preserve"> که براساس معیارهای ورود ۲۰۰ نفر سالمند (۹۵ نفر زن و ۱۰۵ نفر مرد) عضو کانون روزانه جهاندیدگان </w:t>
      </w:r>
      <w:proofErr w:type="spellStart"/>
      <w:r>
        <w:rPr>
          <w:rFonts w:ascii="Times New Roman" w:eastAsia="Times New Roman" w:hAnsi="Times New Roman" w:hint="cs"/>
          <w:b/>
          <w:bCs/>
          <w:lang w:bidi="fa-IR"/>
        </w:rPr>
        <w:t>شـهر</w:t>
      </w:r>
      <w:proofErr w:type="spellEnd"/>
      <w:r>
        <w:rPr>
          <w:rFonts w:ascii="Times New Roman" w:eastAsia="Times New Roman" w:hAnsi="Times New Roman" w:hint="cs"/>
          <w:b/>
          <w:bCs/>
          <w:lang w:bidi="fa-IR"/>
        </w:rPr>
        <w:t xml:space="preserve"> شیراز </w:t>
      </w:r>
      <w:proofErr w:type="spellStart"/>
      <w:r>
        <w:rPr>
          <w:rFonts w:ascii="Times New Roman" w:eastAsia="Times New Roman" w:hAnsi="Times New Roman" w:hint="cs"/>
          <w:b/>
          <w:bCs/>
          <w:lang w:bidi="fa-IR"/>
        </w:rPr>
        <w:t>بـه</w:t>
      </w:r>
      <w:proofErr w:type="spellEnd"/>
      <w:r>
        <w:rPr>
          <w:rFonts w:ascii="Times New Roman" w:eastAsia="Times New Roman" w:hAnsi="Times New Roman" w:hint="cs"/>
          <w:b/>
          <w:bCs/>
          <w:lang w:bidi="fa-IR"/>
        </w:rPr>
        <w:t xml:space="preserve"> شیوه در دسترس انتخاب شدند. نتایج نشان داد که </w:t>
      </w:r>
      <w:proofErr w:type="spellStart"/>
      <w:r>
        <w:rPr>
          <w:rFonts w:ascii="Times New Roman" w:eastAsia="Times New Roman" w:hAnsi="Times New Roman" w:hint="cs"/>
          <w:b/>
          <w:bCs/>
          <w:lang w:bidi="fa-IR"/>
        </w:rPr>
        <w:t>هـوش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معنـوی</w:t>
      </w:r>
      <w:proofErr w:type="spellEnd"/>
      <w:r>
        <w:rPr>
          <w:rFonts w:ascii="Times New Roman" w:eastAsia="Times New Roman" w:hAnsi="Times New Roman" w:hint="cs"/>
          <w:b/>
          <w:bCs/>
          <w:lang w:bidi="fa-IR"/>
        </w:rPr>
        <w:t xml:space="preserve"> می </w:t>
      </w:r>
      <w:proofErr w:type="spellStart"/>
      <w:r>
        <w:rPr>
          <w:rFonts w:ascii="Times New Roman" w:eastAsia="Times New Roman" w:hAnsi="Times New Roman" w:hint="cs"/>
          <w:b/>
          <w:bCs/>
          <w:lang w:bidi="fa-IR"/>
        </w:rPr>
        <w:t>توانـد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طـور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معنـاداری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سـلامت</w:t>
      </w:r>
      <w:proofErr w:type="spellEnd"/>
      <w:r>
        <w:rPr>
          <w:rFonts w:ascii="Times New Roman" w:eastAsia="Times New Roman" w:hAnsi="Times New Roman" w:hint="cs"/>
          <w:b/>
          <w:bCs/>
          <w:lang w:bidi="fa-IR"/>
        </w:rPr>
        <w:t xml:space="preserve"> روان را در سالمندان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مثبت کند. بنابراین </w:t>
      </w:r>
      <w:proofErr w:type="spellStart"/>
      <w:r>
        <w:rPr>
          <w:rFonts w:ascii="Times New Roman" w:eastAsia="Times New Roman" w:hAnsi="Times New Roman" w:hint="cs"/>
          <w:b/>
          <w:bCs/>
          <w:lang w:bidi="fa-IR"/>
        </w:rPr>
        <w:t>می‌توان</w:t>
      </w:r>
      <w:proofErr w:type="spellEnd"/>
      <w:r>
        <w:rPr>
          <w:rFonts w:ascii="Times New Roman" w:eastAsia="Times New Roman" w:hAnsi="Times New Roman" w:hint="cs"/>
          <w:b/>
          <w:bCs/>
          <w:lang w:bidi="fa-IR"/>
        </w:rPr>
        <w:t xml:space="preserve"> نتیجه گرفت که رابطه </w:t>
      </w:r>
      <w:proofErr w:type="spellStart"/>
      <w:r>
        <w:rPr>
          <w:rFonts w:ascii="Times New Roman" w:eastAsia="Times New Roman" w:hAnsi="Times New Roman" w:hint="cs"/>
          <w:b/>
          <w:bCs/>
          <w:lang w:bidi="fa-IR"/>
        </w:rPr>
        <w:t>مثبـت</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معنـاداری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بـین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هـوش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معنـوی</w:t>
      </w:r>
      <w:proofErr w:type="spellEnd"/>
      <w:r>
        <w:rPr>
          <w:rFonts w:ascii="Times New Roman" w:eastAsia="Times New Roman" w:hAnsi="Times New Roman" w:hint="cs"/>
          <w:b/>
          <w:bCs/>
          <w:lang w:bidi="fa-IR"/>
        </w:rPr>
        <w:t xml:space="preserve"> و سلامت روان به عنوان دو متغیر اساسی در زندگی، وجود دارد.</w:t>
      </w:r>
    </w:p>
    <w:p w14:paraId="45FD019B"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رحمانی و همکاران (۱۴۰۰) پژوهشی در شهر تبریز بر روی ۲۰۰ سالمند نشان داد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w:t>
      </w:r>
      <w:proofErr w:type="spellStart"/>
      <w:r>
        <w:rPr>
          <w:rFonts w:ascii="Times New Roman" w:eastAsia="Times New Roman" w:hAnsi="Times New Roman" w:hint="cs"/>
          <w:b/>
          <w:bCs/>
          <w:lang w:bidi="fa-IR"/>
        </w:rPr>
        <w:t>واسطه‌ای</w:t>
      </w:r>
      <w:proofErr w:type="spellEnd"/>
      <w:r>
        <w:rPr>
          <w:rFonts w:ascii="Times New Roman" w:eastAsia="Times New Roman" w:hAnsi="Times New Roman" w:hint="cs"/>
          <w:b/>
          <w:bCs/>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r>
        <w:rPr>
          <w:rFonts w:ascii="Times New Roman" w:eastAsia="Times New Roman" w:hAnsi="Times New Roman" w:hint="cs"/>
          <w:b/>
          <w:lang w:bidi="fa-IR"/>
        </w:rPr>
        <w:t>.</w:t>
      </w:r>
      <w:r>
        <w:rPr>
          <w:rFonts w:ascii="Times New Roman" w:eastAsia="Times New Roman" w:hAnsi="Times New Roman" w:hint="cs"/>
          <w:b/>
          <w:bCs/>
          <w:lang w:bidi="fa-IR"/>
        </w:rPr>
        <w:t xml:space="preserve"> </w:t>
      </w:r>
    </w:p>
    <w:p w14:paraId="163361DD" w14:textId="77777777" w:rsidR="00912462" w:rsidRDefault="00000000">
      <w:pPr>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رحیمی پور و </w:t>
      </w:r>
      <w:proofErr w:type="spellStart"/>
      <w:r>
        <w:rPr>
          <w:rFonts w:ascii="Times New Roman" w:eastAsia="Times New Roman" w:hAnsi="Times New Roman" w:hint="cs"/>
          <w:b/>
          <w:bCs/>
          <w:lang w:bidi="fa-IR"/>
        </w:rPr>
        <w:t>کرمی</w:t>
      </w:r>
      <w:proofErr w:type="spellEnd"/>
      <w:r>
        <w:rPr>
          <w:rFonts w:ascii="Times New Roman" w:eastAsia="Times New Roman" w:hAnsi="Times New Roman" w:hint="cs"/>
          <w:b/>
          <w:b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proofErr w:type="spellStart"/>
      <w:r>
        <w:rPr>
          <w:rFonts w:ascii="Times New Roman" w:eastAsia="Times New Roman" w:hAnsi="Times New Roman" w:hint="cs"/>
          <w:b/>
          <w:bCs/>
          <w:lang w:bidi="fa-IR"/>
        </w:rPr>
        <w:t>می‌باشد</w:t>
      </w:r>
      <w:proofErr w:type="spellEnd"/>
      <w:r>
        <w:rPr>
          <w:rFonts w:ascii="Times New Roman" w:eastAsia="Times New Roman" w:hAnsi="Times New Roman" w:hint="cs"/>
          <w:b/>
          <w:b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از پرسشنامه های هوش معنوی کینگ رضایت از زندگی </w:t>
      </w:r>
      <w:proofErr w:type="spellStart"/>
      <w:r>
        <w:rPr>
          <w:rFonts w:ascii="Times New Roman" w:eastAsia="Times New Roman" w:hAnsi="Times New Roman" w:hint="cs"/>
          <w:b/>
          <w:bCs/>
          <w:lang w:bidi="fa-IR"/>
        </w:rPr>
        <w:t>دیتر</w:t>
      </w:r>
      <w:proofErr w:type="spellEnd"/>
      <w:r>
        <w:rPr>
          <w:rFonts w:ascii="Times New Roman" w:eastAsia="Times New Roman" w:hAnsi="Times New Roman" w:hint="cs"/>
          <w:b/>
          <w:bCs/>
          <w:lang w:bidi="fa-IR"/>
        </w:rPr>
        <w:t xml:space="preserve"> و همکارانش و بهزیستی روان شناختی </w:t>
      </w:r>
      <w:proofErr w:type="spellStart"/>
      <w:r>
        <w:rPr>
          <w:rFonts w:ascii="Times New Roman" w:eastAsia="Times New Roman" w:hAnsi="Times New Roman" w:hint="cs"/>
          <w:b/>
          <w:bCs/>
          <w:lang w:bidi="fa-IR"/>
        </w:rPr>
        <w:t>ریف</w:t>
      </w:r>
      <w:proofErr w:type="spellEnd"/>
      <w:r>
        <w:rPr>
          <w:rFonts w:ascii="Times New Roman" w:eastAsia="Times New Roman" w:hAnsi="Times New Roman" w:hint="cs"/>
          <w:b/>
          <w:b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رضایت از زندگی و همچنین هوش معنوی قادر به تبیین ۴۵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بهزیستی روان شناختی می باشد.</w:t>
      </w:r>
    </w:p>
    <w:p w14:paraId="4C3E2ADC"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lastRenderedPageBreak/>
        <w:t xml:space="preserve">مهدوی کیا و همکاران (۱۳۹۹)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با عنوان بررسی رابطه بین هوش معنوی و اضطراب مرگ در سالمندان پرداختند، نتایج نشان داد که بین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هوش معنوی (مانند خودآگاهی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معنابخشی</w:t>
      </w:r>
      <w:proofErr w:type="spellEnd"/>
      <w:r>
        <w:rPr>
          <w:rFonts w:ascii="Times New Roman" w:eastAsia="Times New Roman" w:hAnsi="Times New Roman" w:hint="cs"/>
          <w:b/>
          <w:bCs/>
          <w:lang w:bidi="fa-IR"/>
        </w:rPr>
        <w:t xml:space="preserve">) و اضطراب مرگ، رابطه معکوس معناداری وجود دارد، هوش معنوی به عنوان عامل </w:t>
      </w:r>
      <w:proofErr w:type="spellStart"/>
      <w:r>
        <w:rPr>
          <w:rFonts w:ascii="Times New Roman" w:eastAsia="Times New Roman" w:hAnsi="Times New Roman" w:hint="cs"/>
          <w:b/>
          <w:bCs/>
          <w:lang w:bidi="fa-IR"/>
        </w:rPr>
        <w:t>محافظت‌کننده</w:t>
      </w:r>
      <w:proofErr w:type="spellEnd"/>
      <w:r>
        <w:rPr>
          <w:rFonts w:ascii="Times New Roman" w:eastAsia="Times New Roman" w:hAnsi="Times New Roman" w:hint="cs"/>
          <w:b/>
          <w:bCs/>
          <w:lang w:bidi="fa-IR"/>
        </w:rPr>
        <w:t xml:space="preserve"> عمل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lang w:bidi="fa-IR"/>
        </w:rPr>
        <w:t>.</w:t>
      </w:r>
    </w:p>
    <w:p w14:paraId="07FF1005"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اکبری و یوسفی (۱۳۹۷) در پژوهشی با عنوان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سالمندان بر اساس اضطراب سلامتی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پرداختند،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اضطراب سلامتی </w:t>
      </w:r>
      <w:proofErr w:type="spellStart"/>
      <w:r>
        <w:rPr>
          <w:rFonts w:ascii="Times New Roman" w:eastAsia="Times New Roman" w:hAnsi="Times New Roman" w:hint="cs"/>
          <w:b/>
          <w:bCs/>
          <w:lang w:bidi="fa-IR"/>
        </w:rPr>
        <w:t>پیش‌بینی‌کننده</w:t>
      </w:r>
      <w:proofErr w:type="spellEnd"/>
      <w:r>
        <w:rPr>
          <w:rFonts w:ascii="Times New Roman" w:eastAsia="Times New Roman" w:hAnsi="Times New Roman" w:hint="cs"/>
          <w:b/>
          <w:bCs/>
          <w:lang w:bidi="fa-IR"/>
        </w:rPr>
        <w:t xml:space="preserve"> مثبت اضطراب مرگ است.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مفرط درباره وضعیت جسمانی دارند، بیشتر دچار اضطراب مرگ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lang w:bidi="fa-IR"/>
        </w:rPr>
        <w:t>.</w:t>
      </w:r>
    </w:p>
    <w:p w14:paraId="5F1637FA"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سطح بالاتری از معنا و امید را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bCs/>
          <w:lang w:bidi="fa-IR"/>
        </w:rPr>
        <w:t>، اضطراب کمتری نسبت به مرگ داشتند.</w:t>
      </w:r>
    </w:p>
    <w:p w14:paraId="726E5972"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رضایی و محمدی (۱۳۹۵) در پژوهشی با عنوان "بررسی رابطه اضطراب سلامتی و اضطراب مرگ در سالمندان شهر تهران" نشان دادند که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نگرانی بیشتری درباره وضعیت جسمی و ابتلا به بیماری داشتند، بیشتر دچار اضطراب مرگ بودند</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رابطه معناداری بین اضطراب سلامتی و اضطراب مرگ </w:t>
      </w:r>
      <w:proofErr w:type="spellStart"/>
      <w:r>
        <w:rPr>
          <w:rFonts w:ascii="Times New Roman" w:eastAsia="Times New Roman" w:hAnsi="Times New Roman" w:hint="cs"/>
          <w:b/>
          <w:bCs/>
          <w:lang w:bidi="fa-IR"/>
        </w:rPr>
        <w:t>به‌دست</w:t>
      </w:r>
      <w:proofErr w:type="spellEnd"/>
      <w:r>
        <w:rPr>
          <w:rFonts w:ascii="Times New Roman" w:eastAsia="Times New Roman" w:hAnsi="Times New Roman" w:hint="cs"/>
          <w:b/>
          <w:bCs/>
          <w:lang w:bidi="fa-IR"/>
        </w:rPr>
        <w:t xml:space="preserve"> آمد</w:t>
      </w:r>
      <w:r>
        <w:rPr>
          <w:rFonts w:ascii="Times New Roman" w:eastAsia="Times New Roman" w:hAnsi="Times New Roman" w:hint="cs"/>
          <w:b/>
          <w:lang w:bidi="fa-IR"/>
        </w:rPr>
        <w:t>.</w:t>
      </w:r>
    </w:p>
    <w:p w14:paraId="0E6A4C46"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w:t>
      </w:r>
      <w:proofErr w:type="spellStart"/>
      <w:r>
        <w:rPr>
          <w:rFonts w:ascii="Times New Roman" w:eastAsia="Times New Roman" w:hAnsi="Times New Roman" w:hint="cs"/>
          <w:b/>
          <w:bCs/>
          <w:lang w:bidi="fa-IR"/>
        </w:rPr>
        <w:t>خودشکوفایی</w:t>
      </w:r>
      <w:proofErr w:type="spellEnd"/>
      <w:r>
        <w:rPr>
          <w:rFonts w:ascii="Times New Roman" w:eastAsia="Times New Roman" w:hAnsi="Times New Roman" w:hint="cs"/>
          <w:b/>
          <w:bCs/>
          <w:lang w:bidi="fa-IR"/>
        </w:rPr>
        <w:t xml:space="preserve"> معنادار بود اما هوش معنوی بر این دو متغیر معنادار نبود.</w:t>
      </w:r>
    </w:p>
    <w:p w14:paraId="1EFCD599"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lastRenderedPageBreak/>
        <w:t xml:space="preserve">محمد پور(۱۳۹۲) در پژوهش خود با عنوان رابطه هوش معنوی و اضطراب مرگ به این نتیجه رسید که، </w:t>
      </w:r>
      <w:proofErr w:type="spellStart"/>
      <w:r>
        <w:rPr>
          <w:rFonts w:ascii="Times New Roman" w:eastAsia="Times New Roman" w:hAnsi="Times New Roman" w:hint="cs"/>
          <w:b/>
          <w:bCs/>
          <w:lang w:bidi="fa-IR"/>
        </w:rPr>
        <w:t>مولفه</w:t>
      </w:r>
      <w:proofErr w:type="spellEnd"/>
      <w:r>
        <w:rPr>
          <w:rFonts w:ascii="Times New Roman" w:eastAsia="Times New Roman" w:hAnsi="Times New Roman" w:hint="cs"/>
          <w:b/>
          <w:bCs/>
          <w:lang w:bidi="fa-IR"/>
        </w:rPr>
        <w:t xml:space="preserve"> های هوش معنوی قادر به پیش بینی اضطراب مرگ بود.</w:t>
      </w:r>
    </w:p>
    <w:p w14:paraId="649B22F3"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محمدی و همکاران(۲۰۱۹)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مورد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روانی موثر بر اضطراب مرگ سالمندان، بر نقش معنویت، سلامت ذهنی و کیفیت زندگی تأکید کردند و پیشنهاد دادند که این عوامل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تعامل‌گر</w:t>
      </w:r>
      <w:proofErr w:type="spellEnd"/>
      <w:r>
        <w:rPr>
          <w:rFonts w:ascii="Times New Roman" w:eastAsia="Times New Roman" w:hAnsi="Times New Roman" w:hint="cs"/>
          <w:b/>
          <w:bCs/>
          <w:lang w:bidi="fa-IR"/>
        </w:rPr>
        <w:t xml:space="preserve"> تأثیرگذار باشند</w:t>
      </w:r>
      <w:r>
        <w:rPr>
          <w:rFonts w:ascii="Times New Roman" w:eastAsia="Times New Roman" w:hAnsi="Times New Roman" w:hint="cs"/>
          <w:b/>
          <w:lang w:bidi="fa-IR"/>
        </w:rPr>
        <w:t>.</w:t>
      </w:r>
    </w:p>
    <w:p w14:paraId="32FED3A7" w14:textId="77777777" w:rsidR="00912462" w:rsidRDefault="00000000">
      <w:pPr>
        <w:ind w:firstLine="397"/>
        <w:jc w:val="both"/>
        <w:rPr>
          <w:rFonts w:ascii="Times New Roman" w:eastAsia="Times New Roman" w:hAnsi="Times New Roman" w:cs="B Lotus"/>
          <w:b/>
          <w:color w:val="auto"/>
          <w:lang w:bidi="fa-IR"/>
        </w:rPr>
      </w:pPr>
      <w:r>
        <w:rPr>
          <w:rFonts w:ascii="Times New Roman" w:eastAsia="Times New Roman" w:hAnsi="Times New Roman" w:hint="cs"/>
          <w:b/>
          <w:bCs/>
          <w:lang w:bidi="fa-IR"/>
        </w:rPr>
        <w:t xml:space="preserve">رحیمی و واعظی (۲۰۱۸) نیز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ایران گزارش دادند که هوش معنوی، از طریق تقویت حس پذیرش، آرامش درونی و هدفمندی زندگی،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اضطراب مرگ را کاهش دهد</w:t>
      </w:r>
      <w:r>
        <w:rPr>
          <w:rFonts w:ascii="Times New Roman" w:eastAsia="Times New Roman" w:hAnsi="Times New Roman" w:hint="cs"/>
          <w:b/>
          <w:lang w:bidi="fa-IR"/>
        </w:rPr>
        <w:t>.</w:t>
      </w:r>
    </w:p>
    <w:p w14:paraId="750A86E8" w14:textId="77777777" w:rsidR="00912462" w:rsidRDefault="00000000">
      <w:pPr>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امیری و همکاران (۲۰۱۶)</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بیان کردند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میانجی در کاهش اثرات منفی اختلالات اضطرابی، از جمله اضطراب مرگ، ایفا کند و آموزش </w:t>
      </w:r>
      <w:proofErr w:type="spellStart"/>
      <w:r>
        <w:rPr>
          <w:rFonts w:ascii="Times New Roman" w:eastAsia="Times New Roman" w:hAnsi="Times New Roman" w:hint="cs"/>
          <w:b/>
          <w:bCs/>
          <w:lang w:bidi="fa-IR"/>
        </w:rPr>
        <w:t>مهارت‌های</w:t>
      </w:r>
      <w:proofErr w:type="spellEnd"/>
      <w:r>
        <w:rPr>
          <w:rFonts w:ascii="Times New Roman" w:eastAsia="Times New Roman" w:hAnsi="Times New Roman" w:hint="cs"/>
          <w:b/>
          <w:bCs/>
          <w:lang w:bidi="fa-IR"/>
        </w:rPr>
        <w:t xml:space="preserve"> معنوی باعث افزایش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روانی در دوران سالمندی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lang w:bidi="fa-IR"/>
        </w:rPr>
        <w:t>.</w:t>
      </w:r>
    </w:p>
    <w:p w14:paraId="2FE658EF"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۲-۵-۲- پیشینه خارجی</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وانگ و </w:t>
      </w:r>
      <w:proofErr w:type="spellStart"/>
      <w:r>
        <w:rPr>
          <w:rFonts w:ascii="Times New Roman" w:eastAsia="Times New Roman" w:hAnsi="Times New Roman" w:hint="cs"/>
          <w:b/>
          <w:bCs/>
          <w:lang w:bidi="fa-IR"/>
        </w:rPr>
        <w:t>ژائو</w:t>
      </w:r>
      <w:proofErr w:type="spellEnd"/>
      <w:r>
        <w:rPr>
          <w:rFonts w:ascii="Times New Roman" w:eastAsia="Times New Roman" w:hAnsi="Times New Roman" w:hint="cs"/>
          <w:b/>
          <w:bCs/>
          <w:vertAlign w:val="superscript"/>
          <w:lang w:bidi="fa-IR"/>
        </w:rPr>
        <w:footnoteReference w:id="65"/>
      </w:r>
      <w:r>
        <w:rPr>
          <w:rFonts w:ascii="Times New Roman" w:eastAsia="Times New Roman" w:hAnsi="Times New Roman" w:hint="cs"/>
          <w:b/>
          <w:b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proofErr w:type="spellStart"/>
      <w:r>
        <w:rPr>
          <w:rFonts w:ascii="Times New Roman" w:eastAsia="Times New Roman" w:hAnsi="Times New Roman" w:hint="cs"/>
          <w:b/>
          <w:bCs/>
          <w:lang w:bidi="fa-IR"/>
        </w:rPr>
        <w:t>شنبانگ</w:t>
      </w:r>
      <w:proofErr w:type="spellEnd"/>
      <w:r>
        <w:rPr>
          <w:rFonts w:ascii="Times New Roman" w:eastAsia="Times New Roman" w:hAnsi="Times New Roman" w:hint="cs"/>
          <w:b/>
          <w:bCs/>
          <w:lang w:bidi="fa-IR"/>
        </w:rPr>
        <w:t xml:space="preserve"> به روش نمونه گیری در دسترس انتخاب شدند نتایج نشان داد که بین </w:t>
      </w:r>
      <w:r>
        <w:rPr>
          <w:rFonts w:ascii="Times New Roman" w:eastAsia="Times New Roman" w:hAnsi="Times New Roman" w:hint="cs"/>
          <w:b/>
          <w:bCs/>
          <w:lang w:bidi="fa-IR"/>
        </w:rPr>
        <w:lastRenderedPageBreak/>
        <w:t xml:space="preserve">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 آگاهانه تولید معنای ، شخصی آگاهی متعالی و تفکر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انتقادی با بهزیستی روانشناختی سالمندان وجود دارد.</w:t>
      </w:r>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استاوروا</w:t>
      </w:r>
      <w:proofErr w:type="spellEnd"/>
      <w:r>
        <w:rPr>
          <w:rFonts w:ascii="Times New Roman" w:eastAsia="Times New Roman" w:hAnsi="Times New Roman" w:hint="cs"/>
          <w:b/>
          <w:bCs/>
          <w:vertAlign w:val="superscript"/>
          <w:lang w:bidi="fa-IR"/>
        </w:rPr>
        <w:footnoteReference w:id="66"/>
      </w:r>
      <w:r>
        <w:rPr>
          <w:rFonts w:ascii="Times New Roman" w:eastAsia="Times New Roman" w:hAnsi="Times New Roman" w:hint="cs"/>
          <w:b/>
          <w:bCs/>
          <w:lang w:bidi="fa-IR"/>
        </w:rPr>
        <w:t xml:space="preserve"> و همکاران (۲۰۱۲)</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در پژوهش خود به بررسی این سوال پرداخت که چرا افراد مذهبی خوشحالند؟ و به این نتیجه رسید که افراد دارای معنویت </w:t>
      </w:r>
      <w:proofErr w:type="spellStart"/>
      <w:r>
        <w:rPr>
          <w:rFonts w:ascii="Times New Roman" w:eastAsia="Times New Roman" w:hAnsi="Times New Roman" w:hint="cs"/>
          <w:b/>
          <w:bCs/>
          <w:lang w:bidi="fa-IR"/>
        </w:rPr>
        <w:t>باال</w:t>
      </w:r>
      <w:proofErr w:type="spellEnd"/>
      <w:r>
        <w:rPr>
          <w:rFonts w:ascii="Times New Roman" w:eastAsia="Times New Roman" w:hAnsi="Times New Roman" w:hint="cs"/>
          <w:b/>
          <w:bCs/>
          <w:lang w:bidi="fa-IR"/>
        </w:rPr>
        <w:t xml:space="preserve"> و دیندار به طور متوسط از افراد غیرمذهبی </w:t>
      </w:r>
      <w:proofErr w:type="spellStart"/>
      <w:r>
        <w:rPr>
          <w:rFonts w:ascii="Times New Roman" w:eastAsia="Times New Roman" w:hAnsi="Times New Roman" w:hint="cs"/>
          <w:b/>
          <w:bCs/>
          <w:lang w:bidi="fa-IR"/>
        </w:rPr>
        <w:t>خوشحالترند</w:t>
      </w:r>
      <w:proofErr w:type="spellEnd"/>
      <w:r>
        <w:rPr>
          <w:rFonts w:ascii="Times New Roman" w:eastAsia="Times New Roman" w:hAnsi="Times New Roman" w:hint="cs"/>
          <w:b/>
          <w:bCs/>
          <w:lang w:bidi="fa-IR"/>
        </w:rPr>
        <w:t xml:space="preserve"> و از زندگی خود رضایت بیشتری دارند</w:t>
      </w:r>
      <w:r>
        <w:rPr>
          <w:rFonts w:ascii="Times New Roman" w:eastAsia="Times New Roman" w:hAnsi="Times New Roman" w:hint="cs"/>
          <w:b/>
          <w:lang w:bidi="fa-IR"/>
        </w:rPr>
        <w:t>.</w:t>
      </w:r>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یانکر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اسنابلروچ</w:t>
      </w:r>
      <w:proofErr w:type="spellEnd"/>
      <w:r>
        <w:rPr>
          <w:rFonts w:ascii="Times New Roman" w:eastAsia="Times New Roman" w:hAnsi="Times New Roman" w:hint="cs"/>
          <w:b/>
          <w:bCs/>
          <w:lang w:bidi="fa-IR"/>
        </w:rPr>
        <w:t xml:space="preserve"> و دهان</w:t>
      </w:r>
      <w:r>
        <w:rPr>
          <w:rFonts w:ascii="Times New Roman" w:eastAsia="Times New Roman" w:hAnsi="Times New Roman" w:hint="cs"/>
          <w:b/>
          <w:bCs/>
          <w:vertAlign w:val="superscript"/>
          <w:lang w:bidi="fa-IR"/>
        </w:rPr>
        <w:footnoteReference w:id="67"/>
      </w:r>
      <w:r>
        <w:rPr>
          <w:rFonts w:ascii="Times New Roman" w:eastAsia="Times New Roman" w:hAnsi="Times New Roman" w:hint="cs"/>
          <w:b/>
          <w:bCs/>
          <w:lang w:bidi="fa-IR"/>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w:t>
      </w:r>
      <w:proofErr w:type="spellStart"/>
      <w:r>
        <w:rPr>
          <w:rFonts w:ascii="Times New Roman" w:eastAsia="Times New Roman" w:hAnsi="Times New Roman" w:hint="cs"/>
          <w:b/>
          <w:bCs/>
          <w:lang w:bidi="fa-IR"/>
        </w:rPr>
        <w:t>سالمتی</w:t>
      </w:r>
      <w:proofErr w:type="spellEnd"/>
      <w:r>
        <w:rPr>
          <w:rFonts w:ascii="Times New Roman" w:eastAsia="Times New Roman" w:hAnsi="Times New Roman" w:hint="cs"/>
          <w:b/>
          <w:bCs/>
          <w:lang w:bidi="fa-IR"/>
        </w:rPr>
        <w:t>، عزت نفس، رک بودن تاثیر می گذارد</w:t>
      </w:r>
      <w:r>
        <w:rPr>
          <w:rFonts w:ascii="Times New Roman" w:eastAsia="Times New Roman" w:hAnsi="Times New Roman" w:hint="cs"/>
          <w:b/>
          <w:lang w:bidi="fa-IR"/>
        </w:rPr>
        <w:t>.</w:t>
      </w:r>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زنگ</w:t>
      </w:r>
      <w:r>
        <w:rPr>
          <w:rFonts w:ascii="Times New Roman" w:eastAsia="Times New Roman" w:hAnsi="Times New Roman" w:hint="cs"/>
          <w:b/>
          <w:bCs/>
          <w:vertAlign w:val="superscript"/>
          <w:lang w:bidi="fa-IR"/>
        </w:rPr>
        <w:footnoteReference w:id="68"/>
      </w:r>
      <w:r>
        <w:rPr>
          <w:rFonts w:ascii="Times New Roman" w:eastAsia="Times New Roman" w:hAnsi="Times New Roman" w:hint="cs"/>
          <w:b/>
          <w:bCs/>
          <w:lang w:bidi="fa-IR"/>
        </w:rPr>
        <w:t xml:space="preserve"> (۲۰۱۱)</w:t>
      </w:r>
      <w:r>
        <w:rPr>
          <w:rFonts w:ascii="Times New Roman" w:eastAsia="Times New Roman" w:hAnsi="Times New Roman" w:hint="cs"/>
          <w:b/>
          <w:lang w:bidi="fa-IR"/>
        </w:rPr>
        <w:t xml:space="preserve"> </w:t>
      </w:r>
      <w:r>
        <w:rPr>
          <w:rFonts w:ascii="Times New Roman" w:eastAsia="Times New Roman" w:hAnsi="Times New Roman" w:hint="cs"/>
          <w:b/>
          <w:bCs/>
          <w:lang w:bidi="fa-IR"/>
        </w:rPr>
        <w:t>در پژوهش خود نشان داد که اعمال مذهبی باعث افزایش بهداشت روانی)کاهش افسردگی، افزایش عزت نفس، افزایش حمایت اجتماعی، افزایش کیفیت زندگی، و افزایش ارتباطات اجتماعی( می شود</w:t>
      </w:r>
      <w:r>
        <w:rPr>
          <w:rFonts w:ascii="Times New Roman" w:eastAsia="Times New Roman" w:hAnsi="Times New Roman" w:hint="cs"/>
          <w:b/>
          <w:lang w:bidi="fa-IR"/>
        </w:rPr>
        <w:t>.</w:t>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vertAlign w:val="superscript"/>
          <w:lang w:bidi="fa-IR"/>
        </w:rPr>
        <w:footnoteReference w:id="69"/>
      </w:r>
      <w:r>
        <w:rPr>
          <w:rFonts w:ascii="Times New Roman" w:eastAsia="Times New Roman" w:hAnsi="Times New Roman" w:hint="cs"/>
          <w:b/>
          <w:bCs/>
          <w:lang w:bidi="fa-IR"/>
        </w:rPr>
        <w:t xml:space="preserve"> و همکاران (۲۰۱۱) نتایج این تحقیق نشان داد که باورهای معنوی و هوش معنوی نقش مهمی در کاهش اضطراب مرگ سالمندان ایفا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معنویت به افراد کمک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تا زندگی و مرگ را </w:t>
      </w:r>
      <w:proofErr w:type="spellStart"/>
      <w:r>
        <w:rPr>
          <w:rFonts w:ascii="Times New Roman" w:eastAsia="Times New Roman" w:hAnsi="Times New Roman" w:hint="cs"/>
          <w:b/>
          <w:bCs/>
          <w:lang w:bidi="fa-IR"/>
        </w:rPr>
        <w:t>معنادارتر</w:t>
      </w:r>
      <w:proofErr w:type="spellEnd"/>
      <w:r>
        <w:rPr>
          <w:rFonts w:ascii="Times New Roman" w:eastAsia="Times New Roman" w:hAnsi="Times New Roman" w:hint="cs"/>
          <w:b/>
          <w:bCs/>
          <w:lang w:bidi="fa-IR"/>
        </w:rPr>
        <w:t xml:space="preserve"> ببینند</w:t>
      </w:r>
      <w:r>
        <w:rPr>
          <w:rFonts w:ascii="Times New Roman" w:eastAsia="Times New Roman" w:hAnsi="Times New Roman" w:hint="cs"/>
          <w:b/>
          <w:lang w:bidi="fa-IR"/>
        </w:rPr>
        <w:t>.</w:t>
      </w:r>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lastRenderedPageBreak/>
        <w:t>سعاد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زارینا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زولکرنین</w:t>
      </w:r>
      <w:proofErr w:type="spellEnd"/>
      <w:r>
        <w:rPr>
          <w:rFonts w:ascii="Times New Roman" w:eastAsia="Times New Roman" w:hAnsi="Times New Roman" w:hint="cs"/>
          <w:b/>
          <w:bCs/>
          <w:lang w:bidi="fa-IR"/>
        </w:rPr>
        <w:t xml:space="preserve"> آ. </w:t>
      </w:r>
      <w:proofErr w:type="spellStart"/>
      <w:r>
        <w:rPr>
          <w:rFonts w:ascii="Times New Roman" w:eastAsia="Times New Roman" w:hAnsi="Times New Roman" w:hint="cs"/>
          <w:b/>
          <w:bCs/>
          <w:lang w:bidi="fa-IR"/>
        </w:rPr>
        <w:t>حتا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نوریا</w:t>
      </w:r>
      <w:proofErr w:type="spellEnd"/>
      <w:r>
        <w:rPr>
          <w:rFonts w:ascii="Times New Roman" w:eastAsia="Times New Roman" w:hAnsi="Times New Roman" w:hint="cs"/>
          <w:b/>
          <w:bCs/>
          <w:lang w:bidi="fa-IR"/>
        </w:rPr>
        <w:t xml:space="preserve"> محمد</w:t>
      </w:r>
      <w:r>
        <w:rPr>
          <w:rFonts w:ascii="Times New Roman" w:eastAsia="Times New Roman" w:hAnsi="Times New Roman" w:hint="cs"/>
          <w:b/>
          <w:bCs/>
          <w:vertAlign w:val="superscript"/>
          <w:lang w:bidi="fa-IR"/>
        </w:rPr>
        <w:footnoteReference w:id="70"/>
      </w:r>
      <w:r>
        <w:rPr>
          <w:rFonts w:ascii="Times New Roman" w:eastAsia="Times New Roman" w:hAnsi="Times New Roman" w:hint="cs"/>
          <w:b/>
          <w:bCs/>
          <w:lang w:bidi="fa-IR"/>
        </w:rPr>
        <w:t xml:space="preserve">(۲۰۱۰)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اثر هوش معنوی را روی سلامت افراد مسن بررسی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w:t>
      </w:r>
      <w:proofErr w:type="spellStart"/>
      <w:r>
        <w:rPr>
          <w:rFonts w:ascii="Times New Roman" w:eastAsia="Times New Roman" w:hAnsi="Times New Roman" w:hint="cs"/>
          <w:b/>
          <w:bCs/>
          <w:lang w:bidi="fa-IR"/>
        </w:rPr>
        <w:t>تفاوت‌های</w:t>
      </w:r>
      <w:proofErr w:type="spellEnd"/>
      <w:r>
        <w:rPr>
          <w:rFonts w:ascii="Times New Roman" w:eastAsia="Times New Roman" w:hAnsi="Times New Roman" w:hint="cs"/>
          <w:b/>
          <w:b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ascii="Times New Roman" w:eastAsia="Times New Roman" w:hAnsi="Times New Roman" w:hint="cs"/>
          <w:b/>
          <w:bCs/>
          <w:lang w:bidi="fa-IR"/>
        </w:rPr>
        <w:t>می‌داد</w:t>
      </w:r>
      <w:proofErr w:type="spellEnd"/>
      <w:r>
        <w:rPr>
          <w:rFonts w:ascii="Times New Roman" w:eastAsia="Times New Roman" w:hAnsi="Times New Roman" w:hint="cs"/>
          <w:b/>
          <w:bCs/>
          <w:lang w:bidi="fa-IR"/>
        </w:rPr>
        <w:t xml:space="preserve"> شناسایی شد.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اکثریت </w:t>
      </w:r>
      <w:proofErr w:type="spellStart"/>
      <w:r>
        <w:rPr>
          <w:rFonts w:ascii="Times New Roman" w:eastAsia="Times New Roman" w:hAnsi="Times New Roman" w:hint="cs"/>
          <w:b/>
          <w:bCs/>
          <w:lang w:bidi="fa-IR"/>
        </w:rPr>
        <w:t>آزمودنی‌ها</w:t>
      </w:r>
      <w:proofErr w:type="spellEnd"/>
      <w:r>
        <w:rPr>
          <w:rFonts w:ascii="Times New Roman" w:eastAsia="Times New Roman" w:hAnsi="Times New Roman" w:hint="cs"/>
          <w:b/>
          <w:b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که هوش معنوی بالاتری دارند گرایش به داشتن سلامت عمومی بالاتری دارند. توانایی </w:t>
      </w:r>
      <w:proofErr w:type="spellStart"/>
      <w:r>
        <w:rPr>
          <w:rFonts w:ascii="Times New Roman" w:eastAsia="Times New Roman" w:hAnsi="Times New Roman" w:hint="cs"/>
          <w:b/>
          <w:bCs/>
          <w:lang w:bidi="fa-IR"/>
        </w:rPr>
        <w:t>اداره‌ی</w:t>
      </w:r>
      <w:proofErr w:type="spellEnd"/>
      <w:r>
        <w:rPr>
          <w:rFonts w:ascii="Times New Roman" w:eastAsia="Times New Roman" w:hAnsi="Times New Roman" w:hint="cs"/>
          <w:b/>
          <w:bCs/>
          <w:lang w:bidi="fa-IR"/>
        </w:rPr>
        <w:t xml:space="preserve"> زندگی با احساسی از تقدس مبتنی بر باور معنوی فرد اصلی ترین عامل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کننده سلامت بود.</w:t>
      </w:r>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چالن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زبراکی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وگل</w:t>
      </w:r>
      <w:proofErr w:type="spellEnd"/>
      <w:r>
        <w:rPr>
          <w:rFonts w:ascii="Times New Roman" w:eastAsia="Times New Roman" w:hAnsi="Times New Roman" w:hint="cs"/>
          <w:b/>
          <w:bCs/>
          <w:vertAlign w:val="superscript"/>
          <w:lang w:bidi="fa-IR"/>
        </w:rPr>
        <w:footnoteReference w:id="71"/>
      </w:r>
      <w:r>
        <w:rPr>
          <w:rFonts w:ascii="Times New Roman" w:eastAsia="Times New Roman" w:hAnsi="Times New Roman" w:hint="cs"/>
          <w:b/>
          <w:bCs/>
          <w:lang w:bidi="fa-IR"/>
        </w:rPr>
        <w:t xml:space="preserve"> (۲۰۱۰)</w:t>
      </w:r>
      <w:r>
        <w:rPr>
          <w:rFonts w:ascii="Times New Roman" w:eastAsia="Times New Roman" w:hAnsi="Times New Roman" w:hint="cs"/>
          <w:b/>
          <w:lang w:bidi="fa-IR"/>
        </w:rPr>
        <w:t xml:space="preserve"> </w:t>
      </w:r>
      <w:r>
        <w:rPr>
          <w:rFonts w:ascii="Times New Roman" w:eastAsia="Times New Roman" w:hAnsi="Times New Roman" w:hint="cs"/>
          <w:b/>
          <w:bCs/>
          <w:lang w:bidi="fa-IR"/>
        </w:rPr>
        <w:t>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b/>
          <w:lang w:bidi="fa-IR"/>
        </w:rPr>
        <w:t>.</w:t>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vertAlign w:val="superscript"/>
          <w:lang w:bidi="fa-IR"/>
        </w:rPr>
        <w:footnoteReference w:id="72"/>
      </w:r>
      <w:r>
        <w:rPr>
          <w:rFonts w:ascii="Times New Roman" w:eastAsia="Times New Roman" w:hAnsi="Times New Roman" w:hint="cs"/>
          <w:b/>
          <w:bCs/>
          <w:lang w:bidi="fa-IR"/>
        </w:rPr>
        <w:t xml:space="preserve"> (۲۰۰۹) این پژوهشگران نشان دادند که هوش معنوی با سلامت روانی و کاهش اضطراب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b/>
          <w:lang w:bidi="fa-IR"/>
        </w:rPr>
        <w:t>.</w:t>
      </w:r>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vertAlign w:val="superscript"/>
          <w:lang w:bidi="fa-IR"/>
        </w:rPr>
        <w:footnoteReference w:id="73"/>
      </w:r>
      <w:r>
        <w:rPr>
          <w:rFonts w:ascii="Times New Roman" w:eastAsia="Times New Roman" w:hAnsi="Times New Roman" w:hint="cs"/>
          <w:b/>
          <w:b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w:t>
      </w:r>
      <w:r>
        <w:rPr>
          <w:rFonts w:ascii="Times New Roman" w:eastAsia="Times New Roman" w:hAnsi="Times New Roman" w:hint="cs"/>
          <w:b/>
          <w:bCs/>
          <w:lang w:bidi="fa-IR"/>
        </w:rPr>
        <w:lastRenderedPageBreak/>
        <w:t xml:space="preserve">خانواده خود زندگی می کردند و ۱۰۰ نفر دیگر که در خانه سالمندان زندگی می کردند انتخاب </w:t>
      </w:r>
      <w:proofErr w:type="spellStart"/>
      <w:r>
        <w:rPr>
          <w:rFonts w:ascii="Times New Roman" w:eastAsia="Times New Roman" w:hAnsi="Times New Roman" w:hint="cs"/>
          <w:b/>
          <w:bCs/>
          <w:lang w:bidi="fa-IR"/>
        </w:rPr>
        <w:t>شدند.نتایج</w:t>
      </w:r>
      <w:proofErr w:type="spellEnd"/>
      <w:r>
        <w:rPr>
          <w:rFonts w:ascii="Times New Roman" w:eastAsia="Times New Roman" w:hAnsi="Times New Roman" w:hint="cs"/>
          <w:b/>
          <w:bCs/>
          <w:lang w:bidi="fa-IR"/>
        </w:rPr>
        <w:t xml:space="preserve"> نشان داد که هیچ تفاوت زیادی بین این دو گروه نسبت به هوش معنوی آنان وجود نداشت، در حالی که بیانگر تفاوت های قابل توجهی </w:t>
      </w:r>
      <w:proofErr w:type="spellStart"/>
      <w:r>
        <w:rPr>
          <w:rFonts w:ascii="Times New Roman" w:eastAsia="Times New Roman" w:hAnsi="Times New Roman" w:hint="cs"/>
          <w:b/>
          <w:bCs/>
          <w:lang w:bidi="fa-IR"/>
        </w:rPr>
        <w:t>درمیان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بعدهای</w:t>
      </w:r>
      <w:proofErr w:type="spellEnd"/>
      <w:r>
        <w:rPr>
          <w:rFonts w:ascii="Times New Roman" w:eastAsia="Times New Roman" w:hAnsi="Times New Roman" w:hint="cs"/>
          <w:b/>
          <w:bCs/>
          <w:lang w:bidi="fa-IR"/>
        </w:rPr>
        <w:t xml:space="preserve">  مختلف  روانی و  روحی  از  جمله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هاردینگ</w:t>
      </w:r>
      <w:proofErr w:type="spellEnd"/>
      <w:r>
        <w:rPr>
          <w:rFonts w:ascii="Times New Roman" w:eastAsia="Times New Roman" w:hAnsi="Times New Roman" w:hint="cs"/>
          <w:b/>
          <w:bCs/>
          <w:vertAlign w:val="superscript"/>
          <w:lang w:bidi="fa-IR"/>
        </w:rPr>
        <w:footnoteReference w:id="74"/>
      </w:r>
      <w:r>
        <w:rPr>
          <w:rFonts w:ascii="Times New Roman" w:eastAsia="Times New Roman" w:hAnsi="Times New Roman" w:hint="cs"/>
          <w:b/>
          <w:bCs/>
          <w:lang w:bidi="fa-IR"/>
        </w:rPr>
        <w:t xml:space="preserve"> و همکاران (۲۰۰۵)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درباره اضطراب مرگ در بیماران سالمند، مشخص شد که سطح بالای اضطراب سلامتی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اضطراب مرگ را افزایش دهد. آن دسته از سالمندان که نگران </w:t>
      </w:r>
      <w:proofErr w:type="spellStart"/>
      <w:r>
        <w:rPr>
          <w:rFonts w:ascii="Times New Roman" w:eastAsia="Times New Roman" w:hAnsi="Times New Roman" w:hint="cs"/>
          <w:b/>
          <w:bCs/>
          <w:lang w:bidi="fa-IR"/>
        </w:rPr>
        <w:t>تشخیص‌های</w:t>
      </w:r>
      <w:proofErr w:type="spellEnd"/>
      <w:r>
        <w:rPr>
          <w:rFonts w:ascii="Times New Roman" w:eastAsia="Times New Roman" w:hAnsi="Times New Roman" w:hint="cs"/>
          <w:b/>
          <w:bCs/>
          <w:lang w:bidi="fa-IR"/>
        </w:rPr>
        <w:t xml:space="preserve"> نهایی یا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بودند، اضطراب مرگ بیشتری داشتند</w:t>
      </w:r>
      <w:r>
        <w:rPr>
          <w:rFonts w:ascii="Times New Roman" w:eastAsia="Times New Roman" w:hAnsi="Times New Roman" w:hint="cs"/>
          <w:b/>
          <w:lang w:bidi="fa-IR"/>
        </w:rPr>
        <w:t>.</w:t>
      </w:r>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vertAlign w:val="superscript"/>
          <w:lang w:bidi="fa-IR"/>
        </w:rPr>
        <w:footnoteReference w:id="75"/>
      </w:r>
      <w:r>
        <w:rPr>
          <w:rFonts w:ascii="Times New Roman" w:eastAsia="Times New Roman" w:hAnsi="Times New Roman" w:hint="cs"/>
          <w:b/>
          <w:bCs/>
          <w:lang w:bidi="fa-IR"/>
        </w:rPr>
        <w:t xml:space="preserve"> (۱۹۹۸) در پژوهشی با عنوان «عناصر اضطراب مرگ </w:t>
      </w:r>
      <w:proofErr w:type="spellStart"/>
      <w:r>
        <w:rPr>
          <w:rFonts w:ascii="Times New Roman" w:eastAsia="Times New Roman" w:hAnsi="Times New Roman" w:hint="cs"/>
          <w:b/>
          <w:bCs/>
          <w:lang w:bidi="fa-IR"/>
        </w:rPr>
        <w:t>ومعانی</w:t>
      </w:r>
      <w:proofErr w:type="spellEnd"/>
      <w:r>
        <w:rPr>
          <w:rFonts w:ascii="Times New Roman" w:eastAsia="Times New Roman" w:hAnsi="Times New Roman" w:hint="cs"/>
          <w:b/>
          <w:bCs/>
          <w:lang w:bidi="fa-IR"/>
        </w:rPr>
        <w:t xml:space="preserve"> مرگ» به بررسی دیدگاه افراد نسبت به مرگ و میزان اضطراب ناشی از آن پرداختند. در این مطالعه که با مشارکت ۵۹۹ نفر </w:t>
      </w:r>
      <w:proofErr w:type="spellStart"/>
      <w:r>
        <w:rPr>
          <w:rFonts w:ascii="Times New Roman" w:eastAsia="Times New Roman" w:hAnsi="Times New Roman" w:hint="cs"/>
          <w:b/>
          <w:bCs/>
          <w:lang w:bidi="fa-IR"/>
        </w:rPr>
        <w:t>ازگروه</w:t>
      </w:r>
      <w:proofErr w:type="spellEnd"/>
      <w:r>
        <w:rPr>
          <w:rFonts w:ascii="Times New Roman" w:eastAsia="Times New Roman" w:hAnsi="Times New Roman" w:hint="cs"/>
          <w:b/>
          <w:b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ascii="Times New Roman" w:eastAsia="Times New Roman" w:hAnsi="Times New Roman" w:hint="cs"/>
          <w:b/>
          <w:bCs/>
          <w:lang w:bidi="fa-IR"/>
        </w:rPr>
        <w:t>وهدف</w:t>
      </w:r>
      <w:proofErr w:type="spellEnd"/>
      <w:r>
        <w:rPr>
          <w:rFonts w:ascii="Times New Roman" w:eastAsia="Times New Roman" w:hAnsi="Times New Roman" w:hint="cs"/>
          <w:b/>
          <w:b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نه تنها به تبیین ساختارهای روانی </w:t>
      </w:r>
      <w:r>
        <w:rPr>
          <w:rFonts w:ascii="Times New Roman" w:eastAsia="Times New Roman" w:hAnsi="Times New Roman" w:hint="cs"/>
          <w:b/>
          <w:bCs/>
          <w:lang w:bidi="fa-IR"/>
        </w:rPr>
        <w:lastRenderedPageBreak/>
        <w:t>موثر بر نگرش نسبت به مرگ کمک کرد، بلکه زمینه ساز مطالعات گسترده تری در حوزه تفاوت های فردی، جنسیتی و سنی در اضطراب مرگ شد.</w:t>
      </w:r>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موریرا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آلمیدا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کوئینگ</w:t>
      </w:r>
      <w:proofErr w:type="spellEnd"/>
      <w:r>
        <w:rPr>
          <w:rFonts w:ascii="Times New Roman" w:eastAsia="Times New Roman" w:hAnsi="Times New Roman" w:hint="cs"/>
          <w:b/>
          <w:bCs/>
          <w:vertAlign w:val="superscript"/>
          <w:lang w:bidi="fa-IR"/>
        </w:rPr>
        <w:footnoteReference w:id="76"/>
      </w:r>
      <w:r>
        <w:rPr>
          <w:rFonts w:ascii="Times New Roman" w:eastAsia="Times New Roman" w:hAnsi="Times New Roman" w:hint="cs"/>
          <w:b/>
          <w:b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w:t>
      </w:r>
      <w:proofErr w:type="spellStart"/>
      <w:r>
        <w:rPr>
          <w:rFonts w:ascii="Times New Roman" w:eastAsia="Times New Roman" w:hAnsi="Times New Roman" w:hint="cs"/>
          <w:b/>
          <w:bCs/>
          <w:lang w:bidi="fa-IR"/>
        </w:rPr>
        <w:t>سالمت</w:t>
      </w:r>
      <w:proofErr w:type="spellEnd"/>
      <w:r>
        <w:rPr>
          <w:rFonts w:ascii="Times New Roman" w:eastAsia="Times New Roman" w:hAnsi="Times New Roman" w:hint="cs"/>
          <w:b/>
          <w:bCs/>
          <w:lang w:bidi="fa-IR"/>
        </w:rPr>
        <w:t xml:space="preserve"> روانی بهتر با مذهب رابطه دارد</w:t>
      </w:r>
      <w:r>
        <w:rPr>
          <w:rFonts w:ascii="Times New Roman" w:eastAsia="Times New Roman" w:hAnsi="Times New Roman" w:hint="cs"/>
          <w:b/>
          <w:lang w:bidi="fa-IR"/>
        </w:rPr>
        <w:t>.</w:t>
      </w:r>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vertAlign w:val="superscript"/>
          <w:lang w:bidi="fa-IR"/>
        </w:rPr>
        <w:footnoteReference w:id="77"/>
      </w:r>
      <w:r>
        <w:rPr>
          <w:rFonts w:ascii="Times New Roman" w:eastAsia="Times New Roman" w:hAnsi="Times New Roman" w:hint="cs"/>
          <w:b/>
          <w:b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b/>
          <w:lang w:bidi="fa-IR"/>
        </w:rPr>
        <w:t>.</w:t>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pPr>
      <w:proofErr w:type="spellStart"/>
      <w:r>
        <w:rPr>
          <w:rFonts w:ascii="Times New Roman" w:eastAsia="Times New Roman" w:hAnsi="Times New Roman" w:hint="cs"/>
          <w:b/>
          <w:bCs/>
          <w:lang w:bidi="fa-IR"/>
        </w:rPr>
        <w:t>نویز</w:t>
      </w:r>
      <w:proofErr w:type="spellEnd"/>
      <w:r>
        <w:rPr>
          <w:rFonts w:ascii="Times New Roman" w:eastAsia="Times New Roman" w:hAnsi="Times New Roman" w:hint="cs"/>
          <w:b/>
          <w:bCs/>
          <w:vertAlign w:val="superscript"/>
          <w:lang w:bidi="fa-IR"/>
        </w:rPr>
        <w:footnoteReference w:id="78"/>
      </w:r>
      <w:r>
        <w:rPr>
          <w:rFonts w:ascii="Times New Roman" w:eastAsia="Times New Roman" w:hAnsi="Times New Roman" w:hint="cs"/>
          <w:b/>
          <w:bCs/>
          <w:lang w:bidi="fa-IR"/>
        </w:rPr>
        <w:t xml:space="preserve"> و همکاران (۲۰۰۵)</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افراد مسن گزارش دادند که اضطراب سلامتی</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اغلب با ترس از مرگ و نگرانی درباره آینده پزشکی فرد همراه است و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منجر به اختلالات شدید اضطرابی و افسردگی شود</w:t>
      </w:r>
      <w:r>
        <w:rPr>
          <w:rFonts w:ascii="Times New Roman" w:eastAsia="Times New Roman" w:hAnsi="Times New Roman" w:hint="cs"/>
          <w:b/>
          <w:lang w:bidi="fa-IR"/>
        </w:rPr>
        <w:t>.</w:t>
      </w:r>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pPr>
      <w:proofErr w:type="spellStart"/>
      <w:r>
        <w:rPr>
          <w:rFonts w:ascii="Times New Roman" w:eastAsia="Times New Roman" w:hAnsi="Times New Roman" w:hint="cs"/>
          <w:b/>
          <w:bCs/>
          <w:lang w:bidi="fa-IR"/>
        </w:rPr>
        <w:t>تامر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الیسون</w:t>
      </w:r>
      <w:proofErr w:type="spellEnd"/>
      <w:r>
        <w:rPr>
          <w:rFonts w:ascii="Times New Roman" w:eastAsia="Times New Roman" w:hAnsi="Times New Roman" w:hint="cs"/>
          <w:b/>
          <w:bCs/>
          <w:vertAlign w:val="superscript"/>
          <w:lang w:bidi="fa-IR"/>
        </w:rPr>
        <w:footnoteReference w:id="79"/>
      </w:r>
      <w:r>
        <w:rPr>
          <w:rFonts w:ascii="Times New Roman" w:eastAsia="Times New Roman" w:hAnsi="Times New Roman" w:hint="cs"/>
          <w:b/>
          <w:bCs/>
          <w:lang w:bidi="fa-IR"/>
        </w:rPr>
        <w:t xml:space="preserve">(۲۰۰۰) نیز تأکید کردند که دیدگاه فرد نسبت به مرگ </w:t>
      </w:r>
      <w:proofErr w:type="spellStart"/>
      <w:r>
        <w:rPr>
          <w:rFonts w:ascii="Times New Roman" w:eastAsia="Times New Roman" w:hAnsi="Times New Roman" w:hint="cs"/>
          <w:b/>
          <w:bCs/>
          <w:lang w:bidi="fa-IR"/>
        </w:rPr>
        <w:t>به‌شدت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تحت‌تأثیر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سلامت و عدم اطمینان از وضعیت جسمی آینده است</w:t>
      </w:r>
      <w:r>
        <w:rPr>
          <w:rFonts w:ascii="Times New Roman" w:eastAsia="Times New Roman" w:hAnsi="Times New Roman" w:hint="cs"/>
          <w:b/>
          <w:lang w:bidi="fa-IR"/>
        </w:rPr>
        <w:t>.</w:t>
      </w:r>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pPr>
      <w:proofErr w:type="spellStart"/>
      <w:r>
        <w:rPr>
          <w:rFonts w:ascii="Times New Roman" w:eastAsia="Times New Roman" w:hAnsi="Times New Roman" w:hint="cs"/>
          <w:b/>
          <w:bCs/>
          <w:lang w:bidi="fa-IR"/>
        </w:rPr>
        <w:lastRenderedPageBreak/>
        <w:t>یالوم</w:t>
      </w:r>
      <w:proofErr w:type="spellEnd"/>
      <w:r>
        <w:rPr>
          <w:rFonts w:ascii="Times New Roman" w:eastAsia="Times New Roman" w:hAnsi="Times New Roman" w:hint="cs"/>
          <w:b/>
          <w:bCs/>
          <w:vertAlign w:val="superscript"/>
          <w:lang w:bidi="fa-IR"/>
        </w:rPr>
        <w:footnoteReference w:id="80"/>
      </w:r>
      <w:r>
        <w:rPr>
          <w:rFonts w:ascii="Times New Roman" w:eastAsia="Times New Roman" w:hAnsi="Times New Roman" w:hint="cs"/>
          <w:b/>
          <w:bCs/>
          <w:lang w:bidi="fa-IR"/>
        </w:rPr>
        <w:t>(۱۹۸۰)</w:t>
      </w:r>
      <w:r>
        <w:rPr>
          <w:rFonts w:ascii="Times New Roman" w:eastAsia="Times New Roman" w:hAnsi="Times New Roman" w:hint="cs"/>
          <w:b/>
          <w:lang w:bidi="fa-IR"/>
        </w:rPr>
        <w:t xml:space="preserve"> </w:t>
      </w:r>
      <w:r>
        <w:rPr>
          <w:rFonts w:ascii="Times New Roman" w:eastAsia="Times New Roman" w:hAnsi="Times New Roman" w:hint="cs"/>
          <w:b/>
          <w:bCs/>
          <w:lang w:bidi="fa-IR"/>
        </w:rPr>
        <w:t xml:space="preserve">در نظریه‌ «درمان </w:t>
      </w:r>
      <w:proofErr w:type="spellStart"/>
      <w:r>
        <w:rPr>
          <w:rFonts w:ascii="Times New Roman" w:eastAsia="Times New Roman" w:hAnsi="Times New Roman" w:hint="cs"/>
          <w:b/>
          <w:bCs/>
          <w:lang w:bidi="fa-IR"/>
        </w:rPr>
        <w:t>اگزیستانسیال</w:t>
      </w:r>
      <w:proofErr w:type="spellEnd"/>
      <w:r>
        <w:rPr>
          <w:rFonts w:ascii="Times New Roman" w:eastAsia="Times New Roman" w:hAnsi="Times New Roman" w:hint="cs"/>
          <w:b/>
          <w:bCs/>
          <w:lang w:bidi="fa-IR"/>
        </w:rPr>
        <w:t xml:space="preserve">» مطرح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اضطراب مرگ بخش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زندگی بشر است و رشد معنویت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راهی برای پذیرش بهتر مرگ و کاهش ترس از نیستی باشد.</w:t>
      </w:r>
    </w:p>
    <w:p w14:paraId="37634E0F"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lastRenderedPageBreak/>
        <w:t>فصل سوم:</w:t>
      </w:r>
    </w:p>
    <w:p w14:paraId="77B66B8A" w14:textId="77777777" w:rsidR="00912462" w:rsidRDefault="00000000">
      <w:pPr>
        <w:keepNext/>
        <w:keepLines/>
        <w:spacing w:after="240" w:line="276" w:lineRule="auto"/>
        <w:jc w:val="center"/>
        <w:rPr>
          <w:rFonts w:cs="B Lotus"/>
          <w:b/>
          <w:bCs/>
          <w:color w:val="auto"/>
          <w:sz w:val="96"/>
          <w:szCs w:val="96"/>
          <w:lang w:bidi="fa-IR"/>
        </w:rPr>
      </w:pPr>
      <w:r>
        <w:rPr>
          <w:rFonts w:cs="B Titr" w:hint="cs"/>
          <w:b/>
          <w:bCs/>
          <w:sz w:val="56"/>
          <w:szCs w:val="56"/>
          <w:lang w:bidi="fa-IR"/>
        </w:rPr>
        <w:t>روش پژوهش</w:t>
      </w:r>
    </w:p>
    <w:p w14:paraId="2C488206" w14:textId="77777777" w:rsidR="00912462" w:rsidRDefault="00000000" w:rsidP="00503BED">
      <w:pPr>
        <w:keepNext/>
        <w:keepLines/>
        <w:pageBreakBefore/>
        <w:spacing w:before="240" w:after="100" w:line="276" w:lineRule="auto"/>
        <w:rPr>
          <w:rFonts w:cs="B Lotus"/>
          <w:b/>
          <w:bCs/>
          <w:color w:val="auto"/>
          <w:lang w:bidi="fa-IR"/>
        </w:rPr>
      </w:pPr>
      <w:r>
        <w:rPr>
          <w:rFonts w:cs="B Titr" w:hint="cs"/>
          <w:b/>
          <w:bCs/>
          <w:sz w:val="30"/>
          <w:szCs w:val="30"/>
          <w:lang w:bidi="fa-IR"/>
        </w:rPr>
        <w:lastRenderedPageBreak/>
        <w:t>۳-۱- طرح پژوهش</w:t>
      </w:r>
    </w:p>
    <w:p w14:paraId="74B0E170" w14:textId="77777777" w:rsidR="00912462" w:rsidRDefault="00000000">
      <w:pPr>
        <w:ind w:firstLine="397"/>
        <w:jc w:val="both"/>
        <w:rPr>
          <w:rFonts w:cs="B Lotus"/>
          <w:color w:val="auto"/>
          <w:lang w:bidi="fa-IR"/>
        </w:rPr>
      </w:pPr>
      <w:r>
        <w:rPr>
          <w:rFonts w:hint="cs"/>
          <w:lang w:bidi="fa-IR"/>
        </w:rPr>
        <w:t xml:space="preserve">پژوهش حاضر با توجه به موضوع و اهداف پژوهش، از لحاظ ماهیت و روش بکار رفته از نوع توصیفی </w:t>
      </w:r>
      <w:r>
        <w:rPr>
          <w:rFonts w:ascii="Times New Roman" w:hAnsi="Times New Roman" w:hint="cs"/>
          <w:lang w:bidi="fa-IR"/>
        </w:rPr>
        <w:t>–</w:t>
      </w:r>
      <w:r>
        <w:rPr>
          <w:rFonts w:hint="cs"/>
          <w:lang w:bidi="fa-IR"/>
        </w:rPr>
        <w:t xml:space="preserve"> همبستگی و از نظر هدف از نوع کاربردی  است.</w:t>
      </w:r>
    </w:p>
    <w:p w14:paraId="40C58DE8" w14:textId="77777777" w:rsidR="00912462" w:rsidRDefault="00000000" w:rsidP="00503BED">
      <w:pPr>
        <w:keepNext/>
        <w:keepLines/>
        <w:spacing w:before="240" w:after="100" w:line="276" w:lineRule="auto"/>
        <w:rPr>
          <w:rFonts w:cs="B Lotus"/>
          <w:color w:val="auto"/>
          <w:lang w:bidi="fa-IR"/>
        </w:rPr>
      </w:pPr>
      <w:r>
        <w:rPr>
          <w:rFonts w:cs="B Titr" w:hint="cs"/>
          <w:b/>
          <w:bCs/>
          <w:sz w:val="30"/>
          <w:szCs w:val="30"/>
          <w:lang w:bidi="fa-IR"/>
        </w:rPr>
        <w:t>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w:t>
      </w:r>
      <w:proofErr w:type="spellStart"/>
      <w:r>
        <w:rPr>
          <w:rFonts w:ascii="Times New Roman" w:eastAsia="Times New Roman" w:hAnsi="Times New Roman" w:hint="cs"/>
          <w:lang w:bidi="fa-IR"/>
        </w:rPr>
        <w:t>کرجسی</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مورگان</w:t>
      </w:r>
      <w:proofErr w:type="spellEnd"/>
      <w:r>
        <w:rPr>
          <w:rFonts w:ascii="Times New Roman" w:eastAsia="Times New Roman" w:hAnsi="Times New Roman" w:hint="cs"/>
          <w:lang w:bidi="fa-IR"/>
        </w:rPr>
        <w:t xml:space="preserve"> </w:t>
      </w:r>
      <w:r>
        <w:rPr>
          <w:rFonts w:ascii="Times New Roman" w:eastAsia="Times New Roman" w:hAnsi="Times New Roman" w:hint="cs"/>
          <w:vertAlign w:val="superscript"/>
          <w:lang w:bidi="fa-IR"/>
        </w:rPr>
        <w:footnoteReference w:id="81"/>
      </w:r>
      <w:r>
        <w:rPr>
          <w:rFonts w:ascii="Times New Roman" w:eastAsia="Times New Roman" w:hAnsi="Times New Roman" w:hint="cs"/>
          <w:lang w:bidi="fa-IR"/>
        </w:rPr>
        <w:t>۱۹۷۰ استفاده شد. بر اساس این جدول و با توجه به حجم جامعه آماری ۱۰۰ نفر، حجم نمونه ۸۰ نفر به روش نمونه گیری تصادفی ساده در نظر گرفته شد .</w:t>
      </w:r>
    </w:p>
    <w:p w14:paraId="755402EE" w14:textId="77777777" w:rsidR="00912462" w:rsidRDefault="00000000" w:rsidP="00503BED">
      <w:pPr>
        <w:keepNext/>
        <w:keepLines/>
        <w:spacing w:before="240" w:after="100" w:line="276" w:lineRule="auto"/>
        <w:rPr>
          <w:rFonts w:cs="B Lotus"/>
          <w:color w:val="auto"/>
          <w:lang w:bidi="fa-IR"/>
        </w:rPr>
      </w:pPr>
      <w:r>
        <w:rPr>
          <w:rFonts w:cs="B Titr" w:hint="cs"/>
          <w:b/>
          <w:bCs/>
          <w:sz w:val="30"/>
          <w:szCs w:val="30"/>
          <w:lang w:bidi="fa-IR"/>
        </w:rPr>
        <w:t>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pPr>
      <w:r>
        <w:rPr>
          <w:rFonts w:ascii="B Lotus" w:hint="cs"/>
          <w:lang w:bidi="fa-IR"/>
        </w:rPr>
        <w:t>ابزار گردآوری اطلاعات در این پژوهش، پرسشنامه می باشد. جهت پاسخگویی به سؤالات پژوهش، از پرسشنامه های استفاده شده است که عبارتند از:</w:t>
      </w:r>
      <w:r>
        <w:rPr>
          <w:rFonts w:ascii="Times New Roman" w:eastAsia="Times New Roman" w:hAnsi="Times New Roman" w:hint="cs"/>
          <w:lang w:bidi="fa-IR"/>
        </w:rPr>
        <w:t xml:space="preserve"> </w:t>
      </w:r>
    </w:p>
    <w:p w14:paraId="54CDBE8B" w14:textId="77777777" w:rsidR="00912462" w:rsidRDefault="00000000" w:rsidP="00503BED">
      <w:pPr>
        <w:keepNext/>
        <w:keepLines/>
        <w:spacing w:before="240" w:after="100" w:line="276" w:lineRule="auto"/>
        <w:rPr>
          <w:rFonts w:ascii="B Nazanin,Bold" w:hAnsi="Calibri" w:cs="B Lotus"/>
          <w:b/>
          <w:bCs/>
          <w:color w:val="auto"/>
          <w:lang w:bidi="fa-IR"/>
        </w:rPr>
      </w:pPr>
      <w:r>
        <w:rPr>
          <w:rFonts w:ascii="B Nazanin,Bold" w:hAnsi="Calibri" w:cs="B Titr" w:hint="cs"/>
          <w:b/>
          <w:bCs/>
          <w:sz w:val="30"/>
          <w:szCs w:val="30"/>
          <w:lang w:bidi="fa-IR"/>
        </w:rPr>
        <w:t>۳-۳-۱- پرسشنامه هوش معنوی کینگ:</w:t>
      </w:r>
    </w:p>
    <w:p w14:paraId="7413B276" w14:textId="77777777" w:rsidR="00912462" w:rsidRDefault="00000000">
      <w:pPr>
        <w:ind w:firstLine="397"/>
        <w:jc w:val="both"/>
        <w:rPr>
          <w:rFonts w:ascii="B Nazanin,Bold" w:hAnsi="Calibri" w:cs="B Lotus"/>
          <w:color w:val="auto"/>
          <w:lang w:bidi="fa-IR"/>
        </w:rPr>
      </w:pPr>
      <w:r>
        <w:rPr>
          <w:rFonts w:ascii="B Nazanin,Bold" w:hAnsi="Calibri" w:hint="cs"/>
          <w:b/>
          <w:bCs/>
          <w:lang w:bidi="fa-IR"/>
        </w:rPr>
        <w:t xml:space="preserve"> </w:t>
      </w:r>
      <w:r>
        <w:rPr>
          <w:rFonts w:ascii="B Nazanin,Bold" w:hAnsi="Calibri" w:hint="cs"/>
          <w:lang w:bidi="fa-IR"/>
        </w:rPr>
        <w:t xml:space="preserve">این پرسشنامه که توسط کینگ (۲۰۰۰) ساخته شده است و دارای ۲۴ </w:t>
      </w:r>
      <w:proofErr w:type="spellStart"/>
      <w:r>
        <w:rPr>
          <w:rFonts w:ascii="B Nazanin,Bold" w:hAnsi="Calibri" w:hint="cs"/>
          <w:lang w:bidi="fa-IR"/>
        </w:rPr>
        <w:t>آیتم</w:t>
      </w:r>
      <w:proofErr w:type="spellEnd"/>
      <w:r>
        <w:rPr>
          <w:rFonts w:ascii="B Nazanin,Bold" w:hAnsi="Calibri" w:hint="cs"/>
          <w:lang w:bidi="fa-IR"/>
        </w:rPr>
        <w:t xml:space="preserve"> </w:t>
      </w:r>
      <w:proofErr w:type="spellStart"/>
      <w:r>
        <w:rPr>
          <w:rFonts w:ascii="B Nazanin,Bold" w:hAnsi="Calibri" w:hint="cs"/>
          <w:lang w:bidi="fa-IR"/>
        </w:rPr>
        <w:t>می‌باشد</w:t>
      </w:r>
      <w:proofErr w:type="spellEnd"/>
      <w:r>
        <w:rPr>
          <w:rFonts w:ascii="B Nazanin,Bold" w:hAnsi="Calibri" w:hint="cs"/>
          <w:lang w:bidi="fa-IR"/>
        </w:rPr>
        <w:t xml:space="preserve"> و بر اساس مقیاس ۵ </w:t>
      </w:r>
      <w:proofErr w:type="spellStart"/>
      <w:r>
        <w:rPr>
          <w:rFonts w:ascii="B Nazanin,Bold" w:hAnsi="Calibri" w:hint="cs"/>
          <w:lang w:bidi="fa-IR"/>
        </w:rPr>
        <w:t>گزینه‌ای</w:t>
      </w:r>
      <w:proofErr w:type="spellEnd"/>
      <w:r>
        <w:rPr>
          <w:rFonts w:ascii="B Nazanin,Bold" w:hAnsi="Calibri" w:hint="cs"/>
          <w:lang w:bidi="fa-IR"/>
        </w:rPr>
        <w:t xml:space="preserve"> </w:t>
      </w:r>
      <w:proofErr w:type="spellStart"/>
      <w:r>
        <w:rPr>
          <w:rFonts w:ascii="B Nazanin,Bold" w:hAnsi="Calibri" w:hint="cs"/>
          <w:lang w:bidi="fa-IR"/>
        </w:rPr>
        <w:t>لیکرت</w:t>
      </w:r>
      <w:proofErr w:type="spellEnd"/>
      <w:r>
        <w:rPr>
          <w:rFonts w:ascii="B Nazanin,Bold" w:hAnsi="Calibri" w:hint="cs"/>
          <w:lang w:bidi="fa-IR"/>
        </w:rPr>
        <w:t xml:space="preserve"> پر </w:t>
      </w:r>
      <w:proofErr w:type="spellStart"/>
      <w:r>
        <w:rPr>
          <w:rFonts w:ascii="B Nazanin,Bold" w:hAnsi="Calibri" w:hint="cs"/>
          <w:lang w:bidi="fa-IR"/>
        </w:rPr>
        <w:t>می‌شود</w:t>
      </w:r>
      <w:proofErr w:type="spellEnd"/>
      <w:r>
        <w:rPr>
          <w:rFonts w:ascii="B Nazanin,Bold" w:hAnsi="Calibri" w:hint="cs"/>
          <w:lang w:bidi="fa-IR"/>
        </w:rPr>
        <w:t xml:space="preserve">. دارای ۴ </w:t>
      </w:r>
      <w:proofErr w:type="spellStart"/>
      <w:r>
        <w:rPr>
          <w:rFonts w:ascii="B Nazanin,Bold" w:hAnsi="Calibri" w:hint="cs"/>
          <w:lang w:bidi="fa-IR"/>
        </w:rPr>
        <w:t>زیرمقیاس</w:t>
      </w:r>
      <w:proofErr w:type="spellEnd"/>
      <w:r>
        <w:rPr>
          <w:rFonts w:ascii="B Nazanin,Bold" w:hAnsi="Calibri" w:hint="cs"/>
          <w:lang w:bidi="fa-IR"/>
        </w:rPr>
        <w:t xml:space="preserve"> است که شامل تفکر </w:t>
      </w:r>
      <w:proofErr w:type="spellStart"/>
      <w:r>
        <w:rPr>
          <w:rFonts w:ascii="B Nazanin,Bold" w:hAnsi="Calibri" w:hint="cs"/>
          <w:lang w:bidi="fa-IR"/>
        </w:rPr>
        <w:t>وجودی</w:t>
      </w:r>
      <w:proofErr w:type="spellEnd"/>
      <w:r>
        <w:rPr>
          <w:rFonts w:ascii="B Nazanin,Bold" w:hAnsi="Calibri" w:hint="cs"/>
          <w:lang w:bidi="fa-IR"/>
        </w:rPr>
        <w:t xml:space="preserve"> انتقادی، ایجاد معنای شخصی، آگاهی متعالی و گسترش حالت هوشیاری </w:t>
      </w:r>
      <w:proofErr w:type="spellStart"/>
      <w:r>
        <w:rPr>
          <w:rFonts w:ascii="B Nazanin,Bold" w:hAnsi="Calibri" w:hint="cs"/>
          <w:lang w:bidi="fa-IR"/>
        </w:rPr>
        <w:t>می‌باشد</w:t>
      </w:r>
      <w:proofErr w:type="spellEnd"/>
      <w:r>
        <w:rPr>
          <w:rFonts w:ascii="B Nazanin,Bold" w:hAnsi="Calibri" w:hint="cs"/>
          <w:lang w:bidi="fa-IR"/>
        </w:rPr>
        <w:t xml:space="preserve">. نمره گذاری پرسشنامه هوش هیجانی کینگ بر اساس </w:t>
      </w:r>
      <w:proofErr w:type="spellStart"/>
      <w:r>
        <w:rPr>
          <w:rFonts w:ascii="B Nazanin,Bold" w:hAnsi="Calibri" w:hint="cs"/>
          <w:lang w:bidi="fa-IR"/>
        </w:rPr>
        <w:t>لیکرت</w:t>
      </w:r>
      <w:proofErr w:type="spellEnd"/>
      <w:r>
        <w:rPr>
          <w:rFonts w:ascii="B Nazanin,Bold" w:hAnsi="Calibri" w:hint="cs"/>
          <w:lang w:bidi="fa-IR"/>
        </w:rPr>
        <w:t xml:space="preserve"> پنج </w:t>
      </w:r>
      <w:proofErr w:type="spellStart"/>
      <w:r>
        <w:rPr>
          <w:rFonts w:ascii="B Nazanin,Bold" w:hAnsi="Calibri" w:hint="cs"/>
          <w:lang w:bidi="fa-IR"/>
        </w:rPr>
        <w:t>گزینه‌ای</w:t>
      </w:r>
      <w:proofErr w:type="spellEnd"/>
      <w:r>
        <w:rPr>
          <w:rFonts w:ascii="B Nazanin,Bold" w:hAnsi="Calibri" w:hint="cs"/>
          <w:lang w:bidi="fa-IR"/>
        </w:rPr>
        <w:t xml:space="preserve"> (کاملاً نادرست: ۰، نادرست: ۱، تا حدودی: ۲، بسیار درست: ۳ و کاملاً درست: ۴) </w:t>
      </w:r>
      <w:proofErr w:type="spellStart"/>
      <w:r>
        <w:rPr>
          <w:rFonts w:ascii="B Nazanin,Bold" w:hAnsi="Calibri" w:hint="cs"/>
          <w:lang w:bidi="fa-IR"/>
        </w:rPr>
        <w:t>می‌باشد</w:t>
      </w:r>
      <w:proofErr w:type="spellEnd"/>
      <w:r>
        <w:rPr>
          <w:rFonts w:ascii="B Nazanin,Bold" w:hAnsi="Calibri" w:hint="cs"/>
          <w:lang w:bidi="fa-IR"/>
        </w:rPr>
        <w:t xml:space="preserve">. حداقل و حداکثر امتیاز کسب شده در این مقیاس ۰ و ۹۶ </w:t>
      </w:r>
      <w:proofErr w:type="spellStart"/>
      <w:r>
        <w:rPr>
          <w:rFonts w:ascii="B Nazanin,Bold" w:hAnsi="Calibri" w:hint="cs"/>
          <w:lang w:bidi="fa-IR"/>
        </w:rPr>
        <w:t>می‌باشد</w:t>
      </w:r>
      <w:proofErr w:type="spellEnd"/>
      <w:r>
        <w:rPr>
          <w:rFonts w:ascii="B Nazanin,Bold" w:hAnsi="Calibri" w:hint="cs"/>
          <w:lang w:bidi="fa-IR"/>
        </w:rPr>
        <w:t xml:space="preserve">، نمرات بالا نشان دهنده‌ هوش معنوی بالا و یا وجود چنین </w:t>
      </w:r>
      <w:proofErr w:type="spellStart"/>
      <w:r>
        <w:rPr>
          <w:rFonts w:ascii="B Nazanin,Bold" w:hAnsi="Calibri" w:hint="cs"/>
          <w:lang w:bidi="fa-IR"/>
        </w:rPr>
        <w:t>ظرفیتی</w:t>
      </w:r>
      <w:proofErr w:type="spellEnd"/>
      <w:r>
        <w:rPr>
          <w:rFonts w:ascii="B Nazanin,Bold" w:hAnsi="Calibri" w:hint="cs"/>
          <w:lang w:bidi="fa-IR"/>
        </w:rPr>
        <w:t xml:space="preserve"> در شخص </w:t>
      </w:r>
      <w:proofErr w:type="spellStart"/>
      <w:r>
        <w:rPr>
          <w:rFonts w:ascii="B Nazanin,Bold" w:hAnsi="Calibri" w:hint="cs"/>
          <w:lang w:bidi="fa-IR"/>
        </w:rPr>
        <w:t>می‌باشد</w:t>
      </w:r>
      <w:proofErr w:type="spellEnd"/>
      <w:r>
        <w:rPr>
          <w:rFonts w:ascii="B Nazanin,Bold" w:hAnsi="Calibri" w:hint="cs"/>
          <w:lang w:bidi="fa-IR"/>
        </w:rPr>
        <w:t xml:space="preserve">. با استفاده از تحلیل عاملی اکتشافی در یک </w:t>
      </w:r>
      <w:proofErr w:type="spellStart"/>
      <w:r>
        <w:rPr>
          <w:rFonts w:ascii="B Nazanin,Bold" w:hAnsi="Calibri" w:hint="cs"/>
          <w:lang w:bidi="fa-IR"/>
        </w:rPr>
        <w:t>نمونه‌ی</w:t>
      </w:r>
      <w:proofErr w:type="spellEnd"/>
      <w:r>
        <w:rPr>
          <w:rFonts w:ascii="B Nazanin,Bold" w:hAnsi="Calibri" w:hint="cs"/>
          <w:lang w:bidi="fa-IR"/>
        </w:rPr>
        <w:t xml:space="preserve"> ۶۱۹ نفری </w:t>
      </w:r>
      <w:r>
        <w:rPr>
          <w:rFonts w:ascii="B Nazanin,Bold" w:hAnsi="Calibri" w:hint="cs"/>
          <w:lang w:bidi="fa-IR"/>
        </w:rPr>
        <w:lastRenderedPageBreak/>
        <w:t xml:space="preserve">از دانشجویان دانشگاه </w:t>
      </w:r>
      <w:proofErr w:type="spellStart"/>
      <w:r>
        <w:rPr>
          <w:rFonts w:ascii="B Nazanin,Bold" w:hAnsi="Calibri" w:hint="cs"/>
          <w:lang w:bidi="fa-IR"/>
        </w:rPr>
        <w:t>ترنت</w:t>
      </w:r>
      <w:proofErr w:type="spellEnd"/>
      <w:r>
        <w:rPr>
          <w:rFonts w:ascii="B Nazanin,Bold" w:hAnsi="Calibri" w:hint="cs"/>
          <w:lang w:bidi="fa-IR"/>
        </w:rPr>
        <w:t xml:space="preserve"> کانادا در سال ۲۰۰۷ </w:t>
      </w:r>
      <w:proofErr w:type="spellStart"/>
      <w:r>
        <w:rPr>
          <w:rFonts w:ascii="B Nazanin,Bold" w:hAnsi="Calibri" w:hint="cs"/>
          <w:lang w:bidi="fa-IR"/>
        </w:rPr>
        <w:t>آلفای</w:t>
      </w:r>
      <w:proofErr w:type="spellEnd"/>
      <w:r>
        <w:rPr>
          <w:rFonts w:ascii="B Nazanin,Bold" w:hAnsi="Calibri" w:hint="cs"/>
          <w:lang w:bidi="fa-IR"/>
        </w:rPr>
        <w:t xml:space="preserve"> </w:t>
      </w:r>
      <w:proofErr w:type="spellStart"/>
      <w:r>
        <w:rPr>
          <w:rFonts w:ascii="B Nazanin,Bold" w:hAnsi="Calibri" w:hint="cs"/>
          <w:lang w:bidi="fa-IR"/>
        </w:rPr>
        <w:t>کرونباخ</w:t>
      </w:r>
      <w:proofErr w:type="spellEnd"/>
      <w:r>
        <w:rPr>
          <w:rFonts w:ascii="B Nazanin,Bold" w:hAnsi="Calibri" w:hint="cs"/>
          <w:lang w:bidi="fa-IR"/>
        </w:rPr>
        <w:t xml:space="preserve"> ۹۵/۰ به دست آمد و </w:t>
      </w:r>
      <w:proofErr w:type="spellStart"/>
      <w:r>
        <w:rPr>
          <w:rFonts w:ascii="B Nazanin,Bold" w:hAnsi="Calibri" w:hint="cs"/>
          <w:lang w:bidi="fa-IR"/>
        </w:rPr>
        <w:t>پایایی</w:t>
      </w:r>
      <w:proofErr w:type="spellEnd"/>
      <w:r>
        <w:rPr>
          <w:rFonts w:ascii="B Nazanin,Bold" w:hAnsi="Calibri" w:hint="cs"/>
          <w:lang w:bidi="fa-IR"/>
        </w:rPr>
        <w:t xml:space="preserve"> از طریق </w:t>
      </w:r>
      <w:proofErr w:type="spellStart"/>
      <w:r>
        <w:rPr>
          <w:rFonts w:ascii="B Nazanin,Bold" w:hAnsi="Calibri" w:hint="cs"/>
          <w:lang w:bidi="fa-IR"/>
        </w:rPr>
        <w:t>تنصیف</w:t>
      </w:r>
      <w:proofErr w:type="spellEnd"/>
      <w:r>
        <w:rPr>
          <w:rFonts w:ascii="B Nazanin,Bold" w:hAnsi="Calibri" w:hint="cs"/>
          <w:lang w:bidi="fa-IR"/>
        </w:rPr>
        <w:t xml:space="preserve"> ۰/۸۴گزارش شد. همچنین </w:t>
      </w:r>
      <w:proofErr w:type="spellStart"/>
      <w:r>
        <w:rPr>
          <w:rFonts w:ascii="B Nazanin,Bold" w:hAnsi="Calibri" w:hint="cs"/>
          <w:lang w:bidi="fa-IR"/>
        </w:rPr>
        <w:t>آلفای</w:t>
      </w:r>
      <w:proofErr w:type="spellEnd"/>
      <w:r>
        <w:rPr>
          <w:rFonts w:ascii="B Nazanin,Bold" w:hAnsi="Calibri" w:hint="cs"/>
          <w:lang w:bidi="fa-IR"/>
        </w:rPr>
        <w:t xml:space="preserve"> </w:t>
      </w:r>
      <w:proofErr w:type="spellStart"/>
      <w:r>
        <w:rPr>
          <w:rFonts w:ascii="B Nazanin,Bold" w:hAnsi="Calibri" w:hint="cs"/>
          <w:lang w:bidi="fa-IR"/>
        </w:rPr>
        <w:t>کرونباخ</w:t>
      </w:r>
      <w:proofErr w:type="spellEnd"/>
      <w:r>
        <w:rPr>
          <w:rFonts w:ascii="B Nazanin,Bold" w:hAnsi="Calibri" w:hint="cs"/>
          <w:lang w:bidi="fa-IR"/>
        </w:rPr>
        <w:t xml:space="preserve"> خرده </w:t>
      </w:r>
      <w:proofErr w:type="spellStart"/>
      <w:r>
        <w:rPr>
          <w:rFonts w:ascii="B Nazanin,Bold" w:hAnsi="Calibri" w:hint="cs"/>
          <w:lang w:bidi="fa-IR"/>
        </w:rPr>
        <w:t>مقیاسها</w:t>
      </w:r>
      <w:proofErr w:type="spellEnd"/>
      <w:r>
        <w:rPr>
          <w:rFonts w:ascii="B Nazanin,Bold" w:hAnsi="Calibri" w:hint="cs"/>
          <w:lang w:bidi="fa-IR"/>
        </w:rPr>
        <w:t xml:space="preserve"> به قرار زیر است: عامل اول۸۸/۰، عامل دوم ۸۷/۰، عامل سوم ۸۸/۰ و عامل چهارم ۹۴/۰ به دست آمد. (</w:t>
      </w:r>
      <w:proofErr w:type="spellStart"/>
      <w:r>
        <w:rPr>
          <w:rFonts w:ascii="B Nazanin,Bold" w:hAnsi="Calibri" w:hint="cs"/>
          <w:lang w:bidi="fa-IR"/>
        </w:rPr>
        <w:t>زوهر</w:t>
      </w:r>
      <w:proofErr w:type="spellEnd"/>
      <w:r>
        <w:rPr>
          <w:rFonts w:ascii="B Nazanin,Bold" w:hAnsi="Calibri" w:hint="cs"/>
          <w:lang w:bidi="fa-IR"/>
        </w:rPr>
        <w:t xml:space="preserve"> و مارشال، ۲۰۰۰). همچنین در </w:t>
      </w:r>
      <w:proofErr w:type="spellStart"/>
      <w:r>
        <w:rPr>
          <w:rFonts w:ascii="B Nazanin,Bold" w:hAnsi="Calibri" w:hint="cs"/>
          <w:lang w:bidi="fa-IR"/>
        </w:rPr>
        <w:t>مطالعه‌ای</w:t>
      </w:r>
      <w:proofErr w:type="spellEnd"/>
      <w:r>
        <w:rPr>
          <w:rFonts w:ascii="B Nazanin,Bold" w:hAnsi="Calibri" w:hint="cs"/>
          <w:lang w:bidi="fa-IR"/>
        </w:rPr>
        <w:t xml:space="preserve"> در جمعیت ایرانی (معلمی، </w:t>
      </w:r>
      <w:proofErr w:type="spellStart"/>
      <w:r>
        <w:rPr>
          <w:rFonts w:ascii="B Nazanin,Bold" w:hAnsi="Calibri" w:hint="cs"/>
          <w:lang w:bidi="fa-IR"/>
        </w:rPr>
        <w:t>بخشانی</w:t>
      </w:r>
      <w:proofErr w:type="spellEnd"/>
      <w:r>
        <w:rPr>
          <w:rFonts w:ascii="B Nazanin,Bold" w:hAnsi="Calibri" w:hint="cs"/>
          <w:lang w:bidi="fa-IR"/>
        </w:rPr>
        <w:t xml:space="preserve">، و رقیبی، ۱۳۸۹) ضریب </w:t>
      </w:r>
      <w:proofErr w:type="spellStart"/>
      <w:r>
        <w:rPr>
          <w:rFonts w:ascii="B Nazanin,Bold" w:hAnsi="Calibri" w:hint="cs"/>
          <w:lang w:bidi="fa-IR"/>
        </w:rPr>
        <w:t>پایایی</w:t>
      </w:r>
      <w:proofErr w:type="spellEnd"/>
      <w:r>
        <w:rPr>
          <w:rFonts w:ascii="B Nazanin,Bold" w:hAnsi="Calibri" w:hint="cs"/>
          <w:lang w:bidi="fa-IR"/>
        </w:rPr>
        <w:t xml:space="preserve"> پرسشنامه در یک </w:t>
      </w:r>
      <w:proofErr w:type="spellStart"/>
      <w:r>
        <w:rPr>
          <w:rFonts w:ascii="B Nazanin,Bold" w:hAnsi="Calibri" w:hint="cs"/>
          <w:lang w:bidi="fa-IR"/>
        </w:rPr>
        <w:t>نمونه‌ی</w:t>
      </w:r>
      <w:proofErr w:type="spellEnd"/>
      <w:r>
        <w:rPr>
          <w:rFonts w:ascii="B Nazanin,Bold" w:hAnsi="Calibri" w:hint="cs"/>
          <w:lang w:bidi="fa-IR"/>
        </w:rPr>
        <w:t xml:space="preserve"> ۶۰ نفری به شیوه </w:t>
      </w:r>
      <w:proofErr w:type="spellStart"/>
      <w:r>
        <w:rPr>
          <w:rFonts w:ascii="B Nazanin,Bold" w:hAnsi="Calibri" w:hint="cs"/>
          <w:lang w:bidi="fa-IR"/>
        </w:rPr>
        <w:t>بازآزمایی</w:t>
      </w:r>
      <w:proofErr w:type="spellEnd"/>
      <w:r>
        <w:rPr>
          <w:rFonts w:ascii="B Nazanin,Bold" w:hAnsi="Calibri" w:hint="cs"/>
          <w:lang w:bidi="fa-IR"/>
        </w:rPr>
        <w:t xml:space="preserve"> ۶۷/۰ محاسبه شد.</w:t>
      </w:r>
    </w:p>
    <w:p w14:paraId="32B23C26" w14:textId="7B0A485D" w:rsidR="00912462" w:rsidRDefault="00000000" w:rsidP="00503BED">
      <w:pPr>
        <w:keepNext/>
        <w:keepLines/>
        <w:spacing w:before="240" w:after="100" w:line="276" w:lineRule="auto"/>
        <w:rPr>
          <w:rFonts w:ascii="Arial" w:eastAsia="Times New Roman" w:hAnsi="Arial" w:cs="B Lotus"/>
          <w:b/>
          <w:bCs/>
          <w:color w:val="auto"/>
          <w:lang w:bidi="fa-IR"/>
        </w:rPr>
      </w:pPr>
      <w:r>
        <w:rPr>
          <w:rFonts w:ascii="Arial" w:eastAsia="Times New Roman" w:hAnsi="Arial" w:cs="B Titr" w:hint="cs"/>
          <w:b/>
          <w:bCs/>
          <w:sz w:val="30"/>
          <w:szCs w:val="30"/>
          <w:lang w:bidi="fa-IR"/>
        </w:rPr>
        <w:t>۳-۳-۲- پرسشنامه اضطراب مرگ</w:t>
      </w:r>
      <w:r w:rsidR="00503BED">
        <w:rPr>
          <w:rFonts w:ascii="Arial" w:eastAsia="Times New Roman" w:hAnsi="Arial" w:cs="B Titr" w:hint="cs"/>
          <w:b/>
          <w:bCs/>
          <w:sz w:val="30"/>
          <w:szCs w:val="30"/>
          <w:lang w:bidi="fa-IR"/>
        </w:rPr>
        <w:t xml:space="preserve"> (</w:t>
      </w:r>
      <w:r w:rsidR="00503BED">
        <w:rPr>
          <w:rFonts w:ascii="Arial" w:eastAsia="Times New Roman" w:hAnsi="Arial" w:cs="B Titr" w:hint="cs"/>
          <w:b/>
          <w:bCs/>
          <w:sz w:val="30"/>
          <w:szCs w:val="30"/>
          <w:rtl w:val="0"/>
        </w:rPr>
        <w:t>DAS</w:t>
      </w:r>
      <w:r w:rsidR="00503BED">
        <w:rPr>
          <w:rFonts w:ascii="Arial" w:eastAsia="Times New Roman" w:hAnsi="Arial" w:cs="B Titr" w:hint="cs"/>
          <w:b/>
          <w:bCs/>
          <w:sz w:val="30"/>
          <w:szCs w:val="30"/>
          <w:lang w:bidi="fa-IR"/>
        </w:rPr>
        <w:t>)</w:t>
      </w:r>
    </w:p>
    <w:p w14:paraId="7ABA4B34" w14:textId="77777777" w:rsidR="00912462" w:rsidRDefault="00000000">
      <w:pPr>
        <w:ind w:firstLine="397"/>
        <w:jc w:val="both"/>
        <w:rPr>
          <w:rFonts w:ascii="Arial" w:eastAsia="Times New Roman" w:hAnsi="Arial" w:cs="B Lotus"/>
          <w:color w:val="auto"/>
          <w:lang w:bidi="fa-IR"/>
        </w:rPr>
      </w:pPr>
      <w:r>
        <w:rPr>
          <w:rFonts w:ascii="Arial" w:eastAsia="Times New Roman" w:hAnsi="Arial" w:hint="cs"/>
          <w:lang w:bidi="fa-IR"/>
        </w:rPr>
        <w:t xml:space="preserve">این پرسشنامه در سال ۱۹۷۰ توسط </w:t>
      </w:r>
      <w:proofErr w:type="spellStart"/>
      <w:r>
        <w:rPr>
          <w:rFonts w:ascii="Arial" w:eastAsia="Times New Roman" w:hAnsi="Arial" w:hint="cs"/>
          <w:lang w:bidi="fa-IR"/>
        </w:rPr>
        <w:t>تمپلر</w:t>
      </w:r>
      <w:proofErr w:type="spellEnd"/>
      <w:r>
        <w:rPr>
          <w:rFonts w:ascii="Arial" w:eastAsia="Times New Roman" w:hAnsi="Arial"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w:t>
      </w:r>
      <w:proofErr w:type="spellStart"/>
      <w:r>
        <w:rPr>
          <w:rFonts w:ascii="Arial" w:eastAsia="Times New Roman" w:hAnsi="Arial" w:hint="cs"/>
          <w:lang w:bidi="fa-IR"/>
        </w:rPr>
        <w:t>صفرتا</w:t>
      </w:r>
      <w:proofErr w:type="spellEnd"/>
      <w:r>
        <w:rPr>
          <w:rFonts w:ascii="Arial" w:eastAsia="Times New Roman" w:hAnsi="Arial" w:hint="cs"/>
          <w:lang w:bidi="fa-IR"/>
        </w:rPr>
        <w:t xml:space="preserve"> ۱۵ متغیر باشد که نمره بالا </w:t>
      </w:r>
      <w:proofErr w:type="spellStart"/>
      <w:r>
        <w:rPr>
          <w:rFonts w:ascii="Arial" w:eastAsia="Times New Roman" w:hAnsi="Arial" w:hint="cs"/>
          <w:lang w:bidi="fa-IR"/>
        </w:rPr>
        <w:t>نماینگر</w:t>
      </w:r>
      <w:proofErr w:type="spellEnd"/>
      <w:r>
        <w:rPr>
          <w:rFonts w:ascii="Arial" w:eastAsia="Times New Roman" w:hAnsi="Arial" w:hint="cs"/>
          <w:lang w:bidi="fa-IR"/>
        </w:rPr>
        <w:t xml:space="preserve"> اضطراب زیاد افراد در مورد مرگ است. بررسی های به عمل آمده در مورد روایی و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مقیاس اضطراب مرگ نشان می دهد که این مقیاس از اعتبار قابل قبولی برخوردار است. در فرهنگ اصلی، ضریب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و روایی این پرسشنامه را در ایران رجبی و بحرانی (۱۳۸۰) مورد بررسی قرار دادند و بر این اساس ضریب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w:t>
      </w:r>
      <w:proofErr w:type="spellStart"/>
      <w:r>
        <w:rPr>
          <w:rFonts w:ascii="Arial" w:eastAsia="Times New Roman" w:hAnsi="Arial" w:hint="cs"/>
          <w:lang w:bidi="fa-IR"/>
        </w:rPr>
        <w:t>تنصیفی</w:t>
      </w:r>
      <w:proofErr w:type="spellEnd"/>
      <w:r>
        <w:rPr>
          <w:rFonts w:ascii="Arial" w:eastAsia="Times New Roman" w:hAnsi="Arial" w:hint="cs"/>
          <w:lang w:bidi="fa-IR"/>
        </w:rPr>
        <w:t xml:space="preserve"> را ۶۰/۰ و ضریب همسانی درونی را ۷۳/۰ گزارش کردند. در پژوهش حاضر نیز </w:t>
      </w:r>
      <w:proofErr w:type="spellStart"/>
      <w:r>
        <w:rPr>
          <w:rFonts w:ascii="Arial" w:eastAsia="Times New Roman" w:hAnsi="Arial" w:hint="cs"/>
          <w:lang w:bidi="fa-IR"/>
        </w:rPr>
        <w:t>پایایی</w:t>
      </w:r>
      <w:proofErr w:type="spellEnd"/>
      <w:r>
        <w:rPr>
          <w:rFonts w:ascii="Arial" w:eastAsia="Times New Roman" w:hAnsi="Arial" w:hint="cs"/>
          <w:lang w:bidi="fa-IR"/>
        </w:rPr>
        <w:t xml:space="preserve"> این ابزار ۸۶/۰ برآورد شد.</w:t>
      </w:r>
    </w:p>
    <w:p w14:paraId="57E3FC15" w14:textId="77777777" w:rsidR="00912462" w:rsidRDefault="00000000" w:rsidP="00503BED">
      <w:pPr>
        <w:keepNext/>
        <w:keepLines/>
        <w:spacing w:before="240" w:after="100" w:line="276" w:lineRule="auto"/>
        <w:rPr>
          <w:rFonts w:ascii="B Nazanin,Bold" w:hAnsi="Calibri" w:cs="B Lotus"/>
          <w:b/>
          <w:bCs/>
          <w:color w:val="auto"/>
          <w:lang w:bidi="fa-IR"/>
        </w:rPr>
      </w:pPr>
      <w:r>
        <w:rPr>
          <w:rFonts w:ascii="Arial" w:eastAsia="Times New Roman" w:hAnsi="Arial" w:cs="B Titr" w:hint="cs"/>
          <w:b/>
          <w:bCs/>
          <w:sz w:val="30"/>
          <w:szCs w:val="30"/>
          <w:lang w:bidi="fa-IR"/>
        </w:rPr>
        <w:t xml:space="preserve">۳-۳-۳- </w:t>
      </w:r>
      <w:r>
        <w:rPr>
          <w:rFonts w:ascii="B Nazanin,Bold" w:hAnsi="Calibri" w:cs="B Titr" w:hint="cs"/>
          <w:b/>
          <w:bCs/>
          <w:sz w:val="30"/>
          <w:szCs w:val="30"/>
          <w:lang w:bidi="fa-IR"/>
        </w:rPr>
        <w:t>پرسشنامه اضطراب سلامتی(</w:t>
      </w:r>
      <w:r>
        <w:rPr>
          <w:rFonts w:ascii="Times New Roman" w:hAnsi="Times New Roman" w:cs="Times New Roman"/>
          <w:b/>
          <w:bCs/>
          <w:sz w:val="30"/>
          <w:szCs w:val="30"/>
          <w:rtl w:val="0"/>
        </w:rPr>
        <w:t>HAI</w:t>
      </w:r>
      <w:r>
        <w:rPr>
          <w:rFonts w:ascii="B Nazanin,Bold" w:hAnsi="Calibri" w:cs="B Titr" w:hint="cs"/>
          <w:b/>
          <w:bCs/>
          <w:sz w:val="30"/>
          <w:szCs w:val="30"/>
          <w:lang w:bidi="fa-IR"/>
        </w:rPr>
        <w:t>)</w:t>
      </w:r>
    </w:p>
    <w:p w14:paraId="604A8493" w14:textId="77777777" w:rsidR="00912462" w:rsidRDefault="00000000">
      <w:pPr>
        <w:ind w:firstLine="397"/>
        <w:jc w:val="both"/>
        <w:rPr>
          <w:rFonts w:ascii="B Nazanin,Bold" w:hAnsi="Calibri" w:cs="B Lotus"/>
          <w:color w:val="auto"/>
          <w:lang w:bidi="fa-IR"/>
        </w:rPr>
      </w:pPr>
      <w:r>
        <w:rPr>
          <w:rFonts w:ascii="B Nazanin,Bold" w:hAnsi="Calibri" w:hint="cs"/>
          <w:lang w:bidi="fa-IR"/>
        </w:rPr>
        <w:t xml:space="preserve">پرسشنامه اضطراب سلامتی توسط </w:t>
      </w:r>
      <w:proofErr w:type="spellStart"/>
      <w:r>
        <w:rPr>
          <w:rFonts w:ascii="B Nazanin,Bold" w:hAnsi="Calibri" w:hint="cs"/>
          <w:lang w:bidi="fa-IR"/>
        </w:rPr>
        <w:t>سالکوفسکیس</w:t>
      </w:r>
      <w:proofErr w:type="spellEnd"/>
      <w:r>
        <w:rPr>
          <w:rFonts w:ascii="B Nazanin,Bold" w:hAnsi="Calibri"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proofErr w:type="spellStart"/>
      <w:r>
        <w:rPr>
          <w:rFonts w:ascii="B Nazanin,Bold" w:hAnsi="Calibri" w:hint="cs"/>
          <w:lang w:bidi="fa-IR"/>
        </w:rPr>
        <w:t>آلفای</w:t>
      </w:r>
      <w:proofErr w:type="spellEnd"/>
      <w:r>
        <w:rPr>
          <w:rFonts w:ascii="B Nazanin,Bold" w:hAnsi="Calibri" w:hint="cs"/>
          <w:lang w:bidi="fa-IR"/>
        </w:rPr>
        <w:t xml:space="preserve"> </w:t>
      </w:r>
      <w:proofErr w:type="spellStart"/>
      <w:r>
        <w:rPr>
          <w:rFonts w:ascii="B Nazanin,Bold" w:hAnsi="Calibri" w:hint="cs"/>
          <w:lang w:bidi="fa-IR"/>
        </w:rPr>
        <w:t>کرونباخ</w:t>
      </w:r>
      <w:proofErr w:type="spellEnd"/>
      <w:r>
        <w:rPr>
          <w:rFonts w:ascii="B Nazanin,Bold" w:hAnsi="Calibri" w:hint="cs"/>
          <w:lang w:bidi="fa-IR"/>
        </w:rPr>
        <w:t xml:space="preserve"> آن بین ۸۰/۰ تا ۸۸/۰ گزارش شده است که نشان دهنده </w:t>
      </w:r>
      <w:proofErr w:type="spellStart"/>
      <w:r>
        <w:rPr>
          <w:rFonts w:ascii="B Nazanin,Bold" w:hAnsi="Calibri" w:hint="cs"/>
          <w:lang w:bidi="fa-IR"/>
        </w:rPr>
        <w:t>پایای</w:t>
      </w:r>
      <w:proofErr w:type="spellEnd"/>
      <w:r>
        <w:rPr>
          <w:rFonts w:ascii="B Nazanin,Bold" w:hAnsi="Calibri" w:hint="cs"/>
          <w:lang w:bidi="fa-IR"/>
        </w:rPr>
        <w:t xml:space="preserve"> مطلوب آن است.</w:t>
      </w:r>
    </w:p>
    <w:p w14:paraId="25CCD82A" w14:textId="77777777" w:rsidR="00912462" w:rsidRDefault="00000000" w:rsidP="00503BED">
      <w:pPr>
        <w:keepNext/>
        <w:keepLines/>
        <w:spacing w:before="240" w:after="100" w:line="276" w:lineRule="auto"/>
        <w:rPr>
          <w:rFonts w:cs="B Lotus"/>
          <w:bCs/>
          <w:color w:val="auto"/>
          <w:sz w:val="6"/>
          <w:szCs w:val="6"/>
          <w:lang w:bidi="fa-IR"/>
        </w:rPr>
      </w:pPr>
      <w:bookmarkStart w:id="23" w:name="_Toc107794912"/>
      <w:r>
        <w:rPr>
          <w:rFonts w:cs="B Titr" w:hint="cs"/>
          <w:b/>
          <w:bCs/>
          <w:sz w:val="30"/>
          <w:szCs w:val="30"/>
          <w:lang w:bidi="fa-IR"/>
        </w:rPr>
        <w:lastRenderedPageBreak/>
        <w:t>۳-۴- روش اجرای پژوهش</w:t>
      </w:r>
      <w:bookmarkEnd w:id="23"/>
    </w:p>
    <w:p w14:paraId="3E8D9827" w14:textId="77777777" w:rsidR="00912462" w:rsidRDefault="00000000">
      <w:pPr>
        <w:ind w:firstLine="397"/>
        <w:jc w:val="both"/>
        <w:rPr>
          <w:rFonts w:cs="B Lotus"/>
          <w:color w:val="auto"/>
          <w:lang w:bidi="fa-IR"/>
        </w:rPr>
      </w:pPr>
      <w:bookmarkStart w:id="24" w:name="_Toc107794913"/>
      <w:r>
        <w:rPr>
          <w:rFonts w:hint="cs"/>
          <w:lang w:bidi="fa-IR"/>
        </w:rPr>
        <w:t xml:space="preserve"> روش اجرای پژوهش حاضر بدین صورت بود که پس از دریافت معرفی نامه از واحد </w:t>
      </w:r>
      <w:proofErr w:type="spellStart"/>
      <w:r>
        <w:rPr>
          <w:rFonts w:hint="cs"/>
          <w:lang w:bidi="fa-IR"/>
        </w:rPr>
        <w:t>پـژوهش</w:t>
      </w:r>
      <w:proofErr w:type="spellEnd"/>
      <w:r>
        <w:rPr>
          <w:rFonts w:hint="cs"/>
          <w:lang w:bidi="fa-IR"/>
        </w:rPr>
        <w:t xml:space="preserve"> </w:t>
      </w:r>
      <w:proofErr w:type="spellStart"/>
      <w:r>
        <w:rPr>
          <w:rFonts w:hint="cs"/>
          <w:lang w:bidi="fa-IR"/>
        </w:rPr>
        <w:t>دانـشگاه</w:t>
      </w:r>
      <w:proofErr w:type="spellEnd"/>
      <w:r>
        <w:rPr>
          <w:rFonts w:hint="cs"/>
          <w:lang w:bidi="fa-IR"/>
        </w:rPr>
        <w:t xml:space="preserve"> پیام نور واحد ساری، و دریافت اطلاعات از </w:t>
      </w:r>
      <w:proofErr w:type="spellStart"/>
      <w:r>
        <w:rPr>
          <w:rFonts w:hint="cs"/>
          <w:lang w:bidi="fa-IR"/>
        </w:rPr>
        <w:t>تعـداد</w:t>
      </w:r>
      <w:proofErr w:type="spellEnd"/>
      <w:r>
        <w:rPr>
          <w:rFonts w:hint="cs"/>
          <w:lang w:bidi="fa-IR"/>
        </w:rPr>
        <w:t xml:space="preserve">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w:t>
      </w:r>
      <w:proofErr w:type="spellStart"/>
      <w:r>
        <w:rPr>
          <w:rFonts w:hint="cs"/>
          <w:lang w:bidi="fa-IR"/>
        </w:rPr>
        <w:t>کرجسی</w:t>
      </w:r>
      <w:proofErr w:type="spellEnd"/>
      <w:r>
        <w:rPr>
          <w:rFonts w:hint="cs"/>
          <w:lang w:bidi="fa-IR"/>
        </w:rPr>
        <w:t xml:space="preserve"> و </w:t>
      </w:r>
      <w:proofErr w:type="spellStart"/>
      <w:r>
        <w:rPr>
          <w:rFonts w:hint="cs"/>
          <w:lang w:bidi="fa-IR"/>
        </w:rPr>
        <w:t>مورگان</w:t>
      </w:r>
      <w:proofErr w:type="spellEnd"/>
      <w:r>
        <w:rPr>
          <w:rFonts w:hint="cs"/>
          <w:lang w:bidi="fa-IR"/>
        </w:rPr>
        <w:t xml:space="preserve"> به عنوان نمونه انتخاب شدند.</w:t>
      </w:r>
    </w:p>
    <w:p w14:paraId="5912E24A" w14:textId="77777777" w:rsidR="00912462" w:rsidRDefault="00000000" w:rsidP="00503BED">
      <w:pPr>
        <w:keepNext/>
        <w:keepLines/>
        <w:spacing w:before="240" w:after="100" w:line="276" w:lineRule="auto"/>
        <w:rPr>
          <w:rFonts w:cs="B Lotus"/>
          <w:bCs/>
          <w:color w:val="auto"/>
          <w:lang w:bidi="fa-IR"/>
        </w:rPr>
      </w:pPr>
      <w:r>
        <w:rPr>
          <w:rFonts w:cs="B Titr" w:hint="cs"/>
          <w:b/>
          <w:bCs/>
          <w:sz w:val="30"/>
          <w:szCs w:val="30"/>
          <w:lang w:bidi="fa-IR"/>
        </w:rPr>
        <w:t xml:space="preserve">۳-۵- روش تجزیه و تحلیل دادهها </w:t>
      </w:r>
      <w:r>
        <w:rPr>
          <w:rFonts w:cs="B Titr" w:hint="cs"/>
          <w:b/>
          <w:bCs/>
          <w:sz w:val="30"/>
          <w:szCs w:val="30"/>
          <w:lang w:bidi="fa-IR"/>
        </w:rPr>
        <w:softHyphen/>
      </w:r>
      <w:bookmarkEnd w:id="24"/>
    </w:p>
    <w:p w14:paraId="44800DB8" w14:textId="77777777" w:rsidR="00912462" w:rsidRDefault="00000000">
      <w:pPr>
        <w:autoSpaceDE/>
        <w:autoSpaceDN/>
        <w:adjustRightInd/>
        <w:ind w:firstLine="397"/>
        <w:jc w:val="both"/>
        <w:rPr>
          <w:rFonts w:ascii="Calibri" w:hAnsi="Calibri" w:cs="B Lotus"/>
          <w:color w:val="auto"/>
          <w:lang w:bidi="fa-IR"/>
        </w:rPr>
      </w:pPr>
      <w:r>
        <w:rPr>
          <w:rFonts w:ascii="Calibri" w:hAnsi="Calibri"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rFonts w:ascii="Calibri" w:hAnsi="Calibri" w:hint="cs"/>
          <w:lang w:bidi="fa-IR"/>
        </w:rPr>
        <w:t>پیرسون</w:t>
      </w:r>
      <w:proofErr w:type="spellEnd"/>
      <w:r>
        <w:rPr>
          <w:rFonts w:ascii="Calibri" w:hAnsi="Calibri" w:hint="cs"/>
          <w:lang w:bidi="fa-IR"/>
        </w:rPr>
        <w:t xml:space="preserve"> (با توجه به نرمال بودن داده ها) و تحلیل </w:t>
      </w:r>
      <w:proofErr w:type="spellStart"/>
      <w:r>
        <w:rPr>
          <w:rFonts w:ascii="Calibri" w:hAnsi="Calibri" w:hint="cs"/>
          <w:lang w:bidi="fa-IR"/>
        </w:rPr>
        <w:t>رگرسیون</w:t>
      </w:r>
      <w:proofErr w:type="spellEnd"/>
      <w:r>
        <w:rPr>
          <w:rFonts w:ascii="Calibri" w:hAnsi="Calibri" w:hint="cs"/>
          <w:lang w:bidi="fa-IR"/>
        </w:rPr>
        <w:t xml:space="preserve"> خطی </w:t>
      </w:r>
      <w:proofErr w:type="spellStart"/>
      <w:r>
        <w:rPr>
          <w:rFonts w:ascii="Calibri" w:hAnsi="Calibri" w:hint="cs"/>
          <w:lang w:bidi="fa-IR"/>
        </w:rPr>
        <w:t>چندگانه</w:t>
      </w:r>
      <w:proofErr w:type="spellEnd"/>
      <w:r>
        <w:rPr>
          <w:rFonts w:ascii="Calibri" w:hAnsi="Calibri" w:hint="cs"/>
          <w:lang w:bidi="fa-IR"/>
        </w:rPr>
        <w:t xml:space="preserve"> برای بررسی نقش پیش بینی کننده هوش معنوی و اضطراب سلامتی و اضطراب مرگ و از آزمون های مقایسه ای (در صورت نیاز) مانند آزمون </w:t>
      </w:r>
      <w:r>
        <w:rPr>
          <w:rFonts w:ascii="Calibri" w:hAnsi="Calibri" w:cs="B Lotus"/>
          <w:rtl w:val="0"/>
        </w:rPr>
        <w:t>t</w:t>
      </w:r>
      <w:r>
        <w:rPr>
          <w:rFonts w:ascii="Calibri" w:hAnsi="Calibri" w:hint="cs"/>
          <w:lang w:bidi="fa-IR"/>
        </w:rPr>
        <w:t xml:space="preserve"> مستقل یا آنالیز </w:t>
      </w:r>
      <w:proofErr w:type="spellStart"/>
      <w:r>
        <w:rPr>
          <w:rFonts w:ascii="Calibri" w:hAnsi="Calibri" w:hint="cs"/>
          <w:lang w:bidi="fa-IR"/>
        </w:rPr>
        <w:t>واریانس</w:t>
      </w:r>
      <w:proofErr w:type="spellEnd"/>
      <w:r>
        <w:rPr>
          <w:rFonts w:ascii="Calibri" w:hAnsi="Calibri" w:hint="cs"/>
          <w:lang w:bidi="fa-IR"/>
        </w:rPr>
        <w:t xml:space="preserve"> برای بررسی تفاوت ها گروهی (جنسیت یا وضعیت تاهل) استفاده شد.</w:t>
      </w:r>
    </w:p>
    <w:p w14:paraId="7F9B27B4" w14:textId="77777777" w:rsidR="00912462" w:rsidRDefault="00000000">
      <w:pPr>
        <w:keepNext/>
        <w:keepLines/>
        <w:pageBreakBefore/>
        <w:spacing w:before="2400" w:after="240" w:line="276" w:lineRule="auto"/>
        <w:jc w:val="center"/>
        <w:rPr>
          <w:rFonts w:cs="B Titr"/>
          <w:b/>
          <w:bCs/>
          <w:color w:val="auto"/>
          <w:sz w:val="72"/>
          <w:szCs w:val="72"/>
          <w:lang w:bidi="fa-IR"/>
        </w:rPr>
      </w:pPr>
      <w:r>
        <w:rPr>
          <w:rFonts w:cs="B Titr" w:hint="cs"/>
          <w:b/>
          <w:bCs/>
          <w:sz w:val="56"/>
          <w:szCs w:val="56"/>
          <w:lang w:bidi="fa-IR"/>
        </w:rPr>
        <w:lastRenderedPageBreak/>
        <w:t>فصل چهارم:</w:t>
      </w:r>
    </w:p>
    <w:p w14:paraId="7E4F18C0" w14:textId="77777777" w:rsidR="00912462" w:rsidRDefault="00000000">
      <w:pPr>
        <w:keepNext/>
        <w:keepLines/>
        <w:spacing w:after="240" w:line="276" w:lineRule="auto"/>
        <w:jc w:val="center"/>
        <w:rPr>
          <w:rFonts w:cs="B Titr"/>
          <w:b/>
          <w:bCs/>
          <w:color w:val="auto"/>
          <w:sz w:val="72"/>
          <w:szCs w:val="72"/>
          <w:lang w:bidi="fa-IR"/>
        </w:rPr>
      </w:pPr>
      <w:r>
        <w:rPr>
          <w:rFonts w:cs="B Titr" w:hint="cs"/>
          <w:b/>
          <w:bCs/>
          <w:sz w:val="56"/>
          <w:szCs w:val="56"/>
          <w:lang w:bidi="fa-IR"/>
        </w:rPr>
        <w:t>تجزیه و تحلیل داده ها</w:t>
      </w:r>
    </w:p>
    <w:p w14:paraId="3B758166" w14:textId="77777777" w:rsidR="00912462" w:rsidRDefault="00000000">
      <w:pPr>
        <w:pageBreakBefore/>
        <w:ind w:firstLine="397"/>
        <w:jc w:val="both"/>
        <w:rPr>
          <w:rFonts w:cs="B Lotus"/>
          <w:color w:val="auto"/>
          <w:lang w:bidi="fa-IR"/>
        </w:rPr>
      </w:pPr>
      <w:r>
        <w:rPr>
          <w:rFonts w:hint="cs"/>
          <w:lang w:bidi="fa-IR"/>
        </w:rPr>
        <w:lastRenderedPageBreak/>
        <w:t>در این فصل در ابتدا ویژگی</w:t>
      </w:r>
      <w:r>
        <w:rPr>
          <w:rFonts w:hint="cs"/>
          <w:lang w:bidi="fa-IR"/>
        </w:rPr>
        <w:softHyphen/>
        <w:t xml:space="preserve">های </w:t>
      </w:r>
      <w:proofErr w:type="spellStart"/>
      <w:r>
        <w:rPr>
          <w:rFonts w:hint="cs"/>
          <w:lang w:bidi="fa-IR"/>
        </w:rPr>
        <w:t>جمعیت</w:t>
      </w:r>
      <w:r>
        <w:rPr>
          <w:rFonts w:hint="cs"/>
          <w:lang w:bidi="fa-IR"/>
        </w:rPr>
        <w:softHyphen/>
        <w:t>شناختی</w:t>
      </w:r>
      <w:proofErr w:type="spellEnd"/>
      <w:r>
        <w:rPr>
          <w:rFonts w:hint="cs"/>
          <w:lang w:bidi="fa-IR"/>
        </w:rPr>
        <w:t xml:space="preserve"> آزمودنی</w:t>
      </w:r>
      <w:r>
        <w:rPr>
          <w:rFonts w:hint="cs"/>
          <w:lang w:bidi="fa-IR"/>
        </w:rPr>
        <w:softHyphen/>
        <w:t xml:space="preserve">ها و سپس </w:t>
      </w:r>
      <w:proofErr w:type="spellStart"/>
      <w:r>
        <w:rPr>
          <w:rFonts w:hint="cs"/>
          <w:lang w:bidi="fa-IR"/>
        </w:rPr>
        <w:t>آماره‌های</w:t>
      </w:r>
      <w:proofErr w:type="spellEnd"/>
      <w:r>
        <w:rPr>
          <w:rFonts w:hint="cs"/>
          <w:lang w:bidi="fa-IR"/>
        </w:rPr>
        <w:t xml:space="preserve"> توصیفی (میانگین و انحراف استاندارد) متغیرهای پژوهش ارائه </w:t>
      </w:r>
      <w:proofErr w:type="spellStart"/>
      <w:r>
        <w:rPr>
          <w:rFonts w:hint="cs"/>
          <w:lang w:bidi="fa-IR"/>
        </w:rPr>
        <w:t>می‌شود</w:t>
      </w:r>
      <w:proofErr w:type="spellEnd"/>
      <w:r>
        <w:rPr>
          <w:rFonts w:hint="cs"/>
          <w:lang w:bidi="fa-IR"/>
        </w:rPr>
        <w:t xml:space="preserve">. سپس، نتایج تحلیل آماری مربوط به </w:t>
      </w:r>
      <w:proofErr w:type="spellStart"/>
      <w:r>
        <w:rPr>
          <w:rFonts w:hint="cs"/>
          <w:lang w:bidi="fa-IR"/>
        </w:rPr>
        <w:t>فرضیه‌های</w:t>
      </w:r>
      <w:proofErr w:type="spellEnd"/>
      <w:r>
        <w:rPr>
          <w:rFonts w:hint="cs"/>
          <w:lang w:bidi="fa-IR"/>
        </w:rPr>
        <w:t xml:space="preserve"> پژوهش ارائه </w:t>
      </w:r>
      <w:proofErr w:type="spellStart"/>
      <w:r>
        <w:rPr>
          <w:rFonts w:hint="cs"/>
          <w:lang w:bidi="fa-IR"/>
        </w:rPr>
        <w:t>می‌شود</w:t>
      </w:r>
      <w:proofErr w:type="spellEnd"/>
      <w:r>
        <w:rPr>
          <w:rFonts w:hint="cs"/>
          <w:lang w:bidi="fa-IR"/>
        </w:rPr>
        <w:t xml:space="preserve"> و </w:t>
      </w:r>
      <w:proofErr w:type="spellStart"/>
      <w:r>
        <w:rPr>
          <w:rFonts w:hint="cs"/>
          <w:lang w:bidi="fa-IR"/>
        </w:rPr>
        <w:t>معنی‌داری</w:t>
      </w:r>
      <w:proofErr w:type="spellEnd"/>
      <w:r>
        <w:rPr>
          <w:rFonts w:hint="cs"/>
          <w:lang w:bidi="fa-IR"/>
        </w:rPr>
        <w:t xml:space="preserve"> </w:t>
      </w:r>
      <w:proofErr w:type="spellStart"/>
      <w:r>
        <w:rPr>
          <w:rFonts w:hint="cs"/>
          <w:lang w:bidi="fa-IR"/>
        </w:rPr>
        <w:t>آن‌ها</w:t>
      </w:r>
      <w:proofErr w:type="spellEnd"/>
      <w:r>
        <w:rPr>
          <w:rFonts w:hint="cs"/>
          <w:lang w:bidi="fa-IR"/>
        </w:rPr>
        <w:t xml:space="preserve"> از لحاظ آماری بررسی می گردد. </w:t>
      </w:r>
    </w:p>
    <w:p w14:paraId="25F20571" w14:textId="77777777" w:rsidR="00912462" w:rsidRDefault="00000000" w:rsidP="00503BED">
      <w:pPr>
        <w:keepNext/>
        <w:keepLines/>
        <w:spacing w:before="240" w:after="100" w:line="276" w:lineRule="auto"/>
        <w:rPr>
          <w:rFonts w:cs="B Lotus"/>
          <w:b/>
          <w:bCs/>
          <w:color w:val="auto"/>
          <w:lang w:bidi="fa-IR"/>
        </w:rPr>
      </w:pPr>
      <w:r>
        <w:rPr>
          <w:rFonts w:cs="B Titr" w:hint="cs"/>
          <w:b/>
          <w:bCs/>
          <w:sz w:val="30"/>
          <w:szCs w:val="30"/>
          <w:lang w:bidi="fa-IR"/>
        </w:rPr>
        <w:t>۴-۱- یافته های توصیفی</w:t>
      </w:r>
    </w:p>
    <w:p w14:paraId="50C77C4B" w14:textId="77777777" w:rsidR="00912462" w:rsidRDefault="00000000">
      <w:pPr>
        <w:ind w:firstLine="397"/>
        <w:jc w:val="both"/>
        <w:rPr>
          <w:rFonts w:cs="B Lotus"/>
          <w:color w:val="auto"/>
          <w:lang w:bidi="fa-IR"/>
        </w:rPr>
      </w:pPr>
      <w:r>
        <w:rPr>
          <w:rFonts w:hint="cs"/>
          <w:lang w:bidi="fa-IR"/>
        </w:rPr>
        <w:t xml:space="preserve">به منظور ارایه تصویر </w:t>
      </w:r>
      <w:proofErr w:type="spellStart"/>
      <w:r>
        <w:rPr>
          <w:rFonts w:hint="cs"/>
          <w:lang w:bidi="fa-IR"/>
        </w:rPr>
        <w:t>روشن‌تر</w:t>
      </w:r>
      <w:proofErr w:type="spellEnd"/>
      <w:r>
        <w:rPr>
          <w:rFonts w:hint="cs"/>
          <w:lang w:bidi="fa-IR"/>
        </w:rPr>
        <w:t xml:space="preserve"> از </w:t>
      </w:r>
      <w:proofErr w:type="spellStart"/>
      <w:r>
        <w:rPr>
          <w:rFonts w:hint="cs"/>
          <w:lang w:bidi="fa-IR"/>
        </w:rPr>
        <w:t>یافته‌های</w:t>
      </w:r>
      <w:proofErr w:type="spellEnd"/>
      <w:r>
        <w:rPr>
          <w:rFonts w:hint="cs"/>
          <w:lang w:bidi="fa-IR"/>
        </w:rPr>
        <w:t xml:space="preserve"> پژوهش، ویژگی</w:t>
      </w:r>
      <w:r>
        <w:rPr>
          <w:rFonts w:hint="cs"/>
          <w:lang w:bidi="fa-IR"/>
        </w:rPr>
        <w:softHyphen/>
        <w:t xml:space="preserve">های </w:t>
      </w:r>
      <w:proofErr w:type="spellStart"/>
      <w:r>
        <w:rPr>
          <w:rFonts w:hint="cs"/>
          <w:lang w:bidi="fa-IR"/>
        </w:rPr>
        <w:t>جمعیت</w:t>
      </w:r>
      <w:r>
        <w:rPr>
          <w:rFonts w:hint="cs"/>
          <w:lang w:bidi="fa-IR"/>
        </w:rPr>
        <w:softHyphen/>
        <w:t>شناختی</w:t>
      </w:r>
      <w:proofErr w:type="spellEnd"/>
      <w:r>
        <w:rPr>
          <w:rFonts w:hint="cs"/>
          <w:lang w:bidi="fa-IR"/>
        </w:rPr>
        <w:t xml:space="preserve"> هر یک از افراد نمونه </w:t>
      </w:r>
      <w:proofErr w:type="spellStart"/>
      <w:r>
        <w:rPr>
          <w:rFonts w:hint="cs"/>
          <w:lang w:bidi="fa-IR"/>
        </w:rPr>
        <w:t>درجداول</w:t>
      </w:r>
      <w:proofErr w:type="spellEnd"/>
      <w:r>
        <w:rPr>
          <w:rFonts w:hint="cs"/>
          <w:lang w:bidi="fa-IR"/>
        </w:rPr>
        <w:t xml:space="preserve"> ۴-۱ الی ۴-۴ و یافته</w:t>
      </w:r>
      <w:r>
        <w:rPr>
          <w:rFonts w:hint="cs"/>
          <w:lang w:bidi="fa-IR"/>
        </w:rPr>
        <w:softHyphen/>
        <w:t>های توصیفی متغیرهای پژوهش در جداول ۴-۵ ارائه شده است.</w:t>
      </w:r>
    </w:p>
    <w:p w14:paraId="0FF82496" w14:textId="77777777" w:rsidR="00912462" w:rsidRDefault="00000000">
      <w:pPr>
        <w:autoSpaceDE/>
        <w:autoSpaceDN/>
        <w:adjustRightInd/>
        <w:spacing w:line="276" w:lineRule="auto"/>
        <w:jc w:val="center"/>
        <w:outlineLvl w:val="5"/>
        <w:rPr>
          <w:rFonts w:ascii="Cambria" w:eastAsia="Times New Roman" w:hAnsi="Cambria" w:cs="B Lotus"/>
          <w:b/>
          <w:bCs/>
          <w:color w:val="auto"/>
          <w:sz w:val="26"/>
          <w:szCs w:val="26"/>
          <w:lang w:bidi="fa-IR"/>
        </w:rPr>
      </w:pPr>
      <w:bookmarkStart w:id="25" w:name="_Toc106471882"/>
      <w:r>
        <w:rPr>
          <w:rFonts w:ascii="Cambria" w:eastAsia="Times New Roman" w:hAnsi="Cambria" w:hint="cs"/>
          <w:b/>
          <w:bCs/>
          <w:lang w:bidi="fa-IR"/>
        </w:rPr>
        <w:t xml:space="preserve">جدول ۴-۱- </w:t>
      </w:r>
      <w:proofErr w:type="spellStart"/>
      <w:r>
        <w:rPr>
          <w:rFonts w:ascii="Cambria" w:eastAsia="Times New Roman" w:hAnsi="Cambria" w:hint="cs"/>
          <w:b/>
          <w:bCs/>
          <w:lang w:bidi="fa-IR"/>
        </w:rPr>
        <w:t>شاخص‌های</w:t>
      </w:r>
      <w:proofErr w:type="spellEnd"/>
      <w:r>
        <w:rPr>
          <w:rFonts w:ascii="Cambria" w:eastAsia="Times New Roman" w:hAnsi="Cambria" w:hint="cs"/>
          <w:b/>
          <w:bCs/>
          <w:lang w:bidi="fa-IR"/>
        </w:rPr>
        <w:t xml:space="preserve"> توصیفی مربوط به جنسیت</w:t>
      </w:r>
      <w:bookmarkEnd w:id="25"/>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198"/>
        <w:gridCol w:w="3080"/>
        <w:gridCol w:w="2748"/>
      </w:tblGrid>
      <w:tr w:rsidR="00912462" w14:paraId="0257A10B" w14:textId="77777777">
        <w:trPr>
          <w:cantSplit/>
          <w:trHeight w:val="20"/>
          <w:jc w:val="center"/>
        </w:trPr>
        <w:tc>
          <w:tcPr>
            <w:tcW w:w="1772" w:type="pct"/>
            <w:tcBorders>
              <w:top w:val="single" w:sz="8" w:space="0" w:color="9BBB59"/>
              <w:left w:val="nil"/>
              <w:bottom w:val="single" w:sz="8" w:space="0" w:color="9BBB59"/>
              <w:right w:val="nil"/>
            </w:tcBorders>
            <w:hideMark/>
          </w:tcPr>
          <w:p w14:paraId="3DA05214"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جنسیت</w:t>
            </w:r>
          </w:p>
        </w:tc>
        <w:tc>
          <w:tcPr>
            <w:tcW w:w="1706" w:type="pct"/>
            <w:tcBorders>
              <w:top w:val="single" w:sz="8" w:space="0" w:color="9BBB59"/>
              <w:left w:val="nil"/>
              <w:bottom w:val="single" w:sz="8" w:space="0" w:color="9BBB59"/>
              <w:right w:val="nil"/>
            </w:tcBorders>
            <w:hideMark/>
          </w:tcPr>
          <w:p w14:paraId="4A799CF6"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فراوانی</w:t>
            </w:r>
          </w:p>
        </w:tc>
        <w:tc>
          <w:tcPr>
            <w:tcW w:w="1522" w:type="pct"/>
            <w:tcBorders>
              <w:top w:val="single" w:sz="8" w:space="0" w:color="9BBB59"/>
              <w:left w:val="nil"/>
              <w:bottom w:val="single" w:sz="8" w:space="0" w:color="9BBB59"/>
              <w:right w:val="nil"/>
            </w:tcBorders>
            <w:hideMark/>
          </w:tcPr>
          <w:p w14:paraId="36875F16"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مرد</w:t>
            </w:r>
          </w:p>
        </w:tc>
        <w:tc>
          <w:tcPr>
            <w:tcW w:w="1706" w:type="pct"/>
            <w:vAlign w:val="center"/>
            <w:hideMark/>
          </w:tcPr>
          <w:p w14:paraId="064EB3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۳۳</w:t>
            </w:r>
          </w:p>
        </w:tc>
        <w:tc>
          <w:tcPr>
            <w:tcW w:w="1522" w:type="pct"/>
            <w:vAlign w:val="center"/>
            <w:hideMark/>
          </w:tcPr>
          <w:p w14:paraId="143EC82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40" w:lineRule="auto"/>
              <w:jc w:val="center"/>
              <w:rPr>
                <w:rFonts w:ascii="Arial" w:hAnsi="Arial" w:cs="B Lotus"/>
                <w:b/>
                <w:bCs/>
                <w:color w:val="auto"/>
                <w:lang w:bidi="fa-IR"/>
              </w:rPr>
            </w:pPr>
            <w:r>
              <w:rPr>
                <w:rFonts w:ascii="Arial" w:hAnsi="Arial" w:hint="cs"/>
                <w:b/>
                <w:bCs/>
                <w:sz w:val="24"/>
                <w:szCs w:val="24"/>
                <w:lang w:bidi="fa-IR"/>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0D3907D4"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جدول ۴-۱ </w:t>
      </w:r>
      <w:proofErr w:type="spellStart"/>
      <w:r>
        <w:rPr>
          <w:rFonts w:ascii="Arial" w:hAnsi="Arial" w:hint="cs"/>
          <w:lang w:bidi="fa-IR"/>
        </w:rPr>
        <w:t>شاخص‌های</w:t>
      </w:r>
      <w:proofErr w:type="spellEnd"/>
      <w:r>
        <w:rPr>
          <w:rFonts w:ascii="Arial" w:hAnsi="Arial" w:hint="cs"/>
          <w:lang w:bidi="fa-IR"/>
        </w:rPr>
        <w:t xml:space="preserve"> توصیفی مربوط به جنسیت شرکت </w:t>
      </w:r>
      <w:proofErr w:type="spellStart"/>
      <w:r>
        <w:rPr>
          <w:rFonts w:ascii="Arial" w:hAnsi="Arial" w:hint="cs"/>
          <w:lang w:bidi="fa-IR"/>
        </w:rPr>
        <w:t>کنندگان</w:t>
      </w:r>
      <w:proofErr w:type="spellEnd"/>
      <w:r>
        <w:rPr>
          <w:rFonts w:ascii="Arial" w:hAnsi="Arial" w:hint="cs"/>
          <w:lang w:bidi="fa-IR"/>
        </w:rPr>
        <w:t xml:space="preserve"> پژوهش را نشان </w:t>
      </w:r>
      <w:proofErr w:type="spellStart"/>
      <w:r>
        <w:rPr>
          <w:rFonts w:ascii="Arial" w:hAnsi="Arial" w:hint="cs"/>
          <w:lang w:bidi="fa-IR"/>
        </w:rPr>
        <w:t>می‌دهد</w:t>
      </w:r>
      <w:proofErr w:type="spellEnd"/>
      <w:r>
        <w:rPr>
          <w:rFonts w:ascii="Arial" w:hAnsi="Arial" w:hint="cs"/>
          <w:lang w:bidi="fa-IR"/>
        </w:rPr>
        <w:t xml:space="preserve">. بر این اساس در مطالعه حاضر ۸/۵۸ درصد شرکت </w:t>
      </w:r>
      <w:proofErr w:type="spellStart"/>
      <w:r>
        <w:rPr>
          <w:rFonts w:ascii="Arial" w:hAnsi="Arial" w:hint="cs"/>
          <w:lang w:bidi="fa-IR"/>
        </w:rPr>
        <w:t>کنندگان</w:t>
      </w:r>
      <w:proofErr w:type="spellEnd"/>
      <w:r>
        <w:rPr>
          <w:rFonts w:ascii="Arial" w:hAnsi="Arial" w:hint="cs"/>
          <w:lang w:bidi="fa-IR"/>
        </w:rPr>
        <w:t xml:space="preserve"> را زن و ۲/۴۱ درصد را مرد تشکیل می دهند. </w:t>
      </w:r>
    </w:p>
    <w:p w14:paraId="5FEE18D8" w14:textId="77777777" w:rsidR="00912462" w:rsidRDefault="00000000">
      <w:pPr>
        <w:autoSpaceDE/>
        <w:autoSpaceDN/>
        <w:adjustRightInd/>
        <w:spacing w:line="276" w:lineRule="auto"/>
        <w:jc w:val="center"/>
        <w:outlineLvl w:val="5"/>
        <w:rPr>
          <w:rFonts w:ascii="Cambria" w:eastAsia="Times New Roman" w:hAnsi="Cambria" w:cs="B Lotus"/>
          <w:b/>
          <w:bCs/>
          <w:color w:val="auto"/>
          <w:sz w:val="26"/>
          <w:szCs w:val="26"/>
          <w:lang w:bidi="fa-IR"/>
        </w:rPr>
      </w:pPr>
      <w:bookmarkStart w:id="26" w:name="_Toc106471883"/>
      <w:r>
        <w:rPr>
          <w:rFonts w:ascii="Cambria" w:eastAsia="Times New Roman" w:hAnsi="Cambria" w:hint="cs"/>
          <w:b/>
          <w:bCs/>
          <w:lang w:bidi="fa-IR"/>
        </w:rPr>
        <w:t xml:space="preserve">جدول ۴-۲- </w:t>
      </w:r>
      <w:proofErr w:type="spellStart"/>
      <w:r>
        <w:rPr>
          <w:rFonts w:ascii="Cambria" w:eastAsia="Times New Roman" w:hAnsi="Cambria" w:hint="cs"/>
          <w:b/>
          <w:bCs/>
          <w:lang w:bidi="fa-IR"/>
        </w:rPr>
        <w:t>شاخص‌های</w:t>
      </w:r>
      <w:proofErr w:type="spellEnd"/>
      <w:r>
        <w:rPr>
          <w:rFonts w:ascii="Cambria" w:eastAsia="Times New Roman" w:hAnsi="Cambria" w:hint="cs"/>
          <w:b/>
          <w:bCs/>
          <w:lang w:bidi="fa-IR"/>
        </w:rPr>
        <w:t xml:space="preserve"> توصیفی مربوط به وضعیت تأهل</w:t>
      </w:r>
      <w:bookmarkEnd w:id="26"/>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243"/>
        <w:gridCol w:w="2822"/>
        <w:gridCol w:w="2961"/>
      </w:tblGrid>
      <w:tr w:rsidR="00912462" w14:paraId="14DC9EBB" w14:textId="77777777">
        <w:trPr>
          <w:cantSplit/>
          <w:trHeight w:hRule="exact" w:val="433"/>
          <w:jc w:val="cent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متأهل</w:t>
            </w:r>
          </w:p>
        </w:tc>
        <w:tc>
          <w:tcPr>
            <w:tcW w:w="1563" w:type="pct"/>
            <w:vAlign w:val="center"/>
            <w:hideMark/>
          </w:tcPr>
          <w:p w14:paraId="72260AAB"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۴۶</w:t>
            </w:r>
          </w:p>
        </w:tc>
        <w:tc>
          <w:tcPr>
            <w:tcW w:w="1641" w:type="pct"/>
            <w:vAlign w:val="center"/>
            <w:hideMark/>
          </w:tcPr>
          <w:p w14:paraId="387444B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کل</w:t>
            </w:r>
          </w:p>
        </w:tc>
        <w:tc>
          <w:tcPr>
            <w:tcW w:w="1563" w:type="pct"/>
            <w:vAlign w:val="center"/>
          </w:tcPr>
          <w:p w14:paraId="2D7B98E9"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۸۰</w:t>
            </w:r>
          </w:p>
        </w:tc>
        <w:tc>
          <w:tcPr>
            <w:tcW w:w="1641" w:type="pct"/>
            <w:vAlign w:val="center"/>
          </w:tcPr>
          <w:p w14:paraId="79A5E91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1FD634A1"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 جدول ۴-۲، </w:t>
      </w:r>
      <w:proofErr w:type="spellStart"/>
      <w:r>
        <w:rPr>
          <w:rFonts w:ascii="Arial" w:hAnsi="Arial" w:hint="cs"/>
          <w:lang w:bidi="fa-IR"/>
        </w:rPr>
        <w:t>شاخص‌های</w:t>
      </w:r>
      <w:proofErr w:type="spellEnd"/>
      <w:r>
        <w:rPr>
          <w:rFonts w:ascii="Arial" w:hAnsi="Arial" w:hint="cs"/>
          <w:lang w:bidi="fa-IR"/>
        </w:rPr>
        <w:t xml:space="preserve"> توصیفی مربوط به وضعیت تأهل شرکت </w:t>
      </w:r>
      <w:proofErr w:type="spellStart"/>
      <w:r>
        <w:rPr>
          <w:rFonts w:ascii="Arial" w:hAnsi="Arial" w:hint="cs"/>
          <w:lang w:bidi="fa-IR"/>
        </w:rPr>
        <w:t>کنندگان</w:t>
      </w:r>
      <w:proofErr w:type="spellEnd"/>
      <w:r>
        <w:rPr>
          <w:rFonts w:ascii="Arial" w:hAnsi="Arial" w:hint="cs"/>
          <w:lang w:bidi="fa-IR"/>
        </w:rPr>
        <w:t xml:space="preserve"> پژوهش را نشان </w:t>
      </w:r>
      <w:proofErr w:type="spellStart"/>
      <w:r>
        <w:rPr>
          <w:rFonts w:ascii="Arial" w:hAnsi="Arial" w:hint="cs"/>
          <w:lang w:bidi="fa-IR"/>
        </w:rPr>
        <w:t>می‌دهد</w:t>
      </w:r>
      <w:proofErr w:type="spellEnd"/>
      <w:r>
        <w:rPr>
          <w:rFonts w:ascii="Arial" w:hAnsi="Arial" w:hint="cs"/>
          <w:lang w:bidi="fa-IR"/>
        </w:rPr>
        <w:t xml:space="preserve">. بر این اساس، ۰/۱۰ درصد شرکت </w:t>
      </w:r>
      <w:proofErr w:type="spellStart"/>
      <w:r>
        <w:rPr>
          <w:rFonts w:ascii="Arial" w:hAnsi="Arial" w:hint="cs"/>
          <w:lang w:bidi="fa-IR"/>
        </w:rPr>
        <w:t>کنندگان</w:t>
      </w:r>
      <w:proofErr w:type="spellEnd"/>
      <w:r>
        <w:rPr>
          <w:rFonts w:ascii="Arial" w:hAnsi="Arial" w:hint="cs"/>
          <w:lang w:bidi="fa-IR"/>
        </w:rPr>
        <w:t xml:space="preserve"> را مجرد، ۵/۵۷ درصد را افراد متأهل و ۵/۳۲ درصد را افراد جدا شده بودند.</w:t>
      </w:r>
    </w:p>
    <w:p w14:paraId="77ADC573" w14:textId="77777777" w:rsidR="00912462" w:rsidRDefault="00000000" w:rsidP="00503BED">
      <w:pPr>
        <w:keepNext/>
        <w:autoSpaceDE/>
        <w:autoSpaceDN/>
        <w:adjustRightInd/>
        <w:spacing w:line="276" w:lineRule="auto"/>
        <w:jc w:val="center"/>
        <w:outlineLvl w:val="5"/>
        <w:rPr>
          <w:rFonts w:ascii="Cambria" w:eastAsia="Times New Roman" w:hAnsi="Cambria" w:cs="B Lotus"/>
          <w:b/>
          <w:bCs/>
          <w:color w:val="auto"/>
          <w:sz w:val="26"/>
          <w:szCs w:val="26"/>
          <w:lang w:bidi="fa-IR"/>
        </w:rPr>
      </w:pPr>
      <w:bookmarkStart w:id="27" w:name="_Toc106471884"/>
      <w:r>
        <w:rPr>
          <w:rFonts w:ascii="Cambria" w:eastAsia="Times New Roman" w:hAnsi="Cambria" w:hint="cs"/>
          <w:b/>
          <w:bCs/>
          <w:lang w:bidi="fa-IR"/>
        </w:rPr>
        <w:lastRenderedPageBreak/>
        <w:t xml:space="preserve">جدول ۴-۳- فراوانی و درصد شرکت </w:t>
      </w:r>
      <w:proofErr w:type="spellStart"/>
      <w:r>
        <w:rPr>
          <w:rFonts w:ascii="Cambria" w:eastAsia="Times New Roman" w:hAnsi="Cambria" w:hint="cs"/>
          <w:b/>
          <w:bCs/>
          <w:lang w:bidi="fa-IR"/>
        </w:rPr>
        <w:t>کنندگان</w:t>
      </w:r>
      <w:proofErr w:type="spellEnd"/>
      <w:r>
        <w:rPr>
          <w:rFonts w:ascii="Cambria" w:eastAsia="Times New Roman" w:hAnsi="Cambria" w:hint="cs"/>
          <w:b/>
          <w:bCs/>
          <w:lang w:bidi="fa-IR"/>
        </w:rPr>
        <w:t xml:space="preserve"> براساس میزان تحصیلات</w:t>
      </w:r>
      <w:bookmarkEnd w:id="27"/>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430"/>
        <w:gridCol w:w="2160"/>
        <w:gridCol w:w="2340"/>
      </w:tblGrid>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درصد</w:t>
            </w:r>
          </w:p>
        </w:tc>
      </w:tr>
      <w:tr w:rsidR="00912462" w14:paraId="61D8DAA1" w14:textId="77777777">
        <w:trPr>
          <w:cantSplit/>
          <w:trHeight w:val="1115"/>
          <w:jc w:val="center"/>
        </w:trPr>
        <w:tc>
          <w:tcPr>
            <w:tcW w:w="2430" w:type="dxa"/>
            <w:tcBorders>
              <w:left w:val="nil"/>
              <w:right w:val="nil"/>
            </w:tcBorders>
            <w:shd w:val="clear" w:color="auto" w:fill="E6EED5"/>
            <w:vAlign w:val="center"/>
            <w:hideMark/>
          </w:tcPr>
          <w:p w14:paraId="6BAA54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زیر دیپلم</w:t>
            </w:r>
          </w:p>
          <w:p w14:paraId="006E79E9"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دیپلم</w:t>
            </w:r>
          </w:p>
        </w:tc>
        <w:tc>
          <w:tcPr>
            <w:tcW w:w="2160" w:type="dxa"/>
            <w:tcBorders>
              <w:left w:val="nil"/>
              <w:right w:val="nil"/>
            </w:tcBorders>
            <w:shd w:val="clear" w:color="auto" w:fill="E6EED5"/>
            <w:vAlign w:val="center"/>
            <w:hideMark/>
          </w:tcPr>
          <w:p w14:paraId="294799B7"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۱۸</w:t>
            </w:r>
          </w:p>
          <w:p w14:paraId="3AE0D28E"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۲۱</w:t>
            </w:r>
          </w:p>
        </w:tc>
        <w:tc>
          <w:tcPr>
            <w:tcW w:w="2340" w:type="dxa"/>
            <w:tcBorders>
              <w:left w:val="nil"/>
              <w:right w:val="nil"/>
            </w:tcBorders>
            <w:shd w:val="clear" w:color="auto" w:fill="E6EED5"/>
            <w:vAlign w:val="center"/>
            <w:hideMark/>
          </w:tcPr>
          <w:p w14:paraId="5DFA6518"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۵/۲۲</w:t>
            </w:r>
          </w:p>
          <w:p w14:paraId="6A05213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۲/۲۶</w:t>
            </w:r>
          </w:p>
        </w:tc>
      </w:tr>
      <w:tr w:rsidR="00912462" w14:paraId="000ACA4C" w14:textId="77777777">
        <w:trPr>
          <w:cantSplit/>
          <w:trHeight w:val="630"/>
          <w:jc w:val="center"/>
        </w:trPr>
        <w:tc>
          <w:tcPr>
            <w:tcW w:w="2430" w:type="dxa"/>
            <w:vAlign w:val="center"/>
            <w:hideMark/>
          </w:tcPr>
          <w:p w14:paraId="5748388A"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کاردانی</w:t>
            </w:r>
          </w:p>
        </w:tc>
        <w:tc>
          <w:tcPr>
            <w:tcW w:w="2160" w:type="dxa"/>
            <w:vAlign w:val="center"/>
            <w:hideMark/>
          </w:tcPr>
          <w:p w14:paraId="08ADEF1C"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۲۴</w:t>
            </w:r>
          </w:p>
        </w:tc>
        <w:tc>
          <w:tcPr>
            <w:tcW w:w="2340" w:type="dxa"/>
            <w:vAlign w:val="center"/>
            <w:hideMark/>
          </w:tcPr>
          <w:p w14:paraId="13BACB02" w14:textId="77777777" w:rsidR="00912462" w:rsidRDefault="00000000">
            <w:pPr>
              <w:autoSpaceDE/>
              <w:autoSpaceDN/>
              <w:adjustRightInd/>
              <w:spacing w:after="0" w:line="240" w:lineRule="auto"/>
              <w:jc w:val="center"/>
              <w:rPr>
                <w:rFonts w:ascii="Arial" w:hAnsi="Arial" w:cs="B Lotus"/>
                <w:color w:val="auto"/>
                <w:lang w:bidi="fa-IR"/>
              </w:rPr>
            </w:pPr>
            <w:r>
              <w:rPr>
                <w:rFonts w:ascii="Arial" w:hAnsi="Arial" w:hint="cs"/>
                <w:sz w:val="24"/>
                <w:szCs w:val="24"/>
                <w:lang w:bidi="fa-IR"/>
              </w:rPr>
              <w:t>۰/۳۰</w:t>
            </w:r>
          </w:p>
        </w:tc>
      </w:tr>
      <w:tr w:rsidR="00912462" w14:paraId="338FFF3A" w14:textId="77777777">
        <w:trPr>
          <w:cantSplit/>
          <w:trHeight w:val="630"/>
          <w:jc w:val="center"/>
        </w:trPr>
        <w:tc>
          <w:tcPr>
            <w:tcW w:w="2430" w:type="dxa"/>
            <w:tcBorders>
              <w:left w:val="nil"/>
              <w:right w:val="nil"/>
            </w:tcBorders>
            <w:shd w:val="clear" w:color="auto" w:fill="E6EED5"/>
            <w:vAlign w:val="center"/>
          </w:tcPr>
          <w:p w14:paraId="38FF6C6C"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کارشناسی و بالاتر</w:t>
            </w:r>
          </w:p>
        </w:tc>
        <w:tc>
          <w:tcPr>
            <w:tcW w:w="2160" w:type="dxa"/>
            <w:tcBorders>
              <w:left w:val="nil"/>
              <w:right w:val="nil"/>
            </w:tcBorders>
            <w:shd w:val="clear" w:color="auto" w:fill="E6EED5"/>
            <w:vAlign w:val="center"/>
          </w:tcPr>
          <w:p w14:paraId="39EF4886"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۱۷</w:t>
            </w:r>
          </w:p>
        </w:tc>
        <w:tc>
          <w:tcPr>
            <w:tcW w:w="2340" w:type="dxa"/>
            <w:tcBorders>
              <w:left w:val="nil"/>
              <w:right w:val="nil"/>
            </w:tcBorders>
            <w:shd w:val="clear" w:color="auto" w:fill="E6EED5"/>
            <w:vAlign w:val="center"/>
          </w:tcPr>
          <w:p w14:paraId="2BBE0344"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۳/۲۱</w:t>
            </w:r>
          </w:p>
        </w:tc>
      </w:tr>
      <w:tr w:rsidR="00912462" w14:paraId="599D4F2D" w14:textId="77777777">
        <w:trPr>
          <w:cantSplit/>
          <w:trHeight w:hRule="exact" w:val="432"/>
          <w:jc w:val="center"/>
        </w:trPr>
        <w:tc>
          <w:tcPr>
            <w:tcW w:w="2430" w:type="dxa"/>
            <w:vAlign w:val="center"/>
          </w:tcPr>
          <w:p w14:paraId="363F1E66"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کل</w:t>
            </w:r>
          </w:p>
        </w:tc>
        <w:tc>
          <w:tcPr>
            <w:tcW w:w="2160" w:type="dxa"/>
            <w:vAlign w:val="center"/>
          </w:tcPr>
          <w:p w14:paraId="2E7E1017"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۸۰</w:t>
            </w:r>
          </w:p>
        </w:tc>
        <w:tc>
          <w:tcPr>
            <w:tcW w:w="2340" w:type="dxa"/>
            <w:vAlign w:val="center"/>
          </w:tcPr>
          <w:p w14:paraId="353BFE73" w14:textId="77777777" w:rsidR="00912462" w:rsidRDefault="00000000">
            <w:pPr>
              <w:spacing w:after="0" w:line="240" w:lineRule="auto"/>
              <w:jc w:val="center"/>
              <w:rPr>
                <w:rFonts w:ascii="Arial" w:hAnsi="Arial" w:cs="B Lotus"/>
                <w:color w:val="auto"/>
                <w:lang w:bidi="fa-IR"/>
              </w:rPr>
            </w:pPr>
            <w:r>
              <w:rPr>
                <w:rFonts w:ascii="Arial" w:hAnsi="Arial" w:hint="cs"/>
                <w:sz w:val="24"/>
                <w:szCs w:val="24"/>
                <w:lang w:bidi="fa-IR"/>
              </w:rPr>
              <w:t>۱۰۰</w:t>
            </w:r>
          </w:p>
        </w:tc>
      </w:tr>
    </w:tbl>
    <w:p w14:paraId="02F3638B" w14:textId="77777777" w:rsidR="00912462" w:rsidRDefault="00000000">
      <w:pPr>
        <w:autoSpaceDE/>
        <w:autoSpaceDN/>
        <w:adjustRightInd/>
        <w:ind w:firstLine="397"/>
        <w:jc w:val="both"/>
        <w:rPr>
          <w:rFonts w:ascii="Arial" w:hAnsi="Arial" w:cs="B Lotus"/>
          <w:color w:val="auto"/>
          <w:lang w:bidi="fa-IR"/>
        </w:rPr>
      </w:pPr>
      <w:r>
        <w:rPr>
          <w:rFonts w:ascii="Arial" w:hAnsi="Arial" w:hint="cs"/>
          <w:lang w:bidi="fa-IR"/>
        </w:rPr>
        <w:t xml:space="preserve">جدول ۴-۳، فراوانی و درصد شرکت </w:t>
      </w:r>
      <w:proofErr w:type="spellStart"/>
      <w:r>
        <w:rPr>
          <w:rFonts w:ascii="Arial" w:hAnsi="Arial" w:hint="cs"/>
          <w:lang w:bidi="fa-IR"/>
        </w:rPr>
        <w:t>کنندگان</w:t>
      </w:r>
      <w:proofErr w:type="spellEnd"/>
      <w:r>
        <w:rPr>
          <w:rFonts w:ascii="Arial" w:hAnsi="Arial" w:hint="cs"/>
          <w:lang w:bidi="fa-IR"/>
        </w:rPr>
        <w:t xml:space="preserve"> را براساس میزان تحصیلات نشان </w:t>
      </w:r>
      <w:proofErr w:type="spellStart"/>
      <w:r>
        <w:rPr>
          <w:rFonts w:ascii="Arial" w:hAnsi="Arial" w:hint="cs"/>
          <w:lang w:bidi="fa-IR"/>
        </w:rPr>
        <w:t>می‌دهد</w:t>
      </w:r>
      <w:proofErr w:type="spellEnd"/>
      <w:r>
        <w:rPr>
          <w:rFonts w:ascii="Arial" w:hAnsi="Arial" w:hint="cs"/>
          <w:lang w:bidi="fa-IR"/>
        </w:rPr>
        <w:t xml:space="preserve">. بر این اساس، در این مطالعه ۵/۲۲ درصد شرکت </w:t>
      </w:r>
      <w:proofErr w:type="spellStart"/>
      <w:r>
        <w:rPr>
          <w:rFonts w:ascii="Arial" w:hAnsi="Arial" w:hint="cs"/>
          <w:lang w:bidi="fa-IR"/>
        </w:rPr>
        <w:t>کنندگان</w:t>
      </w:r>
      <w:proofErr w:type="spellEnd"/>
      <w:r>
        <w:rPr>
          <w:rFonts w:ascii="Arial" w:hAnsi="Arial" w:hint="cs"/>
          <w:lang w:bidi="fa-IR"/>
        </w:rPr>
        <w:t xml:space="preserve"> دارای مدرک </w:t>
      </w:r>
      <w:proofErr w:type="spellStart"/>
      <w:r>
        <w:rPr>
          <w:rFonts w:ascii="Arial" w:hAnsi="Arial" w:hint="cs"/>
          <w:lang w:bidi="fa-IR"/>
        </w:rPr>
        <w:t>زیردیپلم</w:t>
      </w:r>
      <w:proofErr w:type="spellEnd"/>
      <w:r>
        <w:rPr>
          <w:rFonts w:ascii="Arial" w:hAnsi="Arial" w:hint="cs"/>
          <w:lang w:bidi="fa-IR"/>
        </w:rPr>
        <w:t>، ۲/۲۶ درصد دارای مدرک دیپلم، ۰/۳۰ درصد دارای مدرک کاردانی و ۳/۲۱ درصد دارای مدرک کارشناسی و بالاتر می باشند.</w:t>
      </w:r>
    </w:p>
    <w:p w14:paraId="4E3E7814" w14:textId="77777777" w:rsidR="00912462" w:rsidRDefault="00000000">
      <w:pPr>
        <w:spacing w:line="276" w:lineRule="auto"/>
        <w:jc w:val="center"/>
        <w:rPr>
          <w:rFonts w:cs="B Lotus"/>
          <w:b/>
          <w:bCs/>
          <w:color w:val="auto"/>
          <w:sz w:val="26"/>
          <w:szCs w:val="26"/>
          <w:lang w:bidi="fa-IR"/>
        </w:rPr>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b/>
          <w:bCs/>
          <w:lang w:bidi="fa-IR"/>
        </w:rPr>
        <w:t xml:space="preserve">جدول ۴-۴- </w:t>
      </w:r>
      <w:proofErr w:type="spellStart"/>
      <w:r>
        <w:rPr>
          <w:rFonts w:hint="cs"/>
          <w:b/>
          <w:bCs/>
          <w:lang w:bidi="fa-IR"/>
        </w:rPr>
        <w:t>شاخص‌های</w:t>
      </w:r>
      <w:proofErr w:type="spellEnd"/>
      <w:r>
        <w:rPr>
          <w:rFonts w:hint="cs"/>
          <w:b/>
          <w:bCs/>
          <w:lang w:bidi="fa-IR"/>
        </w:rPr>
        <w:t xml:space="preserve"> توصیفی مربوط به سن شرکت </w:t>
      </w:r>
      <w:proofErr w:type="spellStart"/>
      <w:r>
        <w:rPr>
          <w:rFonts w:hint="cs"/>
          <w:b/>
          <w:bCs/>
          <w:lang w:bidi="fa-IR"/>
        </w:rPr>
        <w:t>کنندگان</w:t>
      </w:r>
      <w:proofErr w:type="spellEnd"/>
      <w:r>
        <w:rPr>
          <w:rFonts w:hint="cs"/>
          <w:b/>
          <w:bCs/>
          <w:lang w:bidi="fa-IR"/>
        </w:rPr>
        <w:t xml:space="preserve"> پژوهش</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919"/>
        <w:gridCol w:w="1848"/>
        <w:gridCol w:w="1848"/>
        <w:gridCol w:w="1610"/>
        <w:gridCol w:w="1142"/>
      </w:tblGrid>
      <w:tr w:rsidR="00912462" w14:paraId="31E1F6A3" w14:textId="77777777">
        <w:trPr>
          <w:cantSplit/>
          <w:trHeight w:val="413"/>
          <w:jc w:val="center"/>
        </w:trPr>
        <w:tc>
          <w:tcPr>
            <w:tcW w:w="919" w:type="dxa"/>
            <w:tcBorders>
              <w:top w:val="single" w:sz="8" w:space="0" w:color="9BBB59"/>
              <w:left w:val="nil"/>
              <w:bottom w:val="single" w:sz="8" w:space="0" w:color="9BBB59"/>
              <w:right w:val="nil"/>
            </w:tcBorders>
          </w:tcPr>
          <w:p w14:paraId="4D917407"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متغیر</w:t>
            </w:r>
          </w:p>
        </w:tc>
        <w:tc>
          <w:tcPr>
            <w:tcW w:w="1848" w:type="dxa"/>
            <w:tcBorders>
              <w:top w:val="single" w:sz="8" w:space="0" w:color="9BBB59"/>
              <w:left w:val="nil"/>
              <w:bottom w:val="single" w:sz="8" w:space="0" w:color="9BBB59"/>
              <w:right w:val="nil"/>
            </w:tcBorders>
          </w:tcPr>
          <w:p w14:paraId="601D1C7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میانگین</w:t>
            </w:r>
          </w:p>
        </w:tc>
        <w:tc>
          <w:tcPr>
            <w:tcW w:w="1848" w:type="dxa"/>
            <w:tcBorders>
              <w:top w:val="single" w:sz="8" w:space="0" w:color="9BBB59"/>
              <w:left w:val="nil"/>
              <w:bottom w:val="single" w:sz="8" w:space="0" w:color="9BBB59"/>
              <w:right w:val="nil"/>
            </w:tcBorders>
          </w:tcPr>
          <w:p w14:paraId="57D8E41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انحراف معیار</w:t>
            </w:r>
          </w:p>
        </w:tc>
        <w:tc>
          <w:tcPr>
            <w:tcW w:w="1610" w:type="dxa"/>
            <w:tcBorders>
              <w:top w:val="single" w:sz="8" w:space="0" w:color="9BBB59"/>
              <w:left w:val="nil"/>
              <w:bottom w:val="single" w:sz="8" w:space="0" w:color="9BBB59"/>
              <w:right w:val="nil"/>
            </w:tcBorders>
          </w:tcPr>
          <w:p w14:paraId="36B3BD7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کمینه</w:t>
            </w:r>
          </w:p>
        </w:tc>
        <w:tc>
          <w:tcPr>
            <w:tcW w:w="1142" w:type="dxa"/>
            <w:tcBorders>
              <w:top w:val="single" w:sz="8" w:space="0" w:color="9BBB59"/>
              <w:left w:val="nil"/>
              <w:bottom w:val="single" w:sz="8" w:space="0" w:color="9BBB59"/>
              <w:right w:val="nil"/>
            </w:tcBorders>
          </w:tcPr>
          <w:p w14:paraId="28788062" w14:textId="77777777" w:rsidR="00912462" w:rsidRDefault="00000000">
            <w:pPr>
              <w:spacing w:after="0" w:line="240" w:lineRule="auto"/>
              <w:jc w:val="center"/>
              <w:rPr>
                <w:rFonts w:ascii="Times New Roman" w:eastAsia="Times New Roman" w:hAnsi="Times New Roman" w:cs="B Lotus"/>
                <w:color w:val="auto"/>
                <w:lang w:bidi="fa-IR"/>
              </w:rPr>
            </w:pPr>
            <w:proofErr w:type="spellStart"/>
            <w:r>
              <w:rPr>
                <w:rFonts w:ascii="Times New Roman" w:eastAsia="Times New Roman" w:hAnsi="Times New Roman" w:hint="cs"/>
                <w:sz w:val="24"/>
                <w:szCs w:val="24"/>
                <w:lang w:bidi="fa-IR"/>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tcPr>
          <w:p w14:paraId="44BF862F"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tcPr>
          <w:p w14:paraId="028B910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tcPr>
          <w:p w14:paraId="3F480FEA"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tcPr>
          <w:p w14:paraId="4A975156"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tcPr>
          <w:p w14:paraId="2A182C1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۸۵</w:t>
            </w:r>
          </w:p>
        </w:tc>
      </w:tr>
    </w:tbl>
    <w:p w14:paraId="29F74369"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جدول ۴-۴، </w:t>
      </w:r>
      <w:proofErr w:type="spellStart"/>
      <w:r>
        <w:rPr>
          <w:rFonts w:ascii="Times New Roman" w:eastAsia="Times New Roman" w:hAnsi="Times New Roman" w:hint="cs"/>
          <w:lang w:bidi="fa-IR"/>
        </w:rPr>
        <w:t>شاخص‌های</w:t>
      </w:r>
      <w:proofErr w:type="spellEnd"/>
      <w:r>
        <w:rPr>
          <w:rFonts w:ascii="Times New Roman" w:eastAsia="Times New Roman" w:hAnsi="Times New Roman" w:hint="cs"/>
          <w:lang w:bidi="fa-IR"/>
        </w:rPr>
        <w:t xml:space="preserve"> توصیفی مربوط به سن آزمودنی</w:t>
      </w:r>
      <w:r>
        <w:rPr>
          <w:rFonts w:ascii="Times New Roman" w:eastAsia="Times New Roman" w:hAnsi="Times New Roman" w:hint="cs"/>
          <w:lang w:bidi="fa-IR"/>
        </w:rPr>
        <w:softHyphen/>
        <w:t xml:space="preserve">های پژوهش را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بر اساس جدول فوق، میانگین سن شرکت </w:t>
      </w:r>
      <w:proofErr w:type="spellStart"/>
      <w:r>
        <w:rPr>
          <w:rFonts w:ascii="Times New Roman" w:eastAsia="Times New Roman" w:hAnsi="Times New Roman" w:hint="cs"/>
          <w:lang w:bidi="fa-IR"/>
        </w:rPr>
        <w:t>کنندگان</w:t>
      </w:r>
      <w:proofErr w:type="spellEnd"/>
      <w:r>
        <w:rPr>
          <w:rFonts w:ascii="Times New Roman" w:eastAsia="Times New Roman" w:hAnsi="Times New Roman" w:hint="cs"/>
          <w:lang w:bidi="fa-IR"/>
        </w:rPr>
        <w:t xml:space="preserve"> ۴۸/۷۱ سال (۷۲/۶= </w:t>
      </w:r>
      <w:proofErr w:type="spellStart"/>
      <w:r>
        <w:rPr>
          <w:rFonts w:ascii="Times New Roman" w:eastAsia="Times New Roman" w:hAnsi="Times New Roman" w:cs="B Lotus"/>
          <w:rtl w:val="0"/>
        </w:rPr>
        <w:t>sd</w:t>
      </w:r>
      <w:proofErr w:type="spellEnd"/>
      <w:r>
        <w:rPr>
          <w:rFonts w:ascii="Times New Roman" w:eastAsia="Times New Roman" w:hAnsi="Times New Roman" w:hint="cs"/>
          <w:lang w:bidi="fa-IR"/>
        </w:rPr>
        <w:t xml:space="preserve">، دامنه = ۸۵-۶۱)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w:t>
      </w:r>
      <w:r>
        <w:rPr>
          <w:rFonts w:hint="cs"/>
          <w:b/>
          <w:bCs/>
          <w:lang w:bidi="fa-IR"/>
        </w:rPr>
        <w:t xml:space="preserve"> </w:t>
      </w:r>
    </w:p>
    <w:p w14:paraId="0DE1EB7D" w14:textId="77777777" w:rsidR="00912462" w:rsidRDefault="00000000">
      <w:pPr>
        <w:spacing w:line="276" w:lineRule="auto"/>
        <w:jc w:val="center"/>
        <w:outlineLvl w:val="0"/>
        <w:rPr>
          <w:rFonts w:cs="B Lotus"/>
          <w:bCs/>
          <w:color w:val="auto"/>
          <w:sz w:val="26"/>
          <w:szCs w:val="26"/>
          <w:lang w:bidi="fa-IR"/>
        </w:rPr>
      </w:pPr>
      <w:r>
        <w:rPr>
          <w:rFonts w:hint="cs"/>
          <w:bCs/>
          <w:lang w:bidi="fa-IR"/>
        </w:rPr>
        <w:t xml:space="preserve">جدول ۴-۵- </w:t>
      </w:r>
      <w:proofErr w:type="spellStart"/>
      <w:r>
        <w:rPr>
          <w:rFonts w:hint="cs"/>
          <w:bCs/>
          <w:lang w:bidi="fa-IR"/>
        </w:rPr>
        <w:t>شاخص‌های</w:t>
      </w:r>
      <w:proofErr w:type="spellEnd"/>
      <w:r>
        <w:rPr>
          <w:rFonts w:hint="cs"/>
          <w:bCs/>
          <w:lang w:bidi="fa-IR"/>
        </w:rPr>
        <w:t xml:space="preserve"> توصیفی متغیرهای پژوهش</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68BFC9A2" w14:textId="77777777">
        <w:trPr>
          <w:cantSplit/>
          <w:jc w:val="center"/>
        </w:trPr>
        <w:tc>
          <w:tcPr>
            <w:tcW w:w="1733" w:type="dxa"/>
            <w:tcBorders>
              <w:top w:val="single" w:sz="8" w:space="0" w:color="9BBB59"/>
              <w:left w:val="nil"/>
              <w:bottom w:val="single" w:sz="8" w:space="0" w:color="9BBB59"/>
              <w:right w:val="nil"/>
            </w:tcBorders>
          </w:tcPr>
          <w:p w14:paraId="2F13D3CE"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متغیر</w:t>
            </w:r>
          </w:p>
        </w:tc>
        <w:tc>
          <w:tcPr>
            <w:tcW w:w="1733" w:type="dxa"/>
            <w:tcBorders>
              <w:top w:val="single" w:sz="8" w:space="0" w:color="9BBB59"/>
              <w:left w:val="nil"/>
              <w:bottom w:val="single" w:sz="8" w:space="0" w:color="9BBB59"/>
              <w:right w:val="nil"/>
            </w:tcBorders>
          </w:tcPr>
          <w:p w14:paraId="26B164E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میانگین</w:t>
            </w:r>
          </w:p>
        </w:tc>
        <w:tc>
          <w:tcPr>
            <w:tcW w:w="1733" w:type="dxa"/>
            <w:tcBorders>
              <w:top w:val="single" w:sz="8" w:space="0" w:color="9BBB59"/>
              <w:left w:val="nil"/>
              <w:bottom w:val="single" w:sz="8" w:space="0" w:color="9BBB59"/>
              <w:right w:val="nil"/>
            </w:tcBorders>
          </w:tcPr>
          <w:p w14:paraId="7E797877"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انحراف معیار</w:t>
            </w:r>
          </w:p>
        </w:tc>
        <w:tc>
          <w:tcPr>
            <w:tcW w:w="1733" w:type="dxa"/>
            <w:tcBorders>
              <w:top w:val="single" w:sz="8" w:space="0" w:color="9BBB59"/>
              <w:left w:val="nil"/>
              <w:bottom w:val="single" w:sz="8" w:space="0" w:color="9BBB59"/>
              <w:right w:val="nil"/>
            </w:tcBorders>
          </w:tcPr>
          <w:p w14:paraId="150F590E"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کمینه</w:t>
            </w:r>
          </w:p>
        </w:tc>
        <w:tc>
          <w:tcPr>
            <w:tcW w:w="1734" w:type="dxa"/>
            <w:tcBorders>
              <w:top w:val="single" w:sz="8" w:space="0" w:color="9BBB59"/>
              <w:left w:val="nil"/>
              <w:bottom w:val="single" w:sz="8" w:space="0" w:color="9BBB59"/>
              <w:right w:val="nil"/>
            </w:tcBorders>
          </w:tcPr>
          <w:p w14:paraId="08D83040" w14:textId="77777777" w:rsidR="00912462" w:rsidRDefault="00000000">
            <w:pPr>
              <w:spacing w:after="0" w:line="240" w:lineRule="auto"/>
              <w:jc w:val="center"/>
              <w:outlineLvl w:val="0"/>
              <w:rPr>
                <w:rFonts w:cs="B Lotus"/>
                <w:b/>
                <w:bCs/>
                <w:color w:val="auto"/>
                <w:lang w:bidi="fa-IR"/>
              </w:rPr>
            </w:pPr>
            <w:proofErr w:type="spellStart"/>
            <w:r>
              <w:rPr>
                <w:rFonts w:hint="cs"/>
                <w:b/>
                <w:bCs/>
                <w:sz w:val="24"/>
                <w:szCs w:val="24"/>
                <w:lang w:bidi="fa-IR"/>
              </w:rPr>
              <w:t>بیشینه</w:t>
            </w:r>
            <w:proofErr w:type="spellEnd"/>
          </w:p>
        </w:tc>
      </w:tr>
      <w:tr w:rsidR="00912462" w14:paraId="1606C326" w14:textId="77777777">
        <w:trPr>
          <w:cantSplit/>
          <w:jc w:val="center"/>
        </w:trPr>
        <w:tc>
          <w:tcPr>
            <w:tcW w:w="1733" w:type="dxa"/>
            <w:tcBorders>
              <w:left w:val="nil"/>
              <w:right w:val="nil"/>
            </w:tcBorders>
            <w:shd w:val="clear" w:color="auto" w:fill="E6EED5"/>
          </w:tcPr>
          <w:p w14:paraId="20A74982"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هوش معنوی</w:t>
            </w:r>
          </w:p>
        </w:tc>
        <w:tc>
          <w:tcPr>
            <w:tcW w:w="1733" w:type="dxa"/>
            <w:tcBorders>
              <w:left w:val="nil"/>
              <w:right w:val="nil"/>
            </w:tcBorders>
            <w:shd w:val="clear" w:color="auto" w:fill="E6EED5"/>
          </w:tcPr>
          <w:p w14:paraId="4CBBCB28"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۸۲/۶۳</w:t>
            </w:r>
          </w:p>
        </w:tc>
        <w:tc>
          <w:tcPr>
            <w:tcW w:w="1733" w:type="dxa"/>
            <w:tcBorders>
              <w:left w:val="nil"/>
              <w:right w:val="nil"/>
            </w:tcBorders>
            <w:shd w:val="clear" w:color="auto" w:fill="E6EED5"/>
          </w:tcPr>
          <w:p w14:paraId="5B6D8995"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۵۷/۸</w:t>
            </w:r>
          </w:p>
        </w:tc>
        <w:tc>
          <w:tcPr>
            <w:tcW w:w="1733" w:type="dxa"/>
            <w:tcBorders>
              <w:left w:val="nil"/>
              <w:right w:val="nil"/>
            </w:tcBorders>
            <w:shd w:val="clear" w:color="auto" w:fill="E6EED5"/>
          </w:tcPr>
          <w:p w14:paraId="144400F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۴۵</w:t>
            </w:r>
          </w:p>
        </w:tc>
        <w:tc>
          <w:tcPr>
            <w:tcW w:w="1734" w:type="dxa"/>
            <w:tcBorders>
              <w:left w:val="nil"/>
              <w:right w:val="nil"/>
            </w:tcBorders>
            <w:shd w:val="clear" w:color="auto" w:fill="E6EED5"/>
          </w:tcPr>
          <w:p w14:paraId="0FE66D96"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۸۰</w:t>
            </w:r>
          </w:p>
        </w:tc>
      </w:tr>
      <w:tr w:rsidR="00912462" w14:paraId="3C22187A" w14:textId="77777777">
        <w:trPr>
          <w:cantSplit/>
          <w:jc w:val="center"/>
        </w:trPr>
        <w:tc>
          <w:tcPr>
            <w:tcW w:w="1733" w:type="dxa"/>
          </w:tcPr>
          <w:p w14:paraId="1C79505D"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اضطراب سلامتی</w:t>
            </w:r>
          </w:p>
        </w:tc>
        <w:tc>
          <w:tcPr>
            <w:tcW w:w="1733" w:type="dxa"/>
          </w:tcPr>
          <w:p w14:paraId="750CC52A"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۴۱/۵۲</w:t>
            </w:r>
          </w:p>
        </w:tc>
        <w:tc>
          <w:tcPr>
            <w:tcW w:w="1733" w:type="dxa"/>
          </w:tcPr>
          <w:p w14:paraId="05F4E41B"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۹۲/۷</w:t>
            </w:r>
          </w:p>
        </w:tc>
        <w:tc>
          <w:tcPr>
            <w:tcW w:w="1733" w:type="dxa"/>
          </w:tcPr>
          <w:p w14:paraId="1EDF9F6D"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۳۴</w:t>
            </w:r>
          </w:p>
        </w:tc>
        <w:tc>
          <w:tcPr>
            <w:tcW w:w="1734" w:type="dxa"/>
          </w:tcPr>
          <w:p w14:paraId="03F3D43F"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۶۸</w:t>
            </w:r>
          </w:p>
        </w:tc>
      </w:tr>
      <w:tr w:rsidR="00912462" w14:paraId="31876518" w14:textId="77777777">
        <w:trPr>
          <w:cantSplit/>
          <w:jc w:val="center"/>
        </w:trPr>
        <w:tc>
          <w:tcPr>
            <w:tcW w:w="1733" w:type="dxa"/>
            <w:tcBorders>
              <w:left w:val="nil"/>
              <w:right w:val="nil"/>
            </w:tcBorders>
            <w:shd w:val="clear" w:color="auto" w:fill="E6EED5"/>
          </w:tcPr>
          <w:p w14:paraId="0311E4E1"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اضطراب مرگ</w:t>
            </w:r>
          </w:p>
        </w:tc>
        <w:tc>
          <w:tcPr>
            <w:tcW w:w="1733" w:type="dxa"/>
            <w:tcBorders>
              <w:left w:val="nil"/>
              <w:right w:val="nil"/>
            </w:tcBorders>
            <w:shd w:val="clear" w:color="auto" w:fill="E6EED5"/>
          </w:tcPr>
          <w:p w14:paraId="60863612"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۲۳/۴۸</w:t>
            </w:r>
          </w:p>
        </w:tc>
        <w:tc>
          <w:tcPr>
            <w:tcW w:w="1733" w:type="dxa"/>
            <w:tcBorders>
              <w:left w:val="nil"/>
              <w:right w:val="nil"/>
            </w:tcBorders>
            <w:shd w:val="clear" w:color="auto" w:fill="E6EED5"/>
          </w:tcPr>
          <w:p w14:paraId="17D5426F"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۱۱/۹</w:t>
            </w:r>
          </w:p>
        </w:tc>
        <w:tc>
          <w:tcPr>
            <w:tcW w:w="1733" w:type="dxa"/>
            <w:tcBorders>
              <w:left w:val="nil"/>
              <w:right w:val="nil"/>
            </w:tcBorders>
            <w:shd w:val="clear" w:color="auto" w:fill="E6EED5"/>
          </w:tcPr>
          <w:p w14:paraId="6B626A66"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۲۹</w:t>
            </w:r>
          </w:p>
        </w:tc>
        <w:tc>
          <w:tcPr>
            <w:tcW w:w="1734" w:type="dxa"/>
            <w:tcBorders>
              <w:left w:val="nil"/>
              <w:right w:val="nil"/>
            </w:tcBorders>
            <w:shd w:val="clear" w:color="auto" w:fill="E6EED5"/>
          </w:tcPr>
          <w:p w14:paraId="3998AF3C" w14:textId="77777777" w:rsidR="00912462" w:rsidRDefault="00000000">
            <w:pPr>
              <w:spacing w:after="0" w:line="240" w:lineRule="auto"/>
              <w:jc w:val="center"/>
              <w:outlineLvl w:val="0"/>
              <w:rPr>
                <w:rFonts w:cs="B Lotus"/>
                <w:b/>
                <w:bCs/>
                <w:color w:val="auto"/>
                <w:lang w:bidi="fa-IR"/>
              </w:rPr>
            </w:pPr>
            <w:r>
              <w:rPr>
                <w:rFonts w:hint="cs"/>
                <w:b/>
                <w:bCs/>
                <w:sz w:val="24"/>
                <w:szCs w:val="24"/>
                <w:lang w:bidi="fa-IR"/>
              </w:rPr>
              <w:t>۷۰</w:t>
            </w:r>
          </w:p>
        </w:tc>
      </w:tr>
    </w:tbl>
    <w:p w14:paraId="323E0A75" w14:textId="77777777" w:rsidR="00912462" w:rsidRDefault="00000000">
      <w:pPr>
        <w:ind w:firstLine="397"/>
        <w:jc w:val="both"/>
        <w:outlineLvl w:val="0"/>
        <w:rPr>
          <w:rFonts w:cs="B Lotus"/>
          <w:b/>
          <w:bCs/>
          <w:color w:val="auto"/>
          <w:lang w:bidi="fa-IR"/>
        </w:rPr>
      </w:pPr>
      <w:r>
        <w:rPr>
          <w:rFonts w:hint="cs"/>
          <w:b/>
          <w:bCs/>
          <w:lang w:bidi="fa-IR"/>
        </w:rPr>
        <w:t>همان گونه که مشاهده می شود، میانگین هوش معنوی آزمودنی ها در سطح نسبتا بالا و اضطراب مرگ در سطح متوسط به بالا قرار دارد.</w:t>
      </w:r>
    </w:p>
    <w:p w14:paraId="112401F3" w14:textId="77777777" w:rsidR="00912462" w:rsidRDefault="00000000" w:rsidP="00503BED">
      <w:pPr>
        <w:keepNext/>
        <w:keepLines/>
        <w:shd w:val="clear" w:color="auto" w:fill="FFFFFF"/>
        <w:spacing w:before="240" w:after="100" w:line="276" w:lineRule="auto"/>
        <w:rPr>
          <w:rFonts w:cs="B Lotus"/>
          <w:b/>
          <w:bCs/>
          <w:color w:val="auto"/>
          <w:lang w:bidi="fa-IR"/>
        </w:rPr>
      </w:pPr>
      <w:bookmarkStart w:id="43" w:name="OLE_LINK29"/>
      <w:bookmarkStart w:id="44" w:name="OLE_LINK28"/>
      <w:r>
        <w:rPr>
          <w:rFonts w:cs="B Titr" w:hint="cs"/>
          <w:b/>
          <w:bCs/>
          <w:sz w:val="30"/>
          <w:szCs w:val="30"/>
          <w:lang w:bidi="fa-IR"/>
        </w:rPr>
        <w:lastRenderedPageBreak/>
        <w:t xml:space="preserve">۴-۲- یافته های </w:t>
      </w:r>
      <w:proofErr w:type="spellStart"/>
      <w:r>
        <w:rPr>
          <w:rFonts w:cs="B Titr" w:hint="cs"/>
          <w:b/>
          <w:bCs/>
          <w:sz w:val="30"/>
          <w:szCs w:val="30"/>
          <w:lang w:bidi="fa-IR"/>
        </w:rPr>
        <w:t>استنباطی</w:t>
      </w:r>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 xml:space="preserve">۴-۲-۱- بررسی فرضیه فرعی اول پژوهش: </w:t>
      </w:r>
      <w:r>
        <w:rPr>
          <w:rFonts w:ascii="Times New Roman" w:eastAsia="Times New Roman" w:hAnsi="Times New Roman" w:cs="B Titr" w:hint="cs"/>
          <w:b/>
          <w:bCs/>
          <w:sz w:val="30"/>
          <w:szCs w:val="30"/>
          <w:lang w:bidi="fa-IR"/>
        </w:rPr>
        <w:t>بین هوش معنوی و اضطراب مرگ در سالمندان رابطه وجود دارد.</w:t>
      </w:r>
    </w:p>
    <w:p w14:paraId="0F2BB178" w14:textId="77777777" w:rsidR="00912462" w:rsidRDefault="00000000">
      <w:pPr>
        <w:ind w:firstLine="397"/>
        <w:jc w:val="both"/>
        <w:rPr>
          <w:rFonts w:cs="B Lotus"/>
          <w:color w:val="auto"/>
          <w:lang w:bidi="fa-IR"/>
        </w:rPr>
      </w:pPr>
      <w:r>
        <w:rPr>
          <w:rFonts w:hint="cs"/>
          <w:lang w:bidi="fa-IR"/>
        </w:rPr>
        <w:t xml:space="preserve">در راستای تحلیل داده های مربوط به این فرضیه از آزمون ضریب همبستگی </w:t>
      </w:r>
      <w:proofErr w:type="spellStart"/>
      <w:r>
        <w:rPr>
          <w:rFonts w:hint="cs"/>
          <w:lang w:bidi="fa-IR"/>
        </w:rPr>
        <w:t>پیرسون</w:t>
      </w:r>
      <w:proofErr w:type="spellEnd"/>
      <w:r>
        <w:rPr>
          <w:rFonts w:hint="cs"/>
          <w:lang w:bidi="fa-IR"/>
        </w:rPr>
        <w:t xml:space="preserve"> استفاده شد که نتایج آن در جدول ۴-۹ ارائه گردیده است.</w:t>
      </w:r>
    </w:p>
    <w:p w14:paraId="1A440AD5" w14:textId="77777777" w:rsidR="00912462" w:rsidRDefault="00000000">
      <w:pPr>
        <w:spacing w:line="276" w:lineRule="auto"/>
        <w:jc w:val="center"/>
        <w:rPr>
          <w:rFonts w:cs="B Lotus"/>
          <w:b/>
          <w:bCs/>
          <w:color w:val="auto"/>
          <w:sz w:val="26"/>
          <w:szCs w:val="26"/>
          <w:lang w:bidi="fa-IR"/>
        </w:rPr>
      </w:pPr>
      <w:bookmarkStart w:id="45" w:name="_Hlk214257271"/>
      <w:r>
        <w:rPr>
          <w:rFonts w:hint="cs"/>
          <w:b/>
          <w:bCs/>
          <w:lang w:bidi="fa-IR"/>
        </w:rPr>
        <w:t xml:space="preserve"> جدول۴-۶-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w:t>
      </w:r>
      <w:r>
        <w:rPr>
          <w:rFonts w:ascii="Times New Roman" w:eastAsia="Times New Roman" w:hAnsi="Times New Roman" w:hint="cs"/>
          <w:b/>
          <w:bCs/>
          <w:lang w:bidi="fa-IR"/>
        </w:rPr>
        <w:t>هوش معنوی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342"/>
        <w:gridCol w:w="1187"/>
        <w:gridCol w:w="1187"/>
        <w:gridCol w:w="1187"/>
        <w:gridCol w:w="1187"/>
        <w:gridCol w:w="1186"/>
        <w:gridCol w:w="750"/>
      </w:tblGrid>
      <w:tr w:rsidR="00912462" w14:paraId="65DB296F" w14:textId="77777777">
        <w:trPr>
          <w:cantSplit/>
          <w:trHeight w:val="90"/>
          <w:jc w:val="cent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40" w:lineRule="auto"/>
              <w:jc w:val="center"/>
              <w:rPr>
                <w:rFonts w:cs="B Lotus"/>
                <w:color w:val="auto"/>
                <w:lang w:bidi="fa-IR"/>
              </w:rPr>
            </w:pPr>
            <w:r>
              <w:rPr>
                <w:rFonts w:hint="cs"/>
                <w:sz w:val="24"/>
                <w:szCs w:val="24"/>
                <w:lang w:bidi="fa-IR"/>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40" w:lineRule="auto"/>
              <w:jc w:val="center"/>
              <w:rPr>
                <w:rFonts w:cs="B Lotus"/>
                <w:color w:val="auto"/>
                <w:lang w:bidi="fa-IR"/>
              </w:rPr>
            </w:pPr>
            <w:r>
              <w:rPr>
                <w:rFonts w:hint="cs"/>
                <w:sz w:val="24"/>
                <w:szCs w:val="24"/>
                <w:lang w:bidi="fa-IR"/>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40" w:lineRule="auto"/>
              <w:jc w:val="center"/>
              <w:rPr>
                <w:rFonts w:cs="B Lotus"/>
                <w:color w:val="auto"/>
                <w:lang w:bidi="fa-IR"/>
              </w:rPr>
            </w:pPr>
            <w:r>
              <w:rPr>
                <w:rFonts w:hint="cs"/>
                <w:sz w:val="24"/>
                <w:szCs w:val="24"/>
                <w:lang w:bidi="fa-IR"/>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40" w:lineRule="auto"/>
              <w:jc w:val="center"/>
              <w:rPr>
                <w:rFonts w:ascii="B Lotus" w:hAnsi="Calibri" w:cs="B Lotus"/>
                <w:color w:val="auto"/>
                <w:lang w:bidi="fa-IR"/>
              </w:rPr>
            </w:pPr>
            <w:r>
              <w:rPr>
                <w:rFonts w:ascii="B Lotus" w:hAnsi="Calibri" w:hint="cs"/>
                <w:sz w:val="24"/>
                <w:szCs w:val="24"/>
                <w:lang w:bidi="fa-IR"/>
              </w:rPr>
              <w:t xml:space="preserve">۱. </w:t>
            </w:r>
            <w:r>
              <w:rPr>
                <w:rFonts w:ascii="Arial" w:eastAsia="Times New Roman" w:hAnsi="Arial" w:hint="cs"/>
                <w:sz w:val="24"/>
                <w:szCs w:val="24"/>
                <w:lang w:bidi="fa-IR"/>
              </w:rPr>
              <w:t xml:space="preserve">تفکر </w:t>
            </w:r>
            <w:proofErr w:type="spellStart"/>
            <w:r>
              <w:rPr>
                <w:rFonts w:ascii="Arial" w:eastAsia="Times New Roman" w:hAnsi="Arial" w:hint="cs"/>
                <w:sz w:val="24"/>
                <w:szCs w:val="24"/>
                <w:lang w:bidi="fa-IR"/>
              </w:rPr>
              <w:t>وجودی</w:t>
            </w:r>
            <w:proofErr w:type="spellEnd"/>
            <w:r>
              <w:rPr>
                <w:rFonts w:ascii="Arial" w:eastAsia="Times New Roman" w:hAnsi="Arial" w:hint="cs"/>
                <w:sz w:val="24"/>
                <w:szCs w:val="24"/>
                <w:lang w:bidi="fa-IR"/>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74540FD2" w14:textId="77777777" w:rsidR="00912462" w:rsidRDefault="00912462">
            <w:pPr>
              <w:spacing w:after="0" w:line="240" w:lineRule="auto"/>
              <w:jc w:val="center"/>
              <w:rPr>
                <w:rFonts w:cs="B Lotus"/>
                <w:color w:val="auto"/>
                <w:lang w:bidi="fa-IR"/>
              </w:rPr>
            </w:pPr>
          </w:p>
        </w:tc>
      </w:tr>
      <w:tr w:rsidR="00912462" w14:paraId="13B8C7CC" w14:textId="77777777">
        <w:trPr>
          <w:cantSplit/>
          <w:jc w:val="center"/>
        </w:trPr>
        <w:tc>
          <w:tcPr>
            <w:tcW w:w="2431" w:type="dxa"/>
            <w:vAlign w:val="center"/>
          </w:tcPr>
          <w:p w14:paraId="28192A51" w14:textId="77777777" w:rsidR="00912462" w:rsidRDefault="00000000">
            <w:pPr>
              <w:spacing w:after="0" w:line="240" w:lineRule="auto"/>
              <w:jc w:val="center"/>
              <w:rPr>
                <w:rFonts w:cs="B Lotus"/>
                <w:color w:val="auto"/>
                <w:lang w:bidi="fa-IR"/>
              </w:rPr>
            </w:pPr>
            <w:r>
              <w:rPr>
                <w:rFonts w:hint="cs"/>
                <w:sz w:val="24"/>
                <w:szCs w:val="24"/>
                <w:lang w:bidi="fa-IR"/>
              </w:rPr>
              <w:t xml:space="preserve">۲. </w:t>
            </w:r>
            <w:r>
              <w:rPr>
                <w:rFonts w:ascii="Arial" w:eastAsia="Times New Roman" w:hAnsi="Arial" w:hint="cs"/>
                <w:sz w:val="24"/>
                <w:szCs w:val="24"/>
                <w:lang w:bidi="fa-IR"/>
              </w:rPr>
              <w:t>ایجاد معنای شخصی</w:t>
            </w:r>
          </w:p>
        </w:tc>
        <w:tc>
          <w:tcPr>
            <w:tcW w:w="1207" w:type="dxa"/>
            <w:vAlign w:val="center"/>
          </w:tcPr>
          <w:p w14:paraId="68793CC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۵۸/۰</w:t>
            </w:r>
          </w:p>
        </w:tc>
        <w:tc>
          <w:tcPr>
            <w:tcW w:w="1207" w:type="dxa"/>
            <w:vAlign w:val="center"/>
          </w:tcPr>
          <w:p w14:paraId="0E1E09A5"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vAlign w:val="center"/>
          </w:tcPr>
          <w:p w14:paraId="3164C6E0" w14:textId="77777777" w:rsidR="00912462" w:rsidRDefault="00912462">
            <w:pPr>
              <w:spacing w:after="0" w:line="240" w:lineRule="auto"/>
              <w:jc w:val="center"/>
              <w:rPr>
                <w:rFonts w:cs="B Lotus"/>
                <w:color w:val="auto"/>
                <w:lang w:bidi="fa-IR"/>
              </w:rPr>
            </w:pPr>
          </w:p>
        </w:tc>
        <w:tc>
          <w:tcPr>
            <w:tcW w:w="1207" w:type="dxa"/>
            <w:vAlign w:val="center"/>
          </w:tcPr>
          <w:p w14:paraId="022E413E" w14:textId="77777777" w:rsidR="00912462" w:rsidRDefault="00912462">
            <w:pPr>
              <w:spacing w:after="0" w:line="240" w:lineRule="auto"/>
              <w:jc w:val="center"/>
              <w:rPr>
                <w:rFonts w:cs="B Lotus"/>
                <w:color w:val="auto"/>
                <w:lang w:bidi="fa-IR"/>
              </w:rPr>
            </w:pPr>
          </w:p>
        </w:tc>
        <w:tc>
          <w:tcPr>
            <w:tcW w:w="1207" w:type="dxa"/>
            <w:vAlign w:val="center"/>
          </w:tcPr>
          <w:p w14:paraId="43898E09" w14:textId="77777777" w:rsidR="00912462" w:rsidRDefault="00912462">
            <w:pPr>
              <w:spacing w:after="0" w:line="240" w:lineRule="auto"/>
              <w:jc w:val="center"/>
              <w:rPr>
                <w:rFonts w:cs="B Lotus"/>
                <w:color w:val="auto"/>
                <w:lang w:bidi="fa-IR"/>
              </w:rPr>
            </w:pPr>
          </w:p>
        </w:tc>
        <w:tc>
          <w:tcPr>
            <w:tcW w:w="776" w:type="dxa"/>
            <w:vAlign w:val="center"/>
          </w:tcPr>
          <w:p w14:paraId="0F1AD70D" w14:textId="77777777" w:rsidR="00912462" w:rsidRDefault="00912462">
            <w:pPr>
              <w:spacing w:after="0" w:line="240" w:lineRule="auto"/>
              <w:jc w:val="center"/>
              <w:rPr>
                <w:rFonts w:cs="B Lotus"/>
                <w:color w:val="auto"/>
                <w:lang w:bidi="fa-IR"/>
              </w:rPr>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40" w:lineRule="auto"/>
              <w:jc w:val="center"/>
              <w:rPr>
                <w:rFonts w:cs="B Lotus"/>
                <w:color w:val="auto"/>
                <w:lang w:bidi="fa-IR"/>
              </w:rPr>
            </w:pPr>
            <w:r>
              <w:rPr>
                <w:rFonts w:hint="cs"/>
                <w:sz w:val="24"/>
                <w:szCs w:val="24"/>
                <w:lang w:bidi="fa-IR"/>
              </w:rPr>
              <w:t xml:space="preserve">۳. </w:t>
            </w:r>
            <w:r>
              <w:rPr>
                <w:rFonts w:ascii="Arial" w:eastAsia="Times New Roman" w:hAnsi="Arial" w:hint="cs"/>
                <w:sz w:val="24"/>
                <w:szCs w:val="24"/>
                <w:lang w:bidi="fa-IR"/>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۴۵/۰</w:t>
            </w:r>
          </w:p>
        </w:tc>
        <w:tc>
          <w:tcPr>
            <w:tcW w:w="1207" w:type="dxa"/>
            <w:tcBorders>
              <w:left w:val="nil"/>
              <w:right w:val="nil"/>
            </w:tcBorders>
            <w:shd w:val="clear" w:color="auto" w:fill="E6EED5"/>
            <w:vAlign w:val="center"/>
          </w:tcPr>
          <w:p w14:paraId="52FD6B70"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۵۶/۰</w:t>
            </w:r>
          </w:p>
        </w:tc>
        <w:tc>
          <w:tcPr>
            <w:tcW w:w="1207" w:type="dxa"/>
            <w:tcBorders>
              <w:left w:val="nil"/>
              <w:right w:val="nil"/>
            </w:tcBorders>
            <w:shd w:val="clear" w:color="auto" w:fill="E6EED5"/>
            <w:vAlign w:val="center"/>
          </w:tcPr>
          <w:p w14:paraId="5F0F96CE"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0D9A34E7" w14:textId="77777777" w:rsidR="00912462" w:rsidRDefault="00912462">
            <w:pPr>
              <w:spacing w:after="0" w:line="240" w:lineRule="auto"/>
              <w:jc w:val="center"/>
              <w:rPr>
                <w:rFonts w:cs="B Lotus"/>
                <w:color w:val="auto"/>
                <w:lang w:bidi="fa-IR"/>
              </w:rPr>
            </w:pPr>
          </w:p>
        </w:tc>
      </w:tr>
      <w:tr w:rsidR="00912462" w14:paraId="7A8F6851" w14:textId="77777777">
        <w:trPr>
          <w:cantSplit/>
          <w:jc w:val="center"/>
        </w:trPr>
        <w:tc>
          <w:tcPr>
            <w:tcW w:w="2431" w:type="dxa"/>
            <w:vAlign w:val="center"/>
          </w:tcPr>
          <w:p w14:paraId="5250A64E" w14:textId="77777777" w:rsidR="00912462" w:rsidRDefault="00000000">
            <w:pPr>
              <w:spacing w:after="0" w:line="240" w:lineRule="auto"/>
              <w:jc w:val="center"/>
              <w:rPr>
                <w:rFonts w:cs="B Lotus"/>
                <w:color w:val="auto"/>
                <w:lang w:bidi="fa-IR"/>
              </w:rPr>
            </w:pPr>
            <w:r>
              <w:rPr>
                <w:rFonts w:hint="cs"/>
                <w:sz w:val="24"/>
                <w:szCs w:val="24"/>
                <w:lang w:bidi="fa-IR"/>
              </w:rPr>
              <w:t xml:space="preserve">۴. </w:t>
            </w:r>
            <w:r>
              <w:rPr>
                <w:rFonts w:ascii="Arial" w:eastAsia="Times New Roman" w:hAnsi="Arial" w:hint="cs"/>
                <w:sz w:val="24"/>
                <w:szCs w:val="24"/>
                <w:lang w:bidi="fa-IR"/>
              </w:rPr>
              <w:t>گسترش حالت هوشیاری</w:t>
            </w:r>
          </w:p>
        </w:tc>
        <w:tc>
          <w:tcPr>
            <w:tcW w:w="1207" w:type="dxa"/>
            <w:vAlign w:val="center"/>
          </w:tcPr>
          <w:p w14:paraId="7B08DA92"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۳۶/۰</w:t>
            </w:r>
          </w:p>
        </w:tc>
        <w:tc>
          <w:tcPr>
            <w:tcW w:w="1207" w:type="dxa"/>
            <w:vAlign w:val="center"/>
          </w:tcPr>
          <w:p w14:paraId="1DB603E2"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۴۶/۰</w:t>
            </w:r>
          </w:p>
        </w:tc>
        <w:tc>
          <w:tcPr>
            <w:tcW w:w="1207" w:type="dxa"/>
            <w:vAlign w:val="center"/>
          </w:tcPr>
          <w:p w14:paraId="6ABFBDDB"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۳۴/۰</w:t>
            </w:r>
          </w:p>
        </w:tc>
        <w:tc>
          <w:tcPr>
            <w:tcW w:w="1207" w:type="dxa"/>
            <w:vAlign w:val="center"/>
          </w:tcPr>
          <w:p w14:paraId="58E362B5"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07" w:type="dxa"/>
            <w:vAlign w:val="center"/>
          </w:tcPr>
          <w:p w14:paraId="264EA607" w14:textId="77777777" w:rsidR="00912462" w:rsidRDefault="00912462">
            <w:pPr>
              <w:spacing w:after="0" w:line="240" w:lineRule="auto"/>
              <w:jc w:val="center"/>
              <w:rPr>
                <w:rFonts w:cs="B Lotus"/>
                <w:color w:val="auto"/>
                <w:lang w:bidi="fa-IR"/>
              </w:rPr>
            </w:pPr>
          </w:p>
        </w:tc>
        <w:tc>
          <w:tcPr>
            <w:tcW w:w="776" w:type="dxa"/>
            <w:vAlign w:val="center"/>
          </w:tcPr>
          <w:p w14:paraId="32442014" w14:textId="77777777" w:rsidR="00912462" w:rsidRDefault="00912462">
            <w:pPr>
              <w:spacing w:after="0" w:line="240" w:lineRule="auto"/>
              <w:jc w:val="center"/>
              <w:rPr>
                <w:rFonts w:cs="B Lotus"/>
                <w:color w:val="auto"/>
                <w:lang w:bidi="fa-IR"/>
              </w:rPr>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40" w:lineRule="auto"/>
              <w:jc w:val="center"/>
              <w:rPr>
                <w:rFonts w:cs="B Lotus"/>
                <w:color w:val="auto"/>
                <w:lang w:bidi="fa-IR"/>
              </w:rPr>
            </w:pPr>
            <w:r>
              <w:rPr>
                <w:rFonts w:hint="cs"/>
                <w:sz w:val="24"/>
                <w:szCs w:val="24"/>
                <w:lang w:bidi="fa-IR"/>
              </w:rPr>
              <w:t xml:space="preserve">۵. </w:t>
            </w:r>
            <w:r>
              <w:rPr>
                <w:rFonts w:ascii="Times New Roman" w:eastAsia="Times New Roman" w:hAnsi="Times New Roman" w:hint="cs"/>
                <w:sz w:val="24"/>
                <w:szCs w:val="24"/>
                <w:lang w:bidi="fa-IR"/>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۷۷/۰</w:t>
            </w:r>
          </w:p>
        </w:tc>
        <w:tc>
          <w:tcPr>
            <w:tcW w:w="1207" w:type="dxa"/>
            <w:tcBorders>
              <w:left w:val="nil"/>
              <w:right w:val="nil"/>
            </w:tcBorders>
            <w:shd w:val="clear" w:color="auto" w:fill="E6EED5"/>
            <w:vAlign w:val="center"/>
          </w:tcPr>
          <w:p w14:paraId="04184374"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۸۶/۰</w:t>
            </w:r>
          </w:p>
        </w:tc>
        <w:tc>
          <w:tcPr>
            <w:tcW w:w="1207" w:type="dxa"/>
            <w:tcBorders>
              <w:left w:val="nil"/>
              <w:right w:val="nil"/>
            </w:tcBorders>
            <w:shd w:val="clear" w:color="auto" w:fill="E6EED5"/>
            <w:vAlign w:val="center"/>
          </w:tcPr>
          <w:p w14:paraId="31E06BDE"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۸۰/۰</w:t>
            </w:r>
          </w:p>
        </w:tc>
        <w:tc>
          <w:tcPr>
            <w:tcW w:w="1207" w:type="dxa"/>
            <w:tcBorders>
              <w:left w:val="nil"/>
              <w:right w:val="nil"/>
            </w:tcBorders>
            <w:shd w:val="clear" w:color="auto" w:fill="E6EED5"/>
            <w:vAlign w:val="center"/>
          </w:tcPr>
          <w:p w14:paraId="0996FC5E"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۸۳/۰</w:t>
            </w:r>
          </w:p>
        </w:tc>
        <w:tc>
          <w:tcPr>
            <w:tcW w:w="1207" w:type="dxa"/>
            <w:tcBorders>
              <w:left w:val="nil"/>
              <w:right w:val="nil"/>
            </w:tcBorders>
            <w:shd w:val="clear" w:color="auto" w:fill="E6EED5"/>
            <w:vAlign w:val="center"/>
          </w:tcPr>
          <w:p w14:paraId="005C5807"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jc w:val="center"/>
              <w:rPr>
                <w:rFonts w:cs="B Lotus"/>
                <w:color w:val="auto"/>
                <w:lang w:bidi="fa-IR"/>
              </w:rPr>
            </w:pPr>
          </w:p>
        </w:tc>
      </w:tr>
      <w:tr w:rsidR="00912462" w14:paraId="62A69F2F" w14:textId="77777777">
        <w:trPr>
          <w:cantSplit/>
          <w:jc w:val="center"/>
        </w:trPr>
        <w:tc>
          <w:tcPr>
            <w:tcW w:w="2431" w:type="dxa"/>
            <w:vAlign w:val="center"/>
          </w:tcPr>
          <w:p w14:paraId="7749FCAC" w14:textId="77777777" w:rsidR="00912462" w:rsidRDefault="00000000">
            <w:pPr>
              <w:spacing w:after="0" w:line="240" w:lineRule="auto"/>
              <w:jc w:val="center"/>
              <w:rPr>
                <w:rFonts w:cs="B Lotus"/>
                <w:color w:val="auto"/>
                <w:lang w:bidi="fa-IR"/>
              </w:rPr>
            </w:pPr>
            <w:r>
              <w:rPr>
                <w:rFonts w:hint="cs"/>
                <w:sz w:val="24"/>
                <w:szCs w:val="24"/>
                <w:lang w:bidi="fa-IR"/>
              </w:rPr>
              <w:t>۶. اضطراب مرگ</w:t>
            </w:r>
          </w:p>
        </w:tc>
        <w:tc>
          <w:tcPr>
            <w:tcW w:w="1207" w:type="dxa"/>
            <w:vAlign w:val="center"/>
          </w:tcPr>
          <w:p w14:paraId="6C6F492B"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۳۴/۰-</w:t>
            </w:r>
          </w:p>
        </w:tc>
        <w:tc>
          <w:tcPr>
            <w:tcW w:w="1207" w:type="dxa"/>
            <w:vAlign w:val="center"/>
          </w:tcPr>
          <w:p w14:paraId="0456EC0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۴۵/۰-</w:t>
            </w:r>
          </w:p>
        </w:tc>
        <w:tc>
          <w:tcPr>
            <w:tcW w:w="1207" w:type="dxa"/>
            <w:vAlign w:val="center"/>
          </w:tcPr>
          <w:p w14:paraId="15A9E106"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۳۱/۰-</w:t>
            </w:r>
          </w:p>
        </w:tc>
        <w:tc>
          <w:tcPr>
            <w:tcW w:w="1207" w:type="dxa"/>
            <w:vAlign w:val="center"/>
          </w:tcPr>
          <w:p w14:paraId="312A6F29"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۲۹/۰-</w:t>
            </w:r>
          </w:p>
        </w:tc>
        <w:tc>
          <w:tcPr>
            <w:tcW w:w="1207" w:type="dxa"/>
            <w:vAlign w:val="center"/>
          </w:tcPr>
          <w:p w14:paraId="43F7326A" w14:textId="77777777" w:rsidR="00912462" w:rsidRDefault="00000000">
            <w:pPr>
              <w:spacing w:after="0" w:line="240" w:lineRule="auto"/>
              <w:jc w:val="center"/>
              <w:rPr>
                <w:rFonts w:cs="B Lotus"/>
                <w:color w:val="auto"/>
                <w:lang w:bidi="fa-IR"/>
              </w:rPr>
            </w:pPr>
            <w:r>
              <w:rPr>
                <w:rFonts w:hint="cs"/>
                <w:sz w:val="24"/>
                <w:szCs w:val="24"/>
                <w:vertAlign w:val="superscript"/>
                <w:lang w:bidi="fa-IR"/>
              </w:rPr>
              <w:t>**</w:t>
            </w:r>
            <w:r>
              <w:rPr>
                <w:rFonts w:hint="cs"/>
                <w:sz w:val="24"/>
                <w:szCs w:val="24"/>
                <w:lang w:bidi="fa-IR"/>
              </w:rPr>
              <w:t>۴۶/۰-</w:t>
            </w:r>
          </w:p>
        </w:tc>
        <w:tc>
          <w:tcPr>
            <w:tcW w:w="776" w:type="dxa"/>
            <w:vAlign w:val="center"/>
          </w:tcPr>
          <w:p w14:paraId="7D55E106" w14:textId="77777777" w:rsidR="00912462" w:rsidRDefault="00000000">
            <w:pPr>
              <w:spacing w:after="0" w:line="240" w:lineRule="auto"/>
              <w:jc w:val="center"/>
              <w:rPr>
                <w:rFonts w:cs="B Lotus"/>
                <w:color w:val="auto"/>
                <w:vertAlign w:val="superscript"/>
                <w:lang w:bidi="fa-IR"/>
              </w:rPr>
            </w:pPr>
            <w:r>
              <w:rPr>
                <w:rFonts w:hint="cs"/>
                <w:sz w:val="24"/>
                <w:szCs w:val="24"/>
                <w:lang w:bidi="fa-IR"/>
              </w:rPr>
              <w:t>۱</w:t>
            </w:r>
          </w:p>
        </w:tc>
      </w:tr>
    </w:tbl>
    <w:p w14:paraId="2D35BF98" w14:textId="77777777" w:rsidR="00912462" w:rsidRDefault="00000000">
      <w:pPr>
        <w:ind w:firstLine="397"/>
        <w:jc w:val="both"/>
        <w:rPr>
          <w:rFonts w:cs="B Lotus"/>
          <w:color w:val="auto"/>
          <w:sz w:val="16"/>
          <w:szCs w:val="16"/>
          <w:lang w:bidi="fa-IR"/>
        </w:rPr>
      </w:pPr>
      <w:r>
        <w:rPr>
          <w:rFonts w:hint="cs"/>
          <w:lang w:bidi="fa-IR"/>
        </w:rPr>
        <w:t xml:space="preserve">بر اساس نتایج جدول فوق، بین اضطراب مرگ با تفکر </w:t>
      </w:r>
      <w:proofErr w:type="spellStart"/>
      <w:r>
        <w:rPr>
          <w:rFonts w:hint="cs"/>
          <w:lang w:bidi="fa-IR"/>
        </w:rPr>
        <w:t>وجودی</w:t>
      </w:r>
      <w:proofErr w:type="spellEnd"/>
      <w:r>
        <w:rPr>
          <w:rFonts w:hint="cs"/>
          <w:lang w:bidi="fa-IR"/>
        </w:rPr>
        <w:t xml:space="preserve"> انتقادی (</w:t>
      </w:r>
      <w:bookmarkStart w:id="46" w:name="_Hlk215266998"/>
      <w:r>
        <w:rPr>
          <w:rFonts w:ascii="Arial" w:hAnsi="Arial" w:hint="cs"/>
          <w:lang w:bidi="fa-IR"/>
        </w:rPr>
        <w:t>۳۴/۰-=</w:t>
      </w:r>
      <w:r>
        <w:rPr>
          <w:rFonts w:ascii="Times New Roman" w:hAnsi="Times New Roman" w:cs="B Lotus"/>
          <w:rtl w:val="0"/>
        </w:rPr>
        <w:t>r</w:t>
      </w:r>
      <w:bookmarkEnd w:id="46"/>
      <w:r>
        <w:rPr>
          <w:rFonts w:ascii="Arial" w:hAnsi="Arial" w:hint="cs"/>
          <w:lang w:bidi="fa-IR"/>
        </w:rPr>
        <w:t>)،</w:t>
      </w:r>
      <w:r>
        <w:rPr>
          <w:rFonts w:hint="cs"/>
          <w:lang w:bidi="fa-IR"/>
        </w:rPr>
        <w:t xml:space="preserve"> ایجاد معنای شخصی (</w:t>
      </w:r>
      <w:r>
        <w:rPr>
          <w:rFonts w:ascii="Arial" w:hAnsi="Arial" w:hint="cs"/>
          <w:lang w:bidi="fa-IR"/>
        </w:rPr>
        <w:t>۴۵/۰-=</w:t>
      </w:r>
      <w:r>
        <w:rPr>
          <w:rFonts w:ascii="Times New Roman" w:hAnsi="Times New Roman" w:cs="B Lotus"/>
          <w:rtl w:val="0"/>
        </w:rPr>
        <w:t>r</w:t>
      </w:r>
      <w:r>
        <w:rPr>
          <w:rFonts w:ascii="Arial" w:hAnsi="Arial" w:hint="cs"/>
          <w:lang w:bidi="fa-IR"/>
        </w:rPr>
        <w:t>)،</w:t>
      </w:r>
      <w:r>
        <w:rPr>
          <w:rFonts w:hint="cs"/>
          <w:lang w:bidi="fa-IR"/>
        </w:rPr>
        <w:t xml:space="preserve"> آگاهی متعالی (</w:t>
      </w:r>
      <w:r>
        <w:rPr>
          <w:rFonts w:ascii="Arial" w:hAnsi="Arial" w:hint="cs"/>
          <w:lang w:bidi="fa-IR"/>
        </w:rPr>
        <w:t>۳۱/۰-=</w:t>
      </w:r>
      <w:r>
        <w:rPr>
          <w:rFonts w:ascii="Times New Roman" w:hAnsi="Times New Roman" w:cs="B Lotus"/>
          <w:rtl w:val="0"/>
        </w:rPr>
        <w:t>r</w:t>
      </w:r>
      <w:r>
        <w:rPr>
          <w:rFonts w:ascii="Arial" w:hAnsi="Arial" w:hint="cs"/>
          <w:lang w:bidi="fa-IR"/>
        </w:rPr>
        <w:t xml:space="preserve">)، </w:t>
      </w:r>
      <w:r>
        <w:rPr>
          <w:rFonts w:hint="cs"/>
          <w:lang w:bidi="fa-IR"/>
        </w:rPr>
        <w:t>و گسترش حالت هوشیاری (</w:t>
      </w:r>
      <w:r>
        <w:rPr>
          <w:rFonts w:ascii="Arial" w:hAnsi="Arial" w:hint="cs"/>
          <w:lang w:bidi="fa-IR"/>
        </w:rPr>
        <w:t>۲۹/۰-=</w:t>
      </w:r>
      <w:r>
        <w:rPr>
          <w:rFonts w:ascii="Times New Roman" w:hAnsi="Times New Roman" w:cs="B Lotus"/>
          <w:rtl w:val="0"/>
        </w:rPr>
        <w:t>r</w:t>
      </w:r>
      <w:r>
        <w:rPr>
          <w:rFonts w:ascii="Arial" w:hAnsi="Arial" w:hint="cs"/>
          <w:lang w:bidi="fa-IR"/>
        </w:rPr>
        <w:t xml:space="preserve">)، </w:t>
      </w:r>
      <w:proofErr w:type="spellStart"/>
      <w:r>
        <w:rPr>
          <w:rFonts w:hint="cs"/>
          <w:lang w:bidi="fa-IR"/>
        </w:rPr>
        <w:t>رابطه‌ای</w:t>
      </w:r>
      <w:proofErr w:type="spellEnd"/>
      <w:r>
        <w:rPr>
          <w:rFonts w:hint="cs"/>
          <w:lang w:bidi="fa-IR"/>
        </w:rPr>
        <w:t xml:space="preserve"> </w:t>
      </w:r>
      <w:r>
        <w:rPr>
          <w:rFonts w:hint="cs"/>
          <w:b/>
          <w:bCs/>
          <w:lang w:bidi="fa-IR"/>
        </w:rPr>
        <w:t>منفی و معنادار</w:t>
      </w:r>
      <w:r>
        <w:rPr>
          <w:rFonts w:hint="cs"/>
          <w:lang w:bidi="fa-IR"/>
        </w:rPr>
        <w:t xml:space="preserve"> در سطح ۰۱/۰ وجود دارد. همچنین بین هوش معنوی و اضطراب مرگ نیز </w:t>
      </w:r>
      <w:proofErr w:type="spellStart"/>
      <w:r>
        <w:rPr>
          <w:rFonts w:hint="cs"/>
          <w:lang w:bidi="fa-IR"/>
        </w:rPr>
        <w:t>رابطه‌ای</w:t>
      </w:r>
      <w:proofErr w:type="spellEnd"/>
      <w:r>
        <w:rPr>
          <w:rFonts w:hint="cs"/>
          <w:lang w:bidi="fa-IR"/>
        </w:rPr>
        <w:t xml:space="preserve"> </w:t>
      </w:r>
      <w:r>
        <w:rPr>
          <w:rFonts w:hint="cs"/>
          <w:b/>
          <w:bCs/>
          <w:lang w:bidi="fa-IR"/>
        </w:rPr>
        <w:t>منفی و معنادار</w:t>
      </w:r>
      <w:r>
        <w:rPr>
          <w:rFonts w:hint="cs"/>
          <w:lang w:bidi="fa-IR"/>
        </w:rPr>
        <w:t xml:space="preserve"> مشاهده شد (</w:t>
      </w:r>
      <w:r>
        <w:rPr>
          <w:rFonts w:ascii="Arial" w:hAnsi="Arial" w:hint="cs"/>
          <w:lang w:bidi="fa-IR"/>
        </w:rPr>
        <w:t>۴۶/۰-=</w:t>
      </w:r>
      <w:r>
        <w:rPr>
          <w:rFonts w:ascii="Times New Roman" w:hAnsi="Times New Roman" w:cs="B Lotus"/>
          <w:rtl w:val="0"/>
        </w:rPr>
        <w:t>r</w:t>
      </w:r>
      <w:r>
        <w:rPr>
          <w:rFonts w:ascii="Arial" w:hAnsi="Arial" w:hint="cs"/>
          <w:lang w:bidi="fa-IR"/>
        </w:rPr>
        <w:t xml:space="preserve">)، </w:t>
      </w:r>
      <w:r>
        <w:rPr>
          <w:rFonts w:hint="cs"/>
          <w:lang w:bidi="fa-IR"/>
        </w:rPr>
        <w:t xml:space="preserve">این نتایج نشان </w:t>
      </w:r>
      <w:proofErr w:type="spellStart"/>
      <w:r>
        <w:rPr>
          <w:rFonts w:hint="cs"/>
          <w:lang w:bidi="fa-IR"/>
        </w:rPr>
        <w:t>می‌دهد</w:t>
      </w:r>
      <w:proofErr w:type="spellEnd"/>
      <w:r>
        <w:rPr>
          <w:rFonts w:hint="cs"/>
          <w:lang w:bidi="fa-IR"/>
        </w:rPr>
        <w:t xml:space="preserve"> که با افزایش هوش معنوی و </w:t>
      </w:r>
      <w:proofErr w:type="spellStart"/>
      <w:r>
        <w:rPr>
          <w:rFonts w:hint="cs"/>
          <w:lang w:bidi="fa-IR"/>
        </w:rPr>
        <w:t>مؤلفه‌های</w:t>
      </w:r>
      <w:proofErr w:type="spellEnd"/>
      <w:r>
        <w:rPr>
          <w:rFonts w:hint="cs"/>
          <w:lang w:bidi="fa-IR"/>
        </w:rPr>
        <w:t xml:space="preserve"> آن، میزان اضطراب مرگ سالمندان کاهش </w:t>
      </w:r>
      <w:proofErr w:type="spellStart"/>
      <w:r>
        <w:rPr>
          <w:rFonts w:hint="cs"/>
          <w:lang w:bidi="fa-IR"/>
        </w:rPr>
        <w:t>می‌یابد</w:t>
      </w:r>
      <w:proofErr w:type="spellEnd"/>
      <w:r>
        <w:rPr>
          <w:rFonts w:hint="cs"/>
          <w:lang w:bidi="fa-IR"/>
        </w:rPr>
        <w:t xml:space="preserve">؛ بنابراین </w:t>
      </w:r>
      <w:r>
        <w:rPr>
          <w:rFonts w:hint="cs"/>
          <w:b/>
          <w:bCs/>
          <w:lang w:bidi="fa-IR"/>
        </w:rPr>
        <w:t xml:space="preserve">فرضیه اول پژوهش تأیید </w:t>
      </w:r>
      <w:proofErr w:type="spellStart"/>
      <w:r>
        <w:rPr>
          <w:rFonts w:hint="cs"/>
          <w:b/>
          <w:bCs/>
          <w:lang w:bidi="fa-IR"/>
        </w:rPr>
        <w:t>می‌شود</w:t>
      </w:r>
      <w:proofErr w:type="spellEnd"/>
      <w:r>
        <w:rPr>
          <w:rFonts w:hint="cs"/>
          <w:lang w:bidi="fa-IR"/>
        </w:rPr>
        <w:t>.</w:t>
      </w:r>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۴-۲-۲- بررسی فرضیه فرعی دوم پژوهش:</w:t>
      </w:r>
      <w:r>
        <w:rPr>
          <w:rFonts w:ascii="Times New Roman" w:eastAsia="Times New Roman" w:hAnsi="Times New Roman" w:cs="B Titr" w:hint="cs"/>
          <w:b/>
          <w:bCs/>
          <w:sz w:val="30"/>
          <w:szCs w:val="30"/>
          <w:lang w:bidi="fa-IR"/>
        </w:rPr>
        <w:t xml:space="preserve"> بین </w:t>
      </w:r>
      <w:bookmarkStart w:id="47" w:name="_Hlk214256950"/>
      <w:bookmarkStart w:id="48" w:name="_Hlk214257309"/>
      <w:r>
        <w:rPr>
          <w:rFonts w:ascii="Times New Roman" w:eastAsia="Times New Roman" w:hAnsi="Times New Roman" w:cs="B Titr" w:hint="cs"/>
          <w:b/>
          <w:bCs/>
          <w:sz w:val="30"/>
          <w:szCs w:val="30"/>
          <w:lang w:bidi="fa-IR"/>
        </w:rPr>
        <w:t>اضطراب سلامتی</w:t>
      </w:r>
      <w:bookmarkEnd w:id="47"/>
      <w:r>
        <w:rPr>
          <w:rFonts w:ascii="Times New Roman" w:eastAsia="Times New Roman" w:hAnsi="Times New Roman" w:cs="B Titr" w:hint="cs"/>
          <w:b/>
          <w:bCs/>
          <w:sz w:val="30"/>
          <w:szCs w:val="30"/>
          <w:lang w:bidi="fa-IR"/>
        </w:rPr>
        <w:t xml:space="preserve"> </w:t>
      </w:r>
      <w:bookmarkEnd w:id="48"/>
      <w:r>
        <w:rPr>
          <w:rFonts w:ascii="Times New Roman" w:eastAsia="Times New Roman" w:hAnsi="Times New Roman" w:cs="B Titr" w:hint="cs"/>
          <w:b/>
          <w:bCs/>
          <w:sz w:val="30"/>
          <w:szCs w:val="30"/>
          <w:lang w:bidi="fa-IR"/>
        </w:rPr>
        <w:t xml:space="preserve">و </w:t>
      </w:r>
      <w:bookmarkStart w:id="49" w:name="_Hlk214256972"/>
      <w:r>
        <w:rPr>
          <w:rFonts w:ascii="Times New Roman" w:eastAsia="Times New Roman" w:hAnsi="Times New Roman" w:cs="B Titr" w:hint="cs"/>
          <w:b/>
          <w:bCs/>
          <w:sz w:val="30"/>
          <w:szCs w:val="30"/>
          <w:lang w:bidi="fa-IR"/>
        </w:rPr>
        <w:t>اضطراب مرگ</w:t>
      </w:r>
      <w:bookmarkEnd w:id="49"/>
      <w:r>
        <w:rPr>
          <w:rFonts w:ascii="Times New Roman" w:eastAsia="Times New Roman" w:hAnsi="Times New Roman" w:cs="B Titr" w:hint="cs"/>
          <w:b/>
          <w:bCs/>
          <w:sz w:val="30"/>
          <w:szCs w:val="30"/>
          <w:lang w:bidi="fa-IR"/>
        </w:rPr>
        <w:t xml:space="preserve"> در سالمندان رابطه وجود دارد.</w:t>
      </w:r>
    </w:p>
    <w:p w14:paraId="6A6DDB0C" w14:textId="77777777" w:rsidR="00912462" w:rsidRDefault="00000000">
      <w:pPr>
        <w:shd w:val="clear" w:color="auto" w:fill="FFFFFF"/>
        <w:ind w:firstLine="397"/>
        <w:jc w:val="both"/>
        <w:rPr>
          <w:rFonts w:cs="B Lotus"/>
          <w:color w:val="auto"/>
          <w:lang w:bidi="fa-IR"/>
        </w:rPr>
      </w:pPr>
      <w:r>
        <w:rPr>
          <w:rFonts w:hint="cs"/>
          <w:lang w:bidi="fa-IR"/>
        </w:rPr>
        <w:t xml:space="preserve">به منظور تحلیل داده های مربوط به این فرضیه از آزمون ضریب همبستگی </w:t>
      </w:r>
      <w:proofErr w:type="spellStart"/>
      <w:r>
        <w:rPr>
          <w:rFonts w:hint="cs"/>
          <w:lang w:bidi="fa-IR"/>
        </w:rPr>
        <w:t>پیرسون</w:t>
      </w:r>
      <w:proofErr w:type="spellEnd"/>
      <w:r>
        <w:rPr>
          <w:rFonts w:hint="cs"/>
          <w:lang w:bidi="fa-IR"/>
        </w:rPr>
        <w:t xml:space="preserve"> استفاده گردید که نتایج آن در جدول ۴-۷ ارائه گردیده است.</w:t>
      </w:r>
    </w:p>
    <w:p w14:paraId="13795340" w14:textId="77777777" w:rsidR="00912462" w:rsidRDefault="00000000">
      <w:pPr>
        <w:spacing w:line="276" w:lineRule="auto"/>
        <w:jc w:val="center"/>
        <w:rPr>
          <w:rFonts w:cs="B Lotus"/>
          <w:b/>
          <w:bCs/>
          <w:color w:val="auto"/>
          <w:sz w:val="26"/>
          <w:szCs w:val="26"/>
          <w:lang w:bidi="fa-IR"/>
        </w:rPr>
      </w:pPr>
      <w:r>
        <w:rPr>
          <w:rFonts w:hint="cs"/>
          <w:b/>
          <w:bCs/>
          <w:lang w:bidi="fa-IR"/>
        </w:rPr>
        <w:lastRenderedPageBreak/>
        <w:t xml:space="preserve">جدول۴-۷- </w:t>
      </w:r>
      <w:proofErr w:type="spellStart"/>
      <w:r>
        <w:rPr>
          <w:rFonts w:hint="cs"/>
          <w:b/>
          <w:bCs/>
          <w:lang w:bidi="fa-IR"/>
        </w:rPr>
        <w:t>ضرایب</w:t>
      </w:r>
      <w:proofErr w:type="spellEnd"/>
      <w:r>
        <w:rPr>
          <w:rFonts w:hint="cs"/>
          <w:b/>
          <w:bCs/>
          <w:lang w:bidi="fa-IR"/>
        </w:rPr>
        <w:t xml:space="preserve"> همبستگی </w:t>
      </w:r>
      <w:proofErr w:type="spellStart"/>
      <w:r>
        <w:rPr>
          <w:rFonts w:hint="cs"/>
          <w:b/>
          <w:bCs/>
          <w:lang w:bidi="fa-IR"/>
        </w:rPr>
        <w:t>پیرسون</w:t>
      </w:r>
      <w:proofErr w:type="spellEnd"/>
      <w:r>
        <w:rPr>
          <w:rFonts w:hint="cs"/>
          <w:b/>
          <w:bCs/>
          <w:lang w:bidi="fa-IR"/>
        </w:rPr>
        <w:t xml:space="preserve"> بین </w:t>
      </w:r>
      <w:r>
        <w:rPr>
          <w:rFonts w:ascii="Times New Roman" w:eastAsia="Times New Roman" w:hAnsi="Times New Roman" w:hint="cs"/>
          <w:b/>
          <w:bCs/>
          <w:lang w:bidi="fa-IR"/>
        </w:rPr>
        <w:t>اضطراب سلامتی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7384E470" w14:textId="77777777">
        <w:trPr>
          <w:cantSplit/>
          <w:jc w:val="cent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jc w:val="center"/>
              <w:rPr>
                <w:rFonts w:ascii="Times New Roman" w:eastAsia="Times New Roman" w:hAnsi="Times New Roman" w:cs="B Lotus"/>
                <w:color w:val="auto"/>
                <w:lang w:bidi="fa-IR"/>
              </w:rPr>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4B76B4A0" w14:textId="77777777">
        <w:trPr>
          <w:cantSplit/>
          <w:jc w:val="center"/>
        </w:trPr>
        <w:tc>
          <w:tcPr>
            <w:tcW w:w="1733" w:type="dxa"/>
            <w:vAlign w:val="center"/>
          </w:tcPr>
          <w:p w14:paraId="0A524A9B"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1204D508" w14:textId="77777777" w:rsidR="00912462" w:rsidRDefault="00000000">
            <w:pPr>
              <w:spacing w:after="0" w:line="240" w:lineRule="auto"/>
              <w:jc w:val="center"/>
              <w:rPr>
                <w:rFonts w:ascii="Times New Roman" w:eastAsia="Times New Roman" w:hAnsi="Times New Roman" w:cs="B Lotus"/>
                <w:color w:val="auto"/>
                <w:vertAlign w:val="superscript"/>
                <w:lang w:bidi="fa-IR"/>
              </w:rPr>
            </w:pPr>
            <w:r>
              <w:rPr>
                <w:rFonts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5E6D5AA3"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3" w:type="dxa"/>
            <w:vAlign w:val="center"/>
          </w:tcPr>
          <w:p w14:paraId="243B0B0A"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vAlign w:val="center"/>
          </w:tcPr>
          <w:p w14:paraId="082340B9"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6C3D8882"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FAADFB0"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649167A2" w14:textId="77777777">
        <w:trPr>
          <w:cantSplit/>
          <w:jc w:val="center"/>
        </w:trPr>
        <w:tc>
          <w:tcPr>
            <w:tcW w:w="1733" w:type="dxa"/>
            <w:vAlign w:val="center"/>
          </w:tcPr>
          <w:p w14:paraId="0B3A5C81"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58FB7D41"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43010FE3"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1ACB592D" w14:textId="77777777" w:rsidR="00912462" w:rsidRDefault="00000000">
            <w:pPr>
              <w:spacing w:after="0" w:line="240" w:lineRule="auto"/>
              <w:jc w:val="center"/>
              <w:rPr>
                <w:rFonts w:ascii="Times New Roman" w:eastAsia="Times New Roman" w:hAnsi="Times New Roman" w:cs="B Lotus"/>
                <w:color w:val="auto"/>
                <w:lang w:bidi="fa-IR"/>
              </w:rPr>
            </w:pPr>
            <w:r>
              <w:rPr>
                <w:rFonts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628C16F" w14:textId="77777777" w:rsidR="00912462" w:rsidRDefault="00000000">
            <w:pPr>
              <w:spacing w:after="0" w:line="240" w:lineRule="auto"/>
              <w:jc w:val="center"/>
              <w:rPr>
                <w:rFonts w:ascii="Times New Roman" w:eastAsia="Times New Roman" w:hAnsi="Times New Roman" w:cs="B Lotus"/>
                <w:color w:val="auto"/>
                <w:lang w:bidi="fa-IR"/>
              </w:rPr>
            </w:pPr>
            <w:r>
              <w:rPr>
                <w:rFonts w:ascii="Times New Roman" w:eastAsia="Times New Roman" w:hAnsi="Times New Roman" w:hint="cs"/>
                <w:sz w:val="24"/>
                <w:szCs w:val="24"/>
                <w:lang w:bidi="fa-IR"/>
              </w:rPr>
              <w:t>۱</w:t>
            </w:r>
          </w:p>
        </w:tc>
      </w:tr>
    </w:tbl>
    <w:p w14:paraId="3941A76A" w14:textId="77777777" w:rsidR="00912462" w:rsidRDefault="00000000">
      <w:pPr>
        <w:ind w:firstLine="397"/>
        <w:jc w:val="both"/>
        <w:rPr>
          <w:rFonts w:cs="B Lotus"/>
          <w:color w:val="auto"/>
          <w:sz w:val="16"/>
          <w:szCs w:val="16"/>
          <w:lang w:bidi="fa-IR"/>
        </w:rPr>
      </w:pPr>
      <w:r>
        <w:rPr>
          <w:rFonts w:hint="cs"/>
          <w:lang w:bidi="fa-IR"/>
        </w:rPr>
        <w:t xml:space="preserve">بر اساس نتایج جدول ۴-۶ بین اضطراب مرگ سالمندان با احتمال ابتلا به بیماری </w:t>
      </w:r>
      <w:bookmarkStart w:id="50" w:name="_Hlk215267263"/>
      <w:r>
        <w:rPr>
          <w:rFonts w:hint="cs"/>
          <w:lang w:bidi="fa-IR"/>
        </w:rPr>
        <w:t>(</w:t>
      </w:r>
      <w:bookmarkStart w:id="51" w:name="_Hlk215273760"/>
      <w:r>
        <w:rPr>
          <w:rFonts w:hint="cs"/>
          <w:lang w:bidi="fa-IR"/>
        </w:rPr>
        <w:t>۴۹/۰=</w:t>
      </w:r>
      <w:r>
        <w:rPr>
          <w:rFonts w:ascii="Times New Roman" w:hAnsi="Times New Roman" w:cs="B Lotus"/>
          <w:rtl w:val="0"/>
        </w:rPr>
        <w:t>r</w:t>
      </w:r>
      <w:bookmarkEnd w:id="51"/>
      <w:r>
        <w:rPr>
          <w:rFonts w:hint="cs"/>
          <w:lang w:bidi="fa-IR"/>
        </w:rPr>
        <w:t>)،</w:t>
      </w:r>
      <w:bookmarkEnd w:id="50"/>
      <w:r>
        <w:rPr>
          <w:rFonts w:hint="cs"/>
          <w:lang w:bidi="fa-IR"/>
        </w:rPr>
        <w:t xml:space="preserve"> پیامدهای منفی بیماری (۵۵/۰=</w:t>
      </w:r>
      <w:r>
        <w:rPr>
          <w:rFonts w:ascii="Times New Roman" w:hAnsi="Times New Roman" w:cs="B Lotus"/>
          <w:rtl w:val="0"/>
        </w:rPr>
        <w:t>r</w:t>
      </w:r>
      <w:r>
        <w:rPr>
          <w:rFonts w:hint="cs"/>
          <w:lang w:bidi="fa-IR"/>
        </w:rPr>
        <w:t>) و اضطراب سلامت کل(۵۸/۰=</w:t>
      </w:r>
      <w:r>
        <w:rPr>
          <w:rFonts w:ascii="Times New Roman" w:hAnsi="Times New Roman" w:cs="B Lotus"/>
          <w:rtl w:val="0"/>
        </w:rPr>
        <w:t>r</w:t>
      </w:r>
      <w:r>
        <w:rPr>
          <w:rFonts w:hint="cs"/>
          <w:lang w:bidi="fa-IR"/>
        </w:rPr>
        <w:t xml:space="preserve">) </w:t>
      </w:r>
      <w:proofErr w:type="spellStart"/>
      <w:r>
        <w:rPr>
          <w:rFonts w:hint="cs"/>
          <w:lang w:bidi="fa-IR"/>
        </w:rPr>
        <w:t>رابطه‌ای</w:t>
      </w:r>
      <w:proofErr w:type="spellEnd"/>
      <w:r>
        <w:rPr>
          <w:rFonts w:hint="cs"/>
          <w:lang w:bidi="fa-IR"/>
        </w:rPr>
        <w:t xml:space="preserve"> </w:t>
      </w:r>
      <w:r>
        <w:rPr>
          <w:rFonts w:hint="cs"/>
          <w:b/>
          <w:bCs/>
          <w:lang w:bidi="fa-IR"/>
        </w:rPr>
        <w:t>مثبت و معنادار</w:t>
      </w:r>
      <w:r>
        <w:rPr>
          <w:rFonts w:hint="cs"/>
          <w:lang w:bidi="fa-IR"/>
        </w:rPr>
        <w:t xml:space="preserve"> در سطح ۰۱/۰ وجود دارد. همچنین همبستگی بالایی بین دو بعد اضطراب سلامت و نمره کل آن مشاهده شد. این </w:t>
      </w:r>
      <w:proofErr w:type="spellStart"/>
      <w:r>
        <w:rPr>
          <w:rFonts w:hint="cs"/>
          <w:lang w:bidi="fa-IR"/>
        </w:rPr>
        <w:t>یافته‌ها</w:t>
      </w:r>
      <w:proofErr w:type="spellEnd"/>
      <w:r>
        <w:rPr>
          <w:rFonts w:hint="cs"/>
          <w:lang w:bidi="fa-IR"/>
        </w:rPr>
        <w:t xml:space="preserve"> نشان </w:t>
      </w:r>
      <w:proofErr w:type="spellStart"/>
      <w:r>
        <w:rPr>
          <w:rFonts w:hint="cs"/>
          <w:lang w:bidi="fa-IR"/>
        </w:rPr>
        <w:t>می‌دهد</w:t>
      </w:r>
      <w:proofErr w:type="spellEnd"/>
      <w:r>
        <w:rPr>
          <w:rFonts w:hint="cs"/>
          <w:lang w:bidi="fa-IR"/>
        </w:rPr>
        <w:t xml:space="preserve"> که با افزایش اضطراب سلامت و ابعاد آن، میزان اضطراب مرگ در سالمندان نیز افزایش </w:t>
      </w:r>
      <w:proofErr w:type="spellStart"/>
      <w:r>
        <w:rPr>
          <w:rFonts w:hint="cs"/>
          <w:lang w:bidi="fa-IR"/>
        </w:rPr>
        <w:t>می‌یابد</w:t>
      </w:r>
      <w:proofErr w:type="spellEnd"/>
      <w:r>
        <w:rPr>
          <w:rFonts w:hint="cs"/>
          <w:lang w:bidi="fa-IR"/>
        </w:rPr>
        <w:t xml:space="preserve">؛ بنابراین </w:t>
      </w:r>
      <w:r>
        <w:rPr>
          <w:rFonts w:hint="cs"/>
          <w:b/>
          <w:bCs/>
          <w:lang w:bidi="fa-IR"/>
        </w:rPr>
        <w:t xml:space="preserve">فرضیه دوم پژوهش تأیید </w:t>
      </w:r>
      <w:proofErr w:type="spellStart"/>
      <w:r>
        <w:rPr>
          <w:rFonts w:hint="cs"/>
          <w:b/>
          <w:bCs/>
          <w:lang w:bidi="fa-IR"/>
        </w:rPr>
        <w:t>می‌شود</w:t>
      </w:r>
      <w:proofErr w:type="spellEnd"/>
      <w:r>
        <w:rPr>
          <w:rFonts w:hint="cs"/>
          <w:lang w:bidi="fa-IR"/>
        </w:rPr>
        <w:t xml:space="preserve">. </w:t>
      </w:r>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pPr>
      <w:r>
        <w:rPr>
          <w:rFonts w:cs="B Titr" w:hint="cs"/>
          <w:b/>
          <w:bCs/>
          <w:sz w:val="30"/>
          <w:szCs w:val="30"/>
          <w:lang w:bidi="fa-IR"/>
        </w:rPr>
        <w:t xml:space="preserve">۴-۲-۳- بررسی فرضیه اصلی پژوهش: </w:t>
      </w:r>
      <w:r>
        <w:rPr>
          <w:rFonts w:ascii="Times New Roman" w:eastAsia="Times New Roman" w:hAnsi="Times New Roman" w:cs="B Titr" w:hint="cs"/>
          <w:b/>
          <w:bCs/>
          <w:sz w:val="30"/>
          <w:szCs w:val="30"/>
          <w:lang w:bidi="fa-IR"/>
        </w:rPr>
        <w:t>بین هوش معنوی و اضطراب سلامتی با اضطراب مرگ در سالمندان رابطه وجود دارد.</w:t>
      </w:r>
      <w:bookmarkEnd w:id="43"/>
      <w:bookmarkEnd w:id="44"/>
    </w:p>
    <w:p w14:paraId="3E40F364" w14:textId="77777777" w:rsidR="00912462" w:rsidRDefault="00000000">
      <w:pPr>
        <w:shd w:val="clear" w:color="auto" w:fill="FFFFFF"/>
        <w:ind w:firstLine="397"/>
        <w:jc w:val="both"/>
        <w:rPr>
          <w:rFonts w:ascii="Times New Roman" w:eastAsia="Times New Roman" w:hAnsi="Times New Roman" w:cs="B Lotus"/>
          <w:b/>
          <w:bCs/>
          <w:color w:val="auto"/>
          <w:lang w:bidi="fa-IR"/>
        </w:rPr>
      </w:pPr>
      <w:r>
        <w:rPr>
          <w:rFonts w:ascii="Times New Roman" w:eastAsia="Times New Roman" w:hAnsi="Times New Roman" w:hint="cs"/>
          <w:lang w:bidi="fa-IR"/>
        </w:rPr>
        <w:t xml:space="preserve">برای تعیین سهم متغیرهای </w:t>
      </w:r>
      <w:r>
        <w:rPr>
          <w:rFonts w:ascii="Times New Roman" w:eastAsia="Times New Roman" w:hAnsi="Times New Roman" w:hint="cs"/>
          <w:b/>
          <w:bCs/>
          <w:lang w:bidi="fa-IR"/>
        </w:rPr>
        <w:t>اضطراب سلامتی</w:t>
      </w:r>
      <w:r>
        <w:rPr>
          <w:rFonts w:ascii="Times New Roman" w:eastAsia="Times New Roman" w:hAnsi="Times New Roman" w:hint="cs"/>
          <w:lang w:bidi="fa-IR"/>
        </w:rPr>
        <w:t xml:space="preserve"> و </w:t>
      </w:r>
      <w:r>
        <w:rPr>
          <w:rFonts w:ascii="Times New Roman" w:eastAsia="Times New Roman" w:hAnsi="Times New Roman" w:hint="cs"/>
          <w:b/>
          <w:bCs/>
          <w:lang w:bidi="fa-IR"/>
        </w:rPr>
        <w:t>هوش معنوی</w:t>
      </w:r>
      <w:r>
        <w:rPr>
          <w:rFonts w:ascii="Times New Roman" w:eastAsia="Times New Roman" w:hAnsi="Times New Roman" w:hint="cs"/>
          <w:lang w:bidi="fa-IR"/>
        </w:rPr>
        <w:t xml:space="preserve"> (و نیز برخی از </w:t>
      </w:r>
      <w:proofErr w:type="spellStart"/>
      <w:r>
        <w:rPr>
          <w:rFonts w:ascii="Times New Roman" w:eastAsia="Times New Roman" w:hAnsi="Times New Roman" w:hint="cs"/>
          <w:lang w:bidi="fa-IR"/>
        </w:rPr>
        <w:t>زیرمولفه‌های</w:t>
      </w:r>
      <w:proofErr w:type="spellEnd"/>
      <w:r>
        <w:rPr>
          <w:rFonts w:ascii="Times New Roman" w:eastAsia="Times New Roman" w:hAnsi="Times New Roman" w:hint="cs"/>
          <w:lang w:bidi="fa-IR"/>
        </w:rPr>
        <w:t xml:space="preserve"> هوش معنوی) در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r>
        <w:rPr>
          <w:rFonts w:ascii="Times New Roman" w:eastAsia="Times New Roman" w:hAnsi="Times New Roman" w:hint="cs"/>
          <w:b/>
          <w:bCs/>
          <w:lang w:bidi="fa-IR"/>
        </w:rPr>
        <w:t>اضطراب مرگ</w:t>
      </w:r>
      <w:r>
        <w:rPr>
          <w:rFonts w:ascii="Times New Roman" w:eastAsia="Times New Roman" w:hAnsi="Times New Roman" w:hint="cs"/>
          <w:lang w:bidi="fa-IR"/>
        </w:rPr>
        <w:t xml:space="preserve"> سالمندان، از روش آماری </w:t>
      </w:r>
      <w:proofErr w:type="spellStart"/>
      <w:r>
        <w:rPr>
          <w:rFonts w:ascii="Times New Roman" w:eastAsia="Times New Roman" w:hAnsi="Times New Roman" w:hint="cs"/>
          <w:b/>
          <w:bCs/>
          <w:lang w:bidi="fa-IR"/>
        </w:rPr>
        <w:t>رگرسیون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چندگانه</w:t>
      </w:r>
      <w:proofErr w:type="spellEnd"/>
      <w:r>
        <w:rPr>
          <w:rFonts w:ascii="Times New Roman" w:eastAsia="Times New Roman" w:hAnsi="Times New Roman" w:hint="cs"/>
          <w:b/>
          <w:bCs/>
          <w:lang w:bidi="fa-IR"/>
        </w:rPr>
        <w:t xml:space="preserve"> به شیوه </w:t>
      </w:r>
      <w:proofErr w:type="spellStart"/>
      <w:r>
        <w:rPr>
          <w:rFonts w:ascii="Times New Roman" w:eastAsia="Times New Roman" w:hAnsi="Times New Roman" w:hint="cs"/>
          <w:b/>
          <w:bCs/>
          <w:lang w:bidi="fa-IR"/>
        </w:rPr>
        <w:t>گام‌به‌گام</w:t>
      </w:r>
      <w:proofErr w:type="spellEnd"/>
      <w:r>
        <w:rPr>
          <w:rFonts w:ascii="Times New Roman" w:eastAsia="Times New Roman" w:hAnsi="Times New Roman" w:hint="cs"/>
          <w:b/>
          <w:bCs/>
          <w:lang w:bidi="fa-IR"/>
        </w:rPr>
        <w:t xml:space="preserve"> </w:t>
      </w:r>
      <w:r>
        <w:rPr>
          <w:rFonts w:ascii="Times New Roman" w:eastAsia="Times New Roman" w:hAnsi="Times New Roman" w:hint="cs"/>
          <w:lang w:bidi="fa-IR"/>
        </w:rPr>
        <w:t xml:space="preserve">استفاده شد. پیش از اجرای تحلیل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فروض</w:t>
      </w:r>
      <w:proofErr w:type="spellEnd"/>
      <w:r>
        <w:rPr>
          <w:rFonts w:ascii="Times New Roman" w:eastAsia="Times New Roman" w:hAnsi="Times New Roman" w:hint="cs"/>
          <w:lang w:bidi="fa-IR"/>
        </w:rPr>
        <w:t xml:space="preserve"> اساسی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بررسی گردید. برای سنجش نرمال بودن توزیع </w:t>
      </w:r>
      <w:proofErr w:type="spellStart"/>
      <w:r>
        <w:rPr>
          <w:rFonts w:ascii="Times New Roman" w:eastAsia="Times New Roman" w:hAnsi="Times New Roman" w:hint="cs"/>
          <w:lang w:bidi="fa-IR"/>
        </w:rPr>
        <w:t>متغیرها</w:t>
      </w:r>
      <w:proofErr w:type="spellEnd"/>
      <w:r>
        <w:rPr>
          <w:rFonts w:ascii="Times New Roman" w:eastAsia="Times New Roman" w:hAnsi="Times New Roman" w:hint="cs"/>
          <w:lang w:bidi="fa-IR"/>
        </w:rPr>
        <w:t xml:space="preserve"> از آزمون </w:t>
      </w:r>
      <w:proofErr w:type="spellStart"/>
      <w:r>
        <w:rPr>
          <w:rFonts w:ascii="Times New Roman" w:eastAsia="Times New Roman" w:hAnsi="Times New Roman" w:hint="cs"/>
          <w:lang w:bidi="fa-IR"/>
        </w:rPr>
        <w:t>کولموگروف</w:t>
      </w:r>
      <w:proofErr w:type="spellEnd"/>
      <w:r>
        <w:rPr>
          <w:rFonts w:ascii="Times New Roman" w:eastAsia="Times New Roman" w:hAnsi="Times New Roman" w:hint="cs"/>
          <w:lang w:bidi="fa-IR"/>
        </w:rPr>
        <w:t>–</w:t>
      </w:r>
      <w:proofErr w:type="spellStart"/>
      <w:r>
        <w:rPr>
          <w:rFonts w:ascii="Times New Roman" w:eastAsia="Times New Roman" w:hAnsi="Times New Roman" w:hint="cs"/>
          <w:lang w:bidi="fa-IR"/>
        </w:rPr>
        <w:t>اسمیرنف</w:t>
      </w:r>
      <w:proofErr w:type="spellEnd"/>
      <w:r>
        <w:rPr>
          <w:rFonts w:ascii="Times New Roman" w:eastAsia="Times New Roman" w:hAnsi="Times New Roman" w:hint="cs"/>
          <w:lang w:bidi="fa-IR"/>
        </w:rPr>
        <w:t xml:space="preserve"> استفاده شد که نتایج نشان دادند مقادیر همه </w:t>
      </w:r>
      <w:proofErr w:type="spellStart"/>
      <w:r>
        <w:rPr>
          <w:rFonts w:ascii="Times New Roman" w:eastAsia="Times New Roman" w:hAnsi="Times New Roman" w:hint="cs"/>
          <w:lang w:bidi="fa-IR"/>
        </w:rPr>
        <w:t>متغیرها</w:t>
      </w:r>
      <w:proofErr w:type="spellEnd"/>
      <w:r>
        <w:rPr>
          <w:rFonts w:ascii="Times New Roman" w:eastAsia="Times New Roman" w:hAnsi="Times New Roman" w:hint="cs"/>
          <w:lang w:bidi="fa-IR"/>
        </w:rPr>
        <w:t xml:space="preserve"> در سطح معناداری مورد نظر معنادار نیستند، بنابراین فرض نرمال بودن توزیع </w:t>
      </w:r>
      <w:proofErr w:type="spellStart"/>
      <w:r>
        <w:rPr>
          <w:rFonts w:ascii="Times New Roman" w:eastAsia="Times New Roman" w:hAnsi="Times New Roman" w:hint="cs"/>
          <w:lang w:bidi="fa-IR"/>
        </w:rPr>
        <w:t>داده‌ها</w:t>
      </w:r>
      <w:proofErr w:type="spellEnd"/>
      <w:r>
        <w:rPr>
          <w:rFonts w:ascii="Times New Roman" w:eastAsia="Times New Roman" w:hAnsi="Times New Roman" w:hint="cs"/>
          <w:lang w:bidi="fa-IR"/>
        </w:rPr>
        <w:t xml:space="preserve"> برقرار است. </w:t>
      </w:r>
      <w:r>
        <w:rPr>
          <w:rFonts w:hint="cs"/>
          <w:lang w:bidi="fa-IR"/>
        </w:rPr>
        <w:t xml:space="preserve">برای بررسی استقلال خطاها (تفاوت بین مقادیر واقعی و مقادیر از پیش تعیین شده توسط معادله </w:t>
      </w:r>
      <w:proofErr w:type="spellStart"/>
      <w:r>
        <w:rPr>
          <w:rFonts w:hint="cs"/>
          <w:lang w:bidi="fa-IR"/>
        </w:rPr>
        <w:t>رگرسیون</w:t>
      </w:r>
      <w:proofErr w:type="spellEnd"/>
      <w:r>
        <w:rPr>
          <w:rFonts w:hint="cs"/>
          <w:lang w:bidi="fa-IR"/>
        </w:rPr>
        <w:t xml:space="preserve">) از یکدیگر به عنوان پیش فرض </w:t>
      </w:r>
      <w:proofErr w:type="spellStart"/>
      <w:r>
        <w:rPr>
          <w:rFonts w:hint="cs"/>
          <w:lang w:bidi="fa-IR"/>
        </w:rPr>
        <w:t>رگرسیون</w:t>
      </w:r>
      <w:proofErr w:type="spellEnd"/>
      <w:r>
        <w:rPr>
          <w:rFonts w:hint="cs"/>
          <w:lang w:bidi="fa-IR"/>
        </w:rPr>
        <w:t xml:space="preserve"> از آزمون دوربین </w:t>
      </w:r>
      <w:proofErr w:type="spellStart"/>
      <w:r>
        <w:rPr>
          <w:rFonts w:hint="cs"/>
          <w:lang w:bidi="fa-IR"/>
        </w:rPr>
        <w:t>واتسون</w:t>
      </w:r>
      <w:proofErr w:type="spellEnd"/>
      <w:r>
        <w:rPr>
          <w:rFonts w:hint="cs"/>
          <w:lang w:bidi="fa-IR"/>
        </w:rPr>
        <w:t xml:space="preserve"> بررسی گردید و مقدار آن برابر با ۰۸/۲ به دست آمد که مطلوب است، چرا که این </w:t>
      </w:r>
      <w:proofErr w:type="spellStart"/>
      <w:r>
        <w:rPr>
          <w:rFonts w:hint="cs"/>
          <w:lang w:bidi="fa-IR"/>
        </w:rPr>
        <w:t>آماره</w:t>
      </w:r>
      <w:proofErr w:type="spellEnd"/>
      <w:r>
        <w:rPr>
          <w:rFonts w:hint="cs"/>
          <w:lang w:bidi="fa-IR"/>
        </w:rPr>
        <w:t xml:space="preserve"> چنانچه بین ۵/۱ تا ۵/۲ قرار بگیرد، عدم همبستگی بین خطاها پذیرفته می شود. لذا شرایط برای اجرای تحلیل </w:t>
      </w:r>
      <w:proofErr w:type="spellStart"/>
      <w:r>
        <w:rPr>
          <w:rFonts w:hint="cs"/>
          <w:lang w:bidi="fa-IR"/>
        </w:rPr>
        <w:t>رگرسیون</w:t>
      </w:r>
      <w:proofErr w:type="spellEnd"/>
      <w:r>
        <w:rPr>
          <w:rFonts w:hint="cs"/>
          <w:lang w:bidi="fa-IR"/>
        </w:rPr>
        <w:t xml:space="preserve"> گام به گام مهیا می</w:t>
      </w:r>
      <w:r>
        <w:rPr>
          <w:rFonts w:hint="cs"/>
          <w:lang w:bidi="fa-IR"/>
        </w:rPr>
        <w:softHyphen/>
        <w:t xml:space="preserve">باشد، بدین منظور </w:t>
      </w:r>
      <w:r>
        <w:rPr>
          <w:rFonts w:ascii="Times New Roman" w:eastAsia="Times New Roman" w:hAnsi="Times New Roman" w:hint="cs"/>
          <w:b/>
          <w:bCs/>
          <w:lang w:bidi="fa-IR"/>
        </w:rPr>
        <w:t xml:space="preserve">هوش معنوی و اضطراب </w:t>
      </w:r>
      <w:r>
        <w:rPr>
          <w:rFonts w:ascii="Times New Roman" w:eastAsia="Times New Roman" w:hAnsi="Times New Roman" w:hint="cs"/>
          <w:b/>
          <w:bCs/>
          <w:lang w:bidi="fa-IR"/>
        </w:rPr>
        <w:lastRenderedPageBreak/>
        <w:t xml:space="preserve">سلامتی </w:t>
      </w:r>
      <w:r>
        <w:rPr>
          <w:rFonts w:hint="cs"/>
          <w:lang w:bidi="fa-IR"/>
        </w:rPr>
        <w:t xml:space="preserve">به عنوان متغیرهای </w:t>
      </w:r>
      <w:proofErr w:type="spellStart"/>
      <w:r>
        <w:rPr>
          <w:rFonts w:hint="cs"/>
          <w:lang w:bidi="fa-IR"/>
        </w:rPr>
        <w:t>پیش‌بین</w:t>
      </w:r>
      <w:proofErr w:type="spellEnd"/>
      <w:r>
        <w:rPr>
          <w:rFonts w:hint="cs"/>
          <w:lang w:bidi="fa-IR"/>
        </w:rPr>
        <w:t xml:space="preserve"> به صورت مجزا وارد معادله </w:t>
      </w:r>
      <w:proofErr w:type="spellStart"/>
      <w:r>
        <w:rPr>
          <w:rFonts w:hint="cs"/>
          <w:lang w:bidi="fa-IR"/>
        </w:rPr>
        <w:t>رگرسیون</w:t>
      </w:r>
      <w:proofErr w:type="spellEnd"/>
      <w:r>
        <w:rPr>
          <w:rFonts w:hint="cs"/>
          <w:lang w:bidi="fa-IR"/>
        </w:rPr>
        <w:t xml:space="preserve"> شدند که نتایج تحلیل </w:t>
      </w:r>
      <w:proofErr w:type="spellStart"/>
      <w:r>
        <w:rPr>
          <w:rFonts w:hint="cs"/>
          <w:lang w:bidi="fa-IR"/>
        </w:rPr>
        <w:t>رگرسیون</w:t>
      </w:r>
      <w:proofErr w:type="spellEnd"/>
      <w:r>
        <w:rPr>
          <w:rFonts w:hint="cs"/>
          <w:lang w:bidi="fa-IR"/>
        </w:rPr>
        <w:t xml:space="preserve"> در جدول ۴-۱۲ گزارش شده است. </w:t>
      </w:r>
    </w:p>
    <w:p w14:paraId="5CC62914" w14:textId="77777777" w:rsidR="00912462" w:rsidRDefault="00000000">
      <w:pPr>
        <w:autoSpaceDE/>
        <w:autoSpaceDN/>
        <w:adjustRightInd/>
        <w:spacing w:line="276" w:lineRule="auto"/>
        <w:jc w:val="center"/>
        <w:rPr>
          <w:rFonts w:cs="B Lotus"/>
          <w:b/>
          <w:bCs/>
          <w:color w:val="auto"/>
          <w:sz w:val="26"/>
          <w:szCs w:val="26"/>
          <w:lang w:bidi="fa-IR"/>
        </w:rPr>
      </w:pPr>
      <w:r>
        <w:rPr>
          <w:rFonts w:hint="cs"/>
          <w:b/>
          <w:bCs/>
          <w:lang w:bidi="fa-IR"/>
        </w:rPr>
        <w:t xml:space="preserve">جدول ۴-۸- </w:t>
      </w:r>
      <w:r>
        <w:rPr>
          <w:rFonts w:ascii="B Nazanin" w:hAnsi="Calibri" w:hint="cs"/>
          <w:b/>
          <w:bCs/>
          <w:lang w:bidi="fa-IR"/>
        </w:rPr>
        <w:t xml:space="preserve"> خلاصه مدل </w:t>
      </w:r>
      <w:proofErr w:type="spellStart"/>
      <w:r>
        <w:rPr>
          <w:rFonts w:ascii="B Nazanin" w:hAnsi="Calibri" w:hint="cs"/>
          <w:b/>
          <w:bCs/>
          <w:lang w:bidi="fa-IR"/>
        </w:rPr>
        <w:t>رگرسیون</w:t>
      </w:r>
      <w:proofErr w:type="spellEnd"/>
      <w:r>
        <w:rPr>
          <w:rFonts w:ascii="B Nazanin" w:hAnsi="Calibri" w:hint="cs"/>
          <w:b/>
          <w:bCs/>
          <w:lang w:bidi="fa-IR"/>
        </w:rPr>
        <w:t xml:space="preserve"> و مشخصه های </w:t>
      </w:r>
      <w:proofErr w:type="spellStart"/>
      <w:r>
        <w:rPr>
          <w:rFonts w:ascii="B Nazanin" w:hAnsi="Calibri" w:hint="cs"/>
          <w:b/>
          <w:bCs/>
          <w:lang w:bidi="fa-IR"/>
        </w:rPr>
        <w:t>رگرسیون</w:t>
      </w:r>
      <w:proofErr w:type="spellEnd"/>
      <w:r>
        <w:rPr>
          <w:rFonts w:ascii="B Nazanin" w:hAnsi="Calibri" w:hint="cs"/>
          <w:b/>
          <w:bCs/>
          <w:lang w:bidi="fa-IR"/>
        </w:rPr>
        <w:t xml:space="preserve"> اضطراب مرگ بر متغیرهای پیش بین</w:t>
      </w:r>
    </w:p>
    <w:tbl>
      <w:tblPr>
        <w:bidiVisual/>
        <w:tblW w:w="8820" w:type="dxa"/>
        <w:jc w:val="center"/>
        <w:tblBorders>
          <w:top w:val="single" w:sz="8" w:space="0" w:color="9BBB59"/>
          <w:bottom w:val="single" w:sz="8" w:space="0" w:color="9BBB59"/>
        </w:tblBorders>
        <w:tblLayout w:type="fixed"/>
        <w:tblLook w:val="04A0" w:firstRow="1" w:lastRow="0" w:firstColumn="1" w:lastColumn="0" w:noHBand="0" w:noVBand="1"/>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jc w:val="center"/>
              <w:rPr>
                <w:rFonts w:cs="B Lotus"/>
                <w:color w:val="auto"/>
                <w:lang w:bidi="fa-IR"/>
              </w:rPr>
            </w:pPr>
            <w:r>
              <w:rPr>
                <w:rFonts w:hint="cs"/>
                <w:sz w:val="24"/>
                <w:szCs w:val="24"/>
                <w:lang w:bidi="fa-IR"/>
              </w:rPr>
              <w:t>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jc w:val="center"/>
              <w:rPr>
                <w:rFonts w:ascii="Times New Roman" w:hAnsi="Times New Roman" w:cs="B Lotus"/>
                <w:color w:val="auto"/>
                <w:lang w:bidi="fa-IR"/>
              </w:rPr>
            </w:pPr>
            <w:proofErr w:type="spellStart"/>
            <w:r>
              <w:rPr>
                <w:rFonts w:ascii="Times New Roman" w:hAnsi="Times New Roman" w:cs="B Lotus"/>
                <w:sz w:val="24"/>
                <w:szCs w:val="24"/>
                <w:rtl w:val="0"/>
              </w:rPr>
              <w:t>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MS </w:t>
            </w:r>
          </w:p>
          <w:p w14:paraId="10192A15" w14:textId="77777777" w:rsidR="00912462" w:rsidRDefault="00912462">
            <w:pPr>
              <w:spacing w:after="0" w:line="240" w:lineRule="auto"/>
              <w:jc w:val="center"/>
              <w:rPr>
                <w:rFonts w:ascii="Times New Roman" w:hAnsi="Times New Roman" w:cs="B Lotus"/>
                <w:color w:val="auto"/>
                <w:lang w:bidi="fa-IR"/>
              </w:rPr>
            </w:pP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R</w:t>
            </w:r>
            <w:r>
              <w:rPr>
                <w:rFonts w:ascii="Times New Roman" w:hAnsi="Times New Roman" w:cs="B Lotus"/>
                <w:sz w:val="24"/>
                <w:szCs w:val="24"/>
                <w:vertAlign w:val="superscript"/>
                <w:rtl w:val="0"/>
              </w:rPr>
              <w:t>2</w:t>
            </w:r>
          </w:p>
        </w:tc>
      </w:tr>
      <w:tr w:rsidR="00912462" w14:paraId="7082176D" w14:textId="77777777">
        <w:trPr>
          <w:cantSplit/>
          <w:trHeight w:val="375"/>
          <w:jc w:val="center"/>
        </w:trPr>
        <w:tc>
          <w:tcPr>
            <w:tcW w:w="502" w:type="dxa"/>
            <w:tcBorders>
              <w:left w:val="nil"/>
              <w:right w:val="nil"/>
            </w:tcBorders>
            <w:shd w:val="clear" w:color="auto" w:fill="E6EED5"/>
            <w:vAlign w:val="center"/>
          </w:tcPr>
          <w:p w14:paraId="6DFBC3D1"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98" w:type="dxa"/>
            <w:tcBorders>
              <w:left w:val="nil"/>
              <w:right w:val="nil"/>
            </w:tcBorders>
            <w:shd w:val="clear" w:color="auto" w:fill="E6EED5"/>
            <w:vAlign w:val="center"/>
          </w:tcPr>
          <w:p w14:paraId="6E942322"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4414B315" w14:textId="77777777" w:rsidR="00912462" w:rsidRDefault="00000000">
            <w:pPr>
              <w:spacing w:after="0" w:line="240" w:lineRule="auto"/>
              <w:jc w:val="center"/>
              <w:rPr>
                <w:rFonts w:cs="B Lotus"/>
                <w:color w:val="auto"/>
                <w:lang w:bidi="fa-IR"/>
              </w:rPr>
            </w:pPr>
            <w:r>
              <w:rPr>
                <w:rFonts w:hint="cs"/>
                <w:sz w:val="24"/>
                <w:szCs w:val="24"/>
                <w:lang w:bidi="fa-IR"/>
              </w:rPr>
              <w:t>۴۵/۳۱۲۰</w:t>
            </w:r>
          </w:p>
        </w:tc>
        <w:tc>
          <w:tcPr>
            <w:tcW w:w="810" w:type="dxa"/>
            <w:tcBorders>
              <w:left w:val="nil"/>
              <w:right w:val="nil"/>
            </w:tcBorders>
            <w:shd w:val="clear" w:color="auto" w:fill="E6EED5"/>
            <w:vAlign w:val="center"/>
          </w:tcPr>
          <w:p w14:paraId="6926FD79" w14:textId="77777777" w:rsidR="00912462" w:rsidRDefault="00000000">
            <w:pPr>
              <w:spacing w:after="0" w:line="240" w:lineRule="auto"/>
              <w:jc w:val="center"/>
              <w:rPr>
                <w:rFonts w:cs="B Lotus"/>
                <w:color w:val="auto"/>
                <w:lang w:bidi="fa-IR"/>
              </w:rPr>
            </w:pPr>
            <w:r>
              <w:rPr>
                <w:rFonts w:hint="cs"/>
                <w:sz w:val="24"/>
                <w:szCs w:val="24"/>
                <w:lang w:bidi="fa-IR"/>
              </w:rPr>
              <w:t>۱</w:t>
            </w:r>
          </w:p>
        </w:tc>
        <w:tc>
          <w:tcPr>
            <w:tcW w:w="1260" w:type="dxa"/>
            <w:tcBorders>
              <w:left w:val="nil"/>
              <w:right w:val="nil"/>
            </w:tcBorders>
            <w:shd w:val="clear" w:color="auto" w:fill="E6EED5"/>
            <w:vAlign w:val="center"/>
          </w:tcPr>
          <w:p w14:paraId="17D70ACA" w14:textId="77777777" w:rsidR="00912462" w:rsidRDefault="00000000">
            <w:pPr>
              <w:spacing w:after="0" w:line="240" w:lineRule="auto"/>
              <w:jc w:val="center"/>
              <w:rPr>
                <w:rFonts w:cs="B Lotus"/>
                <w:color w:val="auto"/>
                <w:lang w:bidi="fa-IR"/>
              </w:rPr>
            </w:pPr>
            <w:r>
              <w:rPr>
                <w:rFonts w:hint="cs"/>
                <w:sz w:val="24"/>
                <w:szCs w:val="24"/>
                <w:lang w:bidi="fa-IR"/>
              </w:rPr>
              <w:t>۴۵/۳۱۲۰</w:t>
            </w:r>
          </w:p>
        </w:tc>
        <w:tc>
          <w:tcPr>
            <w:tcW w:w="990" w:type="dxa"/>
            <w:tcBorders>
              <w:left w:val="nil"/>
              <w:right w:val="nil"/>
            </w:tcBorders>
            <w:shd w:val="clear" w:color="auto" w:fill="E6EED5"/>
            <w:vAlign w:val="center"/>
          </w:tcPr>
          <w:p w14:paraId="2FC59637" w14:textId="77777777" w:rsidR="00912462" w:rsidRDefault="00000000">
            <w:pPr>
              <w:spacing w:after="0" w:line="240" w:lineRule="auto"/>
              <w:jc w:val="center"/>
              <w:rPr>
                <w:rFonts w:cs="B Lotus"/>
                <w:color w:val="auto"/>
                <w:lang w:bidi="fa-IR"/>
              </w:rPr>
            </w:pPr>
            <w:r>
              <w:rPr>
                <w:rFonts w:hint="cs"/>
                <w:sz w:val="24"/>
                <w:szCs w:val="24"/>
                <w:lang w:bidi="fa-IR"/>
              </w:rPr>
              <w:t>۸۷/۴۱</w:t>
            </w:r>
          </w:p>
        </w:tc>
        <w:tc>
          <w:tcPr>
            <w:tcW w:w="810" w:type="dxa"/>
            <w:tcBorders>
              <w:left w:val="nil"/>
              <w:right w:val="nil"/>
            </w:tcBorders>
            <w:shd w:val="clear" w:color="auto" w:fill="E6EED5"/>
            <w:vAlign w:val="center"/>
          </w:tcPr>
          <w:p w14:paraId="4A20839D"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5C65EA63" w14:textId="77777777" w:rsidR="00912462" w:rsidRDefault="00000000">
            <w:pPr>
              <w:spacing w:after="0" w:line="240" w:lineRule="auto"/>
              <w:jc w:val="center"/>
              <w:rPr>
                <w:rFonts w:cs="B Lotus"/>
                <w:color w:val="auto"/>
                <w:lang w:bidi="fa-IR"/>
              </w:rPr>
            </w:pPr>
            <w:r>
              <w:rPr>
                <w:rFonts w:hint="cs"/>
                <w:sz w:val="24"/>
                <w:szCs w:val="24"/>
                <w:lang w:bidi="fa-IR"/>
              </w:rPr>
              <w:t>۵۸/۰</w:t>
            </w:r>
          </w:p>
        </w:tc>
        <w:tc>
          <w:tcPr>
            <w:tcW w:w="810" w:type="dxa"/>
            <w:tcBorders>
              <w:left w:val="nil"/>
              <w:right w:val="nil"/>
            </w:tcBorders>
            <w:shd w:val="clear" w:color="auto" w:fill="E6EED5"/>
            <w:vAlign w:val="center"/>
          </w:tcPr>
          <w:p w14:paraId="4CDDB553" w14:textId="77777777" w:rsidR="00912462" w:rsidRDefault="00000000">
            <w:pPr>
              <w:spacing w:after="0" w:line="240" w:lineRule="auto"/>
              <w:jc w:val="center"/>
              <w:rPr>
                <w:rFonts w:cs="B Lotus"/>
                <w:color w:val="auto"/>
                <w:lang w:bidi="fa-IR"/>
              </w:rPr>
            </w:pPr>
            <w:r>
              <w:rPr>
                <w:rFonts w:hint="cs"/>
                <w:sz w:val="24"/>
                <w:szCs w:val="24"/>
                <w:lang w:bidi="fa-IR"/>
              </w:rPr>
              <w:t>۳۴/۰</w:t>
            </w:r>
          </w:p>
        </w:tc>
      </w:tr>
      <w:tr w:rsidR="00912462" w14:paraId="79D0EE3C" w14:textId="77777777">
        <w:trPr>
          <w:cantSplit/>
          <w:trHeight w:hRule="exact" w:val="495"/>
          <w:jc w:val="center"/>
        </w:trPr>
        <w:tc>
          <w:tcPr>
            <w:tcW w:w="502" w:type="dxa"/>
            <w:vAlign w:val="center"/>
          </w:tcPr>
          <w:p w14:paraId="49C9AE7A" w14:textId="77777777" w:rsidR="00912462" w:rsidRDefault="00912462">
            <w:pPr>
              <w:spacing w:after="0" w:line="240" w:lineRule="auto"/>
              <w:jc w:val="center"/>
              <w:rPr>
                <w:rFonts w:cs="B Lotus"/>
                <w:color w:val="auto"/>
                <w:lang w:bidi="fa-IR"/>
              </w:rPr>
            </w:pPr>
          </w:p>
        </w:tc>
        <w:tc>
          <w:tcPr>
            <w:tcW w:w="1298" w:type="dxa"/>
            <w:vAlign w:val="center"/>
          </w:tcPr>
          <w:p w14:paraId="59375E27"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3C23E439" w14:textId="77777777" w:rsidR="00912462" w:rsidRDefault="00000000">
            <w:pPr>
              <w:spacing w:after="0" w:line="240" w:lineRule="auto"/>
              <w:jc w:val="center"/>
              <w:rPr>
                <w:rFonts w:cs="B Lotus"/>
                <w:color w:val="auto"/>
                <w:lang w:bidi="fa-IR"/>
              </w:rPr>
            </w:pPr>
            <w:r>
              <w:rPr>
                <w:rFonts w:hint="cs"/>
                <w:sz w:val="24"/>
                <w:szCs w:val="24"/>
                <w:lang w:bidi="fa-IR"/>
              </w:rPr>
              <w:t>۱۲/۵۸۹۶</w:t>
            </w:r>
          </w:p>
        </w:tc>
        <w:tc>
          <w:tcPr>
            <w:tcW w:w="810" w:type="dxa"/>
            <w:vAlign w:val="center"/>
          </w:tcPr>
          <w:p w14:paraId="47F72151" w14:textId="77777777" w:rsidR="00912462" w:rsidRDefault="00000000">
            <w:pPr>
              <w:spacing w:after="0" w:line="240" w:lineRule="auto"/>
              <w:jc w:val="center"/>
              <w:rPr>
                <w:rFonts w:cs="B Lotus"/>
                <w:color w:val="auto"/>
                <w:lang w:bidi="fa-IR"/>
              </w:rPr>
            </w:pPr>
            <w:r>
              <w:rPr>
                <w:rFonts w:hint="cs"/>
                <w:sz w:val="24"/>
                <w:szCs w:val="24"/>
                <w:lang w:bidi="fa-IR"/>
              </w:rPr>
              <w:t>۷۹</w:t>
            </w:r>
          </w:p>
        </w:tc>
        <w:tc>
          <w:tcPr>
            <w:tcW w:w="1260" w:type="dxa"/>
            <w:vAlign w:val="center"/>
          </w:tcPr>
          <w:p w14:paraId="6EC60C9F" w14:textId="77777777" w:rsidR="00912462" w:rsidRDefault="00000000">
            <w:pPr>
              <w:spacing w:after="0" w:line="240" w:lineRule="auto"/>
              <w:jc w:val="center"/>
              <w:rPr>
                <w:rFonts w:cs="B Lotus"/>
                <w:color w:val="auto"/>
                <w:lang w:bidi="fa-IR"/>
              </w:rPr>
            </w:pPr>
            <w:r>
              <w:rPr>
                <w:rFonts w:hint="cs"/>
                <w:sz w:val="24"/>
                <w:szCs w:val="24"/>
                <w:lang w:bidi="fa-IR"/>
              </w:rPr>
              <w:t>۶۴/۷۴</w:t>
            </w:r>
          </w:p>
        </w:tc>
        <w:tc>
          <w:tcPr>
            <w:tcW w:w="990" w:type="dxa"/>
            <w:vAlign w:val="center"/>
          </w:tcPr>
          <w:p w14:paraId="3EDF14B1" w14:textId="77777777" w:rsidR="00912462" w:rsidRDefault="00912462">
            <w:pPr>
              <w:spacing w:after="0" w:line="240" w:lineRule="auto"/>
              <w:jc w:val="center"/>
              <w:rPr>
                <w:rFonts w:cs="B Lotus"/>
                <w:color w:val="auto"/>
                <w:lang w:bidi="fa-IR"/>
              </w:rPr>
            </w:pPr>
          </w:p>
        </w:tc>
        <w:tc>
          <w:tcPr>
            <w:tcW w:w="810" w:type="dxa"/>
            <w:vAlign w:val="center"/>
          </w:tcPr>
          <w:p w14:paraId="0F29978E" w14:textId="77777777" w:rsidR="00912462" w:rsidRDefault="00912462">
            <w:pPr>
              <w:spacing w:after="0" w:line="240" w:lineRule="auto"/>
              <w:jc w:val="center"/>
              <w:rPr>
                <w:rFonts w:cs="B Lotus"/>
                <w:color w:val="auto"/>
                <w:lang w:bidi="fa-IR"/>
              </w:rPr>
            </w:pPr>
          </w:p>
        </w:tc>
        <w:tc>
          <w:tcPr>
            <w:tcW w:w="900" w:type="dxa"/>
            <w:vAlign w:val="center"/>
          </w:tcPr>
          <w:p w14:paraId="49A7E07A" w14:textId="77777777" w:rsidR="00912462" w:rsidRDefault="00912462">
            <w:pPr>
              <w:spacing w:after="0" w:line="240" w:lineRule="auto"/>
              <w:jc w:val="center"/>
              <w:rPr>
                <w:rFonts w:cs="B Lotus"/>
                <w:color w:val="auto"/>
                <w:lang w:bidi="fa-IR"/>
              </w:rPr>
            </w:pPr>
          </w:p>
        </w:tc>
        <w:tc>
          <w:tcPr>
            <w:tcW w:w="810" w:type="dxa"/>
            <w:vAlign w:val="center"/>
          </w:tcPr>
          <w:p w14:paraId="485B8382" w14:textId="77777777" w:rsidR="00912462" w:rsidRDefault="00912462">
            <w:pPr>
              <w:spacing w:after="0" w:line="240" w:lineRule="auto"/>
              <w:jc w:val="center"/>
              <w:rPr>
                <w:rFonts w:cs="B Lotus"/>
                <w:color w:val="auto"/>
                <w:lang w:bidi="fa-IR"/>
              </w:rPr>
            </w:pPr>
          </w:p>
        </w:tc>
      </w:tr>
      <w:tr w:rsidR="00912462" w14:paraId="5A3B0F91" w14:textId="77777777">
        <w:trPr>
          <w:cantSplit/>
          <w:trHeight w:val="135"/>
          <w:jc w:val="center"/>
        </w:trPr>
        <w:tc>
          <w:tcPr>
            <w:tcW w:w="502" w:type="dxa"/>
            <w:tcBorders>
              <w:left w:val="nil"/>
              <w:right w:val="nil"/>
            </w:tcBorders>
            <w:shd w:val="clear" w:color="auto" w:fill="E6EED5"/>
            <w:vAlign w:val="center"/>
          </w:tcPr>
          <w:p w14:paraId="5F507618"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98" w:type="dxa"/>
            <w:tcBorders>
              <w:left w:val="nil"/>
              <w:right w:val="nil"/>
            </w:tcBorders>
            <w:shd w:val="clear" w:color="auto" w:fill="E6EED5"/>
            <w:vAlign w:val="center"/>
          </w:tcPr>
          <w:p w14:paraId="2CCF7221"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2D5A15AF" w14:textId="77777777" w:rsidR="00912462" w:rsidRDefault="00000000">
            <w:pPr>
              <w:spacing w:after="0" w:line="240" w:lineRule="auto"/>
              <w:jc w:val="center"/>
              <w:rPr>
                <w:rFonts w:cs="B Lotus"/>
                <w:color w:val="auto"/>
                <w:lang w:bidi="fa-IR"/>
              </w:rPr>
            </w:pPr>
            <w:r>
              <w:rPr>
                <w:rFonts w:hint="cs"/>
                <w:sz w:val="24"/>
                <w:szCs w:val="24"/>
                <w:lang w:bidi="fa-IR"/>
              </w:rPr>
              <w:t>۶۳/۴۰۱۲</w:t>
            </w:r>
          </w:p>
        </w:tc>
        <w:tc>
          <w:tcPr>
            <w:tcW w:w="810" w:type="dxa"/>
            <w:tcBorders>
              <w:left w:val="nil"/>
              <w:right w:val="nil"/>
            </w:tcBorders>
            <w:shd w:val="clear" w:color="auto" w:fill="E6EED5"/>
            <w:vAlign w:val="center"/>
          </w:tcPr>
          <w:p w14:paraId="73FEAF2A" w14:textId="77777777" w:rsidR="00912462" w:rsidRDefault="00000000">
            <w:pPr>
              <w:spacing w:after="0" w:line="240" w:lineRule="auto"/>
              <w:jc w:val="center"/>
              <w:rPr>
                <w:rFonts w:cs="B Lotus"/>
                <w:color w:val="auto"/>
                <w:lang w:bidi="fa-IR"/>
              </w:rPr>
            </w:pPr>
            <w:r>
              <w:rPr>
                <w:rFonts w:hint="cs"/>
                <w:sz w:val="24"/>
                <w:szCs w:val="24"/>
                <w:lang w:bidi="fa-IR"/>
              </w:rPr>
              <w:t>۲</w:t>
            </w:r>
          </w:p>
        </w:tc>
        <w:tc>
          <w:tcPr>
            <w:tcW w:w="1260" w:type="dxa"/>
            <w:tcBorders>
              <w:left w:val="nil"/>
              <w:right w:val="nil"/>
            </w:tcBorders>
            <w:shd w:val="clear" w:color="auto" w:fill="E6EED5"/>
            <w:vAlign w:val="center"/>
          </w:tcPr>
          <w:p w14:paraId="0C92E13C" w14:textId="77777777" w:rsidR="00912462" w:rsidRDefault="00000000">
            <w:pPr>
              <w:spacing w:after="0" w:line="240" w:lineRule="auto"/>
              <w:jc w:val="center"/>
              <w:rPr>
                <w:rFonts w:cs="B Lotus"/>
                <w:color w:val="auto"/>
                <w:lang w:bidi="fa-IR"/>
              </w:rPr>
            </w:pPr>
            <w:r>
              <w:rPr>
                <w:rFonts w:hint="cs"/>
                <w:sz w:val="24"/>
                <w:szCs w:val="24"/>
                <w:lang w:bidi="fa-IR"/>
              </w:rPr>
              <w:t>۳۱/۲۰۰۶</w:t>
            </w:r>
          </w:p>
        </w:tc>
        <w:tc>
          <w:tcPr>
            <w:tcW w:w="990" w:type="dxa"/>
            <w:tcBorders>
              <w:left w:val="nil"/>
              <w:right w:val="nil"/>
            </w:tcBorders>
            <w:shd w:val="clear" w:color="auto" w:fill="E6EED5"/>
            <w:vAlign w:val="center"/>
          </w:tcPr>
          <w:p w14:paraId="79D781C0" w14:textId="77777777" w:rsidR="00912462" w:rsidRDefault="00000000">
            <w:pPr>
              <w:spacing w:after="0" w:line="240" w:lineRule="auto"/>
              <w:jc w:val="center"/>
              <w:rPr>
                <w:rFonts w:cs="B Lotus"/>
                <w:color w:val="auto"/>
                <w:lang w:bidi="fa-IR"/>
              </w:rPr>
            </w:pPr>
            <w:r>
              <w:rPr>
                <w:rFonts w:hint="cs"/>
                <w:sz w:val="24"/>
                <w:szCs w:val="24"/>
                <w:lang w:bidi="fa-IR"/>
              </w:rPr>
              <w:t>۹۵/۴۴</w:t>
            </w:r>
          </w:p>
        </w:tc>
        <w:tc>
          <w:tcPr>
            <w:tcW w:w="810" w:type="dxa"/>
            <w:tcBorders>
              <w:left w:val="nil"/>
              <w:right w:val="nil"/>
            </w:tcBorders>
            <w:shd w:val="clear" w:color="auto" w:fill="E6EED5"/>
            <w:vAlign w:val="center"/>
          </w:tcPr>
          <w:p w14:paraId="5B99A37A"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30215B8F" w14:textId="77777777" w:rsidR="00912462" w:rsidRDefault="00000000">
            <w:pPr>
              <w:spacing w:after="0" w:line="240" w:lineRule="auto"/>
              <w:jc w:val="center"/>
              <w:rPr>
                <w:rFonts w:cs="B Lotus"/>
                <w:color w:val="auto"/>
                <w:lang w:bidi="fa-IR"/>
              </w:rPr>
            </w:pPr>
            <w:r>
              <w:rPr>
                <w:rFonts w:hint="cs"/>
                <w:sz w:val="24"/>
                <w:szCs w:val="24"/>
                <w:lang w:bidi="fa-IR"/>
              </w:rPr>
              <w:t>۶۷/۰</w:t>
            </w:r>
          </w:p>
        </w:tc>
        <w:tc>
          <w:tcPr>
            <w:tcW w:w="810" w:type="dxa"/>
            <w:tcBorders>
              <w:left w:val="nil"/>
              <w:right w:val="nil"/>
            </w:tcBorders>
            <w:shd w:val="clear" w:color="auto" w:fill="E6EED5"/>
            <w:vAlign w:val="center"/>
          </w:tcPr>
          <w:p w14:paraId="0AC2476E" w14:textId="77777777" w:rsidR="00912462" w:rsidRDefault="00000000">
            <w:pPr>
              <w:spacing w:after="0" w:line="240" w:lineRule="auto"/>
              <w:jc w:val="center"/>
              <w:rPr>
                <w:rFonts w:cs="B Lotus"/>
                <w:color w:val="auto"/>
                <w:lang w:bidi="fa-IR"/>
              </w:rPr>
            </w:pPr>
            <w:r>
              <w:rPr>
                <w:rFonts w:hint="cs"/>
                <w:sz w:val="24"/>
                <w:szCs w:val="24"/>
                <w:lang w:bidi="fa-IR"/>
              </w:rPr>
              <w:t>۴۵/۰</w:t>
            </w:r>
          </w:p>
        </w:tc>
      </w:tr>
      <w:tr w:rsidR="00912462" w14:paraId="1402A17E" w14:textId="77777777">
        <w:trPr>
          <w:cantSplit/>
          <w:trHeight w:val="435"/>
          <w:jc w:val="center"/>
        </w:trPr>
        <w:tc>
          <w:tcPr>
            <w:tcW w:w="502" w:type="dxa"/>
            <w:vAlign w:val="center"/>
          </w:tcPr>
          <w:p w14:paraId="26D107E4" w14:textId="77777777" w:rsidR="00912462" w:rsidRDefault="00912462">
            <w:pPr>
              <w:spacing w:after="0" w:line="240" w:lineRule="auto"/>
              <w:jc w:val="center"/>
              <w:rPr>
                <w:rFonts w:cs="B Lotus"/>
                <w:color w:val="auto"/>
                <w:lang w:bidi="fa-IR"/>
              </w:rPr>
            </w:pPr>
          </w:p>
        </w:tc>
        <w:tc>
          <w:tcPr>
            <w:tcW w:w="1298" w:type="dxa"/>
            <w:vAlign w:val="center"/>
          </w:tcPr>
          <w:p w14:paraId="3C2883FB"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795BF8F7" w14:textId="77777777" w:rsidR="00912462" w:rsidRDefault="00000000">
            <w:pPr>
              <w:spacing w:after="0" w:line="240" w:lineRule="auto"/>
              <w:jc w:val="center"/>
              <w:rPr>
                <w:rFonts w:cs="B Lotus"/>
                <w:color w:val="auto"/>
                <w:lang w:bidi="fa-IR"/>
              </w:rPr>
            </w:pPr>
            <w:r>
              <w:rPr>
                <w:rFonts w:hint="cs"/>
                <w:sz w:val="24"/>
                <w:szCs w:val="24"/>
                <w:lang w:bidi="fa-IR"/>
              </w:rPr>
              <w:t>۹۴/۵۰۰۳</w:t>
            </w:r>
          </w:p>
        </w:tc>
        <w:tc>
          <w:tcPr>
            <w:tcW w:w="810" w:type="dxa"/>
            <w:vAlign w:val="center"/>
          </w:tcPr>
          <w:p w14:paraId="586B1231" w14:textId="77777777" w:rsidR="00912462" w:rsidRDefault="00000000">
            <w:pPr>
              <w:spacing w:after="0" w:line="240" w:lineRule="auto"/>
              <w:jc w:val="center"/>
              <w:rPr>
                <w:rFonts w:cs="B Lotus"/>
                <w:color w:val="auto"/>
                <w:lang w:bidi="fa-IR"/>
              </w:rPr>
            </w:pPr>
            <w:r>
              <w:rPr>
                <w:rFonts w:hint="cs"/>
                <w:sz w:val="24"/>
                <w:szCs w:val="24"/>
                <w:lang w:bidi="fa-IR"/>
              </w:rPr>
              <w:t>۷۸</w:t>
            </w:r>
          </w:p>
        </w:tc>
        <w:tc>
          <w:tcPr>
            <w:tcW w:w="1260" w:type="dxa"/>
            <w:vAlign w:val="center"/>
          </w:tcPr>
          <w:p w14:paraId="1EA5C263" w14:textId="77777777" w:rsidR="00912462" w:rsidRDefault="00000000">
            <w:pPr>
              <w:spacing w:after="0" w:line="240" w:lineRule="auto"/>
              <w:jc w:val="center"/>
              <w:rPr>
                <w:rFonts w:cs="B Lotus"/>
                <w:color w:val="auto"/>
                <w:lang w:bidi="fa-IR"/>
              </w:rPr>
            </w:pPr>
            <w:r>
              <w:rPr>
                <w:rFonts w:hint="cs"/>
                <w:sz w:val="24"/>
                <w:szCs w:val="24"/>
                <w:lang w:bidi="fa-IR"/>
              </w:rPr>
              <w:t>۱۵/۶۴</w:t>
            </w:r>
          </w:p>
        </w:tc>
        <w:tc>
          <w:tcPr>
            <w:tcW w:w="990" w:type="dxa"/>
            <w:vAlign w:val="center"/>
          </w:tcPr>
          <w:p w14:paraId="581F089C" w14:textId="77777777" w:rsidR="00912462" w:rsidRDefault="00912462">
            <w:pPr>
              <w:spacing w:after="0" w:line="240" w:lineRule="auto"/>
              <w:jc w:val="center"/>
              <w:rPr>
                <w:rFonts w:cs="B Lotus"/>
                <w:color w:val="auto"/>
                <w:lang w:bidi="fa-IR"/>
              </w:rPr>
            </w:pPr>
          </w:p>
        </w:tc>
        <w:tc>
          <w:tcPr>
            <w:tcW w:w="810" w:type="dxa"/>
            <w:vAlign w:val="center"/>
          </w:tcPr>
          <w:p w14:paraId="399A2ECD" w14:textId="77777777" w:rsidR="00912462" w:rsidRDefault="00912462">
            <w:pPr>
              <w:spacing w:after="0" w:line="240" w:lineRule="auto"/>
              <w:jc w:val="center"/>
              <w:rPr>
                <w:rFonts w:cs="B Lotus"/>
                <w:color w:val="auto"/>
                <w:lang w:bidi="fa-IR"/>
              </w:rPr>
            </w:pPr>
          </w:p>
        </w:tc>
        <w:tc>
          <w:tcPr>
            <w:tcW w:w="900" w:type="dxa"/>
            <w:vAlign w:val="center"/>
          </w:tcPr>
          <w:p w14:paraId="6B02380D" w14:textId="77777777" w:rsidR="00912462" w:rsidRDefault="00912462">
            <w:pPr>
              <w:spacing w:after="0" w:line="240" w:lineRule="auto"/>
              <w:jc w:val="center"/>
              <w:rPr>
                <w:rFonts w:cs="B Lotus"/>
                <w:color w:val="auto"/>
                <w:lang w:bidi="fa-IR"/>
              </w:rPr>
            </w:pPr>
          </w:p>
        </w:tc>
        <w:tc>
          <w:tcPr>
            <w:tcW w:w="810" w:type="dxa"/>
            <w:vAlign w:val="center"/>
          </w:tcPr>
          <w:p w14:paraId="4F2D32CC" w14:textId="77777777" w:rsidR="00912462" w:rsidRDefault="00912462">
            <w:pPr>
              <w:spacing w:after="0" w:line="240" w:lineRule="auto"/>
              <w:jc w:val="center"/>
              <w:rPr>
                <w:rFonts w:cs="B Lotus"/>
                <w:color w:val="auto"/>
                <w:lang w:bidi="fa-IR"/>
              </w:rPr>
            </w:pPr>
          </w:p>
        </w:tc>
      </w:tr>
      <w:tr w:rsidR="00912462" w14:paraId="5B804FA7" w14:textId="77777777">
        <w:trPr>
          <w:cantSplit/>
          <w:trHeight w:val="141"/>
          <w:jc w:val="center"/>
        </w:trPr>
        <w:tc>
          <w:tcPr>
            <w:tcW w:w="502" w:type="dxa"/>
            <w:tcBorders>
              <w:left w:val="nil"/>
              <w:right w:val="nil"/>
            </w:tcBorders>
            <w:shd w:val="clear" w:color="auto" w:fill="E6EED5"/>
            <w:vAlign w:val="center"/>
          </w:tcPr>
          <w:p w14:paraId="43FA0908"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98" w:type="dxa"/>
            <w:tcBorders>
              <w:left w:val="nil"/>
              <w:right w:val="nil"/>
            </w:tcBorders>
            <w:shd w:val="clear" w:color="auto" w:fill="E6EED5"/>
            <w:vAlign w:val="center"/>
          </w:tcPr>
          <w:p w14:paraId="6A3962D4"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36914093" w14:textId="77777777" w:rsidR="00912462" w:rsidRDefault="00000000">
            <w:pPr>
              <w:spacing w:after="0" w:line="240" w:lineRule="auto"/>
              <w:jc w:val="center"/>
              <w:rPr>
                <w:rFonts w:cs="B Lotus"/>
                <w:color w:val="auto"/>
                <w:lang w:bidi="fa-IR"/>
              </w:rPr>
            </w:pPr>
            <w:r>
              <w:rPr>
                <w:rFonts w:hint="cs"/>
                <w:sz w:val="24"/>
                <w:szCs w:val="24"/>
                <w:lang w:bidi="fa-IR"/>
              </w:rPr>
              <w:t>۲۱/۴۳۵۸</w:t>
            </w:r>
          </w:p>
        </w:tc>
        <w:tc>
          <w:tcPr>
            <w:tcW w:w="810" w:type="dxa"/>
            <w:tcBorders>
              <w:left w:val="nil"/>
              <w:right w:val="nil"/>
            </w:tcBorders>
            <w:shd w:val="clear" w:color="auto" w:fill="E6EED5"/>
            <w:vAlign w:val="center"/>
          </w:tcPr>
          <w:p w14:paraId="7D670DE8" w14:textId="77777777" w:rsidR="00912462" w:rsidRDefault="00000000">
            <w:pPr>
              <w:spacing w:after="0" w:line="240" w:lineRule="auto"/>
              <w:jc w:val="center"/>
              <w:rPr>
                <w:rFonts w:cs="B Lotus"/>
                <w:color w:val="auto"/>
                <w:lang w:bidi="fa-IR"/>
              </w:rPr>
            </w:pPr>
            <w:r>
              <w:rPr>
                <w:rFonts w:hint="cs"/>
                <w:sz w:val="24"/>
                <w:szCs w:val="24"/>
                <w:lang w:bidi="fa-IR"/>
              </w:rPr>
              <w:t>۳</w:t>
            </w:r>
          </w:p>
        </w:tc>
        <w:tc>
          <w:tcPr>
            <w:tcW w:w="1260" w:type="dxa"/>
            <w:tcBorders>
              <w:left w:val="nil"/>
              <w:right w:val="nil"/>
            </w:tcBorders>
            <w:shd w:val="clear" w:color="auto" w:fill="E6EED5"/>
            <w:vAlign w:val="center"/>
          </w:tcPr>
          <w:p w14:paraId="758D7A8F" w14:textId="77777777" w:rsidR="00912462" w:rsidRDefault="00000000">
            <w:pPr>
              <w:spacing w:after="0" w:line="240" w:lineRule="auto"/>
              <w:jc w:val="center"/>
              <w:rPr>
                <w:rFonts w:cs="B Lotus"/>
                <w:color w:val="auto"/>
                <w:lang w:bidi="fa-IR"/>
              </w:rPr>
            </w:pPr>
            <w:r>
              <w:rPr>
                <w:rFonts w:hint="cs"/>
                <w:sz w:val="24"/>
                <w:szCs w:val="24"/>
                <w:lang w:bidi="fa-IR"/>
              </w:rPr>
              <w:t>۷۴/۱۴۶۱</w:t>
            </w:r>
          </w:p>
        </w:tc>
        <w:tc>
          <w:tcPr>
            <w:tcW w:w="990" w:type="dxa"/>
            <w:tcBorders>
              <w:left w:val="nil"/>
              <w:right w:val="nil"/>
            </w:tcBorders>
            <w:shd w:val="clear" w:color="auto" w:fill="E6EED5"/>
            <w:vAlign w:val="center"/>
          </w:tcPr>
          <w:p w14:paraId="4FA3B4C3" w14:textId="77777777" w:rsidR="00912462" w:rsidRDefault="00000000">
            <w:pPr>
              <w:spacing w:after="0" w:line="240" w:lineRule="auto"/>
              <w:jc w:val="center"/>
              <w:rPr>
                <w:rFonts w:cs="B Lotus"/>
                <w:color w:val="auto"/>
                <w:lang w:bidi="fa-IR"/>
              </w:rPr>
            </w:pPr>
            <w:r>
              <w:rPr>
                <w:rFonts w:hint="cs"/>
                <w:sz w:val="24"/>
                <w:szCs w:val="24"/>
                <w:lang w:bidi="fa-IR"/>
              </w:rPr>
              <w:t>۱۲/۴۳</w:t>
            </w:r>
          </w:p>
        </w:tc>
        <w:tc>
          <w:tcPr>
            <w:tcW w:w="810" w:type="dxa"/>
            <w:tcBorders>
              <w:left w:val="nil"/>
              <w:right w:val="nil"/>
            </w:tcBorders>
            <w:shd w:val="clear" w:color="auto" w:fill="E6EED5"/>
            <w:vAlign w:val="center"/>
          </w:tcPr>
          <w:p w14:paraId="565A7D92"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689036FC" w14:textId="77777777" w:rsidR="00912462" w:rsidRDefault="00000000">
            <w:pPr>
              <w:spacing w:after="0" w:line="240" w:lineRule="auto"/>
              <w:jc w:val="center"/>
              <w:rPr>
                <w:rFonts w:cs="B Lotus"/>
                <w:color w:val="auto"/>
                <w:lang w:bidi="fa-IR"/>
              </w:rPr>
            </w:pPr>
            <w:r>
              <w:rPr>
                <w:rFonts w:hint="cs"/>
                <w:sz w:val="24"/>
                <w:szCs w:val="24"/>
                <w:lang w:bidi="fa-IR"/>
              </w:rPr>
              <w:t>۷۱/۰</w:t>
            </w:r>
          </w:p>
        </w:tc>
        <w:tc>
          <w:tcPr>
            <w:tcW w:w="810" w:type="dxa"/>
            <w:tcBorders>
              <w:left w:val="nil"/>
              <w:right w:val="nil"/>
            </w:tcBorders>
            <w:shd w:val="clear" w:color="auto" w:fill="E6EED5"/>
            <w:vAlign w:val="center"/>
          </w:tcPr>
          <w:p w14:paraId="7F9A3F6E" w14:textId="77777777" w:rsidR="00912462" w:rsidRDefault="00000000">
            <w:pPr>
              <w:spacing w:after="0" w:line="240" w:lineRule="auto"/>
              <w:jc w:val="center"/>
              <w:rPr>
                <w:rFonts w:cs="B Lotus"/>
                <w:color w:val="auto"/>
                <w:lang w:bidi="fa-IR"/>
              </w:rPr>
            </w:pPr>
            <w:r>
              <w:rPr>
                <w:rFonts w:hint="cs"/>
                <w:sz w:val="24"/>
                <w:szCs w:val="24"/>
                <w:lang w:bidi="fa-IR"/>
              </w:rPr>
              <w:t>۵۰/۰</w:t>
            </w:r>
          </w:p>
        </w:tc>
      </w:tr>
      <w:tr w:rsidR="00912462" w14:paraId="130A38CB" w14:textId="77777777">
        <w:trPr>
          <w:cantSplit/>
          <w:trHeight w:val="360"/>
          <w:jc w:val="center"/>
        </w:trPr>
        <w:tc>
          <w:tcPr>
            <w:tcW w:w="502" w:type="dxa"/>
            <w:vAlign w:val="center"/>
          </w:tcPr>
          <w:p w14:paraId="647C9AB3" w14:textId="77777777" w:rsidR="00912462" w:rsidRDefault="00912462">
            <w:pPr>
              <w:spacing w:after="0" w:line="240" w:lineRule="auto"/>
              <w:jc w:val="center"/>
              <w:rPr>
                <w:rFonts w:cs="B Lotus"/>
                <w:color w:val="auto"/>
                <w:lang w:bidi="fa-IR"/>
              </w:rPr>
            </w:pPr>
          </w:p>
        </w:tc>
        <w:tc>
          <w:tcPr>
            <w:tcW w:w="1298" w:type="dxa"/>
            <w:vAlign w:val="center"/>
          </w:tcPr>
          <w:p w14:paraId="1B47A77C"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26F10D73" w14:textId="77777777" w:rsidR="00912462" w:rsidRDefault="00000000">
            <w:pPr>
              <w:spacing w:after="0" w:line="240" w:lineRule="auto"/>
              <w:jc w:val="center"/>
              <w:rPr>
                <w:rFonts w:cs="B Lotus"/>
                <w:color w:val="auto"/>
                <w:lang w:bidi="fa-IR"/>
              </w:rPr>
            </w:pPr>
            <w:r>
              <w:rPr>
                <w:rFonts w:hint="cs"/>
                <w:sz w:val="24"/>
                <w:szCs w:val="24"/>
                <w:lang w:bidi="fa-IR"/>
              </w:rPr>
              <w:t>۳۶/۴۶۳۱</w:t>
            </w:r>
          </w:p>
        </w:tc>
        <w:tc>
          <w:tcPr>
            <w:tcW w:w="810" w:type="dxa"/>
            <w:vAlign w:val="center"/>
          </w:tcPr>
          <w:p w14:paraId="089DC09C" w14:textId="77777777" w:rsidR="00912462" w:rsidRDefault="00000000">
            <w:pPr>
              <w:spacing w:after="0" w:line="240" w:lineRule="auto"/>
              <w:jc w:val="center"/>
              <w:rPr>
                <w:rFonts w:cs="B Lotus"/>
                <w:color w:val="auto"/>
                <w:lang w:bidi="fa-IR"/>
              </w:rPr>
            </w:pPr>
            <w:r>
              <w:rPr>
                <w:rFonts w:hint="cs"/>
                <w:sz w:val="24"/>
                <w:szCs w:val="24"/>
                <w:lang w:bidi="fa-IR"/>
              </w:rPr>
              <w:t>۷۷</w:t>
            </w:r>
          </w:p>
        </w:tc>
        <w:tc>
          <w:tcPr>
            <w:tcW w:w="1260" w:type="dxa"/>
            <w:vAlign w:val="center"/>
          </w:tcPr>
          <w:p w14:paraId="26F2CD42" w14:textId="77777777" w:rsidR="00912462" w:rsidRDefault="00000000">
            <w:pPr>
              <w:spacing w:after="0" w:line="240" w:lineRule="auto"/>
              <w:jc w:val="center"/>
              <w:rPr>
                <w:rFonts w:cs="B Lotus"/>
                <w:color w:val="auto"/>
                <w:lang w:bidi="fa-IR"/>
              </w:rPr>
            </w:pPr>
            <w:r>
              <w:rPr>
                <w:rFonts w:hint="cs"/>
                <w:sz w:val="24"/>
                <w:szCs w:val="24"/>
                <w:lang w:bidi="fa-IR"/>
              </w:rPr>
              <w:t>۱۵/۶۰</w:t>
            </w:r>
          </w:p>
        </w:tc>
        <w:tc>
          <w:tcPr>
            <w:tcW w:w="990" w:type="dxa"/>
            <w:vAlign w:val="center"/>
          </w:tcPr>
          <w:p w14:paraId="4BB91360" w14:textId="77777777" w:rsidR="00912462" w:rsidRDefault="00912462">
            <w:pPr>
              <w:spacing w:after="0" w:line="240" w:lineRule="auto"/>
              <w:jc w:val="center"/>
              <w:rPr>
                <w:rFonts w:cs="B Lotus"/>
                <w:color w:val="auto"/>
                <w:lang w:bidi="fa-IR"/>
              </w:rPr>
            </w:pPr>
          </w:p>
        </w:tc>
        <w:tc>
          <w:tcPr>
            <w:tcW w:w="810" w:type="dxa"/>
            <w:vAlign w:val="center"/>
          </w:tcPr>
          <w:p w14:paraId="16291EC6" w14:textId="77777777" w:rsidR="00912462" w:rsidRDefault="00912462">
            <w:pPr>
              <w:spacing w:after="0" w:line="240" w:lineRule="auto"/>
              <w:jc w:val="center"/>
              <w:rPr>
                <w:rFonts w:cs="B Lotus"/>
                <w:color w:val="auto"/>
                <w:lang w:bidi="fa-IR"/>
              </w:rPr>
            </w:pPr>
          </w:p>
        </w:tc>
        <w:tc>
          <w:tcPr>
            <w:tcW w:w="900" w:type="dxa"/>
            <w:vAlign w:val="center"/>
          </w:tcPr>
          <w:p w14:paraId="428E3DB0" w14:textId="77777777" w:rsidR="00912462" w:rsidRDefault="00912462">
            <w:pPr>
              <w:spacing w:after="0" w:line="240" w:lineRule="auto"/>
              <w:jc w:val="center"/>
              <w:rPr>
                <w:rFonts w:cs="B Lotus"/>
                <w:color w:val="auto"/>
                <w:lang w:bidi="fa-IR"/>
              </w:rPr>
            </w:pPr>
          </w:p>
        </w:tc>
        <w:tc>
          <w:tcPr>
            <w:tcW w:w="810" w:type="dxa"/>
            <w:vAlign w:val="center"/>
          </w:tcPr>
          <w:p w14:paraId="65E165C6" w14:textId="77777777" w:rsidR="00912462" w:rsidRDefault="00912462">
            <w:pPr>
              <w:spacing w:after="0" w:line="240" w:lineRule="auto"/>
              <w:jc w:val="center"/>
              <w:rPr>
                <w:rFonts w:cs="B Lotus"/>
                <w:color w:val="auto"/>
                <w:lang w:bidi="fa-IR"/>
              </w:rPr>
            </w:pPr>
          </w:p>
        </w:tc>
      </w:tr>
      <w:tr w:rsidR="00912462" w14:paraId="5838E39E" w14:textId="77777777">
        <w:trPr>
          <w:cantSplit/>
          <w:trHeight w:val="285"/>
          <w:jc w:val="center"/>
        </w:trPr>
        <w:tc>
          <w:tcPr>
            <w:tcW w:w="502" w:type="dxa"/>
            <w:tcBorders>
              <w:left w:val="nil"/>
              <w:right w:val="nil"/>
            </w:tcBorders>
            <w:shd w:val="clear" w:color="auto" w:fill="E6EED5"/>
            <w:vAlign w:val="center"/>
          </w:tcPr>
          <w:p w14:paraId="0A3191C0"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98" w:type="dxa"/>
            <w:tcBorders>
              <w:left w:val="nil"/>
              <w:right w:val="nil"/>
            </w:tcBorders>
            <w:shd w:val="clear" w:color="auto" w:fill="E6EED5"/>
            <w:vAlign w:val="center"/>
          </w:tcPr>
          <w:p w14:paraId="2AB12999" w14:textId="77777777" w:rsidR="00912462" w:rsidRDefault="00000000">
            <w:pPr>
              <w:spacing w:after="0" w:line="240" w:lineRule="auto"/>
              <w:jc w:val="center"/>
              <w:rPr>
                <w:rFonts w:cs="B Lotus"/>
                <w:color w:val="auto"/>
                <w:lang w:bidi="fa-IR"/>
              </w:rPr>
            </w:pPr>
            <w:proofErr w:type="spellStart"/>
            <w:r>
              <w:rPr>
                <w:rFonts w:hint="cs"/>
                <w:sz w:val="24"/>
                <w:szCs w:val="24"/>
                <w:lang w:bidi="fa-IR"/>
              </w:rPr>
              <w:t>رگرسیون</w:t>
            </w:r>
            <w:proofErr w:type="spellEnd"/>
          </w:p>
        </w:tc>
        <w:tc>
          <w:tcPr>
            <w:tcW w:w="1440" w:type="dxa"/>
            <w:tcBorders>
              <w:left w:val="nil"/>
              <w:right w:val="nil"/>
            </w:tcBorders>
            <w:shd w:val="clear" w:color="auto" w:fill="E6EED5"/>
            <w:vAlign w:val="center"/>
          </w:tcPr>
          <w:p w14:paraId="6995AAEC" w14:textId="77777777" w:rsidR="00912462" w:rsidRDefault="00000000">
            <w:pPr>
              <w:spacing w:after="0" w:line="240" w:lineRule="auto"/>
              <w:jc w:val="center"/>
              <w:rPr>
                <w:rFonts w:cs="B Lotus"/>
                <w:color w:val="auto"/>
                <w:lang w:bidi="fa-IR"/>
              </w:rPr>
            </w:pPr>
            <w:r>
              <w:rPr>
                <w:rFonts w:hint="cs"/>
                <w:sz w:val="24"/>
                <w:szCs w:val="24"/>
                <w:lang w:bidi="fa-IR"/>
              </w:rPr>
              <w:t>۸۴/۴۷۱۲</w:t>
            </w:r>
          </w:p>
        </w:tc>
        <w:tc>
          <w:tcPr>
            <w:tcW w:w="810" w:type="dxa"/>
            <w:tcBorders>
              <w:left w:val="nil"/>
              <w:right w:val="nil"/>
            </w:tcBorders>
            <w:shd w:val="clear" w:color="auto" w:fill="E6EED5"/>
            <w:vAlign w:val="center"/>
          </w:tcPr>
          <w:p w14:paraId="2DCAFF7F" w14:textId="77777777" w:rsidR="00912462" w:rsidRDefault="00000000">
            <w:pPr>
              <w:spacing w:after="0" w:line="240" w:lineRule="auto"/>
              <w:jc w:val="center"/>
              <w:rPr>
                <w:rFonts w:cs="B Lotus"/>
                <w:color w:val="auto"/>
                <w:lang w:bidi="fa-IR"/>
              </w:rPr>
            </w:pPr>
            <w:r>
              <w:rPr>
                <w:rFonts w:hint="cs"/>
                <w:sz w:val="24"/>
                <w:szCs w:val="24"/>
                <w:lang w:bidi="fa-IR"/>
              </w:rPr>
              <w:t>۴</w:t>
            </w:r>
          </w:p>
        </w:tc>
        <w:tc>
          <w:tcPr>
            <w:tcW w:w="1260" w:type="dxa"/>
            <w:tcBorders>
              <w:left w:val="nil"/>
              <w:right w:val="nil"/>
            </w:tcBorders>
            <w:shd w:val="clear" w:color="auto" w:fill="E6EED5"/>
            <w:vAlign w:val="center"/>
          </w:tcPr>
          <w:p w14:paraId="5FB863DB" w14:textId="77777777" w:rsidR="00912462" w:rsidRDefault="00000000">
            <w:pPr>
              <w:spacing w:after="0" w:line="240" w:lineRule="auto"/>
              <w:jc w:val="center"/>
              <w:rPr>
                <w:rFonts w:cs="B Lotus"/>
                <w:color w:val="auto"/>
                <w:lang w:bidi="fa-IR"/>
              </w:rPr>
            </w:pPr>
            <w:r>
              <w:rPr>
                <w:rFonts w:hint="cs"/>
                <w:sz w:val="24"/>
                <w:szCs w:val="24"/>
                <w:lang w:bidi="fa-IR"/>
              </w:rPr>
              <w:t>۲۱/۱۱۷۸</w:t>
            </w:r>
          </w:p>
        </w:tc>
        <w:tc>
          <w:tcPr>
            <w:tcW w:w="990" w:type="dxa"/>
            <w:tcBorders>
              <w:left w:val="nil"/>
              <w:right w:val="nil"/>
            </w:tcBorders>
            <w:shd w:val="clear" w:color="auto" w:fill="E6EED5"/>
            <w:vAlign w:val="center"/>
          </w:tcPr>
          <w:p w14:paraId="3FDBB5A8" w14:textId="77777777" w:rsidR="00912462" w:rsidRDefault="00000000">
            <w:pPr>
              <w:spacing w:after="0" w:line="240" w:lineRule="auto"/>
              <w:jc w:val="center"/>
              <w:rPr>
                <w:rFonts w:cs="B Lotus"/>
                <w:color w:val="auto"/>
                <w:lang w:bidi="fa-IR"/>
              </w:rPr>
            </w:pPr>
            <w:r>
              <w:rPr>
                <w:rFonts w:hint="cs"/>
                <w:sz w:val="24"/>
                <w:szCs w:val="24"/>
                <w:lang w:bidi="fa-IR"/>
              </w:rPr>
              <w:t>۳۸/۴۵</w:t>
            </w:r>
          </w:p>
        </w:tc>
        <w:tc>
          <w:tcPr>
            <w:tcW w:w="810" w:type="dxa"/>
            <w:tcBorders>
              <w:left w:val="nil"/>
              <w:right w:val="nil"/>
            </w:tcBorders>
            <w:shd w:val="clear" w:color="auto" w:fill="E6EED5"/>
            <w:vAlign w:val="center"/>
          </w:tcPr>
          <w:p w14:paraId="6AD4B37D" w14:textId="77777777" w:rsidR="00912462" w:rsidRDefault="00000000">
            <w:pPr>
              <w:spacing w:after="0" w:line="240" w:lineRule="auto"/>
              <w:jc w:val="center"/>
              <w:rPr>
                <w:rFonts w:cs="B Lotus"/>
                <w:color w:val="auto"/>
                <w:lang w:bidi="fa-IR"/>
              </w:rPr>
            </w:pPr>
            <w:r>
              <w:rPr>
                <w:rFonts w:hint="cs"/>
                <w:sz w:val="24"/>
                <w:szCs w:val="24"/>
                <w:lang w:bidi="fa-IR"/>
              </w:rPr>
              <w:t>۰۰۱/۰</w:t>
            </w:r>
          </w:p>
        </w:tc>
        <w:tc>
          <w:tcPr>
            <w:tcW w:w="900" w:type="dxa"/>
            <w:tcBorders>
              <w:left w:val="nil"/>
              <w:right w:val="nil"/>
            </w:tcBorders>
            <w:shd w:val="clear" w:color="auto" w:fill="E6EED5"/>
            <w:vAlign w:val="center"/>
          </w:tcPr>
          <w:p w14:paraId="7CF6AADB" w14:textId="77777777" w:rsidR="00912462" w:rsidRDefault="00000000">
            <w:pPr>
              <w:spacing w:after="0" w:line="240" w:lineRule="auto"/>
              <w:jc w:val="center"/>
              <w:rPr>
                <w:rFonts w:cs="B Lotus"/>
                <w:color w:val="auto"/>
                <w:lang w:bidi="fa-IR"/>
              </w:rPr>
            </w:pPr>
            <w:r>
              <w:rPr>
                <w:rFonts w:hint="cs"/>
                <w:sz w:val="24"/>
                <w:szCs w:val="24"/>
                <w:lang w:bidi="fa-IR"/>
              </w:rPr>
              <w:t>۷۴/۰</w:t>
            </w:r>
          </w:p>
        </w:tc>
        <w:tc>
          <w:tcPr>
            <w:tcW w:w="810" w:type="dxa"/>
            <w:tcBorders>
              <w:left w:val="nil"/>
              <w:right w:val="nil"/>
            </w:tcBorders>
            <w:shd w:val="clear" w:color="auto" w:fill="E6EED5"/>
            <w:vAlign w:val="center"/>
          </w:tcPr>
          <w:p w14:paraId="1E059BDB" w14:textId="77777777" w:rsidR="00912462" w:rsidRDefault="00000000">
            <w:pPr>
              <w:spacing w:after="0" w:line="240" w:lineRule="auto"/>
              <w:jc w:val="center"/>
              <w:rPr>
                <w:rFonts w:cs="B Lotus"/>
                <w:color w:val="auto"/>
                <w:lang w:bidi="fa-IR"/>
              </w:rPr>
            </w:pPr>
            <w:r>
              <w:rPr>
                <w:rFonts w:hint="cs"/>
                <w:sz w:val="24"/>
                <w:szCs w:val="24"/>
                <w:lang w:bidi="fa-IR"/>
              </w:rPr>
              <w:t>۵۴/۰</w:t>
            </w:r>
          </w:p>
        </w:tc>
      </w:tr>
      <w:tr w:rsidR="00912462" w14:paraId="2E936F16" w14:textId="77777777">
        <w:trPr>
          <w:cantSplit/>
          <w:trHeight w:hRule="exact" w:val="432"/>
          <w:jc w:val="center"/>
        </w:trPr>
        <w:tc>
          <w:tcPr>
            <w:tcW w:w="502" w:type="dxa"/>
            <w:vAlign w:val="center"/>
          </w:tcPr>
          <w:p w14:paraId="1981140B" w14:textId="77777777" w:rsidR="00912462" w:rsidRDefault="00912462">
            <w:pPr>
              <w:spacing w:after="0" w:line="240" w:lineRule="auto"/>
              <w:jc w:val="center"/>
              <w:rPr>
                <w:rFonts w:cs="B Lotus"/>
                <w:color w:val="auto"/>
                <w:lang w:bidi="fa-IR"/>
              </w:rPr>
            </w:pPr>
          </w:p>
        </w:tc>
        <w:tc>
          <w:tcPr>
            <w:tcW w:w="1298" w:type="dxa"/>
            <w:vAlign w:val="center"/>
          </w:tcPr>
          <w:p w14:paraId="07EAB634" w14:textId="77777777" w:rsidR="00912462" w:rsidRDefault="00000000">
            <w:pPr>
              <w:spacing w:after="0" w:line="240" w:lineRule="auto"/>
              <w:jc w:val="center"/>
              <w:rPr>
                <w:rFonts w:cs="B Lotus"/>
                <w:color w:val="auto"/>
                <w:lang w:bidi="fa-IR"/>
              </w:rPr>
            </w:pPr>
            <w:r>
              <w:rPr>
                <w:rFonts w:hint="cs"/>
                <w:sz w:val="24"/>
                <w:szCs w:val="24"/>
                <w:lang w:bidi="fa-IR"/>
              </w:rPr>
              <w:t>باقیمانده</w:t>
            </w:r>
          </w:p>
        </w:tc>
        <w:tc>
          <w:tcPr>
            <w:tcW w:w="1440" w:type="dxa"/>
            <w:vAlign w:val="center"/>
          </w:tcPr>
          <w:p w14:paraId="525C91F3" w14:textId="77777777" w:rsidR="00912462" w:rsidRDefault="00000000">
            <w:pPr>
              <w:spacing w:after="0" w:line="240" w:lineRule="auto"/>
              <w:jc w:val="center"/>
              <w:rPr>
                <w:rFonts w:cs="B Lotus"/>
                <w:color w:val="auto"/>
                <w:lang w:bidi="fa-IR"/>
              </w:rPr>
            </w:pPr>
            <w:r>
              <w:rPr>
                <w:rFonts w:hint="cs"/>
                <w:sz w:val="24"/>
                <w:szCs w:val="24"/>
                <w:lang w:bidi="fa-IR"/>
              </w:rPr>
              <w:t>۷۳/۴۳۰۳</w:t>
            </w:r>
          </w:p>
        </w:tc>
        <w:tc>
          <w:tcPr>
            <w:tcW w:w="810" w:type="dxa"/>
            <w:vAlign w:val="center"/>
          </w:tcPr>
          <w:p w14:paraId="445805CC" w14:textId="77777777" w:rsidR="00912462" w:rsidRDefault="00000000">
            <w:pPr>
              <w:spacing w:after="0" w:line="240" w:lineRule="auto"/>
              <w:jc w:val="center"/>
              <w:rPr>
                <w:rFonts w:cs="B Lotus"/>
                <w:color w:val="auto"/>
                <w:lang w:bidi="fa-IR"/>
              </w:rPr>
            </w:pPr>
            <w:r>
              <w:rPr>
                <w:rFonts w:hint="cs"/>
                <w:sz w:val="24"/>
                <w:szCs w:val="24"/>
                <w:lang w:bidi="fa-IR"/>
              </w:rPr>
              <w:t>۷۶</w:t>
            </w:r>
          </w:p>
        </w:tc>
        <w:tc>
          <w:tcPr>
            <w:tcW w:w="1260" w:type="dxa"/>
            <w:vAlign w:val="center"/>
          </w:tcPr>
          <w:p w14:paraId="7FE339DF" w14:textId="77777777" w:rsidR="00912462" w:rsidRDefault="00000000">
            <w:pPr>
              <w:spacing w:after="0" w:line="240" w:lineRule="auto"/>
              <w:jc w:val="center"/>
              <w:rPr>
                <w:rFonts w:cs="B Lotus"/>
                <w:color w:val="auto"/>
                <w:lang w:bidi="fa-IR"/>
              </w:rPr>
            </w:pPr>
            <w:r>
              <w:rPr>
                <w:rFonts w:hint="cs"/>
                <w:sz w:val="24"/>
                <w:szCs w:val="24"/>
                <w:lang w:bidi="fa-IR"/>
              </w:rPr>
              <w:t>۶۲/۵۶</w:t>
            </w:r>
          </w:p>
        </w:tc>
        <w:tc>
          <w:tcPr>
            <w:tcW w:w="990" w:type="dxa"/>
            <w:vAlign w:val="center"/>
          </w:tcPr>
          <w:p w14:paraId="4B302D40" w14:textId="77777777" w:rsidR="00912462" w:rsidRDefault="00912462">
            <w:pPr>
              <w:spacing w:after="0" w:line="240" w:lineRule="auto"/>
              <w:jc w:val="center"/>
              <w:rPr>
                <w:rFonts w:cs="B Lotus"/>
                <w:color w:val="auto"/>
                <w:lang w:bidi="fa-IR"/>
              </w:rPr>
            </w:pPr>
          </w:p>
        </w:tc>
        <w:tc>
          <w:tcPr>
            <w:tcW w:w="810" w:type="dxa"/>
            <w:vAlign w:val="center"/>
          </w:tcPr>
          <w:p w14:paraId="1244D93A" w14:textId="77777777" w:rsidR="00912462" w:rsidRDefault="00912462">
            <w:pPr>
              <w:spacing w:after="0" w:line="240" w:lineRule="auto"/>
              <w:jc w:val="center"/>
              <w:rPr>
                <w:rFonts w:cs="B Lotus"/>
                <w:color w:val="auto"/>
                <w:lang w:bidi="fa-IR"/>
              </w:rPr>
            </w:pPr>
          </w:p>
        </w:tc>
        <w:tc>
          <w:tcPr>
            <w:tcW w:w="900" w:type="dxa"/>
            <w:vAlign w:val="center"/>
          </w:tcPr>
          <w:p w14:paraId="764E4BE7" w14:textId="77777777" w:rsidR="00912462" w:rsidRDefault="00912462">
            <w:pPr>
              <w:spacing w:after="0" w:line="240" w:lineRule="auto"/>
              <w:jc w:val="center"/>
              <w:rPr>
                <w:rFonts w:cs="B Lotus"/>
                <w:color w:val="auto"/>
                <w:lang w:bidi="fa-IR"/>
              </w:rPr>
            </w:pPr>
          </w:p>
        </w:tc>
        <w:tc>
          <w:tcPr>
            <w:tcW w:w="810" w:type="dxa"/>
            <w:vAlign w:val="center"/>
          </w:tcPr>
          <w:p w14:paraId="34C2C1D9" w14:textId="77777777" w:rsidR="00912462" w:rsidRDefault="00912462">
            <w:pPr>
              <w:spacing w:after="0" w:line="240" w:lineRule="auto"/>
              <w:jc w:val="center"/>
              <w:rPr>
                <w:rFonts w:cs="B Lotus"/>
                <w:color w:val="auto"/>
                <w:lang w:bidi="fa-IR"/>
              </w:rPr>
            </w:pPr>
          </w:p>
        </w:tc>
      </w:tr>
    </w:tbl>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گام ۱. متغیر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w:t>
      </w:r>
    </w:p>
    <w:p w14:paraId="6147BE07" w14:textId="77777777" w:rsidR="00856470"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۲.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w:t>
      </w:r>
    </w:p>
    <w:p w14:paraId="7A4C7C39" w14:textId="77777777" w:rsidR="00856470"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 ایجاد معنای شخصی</w:t>
      </w:r>
    </w:p>
    <w:p w14:paraId="0D0D254B" w14:textId="6346811A" w:rsidR="00912462" w:rsidRDefault="00000000">
      <w:pPr>
        <w:autoSpaceDE/>
        <w:autoSpaceDN/>
        <w:adjustRightInd/>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هوش معنوی، ایجاد معنای شخصی،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w:t>
      </w:r>
    </w:p>
    <w:p w14:paraId="4C5C63E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بر اساس نتایج مندرج در جدول ۴-۸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نتیجه گرفت در تبیین اضطراب مرگ سالمندان از روی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مجموع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مقدار </w:t>
      </w:r>
      <w:r>
        <w:rPr>
          <w:rFonts w:hint="cs"/>
          <w:lang w:bidi="fa-IR"/>
        </w:rPr>
        <w:t>۵۴/۰=</w:t>
      </w:r>
      <w:r>
        <w:rPr>
          <w:rFonts w:ascii="Times New Roman" w:hAnsi="Times New Roman" w:cs="Times New Roman"/>
          <w:rtl w:val="0"/>
        </w:rPr>
        <w:t>R</w:t>
      </w:r>
      <w:r>
        <w:rPr>
          <w:rFonts w:ascii="Times New Roman" w:hAnsi="Times New Roman" w:hint="cs"/>
          <w:vertAlign w:val="superscript"/>
          <w:lang w:bidi="fa-IR"/>
        </w:rPr>
        <w:t>۲</w:t>
      </w:r>
      <w:r>
        <w:rPr>
          <w:rFonts w:ascii="Times New Roman" w:eastAsia="Times New Roman" w:hAnsi="Times New Roman" w:hint="cs"/>
          <w:lang w:bidi="fa-IR"/>
        </w:rPr>
        <w:t xml:space="preserve">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متغیر ملاک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یعنی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۵۴ درصد از نمرات اضطراب مرگ سالمندان را تبیین </w:t>
      </w:r>
      <w:proofErr w:type="spellStart"/>
      <w:r>
        <w:rPr>
          <w:rFonts w:ascii="Times New Roman" w:eastAsia="Times New Roman" w:hAnsi="Times New Roman" w:hint="cs"/>
          <w:lang w:bidi="fa-IR"/>
        </w:rPr>
        <w:t>می‌نمایند</w:t>
      </w:r>
      <w:proofErr w:type="spellEnd"/>
      <w:r>
        <w:rPr>
          <w:rFonts w:ascii="Times New Roman" w:eastAsia="Times New Roman" w:hAnsi="Times New Roman" w:hint="cs"/>
          <w:lang w:bidi="fa-IR"/>
        </w:rPr>
        <w:t xml:space="preserve">. اضطراب سلامتی ۳۴ درصد، هوش معنوی ۱۱ درصد، ایجاد معنای شخصی ۵ درصد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نیز ۴ درصد از تغییرات اضطراب مرگ سالمندان را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میزان</w:t>
      </w:r>
      <w:r>
        <w:rPr>
          <w:rFonts w:ascii="Times New Roman" w:eastAsia="Times New Roman" w:hAnsi="Times New Roman" w:cs="B Lotus"/>
          <w:rtl w:val="0"/>
        </w:rPr>
        <w:t xml:space="preserve"> F </w:t>
      </w:r>
      <w:proofErr w:type="spellStart"/>
      <w:r>
        <w:rPr>
          <w:rFonts w:ascii="Times New Roman" w:eastAsia="Times New Roman" w:hAnsi="Times New Roman" w:hint="cs"/>
          <w:lang w:bidi="fa-IR"/>
        </w:rPr>
        <w:t>مشاهده‌شده</w:t>
      </w:r>
      <w:proofErr w:type="spellEnd"/>
      <w:r>
        <w:rPr>
          <w:rFonts w:ascii="Times New Roman" w:eastAsia="Times New Roman" w:hAnsi="Times New Roman" w:hint="cs"/>
          <w:lang w:bidi="fa-IR"/>
        </w:rPr>
        <w:t xml:space="preserve"> برای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در سطح ۰۰۱/۰ معنادار است. این یافته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این چهار متغیر به صورت معناداری قادر </w:t>
      </w:r>
      <w:r>
        <w:rPr>
          <w:rFonts w:ascii="Times New Roman" w:eastAsia="Times New Roman" w:hAnsi="Times New Roman" w:hint="cs"/>
          <w:lang w:bidi="fa-IR"/>
        </w:rPr>
        <w:lastRenderedPageBreak/>
        <w:t xml:space="preserve">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هستند. در جدول ۴-۹ نیز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استاندارد نشده و استاندارد شده و بررسی معناداری این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گزارش </w:t>
      </w:r>
      <w:proofErr w:type="spellStart"/>
      <w:r>
        <w:rPr>
          <w:rFonts w:ascii="Times New Roman" w:eastAsia="Times New Roman" w:hAnsi="Times New Roman" w:hint="cs"/>
          <w:lang w:bidi="fa-IR"/>
        </w:rPr>
        <w:t>شده‌اند</w:t>
      </w:r>
      <w:proofErr w:type="spellEnd"/>
      <w:r>
        <w:rPr>
          <w:rFonts w:ascii="Times New Roman" w:eastAsia="Times New Roman" w:hAnsi="Times New Roman" w:hint="cs"/>
          <w:lang w:bidi="fa-IR"/>
        </w:rPr>
        <w:t>.</w:t>
      </w:r>
    </w:p>
    <w:p w14:paraId="0F712422" w14:textId="77777777" w:rsidR="00912462" w:rsidRDefault="00000000">
      <w:pPr>
        <w:spacing w:line="276" w:lineRule="auto"/>
        <w:jc w:val="center"/>
        <w:rPr>
          <w:rFonts w:ascii="B Nazanin" w:hAnsi="Calibri" w:cs="B Lotus"/>
          <w:b/>
          <w:bCs/>
          <w:color w:val="auto"/>
          <w:sz w:val="26"/>
          <w:szCs w:val="26"/>
          <w:lang w:bidi="fa-IR"/>
        </w:rPr>
      </w:pPr>
      <w:r>
        <w:rPr>
          <w:rFonts w:ascii="B Nazanin" w:hAnsi="Calibri" w:hint="cs"/>
          <w:b/>
          <w:bCs/>
          <w:lang w:bidi="fa-IR"/>
        </w:rPr>
        <w:t xml:space="preserve">جدول ۴-۹- </w:t>
      </w:r>
      <w:proofErr w:type="spellStart"/>
      <w:r>
        <w:rPr>
          <w:rFonts w:ascii="B Nazanin" w:hAnsi="Calibri" w:hint="cs"/>
          <w:b/>
          <w:bCs/>
          <w:lang w:bidi="fa-IR"/>
        </w:rPr>
        <w:t>ضرایب</w:t>
      </w:r>
      <w:proofErr w:type="spellEnd"/>
      <w:r>
        <w:rPr>
          <w:rFonts w:ascii="B Nazanin" w:hAnsi="Calibri" w:hint="cs"/>
          <w:b/>
          <w:bCs/>
          <w:lang w:bidi="fa-IR"/>
        </w:rPr>
        <w:t xml:space="preserve"> </w:t>
      </w:r>
      <w:proofErr w:type="spellStart"/>
      <w:r>
        <w:rPr>
          <w:rFonts w:ascii="B Nazanin" w:hAnsi="Calibri" w:hint="cs"/>
          <w:b/>
          <w:bCs/>
          <w:lang w:bidi="fa-IR"/>
        </w:rPr>
        <w:t>رگرسیون</w:t>
      </w:r>
      <w:proofErr w:type="spellEnd"/>
      <w:r>
        <w:rPr>
          <w:rFonts w:ascii="B Nazanin" w:hAnsi="Calibri" w:hint="cs"/>
          <w:b/>
          <w:bCs/>
          <w:lang w:bidi="fa-IR"/>
        </w:rPr>
        <w:t xml:space="preserve"> گام به گام اضطراب مرگ بر روی متغیرهای پیش بین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692"/>
        <w:gridCol w:w="1006"/>
        <w:gridCol w:w="1674"/>
        <w:gridCol w:w="1085"/>
        <w:gridCol w:w="1100"/>
        <w:gridCol w:w="1145"/>
      </w:tblGrid>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ascii="Arial" w:hAnsi="Arial" w:cs="B Nazanin" w:hint="cs"/>
                <w:lang w:bidi="fa-IR"/>
              </w:rPr>
              <w:t>متغیرها</w:t>
            </w:r>
            <w:proofErr w:type="spellEnd"/>
            <w:r>
              <w:rPr>
                <w:rFonts w:ascii="Arial" w:hAnsi="Arial" w:cs="B Nazanin" w:hint="cs"/>
                <w:lang w:bidi="fa-IR"/>
              </w:rPr>
              <w:t xml:space="preserve">   شاخص ها</w:t>
            </w:r>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jc w:val="center"/>
              <w:rPr>
                <w:rFonts w:cs="B Lotus"/>
                <w:color w:val="auto"/>
                <w:sz w:val="28"/>
                <w:szCs w:val="28"/>
                <w:lang w:bidi="fa-IR"/>
              </w:rPr>
            </w:pPr>
            <w:r>
              <w:rPr>
                <w:rFonts w:cs="B Lotus"/>
                <w:rtl w:val="0"/>
              </w:rPr>
              <w:t>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jc w:val="center"/>
              <w:rPr>
                <w:rFonts w:ascii="Arial" w:hAnsi="Arial" w:cs="B Lotus"/>
                <w:color w:val="auto"/>
                <w:sz w:val="28"/>
                <w:szCs w:val="28"/>
                <w:lang w:bidi="fa-IR"/>
              </w:rPr>
            </w:pPr>
            <w:r>
              <w:rPr>
                <w:rFonts w:cs="B Nazanin" w:hint="cs"/>
                <w:lang w:bidi="fa-IR"/>
              </w:rPr>
              <w:t>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jc w:val="center"/>
              <w:rPr>
                <w:rFonts w:ascii="Arial" w:hAnsi="Arial" w:cs="B Lotus"/>
                <w:color w:val="auto"/>
                <w:sz w:val="28"/>
                <w:szCs w:val="28"/>
                <w:lang w:bidi="fa-IR"/>
              </w:rPr>
            </w:pPr>
            <w:r>
              <w:rPr>
                <w:rFonts w:eastAsia="Calibri" w:cs="B Lotus"/>
                <w:rtl w:val="0"/>
              </w:rPr>
              <w:t>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jc w:val="center"/>
              <w:rPr>
                <w:rFonts w:cs="B Lotus"/>
                <w:color w:val="auto"/>
                <w:sz w:val="28"/>
                <w:szCs w:val="28"/>
                <w:lang w:bidi="fa-IR"/>
              </w:rPr>
            </w:pPr>
            <w:r>
              <w:rPr>
                <w:rFonts w:cs="B Lotus"/>
                <w:rtl w:val="0"/>
              </w:rPr>
              <w:t>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معناداری</w:t>
            </w:r>
          </w:p>
        </w:tc>
      </w:tr>
      <w:tr w:rsidR="00912462" w14:paraId="050CA451" w14:textId="77777777">
        <w:trPr>
          <w:cantSplit/>
          <w:jc w:val="center"/>
        </w:trPr>
        <w:tc>
          <w:tcPr>
            <w:tcW w:w="2692" w:type="dxa"/>
            <w:tcBorders>
              <w:left w:val="nil"/>
              <w:right w:val="nil"/>
            </w:tcBorders>
            <w:shd w:val="clear" w:color="auto" w:fill="E6EED5"/>
            <w:vAlign w:val="center"/>
          </w:tcPr>
          <w:p w14:paraId="7101BDF7" w14:textId="77777777" w:rsidR="00912462" w:rsidRDefault="00000000">
            <w:pPr>
              <w:pStyle w:val="NormalWeb"/>
              <w:bidi/>
              <w:spacing w:before="0" w:after="0"/>
              <w:jc w:val="center"/>
              <w:rPr>
                <w:rFonts w:cs="B Lotus"/>
                <w:color w:val="auto"/>
                <w:sz w:val="28"/>
                <w:szCs w:val="28"/>
                <w:lang w:bidi="fa-IR"/>
              </w:rPr>
            </w:pPr>
            <w:r>
              <w:rPr>
                <w:rFonts w:cs="B Nazanin" w:hint="cs"/>
                <w:lang w:bidi="fa-IR"/>
              </w:rPr>
              <w:t>ثابت</w:t>
            </w:r>
          </w:p>
        </w:tc>
        <w:tc>
          <w:tcPr>
            <w:tcW w:w="1006" w:type="dxa"/>
            <w:tcBorders>
              <w:left w:val="nil"/>
              <w:right w:val="nil"/>
            </w:tcBorders>
            <w:shd w:val="clear" w:color="auto" w:fill="E6EED5"/>
            <w:vAlign w:val="center"/>
          </w:tcPr>
          <w:p w14:paraId="6AE19C72"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۸۲/۵۷</w:t>
            </w:r>
          </w:p>
        </w:tc>
        <w:tc>
          <w:tcPr>
            <w:tcW w:w="1674" w:type="dxa"/>
            <w:tcBorders>
              <w:left w:val="nil"/>
              <w:right w:val="nil"/>
            </w:tcBorders>
            <w:shd w:val="clear" w:color="auto" w:fill="E6EED5"/>
            <w:vAlign w:val="center"/>
          </w:tcPr>
          <w:p w14:paraId="6C3BBB05"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۱۱/۴</w:t>
            </w:r>
          </w:p>
        </w:tc>
        <w:tc>
          <w:tcPr>
            <w:tcW w:w="1085" w:type="dxa"/>
            <w:tcBorders>
              <w:left w:val="nil"/>
              <w:right w:val="nil"/>
            </w:tcBorders>
            <w:shd w:val="clear" w:color="auto" w:fill="E6EED5"/>
            <w:vAlign w:val="center"/>
          </w:tcPr>
          <w:p w14:paraId="4A82A78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w:t>
            </w:r>
          </w:p>
        </w:tc>
        <w:tc>
          <w:tcPr>
            <w:tcW w:w="1100" w:type="dxa"/>
            <w:tcBorders>
              <w:left w:val="nil"/>
              <w:right w:val="nil"/>
            </w:tcBorders>
            <w:shd w:val="clear" w:color="auto" w:fill="E6EED5"/>
            <w:vAlign w:val="center"/>
          </w:tcPr>
          <w:p w14:paraId="1161B180"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۰۷/۱۴</w:t>
            </w:r>
          </w:p>
        </w:tc>
        <w:tc>
          <w:tcPr>
            <w:tcW w:w="1145" w:type="dxa"/>
            <w:tcBorders>
              <w:left w:val="nil"/>
              <w:right w:val="nil"/>
            </w:tcBorders>
            <w:shd w:val="clear" w:color="auto" w:fill="E6EED5"/>
            <w:vAlign w:val="center"/>
          </w:tcPr>
          <w:p w14:paraId="6BE32B9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۰۰۱/۰</w:t>
            </w:r>
          </w:p>
        </w:tc>
      </w:tr>
      <w:tr w:rsidR="00912462" w14:paraId="45389AE7" w14:textId="77777777">
        <w:trPr>
          <w:cantSplit/>
          <w:jc w:val="center"/>
        </w:trPr>
        <w:tc>
          <w:tcPr>
            <w:tcW w:w="2692" w:type="dxa"/>
            <w:vAlign w:val="center"/>
          </w:tcPr>
          <w:p w14:paraId="51086428" w14:textId="77777777" w:rsidR="00912462" w:rsidRDefault="00000000">
            <w:pPr>
              <w:pStyle w:val="NormalWeb"/>
              <w:bidi/>
              <w:spacing w:before="0" w:after="0"/>
              <w:jc w:val="center"/>
              <w:rPr>
                <w:rFonts w:ascii="Arial" w:hAnsi="Arial" w:cs="B Lotus"/>
                <w:color w:val="auto"/>
                <w:sz w:val="28"/>
                <w:szCs w:val="28"/>
                <w:lang w:bidi="fa-IR"/>
              </w:rPr>
            </w:pPr>
            <w:r>
              <w:rPr>
                <w:rFonts w:ascii="B Nazanin" w:hAnsi="Calibri" w:cs="B Nazanin" w:hint="cs"/>
                <w:lang w:bidi="fa-IR"/>
              </w:rPr>
              <w:t xml:space="preserve">اضطراب سلامتی </w:t>
            </w:r>
          </w:p>
        </w:tc>
        <w:tc>
          <w:tcPr>
            <w:tcW w:w="1006" w:type="dxa"/>
            <w:vAlign w:val="center"/>
          </w:tcPr>
          <w:p w14:paraId="49F73D3B"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۴۸/۰</w:t>
            </w:r>
          </w:p>
        </w:tc>
        <w:tc>
          <w:tcPr>
            <w:tcW w:w="1674" w:type="dxa"/>
            <w:vAlign w:val="center"/>
          </w:tcPr>
          <w:p w14:paraId="2CF4CD16"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۰۷/۰</w:t>
            </w:r>
          </w:p>
        </w:tc>
        <w:tc>
          <w:tcPr>
            <w:tcW w:w="1085" w:type="dxa"/>
            <w:vAlign w:val="center"/>
          </w:tcPr>
          <w:p w14:paraId="466C97DD"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۵۲/۰</w:t>
            </w:r>
          </w:p>
        </w:tc>
        <w:tc>
          <w:tcPr>
            <w:tcW w:w="1100" w:type="dxa"/>
            <w:vAlign w:val="center"/>
          </w:tcPr>
          <w:p w14:paraId="4F0ACF14"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۸۵/۶</w:t>
            </w:r>
          </w:p>
        </w:tc>
        <w:tc>
          <w:tcPr>
            <w:tcW w:w="1145" w:type="dxa"/>
            <w:vAlign w:val="center"/>
          </w:tcPr>
          <w:p w14:paraId="6CB70B4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۰۰۱/۰</w:t>
            </w:r>
          </w:p>
        </w:tc>
      </w:tr>
      <w:tr w:rsidR="00912462" w14:paraId="28DCE9A8" w14:textId="77777777">
        <w:trPr>
          <w:cantSplit/>
          <w:trHeight w:val="360"/>
          <w:jc w:val="center"/>
        </w:trPr>
        <w:tc>
          <w:tcPr>
            <w:tcW w:w="2692" w:type="dxa"/>
            <w:tcBorders>
              <w:left w:val="nil"/>
              <w:right w:val="nil"/>
            </w:tcBorders>
            <w:shd w:val="clear" w:color="auto" w:fill="E6EED5"/>
            <w:vAlign w:val="center"/>
          </w:tcPr>
          <w:p w14:paraId="279B705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 xml:space="preserve">هوش معنوی </w:t>
            </w:r>
          </w:p>
        </w:tc>
        <w:tc>
          <w:tcPr>
            <w:tcW w:w="1006" w:type="dxa"/>
            <w:tcBorders>
              <w:left w:val="nil"/>
              <w:right w:val="nil"/>
            </w:tcBorders>
            <w:shd w:val="clear" w:color="auto" w:fill="E6EED5"/>
            <w:vAlign w:val="center"/>
          </w:tcPr>
          <w:p w14:paraId="1131FDC5"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۳۱/۰-</w:t>
            </w:r>
          </w:p>
        </w:tc>
        <w:tc>
          <w:tcPr>
            <w:tcW w:w="1674" w:type="dxa"/>
            <w:tcBorders>
              <w:left w:val="nil"/>
              <w:right w:val="nil"/>
            </w:tcBorders>
            <w:shd w:val="clear" w:color="auto" w:fill="E6EED5"/>
            <w:vAlign w:val="center"/>
          </w:tcPr>
          <w:p w14:paraId="45E13693"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۰۸/۰</w:t>
            </w:r>
          </w:p>
        </w:tc>
        <w:tc>
          <w:tcPr>
            <w:tcW w:w="1085" w:type="dxa"/>
            <w:tcBorders>
              <w:left w:val="nil"/>
              <w:right w:val="nil"/>
            </w:tcBorders>
            <w:shd w:val="clear" w:color="auto" w:fill="E6EED5"/>
            <w:vAlign w:val="center"/>
          </w:tcPr>
          <w:p w14:paraId="6BF76E3B"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۳۶/۰-</w:t>
            </w:r>
          </w:p>
        </w:tc>
        <w:tc>
          <w:tcPr>
            <w:tcW w:w="1100" w:type="dxa"/>
            <w:tcBorders>
              <w:left w:val="nil"/>
              <w:right w:val="nil"/>
            </w:tcBorders>
            <w:shd w:val="clear" w:color="auto" w:fill="E6EED5"/>
            <w:vAlign w:val="center"/>
          </w:tcPr>
          <w:p w14:paraId="0E4CBC8E"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۸۸/۳-</w:t>
            </w:r>
          </w:p>
        </w:tc>
        <w:tc>
          <w:tcPr>
            <w:tcW w:w="1145" w:type="dxa"/>
            <w:tcBorders>
              <w:left w:val="nil"/>
              <w:right w:val="nil"/>
            </w:tcBorders>
            <w:shd w:val="clear" w:color="auto" w:fill="E6EED5"/>
            <w:vAlign w:val="center"/>
          </w:tcPr>
          <w:p w14:paraId="30EA5573"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۰۰۱/۰</w:t>
            </w:r>
          </w:p>
        </w:tc>
      </w:tr>
      <w:tr w:rsidR="00912462" w14:paraId="47934EAB" w14:textId="77777777">
        <w:trPr>
          <w:cantSplit/>
          <w:trHeight w:val="194"/>
          <w:jc w:val="center"/>
        </w:trPr>
        <w:tc>
          <w:tcPr>
            <w:tcW w:w="2692" w:type="dxa"/>
            <w:vAlign w:val="center"/>
          </w:tcPr>
          <w:p w14:paraId="3DFC9372" w14:textId="77777777" w:rsidR="00912462" w:rsidRDefault="00000000">
            <w:pPr>
              <w:pStyle w:val="NormalWeb"/>
              <w:bidi/>
              <w:spacing w:before="0" w:after="0"/>
              <w:jc w:val="center"/>
              <w:rPr>
                <w:rFonts w:cs="B Lotus"/>
                <w:color w:val="auto"/>
                <w:sz w:val="28"/>
                <w:szCs w:val="28"/>
                <w:lang w:bidi="fa-IR"/>
              </w:rPr>
            </w:pPr>
            <w:r>
              <w:rPr>
                <w:rFonts w:cs="B Nazanin" w:hint="cs"/>
                <w:lang w:bidi="fa-IR"/>
              </w:rPr>
              <w:t>ایجاد معنای شخصی</w:t>
            </w:r>
          </w:p>
        </w:tc>
        <w:tc>
          <w:tcPr>
            <w:tcW w:w="1006" w:type="dxa"/>
            <w:vAlign w:val="center"/>
          </w:tcPr>
          <w:p w14:paraId="1DB145D9"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۲۴/۰-</w:t>
            </w:r>
          </w:p>
        </w:tc>
        <w:tc>
          <w:tcPr>
            <w:tcW w:w="1674" w:type="dxa"/>
            <w:vAlign w:val="center"/>
          </w:tcPr>
          <w:p w14:paraId="34D1499C" w14:textId="77777777" w:rsidR="00912462" w:rsidRDefault="00000000">
            <w:pPr>
              <w:pStyle w:val="NormalWeb"/>
              <w:tabs>
                <w:tab w:val="left" w:pos="318"/>
                <w:tab w:val="center" w:pos="747"/>
              </w:tabs>
              <w:bidi/>
              <w:spacing w:before="0" w:after="0"/>
              <w:jc w:val="center"/>
              <w:rPr>
                <w:rFonts w:ascii="Arial" w:hAnsi="Arial" w:cs="B Lotus"/>
                <w:color w:val="auto"/>
                <w:sz w:val="28"/>
                <w:szCs w:val="28"/>
                <w:lang w:bidi="fa-IR"/>
              </w:rPr>
            </w:pPr>
            <w:r>
              <w:rPr>
                <w:rFonts w:ascii="Arial" w:hAnsi="Arial" w:cs="B Nazanin" w:hint="cs"/>
                <w:lang w:bidi="fa-IR"/>
              </w:rPr>
              <w:tab/>
            </w:r>
            <w:r>
              <w:rPr>
                <w:rFonts w:ascii="Arial" w:hAnsi="Arial" w:cs="B Nazanin" w:hint="cs"/>
                <w:lang w:bidi="fa-IR"/>
              </w:rPr>
              <w:tab/>
              <w:t>۰۹/۰</w:t>
            </w:r>
          </w:p>
        </w:tc>
        <w:tc>
          <w:tcPr>
            <w:tcW w:w="1085" w:type="dxa"/>
            <w:vAlign w:val="center"/>
          </w:tcPr>
          <w:p w14:paraId="5C01ACD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۲۵/۰-</w:t>
            </w:r>
          </w:p>
        </w:tc>
        <w:tc>
          <w:tcPr>
            <w:tcW w:w="1100" w:type="dxa"/>
            <w:vAlign w:val="center"/>
          </w:tcPr>
          <w:p w14:paraId="4751167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۶۷/۲-</w:t>
            </w:r>
          </w:p>
        </w:tc>
        <w:tc>
          <w:tcPr>
            <w:tcW w:w="1145" w:type="dxa"/>
            <w:vAlign w:val="center"/>
          </w:tcPr>
          <w:p w14:paraId="0CD7A2F5"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۰۰۹/۰</w:t>
            </w:r>
          </w:p>
        </w:tc>
      </w:tr>
      <w:tr w:rsidR="00912462" w14:paraId="029B7590" w14:textId="77777777">
        <w:trPr>
          <w:cantSplit/>
          <w:trHeight w:val="194"/>
          <w:jc w:val="center"/>
        </w:trPr>
        <w:tc>
          <w:tcPr>
            <w:tcW w:w="2692" w:type="dxa"/>
            <w:tcBorders>
              <w:left w:val="nil"/>
              <w:right w:val="nil"/>
            </w:tcBorders>
            <w:shd w:val="clear" w:color="auto" w:fill="E6EED5"/>
            <w:vAlign w:val="center"/>
          </w:tcPr>
          <w:p w14:paraId="793DE2C4" w14:textId="77777777" w:rsidR="00912462" w:rsidRDefault="00000000">
            <w:pPr>
              <w:pStyle w:val="NormalWeb"/>
              <w:bidi/>
              <w:spacing w:before="0" w:after="0"/>
              <w:jc w:val="center"/>
              <w:rPr>
                <w:rFonts w:cs="B Lotus"/>
                <w:color w:val="auto"/>
                <w:sz w:val="28"/>
                <w:szCs w:val="28"/>
                <w:lang w:bidi="fa-IR"/>
              </w:rPr>
            </w:pPr>
            <w:r>
              <w:rPr>
                <w:rFonts w:cs="B Nazanin" w:hint="cs"/>
                <w:lang w:bidi="fa-IR"/>
              </w:rPr>
              <w:t xml:space="preserve">تفکر </w:t>
            </w:r>
            <w:proofErr w:type="spellStart"/>
            <w:r>
              <w:rPr>
                <w:rFonts w:cs="B Nazanin" w:hint="cs"/>
                <w:lang w:bidi="fa-IR"/>
              </w:rPr>
              <w:t>وجودی</w:t>
            </w:r>
            <w:proofErr w:type="spellEnd"/>
            <w:r>
              <w:rPr>
                <w:rFonts w:cs="B Nazanin" w:hint="cs"/>
                <w:lang w:bidi="fa-IR"/>
              </w:rPr>
              <w:t xml:space="preserve"> انتقادی</w:t>
            </w:r>
          </w:p>
        </w:tc>
        <w:tc>
          <w:tcPr>
            <w:tcW w:w="1006" w:type="dxa"/>
            <w:tcBorders>
              <w:left w:val="nil"/>
              <w:right w:val="nil"/>
            </w:tcBorders>
            <w:shd w:val="clear" w:color="auto" w:fill="E6EED5"/>
            <w:vAlign w:val="center"/>
          </w:tcPr>
          <w:p w14:paraId="56316194"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۱۹/۰-</w:t>
            </w:r>
          </w:p>
        </w:tc>
        <w:tc>
          <w:tcPr>
            <w:tcW w:w="1674" w:type="dxa"/>
            <w:tcBorders>
              <w:left w:val="nil"/>
              <w:right w:val="nil"/>
            </w:tcBorders>
            <w:shd w:val="clear" w:color="auto" w:fill="E6EED5"/>
            <w:vAlign w:val="center"/>
          </w:tcPr>
          <w:p w14:paraId="3F7945A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۰۸/۰</w:t>
            </w:r>
          </w:p>
        </w:tc>
        <w:tc>
          <w:tcPr>
            <w:tcW w:w="1085" w:type="dxa"/>
            <w:tcBorders>
              <w:left w:val="nil"/>
              <w:right w:val="nil"/>
            </w:tcBorders>
            <w:shd w:val="clear" w:color="auto" w:fill="E6EED5"/>
            <w:vAlign w:val="center"/>
          </w:tcPr>
          <w:p w14:paraId="2A71FE2C"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۲۱/۰-</w:t>
            </w:r>
          </w:p>
        </w:tc>
        <w:tc>
          <w:tcPr>
            <w:tcW w:w="1100" w:type="dxa"/>
            <w:tcBorders>
              <w:left w:val="nil"/>
              <w:right w:val="nil"/>
            </w:tcBorders>
            <w:shd w:val="clear" w:color="auto" w:fill="E6EED5"/>
            <w:vAlign w:val="center"/>
          </w:tcPr>
          <w:p w14:paraId="7230A40A"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۳۷/۲-</w:t>
            </w:r>
          </w:p>
        </w:tc>
        <w:tc>
          <w:tcPr>
            <w:tcW w:w="1145" w:type="dxa"/>
            <w:tcBorders>
              <w:left w:val="nil"/>
              <w:right w:val="nil"/>
            </w:tcBorders>
            <w:shd w:val="clear" w:color="auto" w:fill="E6EED5"/>
            <w:vAlign w:val="center"/>
          </w:tcPr>
          <w:p w14:paraId="4F120D77" w14:textId="77777777" w:rsidR="00912462" w:rsidRDefault="00000000">
            <w:pPr>
              <w:pStyle w:val="NormalWeb"/>
              <w:bidi/>
              <w:spacing w:before="0" w:after="0"/>
              <w:jc w:val="center"/>
              <w:rPr>
                <w:rFonts w:ascii="Arial" w:hAnsi="Arial" w:cs="B Lotus"/>
                <w:color w:val="auto"/>
                <w:sz w:val="28"/>
                <w:szCs w:val="28"/>
                <w:lang w:bidi="fa-IR"/>
              </w:rPr>
            </w:pPr>
            <w:r>
              <w:rPr>
                <w:rFonts w:ascii="Arial" w:hAnsi="Arial" w:cs="B Nazanin" w:hint="cs"/>
                <w:lang w:bidi="fa-IR"/>
              </w:rPr>
              <w:t>۰۲۰/۰</w:t>
            </w:r>
          </w:p>
        </w:tc>
      </w:tr>
    </w:tbl>
    <w:p w14:paraId="20F9B4EF" w14:textId="77777777" w:rsidR="00912462" w:rsidRDefault="00000000">
      <w:pPr>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با توجه به جدول ۴-۹، اثر اضطراب سلامتی </w:t>
      </w:r>
      <w:r>
        <w:rPr>
          <w:rFonts w:ascii="B Nazanin" w:hAnsi="Calibri" w:hint="cs"/>
          <w:lang w:bidi="fa-IR"/>
        </w:rPr>
        <w:t>(</w:t>
      </w:r>
      <w:r>
        <w:rPr>
          <w:rFonts w:hint="cs"/>
          <w:lang w:bidi="fa-IR"/>
        </w:rPr>
        <w:t>۵۲/۰ β=</w:t>
      </w:r>
      <w:r>
        <w:rPr>
          <w:rFonts w:ascii="B Nazanin" w:hAnsi="Calibri" w:hint="cs"/>
          <w:lang w:bidi="fa-IR"/>
        </w:rPr>
        <w:t xml:space="preserve">)، </w:t>
      </w:r>
      <w:r>
        <w:rPr>
          <w:rFonts w:ascii="Times New Roman" w:eastAsia="Times New Roman" w:hAnsi="Times New Roman" w:hint="cs"/>
          <w:lang w:bidi="fa-IR"/>
        </w:rPr>
        <w:t xml:space="preserve">بر اضطراب مرگ سالمندان در سطح ۰۱/۰ مثبت و معنادار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همچنین اثر هوش معنوی </w:t>
      </w:r>
      <w:r>
        <w:rPr>
          <w:rFonts w:ascii="B Nazanin" w:hAnsi="Calibri" w:hint="cs"/>
          <w:lang w:bidi="fa-IR"/>
        </w:rPr>
        <w:t>(</w:t>
      </w:r>
      <w:r>
        <w:rPr>
          <w:rFonts w:hint="cs"/>
          <w:lang w:bidi="fa-IR"/>
        </w:rPr>
        <w:t>۳۶/۰- β=</w:t>
      </w:r>
      <w:r>
        <w:rPr>
          <w:rFonts w:ascii="B Nazanin" w:hAnsi="Calibri" w:hint="cs"/>
          <w:lang w:bidi="fa-IR"/>
        </w:rPr>
        <w:t xml:space="preserve">)، </w:t>
      </w:r>
      <w:r>
        <w:rPr>
          <w:rFonts w:ascii="Times New Roman" w:eastAsia="Times New Roman" w:hAnsi="Times New Roman" w:hint="cs"/>
          <w:lang w:bidi="fa-IR"/>
        </w:rPr>
        <w:t xml:space="preserve">ایجاد معنای شخصی </w:t>
      </w:r>
      <w:r>
        <w:rPr>
          <w:rFonts w:ascii="B Nazanin" w:hAnsi="Calibri" w:hint="cs"/>
          <w:lang w:bidi="fa-IR"/>
        </w:rPr>
        <w:t>(</w:t>
      </w:r>
      <w:r>
        <w:rPr>
          <w:rFonts w:hint="cs"/>
          <w:lang w:bidi="fa-IR"/>
        </w:rPr>
        <w:t>۲۵/۰-β=</w:t>
      </w:r>
      <w:r>
        <w:rPr>
          <w:rFonts w:ascii="B Nazanin" w:hAnsi="Calibri" w:hint="cs"/>
          <w:lang w:bidi="fa-IR"/>
        </w:rPr>
        <w:t>)</w:t>
      </w:r>
      <w:r>
        <w:rPr>
          <w:rFonts w:ascii="Times New Roman" w:eastAsia="Times New Roman" w:hAnsi="Times New Roman" w:hint="cs"/>
          <w:lang w:bidi="fa-IR"/>
        </w:rPr>
        <w:t xml:space="preserve">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w:t>
      </w:r>
      <w:r>
        <w:rPr>
          <w:rFonts w:ascii="B Nazanin" w:hAnsi="Calibri" w:hint="cs"/>
          <w:lang w:bidi="fa-IR"/>
        </w:rPr>
        <w:t>(</w:t>
      </w:r>
      <w:r>
        <w:rPr>
          <w:rFonts w:hint="cs"/>
          <w:lang w:bidi="fa-IR"/>
        </w:rPr>
        <w:t>۲۱/۰- β=</w:t>
      </w:r>
      <w:r>
        <w:rPr>
          <w:rFonts w:ascii="B Nazanin" w:hAnsi="Calibri" w:hint="cs"/>
          <w:lang w:bidi="fa-IR"/>
        </w:rPr>
        <w:t xml:space="preserve">)،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lang w:bidi="fa-IR"/>
        </w:rPr>
        <w:t>مؤلفه‌های</w:t>
      </w:r>
      <w:proofErr w:type="spellEnd"/>
      <w:r>
        <w:rPr>
          <w:rFonts w:ascii="Times New Roman" w:eastAsia="Times New Roman" w:hAnsi="Times New Roman" w:hint="cs"/>
          <w:lang w:bidi="fa-IR"/>
        </w:rPr>
        <w:t xml:space="preserve"> آن، میزان اضطراب مرگ در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در حالی که با افزایش اضطراب سلامتی، میزان اضطراب مرگ افزایش پیدا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در این راستا فرضیه سوم این مطالعه مورد تأیید قرار گرفت.</w:t>
      </w:r>
    </w:p>
    <w:p w14:paraId="269F0155" w14:textId="77777777" w:rsidR="00912462" w:rsidRDefault="00000000">
      <w:pPr>
        <w:keepNext/>
        <w:keepLines/>
        <w:pageBreakBefore/>
        <w:spacing w:before="2400" w:after="240" w:line="276" w:lineRule="auto"/>
        <w:jc w:val="center"/>
        <w:rPr>
          <w:rFonts w:cs="B Titr"/>
          <w:b/>
          <w:bCs/>
          <w:color w:val="auto"/>
          <w:sz w:val="72"/>
          <w:szCs w:val="72"/>
          <w:lang w:bidi="fa-IR"/>
        </w:rPr>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r>
        <w:rPr>
          <w:rFonts w:cs="B Titr" w:hint="cs"/>
          <w:b/>
          <w:bCs/>
          <w:sz w:val="56"/>
          <w:szCs w:val="56"/>
          <w:lang w:bidi="fa-IR"/>
        </w:rPr>
        <w:lastRenderedPageBreak/>
        <w:t>فصل پنجم</w:t>
      </w:r>
      <w:bookmarkStart w:id="70" w:name="_Toc10031695"/>
      <w:bookmarkStart w:id="71" w:name="_Toc10309324"/>
      <w:bookmarkStart w:id="72" w:name="_Toc10309770"/>
      <w:bookmarkEnd w:id="52"/>
      <w:bookmarkEnd w:id="53"/>
      <w:bookmarkEnd w:id="54"/>
    </w:p>
    <w:p w14:paraId="3D02CF74" w14:textId="77777777" w:rsidR="00912462" w:rsidRDefault="00000000">
      <w:pPr>
        <w:keepNext/>
        <w:keepLines/>
        <w:spacing w:after="240" w:line="276" w:lineRule="auto"/>
        <w:jc w:val="center"/>
        <w:rPr>
          <w:color w:val="auto"/>
          <w:lang w:bidi="fa-IR"/>
        </w:rPr>
      </w:pPr>
      <w:r>
        <w:rPr>
          <w:rFonts w:cs="B Titr" w:hint="cs"/>
          <w:b/>
          <w:bCs/>
          <w:sz w:val="56"/>
          <w:szCs w:val="56"/>
          <w:lang w:bidi="fa-IR"/>
        </w:rPr>
        <w:t>بحث و نتیجه گیری</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2FDD6A1C" w14:textId="77777777" w:rsidR="00912462" w:rsidRDefault="00000000" w:rsidP="00856470">
      <w:pPr>
        <w:keepNext/>
        <w:keepLines/>
        <w:pageBreakBefore/>
        <w:spacing w:before="240" w:after="100" w:line="276" w:lineRule="auto"/>
        <w:rPr>
          <w:lang w:bidi="fa-IR"/>
        </w:rPr>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b/>
          <w:bCs/>
          <w:sz w:val="30"/>
          <w:szCs w:val="30"/>
          <w:lang w:bidi="fa-IR"/>
        </w:rPr>
        <w:lastRenderedPageBreak/>
        <w:t>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pPr>
      <w:r>
        <w:rPr>
          <w:rFonts w:ascii="Calibri" w:hAnsi="Calibri" w:hint="cs"/>
          <w:b/>
          <w:bCs/>
          <w:lang w:bidi="fa-IR"/>
        </w:rPr>
        <w:t>فرضیه فرعی اول</w:t>
      </w:r>
      <w:r>
        <w:rPr>
          <w:rFonts w:ascii="Calibri" w:hAnsi="Calibri" w:hint="cs"/>
          <w:lang w:bidi="fa-IR"/>
        </w:rPr>
        <w:t xml:space="preserve"> پژوهش به این صورت بیان شد که "</w:t>
      </w:r>
      <w:r>
        <w:rPr>
          <w:rFonts w:ascii="Calibri" w:hAnsi="Calibri" w:hint="cs"/>
          <w:b/>
          <w:bCs/>
          <w:lang w:bidi="fa-IR"/>
        </w:rPr>
        <w:t xml:space="preserve">بین هوش معنوی و اضطراب مرگ در سالمندان رابطه وجود دارد." </w:t>
      </w:r>
      <w:r>
        <w:rPr>
          <w:rFonts w:ascii="Calibri" w:hAnsi="Calibri" w:hint="cs"/>
          <w:lang w:bidi="fa-IR"/>
        </w:rPr>
        <w:t xml:space="preserve">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proofErr w:type="spellStart"/>
      <w:r>
        <w:rPr>
          <w:rFonts w:ascii="Calibri" w:hAnsi="Calibri" w:hint="cs"/>
          <w:lang w:bidi="fa-IR"/>
        </w:rPr>
        <w:t>مؤلفه‌های</w:t>
      </w:r>
      <w:proofErr w:type="spellEnd"/>
      <w:r>
        <w:rPr>
          <w:rFonts w:ascii="Calibri" w:hAnsi="Calibri" w:hint="cs"/>
          <w:lang w:bidi="fa-IR"/>
        </w:rPr>
        <w:t xml:space="preserve"> آن، میزان اضطراب مرگ سالمندان کاهش </w:t>
      </w:r>
      <w:proofErr w:type="spellStart"/>
      <w:r>
        <w:rPr>
          <w:rFonts w:ascii="Calibri" w:hAnsi="Calibri" w:hint="cs"/>
          <w:lang w:bidi="fa-IR"/>
        </w:rPr>
        <w:t>می‌یابد</w:t>
      </w:r>
      <w:proofErr w:type="spellEnd"/>
      <w:r>
        <w:rPr>
          <w:rFonts w:ascii="Calibri" w:hAnsi="Calibri" w:hint="cs"/>
          <w:lang w:bidi="fa-IR"/>
        </w:rPr>
        <w:t xml:space="preserve">. </w:t>
      </w:r>
      <w:r>
        <w:rPr>
          <w:rFonts w:hint="cs"/>
          <w:lang w:bidi="fa-IR"/>
        </w:rPr>
        <w:t xml:space="preserve">نتایج این مطالعه با یافته های پژوهش یوسفی افراشته، </w:t>
      </w:r>
      <w:proofErr w:type="spellStart"/>
      <w:r>
        <w:rPr>
          <w:rFonts w:hint="cs"/>
          <w:lang w:bidi="fa-IR"/>
        </w:rPr>
        <w:t>فرتاش</w:t>
      </w:r>
      <w:proofErr w:type="spellEnd"/>
      <w:r>
        <w:rPr>
          <w:rFonts w:hint="cs"/>
          <w:lang w:bidi="fa-IR"/>
        </w:rPr>
        <w:t xml:space="preserve"> و </w:t>
      </w:r>
      <w:proofErr w:type="spellStart"/>
      <w:r>
        <w:rPr>
          <w:rFonts w:hint="cs"/>
          <w:lang w:bidi="fa-IR"/>
        </w:rPr>
        <w:t>ابوترابی</w:t>
      </w:r>
      <w:proofErr w:type="spellEnd"/>
      <w:r>
        <w:rPr>
          <w:rFonts w:hint="cs"/>
          <w:lang w:bidi="fa-IR"/>
        </w:rPr>
        <w:t xml:space="preserve"> (۲۰۲۵)،</w:t>
      </w:r>
      <w:r>
        <w:rPr>
          <w:rFonts w:hint="cs"/>
          <w:b/>
          <w:bCs/>
          <w:lang w:bidi="fa-IR"/>
        </w:rPr>
        <w:t xml:space="preserve"> </w:t>
      </w:r>
      <w:proofErr w:type="spellStart"/>
      <w:r>
        <w:rPr>
          <w:rFonts w:hint="cs"/>
          <w:b/>
          <w:bCs/>
          <w:lang w:bidi="fa-IR"/>
        </w:rPr>
        <w:t>پینتو</w:t>
      </w:r>
      <w:proofErr w:type="spellEnd"/>
      <w:r>
        <w:rPr>
          <w:rFonts w:hint="cs"/>
          <w:b/>
          <w:bCs/>
          <w:lang w:bidi="fa-IR"/>
        </w:rPr>
        <w:t xml:space="preserve"> و همکاران (۲۰۲۴)، </w:t>
      </w:r>
      <w:r>
        <w:rPr>
          <w:rFonts w:ascii="Times New Roman" w:eastAsia="Times New Roman" w:hAnsi="Times New Roman" w:hint="cs"/>
          <w:b/>
          <w:bCs/>
          <w:lang w:bidi="fa-IR"/>
        </w:rPr>
        <w:t xml:space="preserve">کریمی و همکاران (۱۴۰۰)، رحمانی و همکاران (۱۴۰۰)، مهدوی کیا و همکاران (۱۳۹۹)، اکبری و یوسفی (۱۳۹۷)، محمد پور(۱۳۹۲)، نادری و روشنی(۱۳۹۰)، </w:t>
      </w: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vertAlign w:val="superscript"/>
          <w:lang w:bidi="fa-IR"/>
        </w:rPr>
        <w:footnoteReference w:id="82"/>
      </w:r>
      <w:r>
        <w:rPr>
          <w:rFonts w:ascii="Times New Roman" w:eastAsia="Times New Roman" w:hAnsi="Times New Roman" w:hint="cs"/>
          <w:b/>
          <w:bCs/>
          <w:lang w:bidi="fa-IR"/>
        </w:rPr>
        <w:t xml:space="preserve">و همکاران (۲۰۱۱)، 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vertAlign w:val="superscript"/>
          <w:lang w:bidi="fa-IR"/>
        </w:rPr>
        <w:footnoteReference w:id="83"/>
      </w:r>
      <w:r>
        <w:rPr>
          <w:rFonts w:ascii="Times New Roman" w:eastAsia="Times New Roman" w:hAnsi="Times New Roman" w:hint="cs"/>
          <w:b/>
          <w:bCs/>
          <w:lang w:bidi="fa-IR"/>
        </w:rPr>
        <w:t xml:space="preserve"> (۲۰۰۹)،</w:t>
      </w:r>
      <w:r>
        <w:rPr>
          <w:rFonts w:ascii="Calibri" w:hAnsi="Calibri" w:hint="cs"/>
          <w:lang w:bidi="fa-IR"/>
        </w:rPr>
        <w:t xml:space="preserve"> </w:t>
      </w:r>
      <w:r>
        <w:rPr>
          <w:rFonts w:hint="cs"/>
          <w:lang w:bidi="fa-IR"/>
        </w:rPr>
        <w:t>همسو می باشد.</w:t>
      </w:r>
      <w:r>
        <w:rPr>
          <w:rFonts w:ascii="Calibri" w:hAnsi="Calibri" w:hint="cs"/>
          <w:lang w:bidi="fa-IR"/>
        </w:rPr>
        <w:t xml:space="preserve"> هوش معنوی به ظرفیت فرد برای درک معنا و هدف زندگی، استفاده از منابع معنوی در مواجهه با مسائل و </w:t>
      </w:r>
      <w:proofErr w:type="spellStart"/>
      <w:r>
        <w:rPr>
          <w:rFonts w:ascii="Calibri" w:hAnsi="Calibri" w:hint="cs"/>
          <w:lang w:bidi="fa-IR"/>
        </w:rPr>
        <w:t>چالش‌های</w:t>
      </w:r>
      <w:proofErr w:type="spellEnd"/>
      <w:r>
        <w:rPr>
          <w:rFonts w:ascii="Calibri" w:hAnsi="Calibri" w:hint="cs"/>
          <w:lang w:bidi="fa-IR"/>
        </w:rPr>
        <w:t xml:space="preserve"> زندگی و ایجاد نگرشی </w:t>
      </w:r>
      <w:proofErr w:type="spellStart"/>
      <w:r>
        <w:rPr>
          <w:rFonts w:ascii="Calibri" w:hAnsi="Calibri" w:hint="cs"/>
          <w:lang w:bidi="fa-IR"/>
        </w:rPr>
        <w:t>عمیق‌تر</w:t>
      </w:r>
      <w:proofErr w:type="spellEnd"/>
      <w:r>
        <w:rPr>
          <w:rFonts w:ascii="Calibri" w:hAnsi="Calibri" w:hint="cs"/>
          <w:lang w:bidi="fa-IR"/>
        </w:rPr>
        <w:t xml:space="preserve"> نسبت به وجود و </w:t>
      </w:r>
      <w:proofErr w:type="spellStart"/>
      <w:r>
        <w:rPr>
          <w:rFonts w:ascii="Calibri" w:hAnsi="Calibri" w:hint="cs"/>
          <w:lang w:bidi="fa-IR"/>
        </w:rPr>
        <w:t>تجربه‌های</w:t>
      </w:r>
      <w:proofErr w:type="spellEnd"/>
      <w:r>
        <w:rPr>
          <w:rFonts w:ascii="Calibri" w:hAnsi="Calibri" w:hint="cs"/>
          <w:lang w:bidi="fa-IR"/>
        </w:rPr>
        <w:t xml:space="preserve"> انسانی اشاره دارد. این نوع هوش </w:t>
      </w:r>
      <w:proofErr w:type="spellStart"/>
      <w:r>
        <w:rPr>
          <w:rFonts w:ascii="Calibri" w:hAnsi="Calibri" w:hint="cs"/>
          <w:lang w:bidi="fa-IR"/>
        </w:rPr>
        <w:t>می‌تواند</w:t>
      </w:r>
      <w:proofErr w:type="spellEnd"/>
      <w:r>
        <w:rPr>
          <w:rFonts w:ascii="Calibri" w:hAnsi="Calibri"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proofErr w:type="spellStart"/>
      <w:r>
        <w:rPr>
          <w:rFonts w:ascii="Calibri" w:hAnsi="Calibri" w:hint="cs"/>
          <w:lang w:bidi="fa-IR"/>
        </w:rPr>
        <w:t>چالش‌های</w:t>
      </w:r>
      <w:proofErr w:type="spellEnd"/>
      <w:r>
        <w:rPr>
          <w:rFonts w:ascii="Calibri" w:hAnsi="Calibri" w:hint="cs"/>
          <w:lang w:bidi="fa-IR"/>
        </w:rPr>
        <w:t xml:space="preserve"> مختلفی از جمله کاهش </w:t>
      </w:r>
      <w:proofErr w:type="spellStart"/>
      <w:r>
        <w:rPr>
          <w:rFonts w:ascii="Calibri" w:hAnsi="Calibri" w:hint="cs"/>
          <w:lang w:bidi="fa-IR"/>
        </w:rPr>
        <w:t>توانایی‌های</w:t>
      </w:r>
      <w:proofErr w:type="spellEnd"/>
      <w:r>
        <w:rPr>
          <w:rFonts w:ascii="Calibri" w:hAnsi="Calibri" w:hint="cs"/>
          <w:lang w:bidi="fa-IR"/>
        </w:rPr>
        <w:t xml:space="preserve"> جسمی، تغییر </w:t>
      </w:r>
      <w:proofErr w:type="spellStart"/>
      <w:r>
        <w:rPr>
          <w:rFonts w:ascii="Calibri" w:hAnsi="Calibri" w:hint="cs"/>
          <w:lang w:bidi="fa-IR"/>
        </w:rPr>
        <w:t>نقش‌های</w:t>
      </w:r>
      <w:proofErr w:type="spellEnd"/>
      <w:r>
        <w:rPr>
          <w:rFonts w:ascii="Calibri" w:hAnsi="Calibri" w:hint="cs"/>
          <w:lang w:bidi="fa-IR"/>
        </w:rPr>
        <w:t xml:space="preserve"> اجتماعی، تجربه فقدان نزدیکان و افزایش آگاهی از محدودیت زمان زندگی همراه است. این شرایط </w:t>
      </w:r>
      <w:proofErr w:type="spellStart"/>
      <w:r>
        <w:rPr>
          <w:rFonts w:ascii="Calibri" w:hAnsi="Calibri" w:hint="cs"/>
          <w:lang w:bidi="fa-IR"/>
        </w:rPr>
        <w:t>می‌تواند</w:t>
      </w:r>
      <w:proofErr w:type="spellEnd"/>
      <w:r>
        <w:rPr>
          <w:rFonts w:ascii="Calibri" w:hAnsi="Calibri" w:hint="cs"/>
          <w:lang w:bidi="fa-IR"/>
        </w:rPr>
        <w:t xml:space="preserve"> </w:t>
      </w:r>
      <w:proofErr w:type="spellStart"/>
      <w:r>
        <w:rPr>
          <w:rFonts w:ascii="Calibri" w:hAnsi="Calibri" w:hint="cs"/>
          <w:lang w:bidi="fa-IR"/>
        </w:rPr>
        <w:t>زمینه‌ساز</w:t>
      </w:r>
      <w:proofErr w:type="spellEnd"/>
      <w:r>
        <w:rPr>
          <w:rFonts w:ascii="Calibri" w:hAnsi="Calibri"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Calibri" w:hAnsi="Calibri" w:hint="cs"/>
          <w:lang w:bidi="fa-IR"/>
        </w:rPr>
        <w:t>می‌تواند</w:t>
      </w:r>
      <w:proofErr w:type="spellEnd"/>
      <w:r>
        <w:rPr>
          <w:rFonts w:ascii="Calibri" w:hAnsi="Calibri" w:hint="cs"/>
          <w:lang w:bidi="fa-IR"/>
        </w:rPr>
        <w:t xml:space="preserve"> به سالمندان در سازگاری با </w:t>
      </w:r>
      <w:proofErr w:type="spellStart"/>
      <w:r>
        <w:rPr>
          <w:rFonts w:ascii="Calibri" w:hAnsi="Calibri" w:hint="cs"/>
          <w:lang w:bidi="fa-IR"/>
        </w:rPr>
        <w:t>چالش‌های</w:t>
      </w:r>
      <w:proofErr w:type="spellEnd"/>
      <w:r>
        <w:rPr>
          <w:rFonts w:ascii="Calibri" w:hAnsi="Calibri" w:hint="cs"/>
          <w:lang w:bidi="fa-IR"/>
        </w:rPr>
        <w:t xml:space="preserve"> این دوره و مواجهه </w:t>
      </w:r>
      <w:proofErr w:type="spellStart"/>
      <w:r>
        <w:rPr>
          <w:rFonts w:ascii="Calibri" w:hAnsi="Calibri" w:hint="cs"/>
          <w:lang w:bidi="fa-IR"/>
        </w:rPr>
        <w:t>مناسب‌تر</w:t>
      </w:r>
      <w:proofErr w:type="spellEnd"/>
      <w:r>
        <w:rPr>
          <w:rFonts w:ascii="Calibri" w:hAnsi="Calibri" w:hint="cs"/>
          <w:lang w:bidi="fa-IR"/>
        </w:rPr>
        <w:t xml:space="preserve"> با مسئله مرگ کمک کند. همچنین، </w:t>
      </w:r>
      <w:proofErr w:type="spellStart"/>
      <w:r>
        <w:rPr>
          <w:rFonts w:ascii="Calibri" w:hAnsi="Calibri" w:hint="cs"/>
          <w:lang w:bidi="fa-IR"/>
        </w:rPr>
        <w:t>جست‌وجوی</w:t>
      </w:r>
      <w:proofErr w:type="spellEnd"/>
      <w:r>
        <w:rPr>
          <w:rFonts w:ascii="Calibri" w:hAnsi="Calibri" w:hint="cs"/>
          <w:lang w:bidi="fa-IR"/>
        </w:rPr>
        <w:t xml:space="preserve"> معنا در زندگی و برخورداری از </w:t>
      </w:r>
      <w:proofErr w:type="spellStart"/>
      <w:r>
        <w:rPr>
          <w:rFonts w:ascii="Calibri" w:hAnsi="Calibri" w:hint="cs"/>
          <w:lang w:bidi="fa-IR"/>
        </w:rPr>
        <w:t>تاب‌آوری</w:t>
      </w:r>
      <w:proofErr w:type="spellEnd"/>
      <w:r>
        <w:rPr>
          <w:rFonts w:ascii="Calibri" w:hAnsi="Calibri" w:hint="cs"/>
          <w:lang w:bidi="fa-IR"/>
        </w:rPr>
        <w:t xml:space="preserve"> </w:t>
      </w:r>
      <w:proofErr w:type="spellStart"/>
      <w:r>
        <w:rPr>
          <w:rFonts w:ascii="Calibri" w:hAnsi="Calibri" w:hint="cs"/>
          <w:lang w:bidi="fa-IR"/>
        </w:rPr>
        <w:t>می‌تواند</w:t>
      </w:r>
      <w:proofErr w:type="spellEnd"/>
      <w:r>
        <w:rPr>
          <w:rFonts w:ascii="Calibri" w:hAnsi="Calibri" w:hint="cs"/>
          <w:lang w:bidi="fa-IR"/>
        </w:rPr>
        <w:t xml:space="preserve"> در نحوه مواجهه سالمندان با اضطراب مرگ نقش داشته باشد، افراد دارای هوش معنوی بالاتر در هنگام مواجهه با عوامل </w:t>
      </w:r>
      <w:proofErr w:type="spellStart"/>
      <w:r>
        <w:rPr>
          <w:rFonts w:ascii="Calibri" w:hAnsi="Calibri" w:hint="cs"/>
          <w:lang w:bidi="fa-IR"/>
        </w:rPr>
        <w:t>تنیدگی</w:t>
      </w:r>
      <w:proofErr w:type="spellEnd"/>
      <w:r>
        <w:rPr>
          <w:rFonts w:ascii="Calibri" w:hAnsi="Calibri" w:hint="cs"/>
          <w:lang w:bidi="fa-IR"/>
        </w:rPr>
        <w:t xml:space="preserve"> زا، راهبردهای مقابله ای </w:t>
      </w:r>
      <w:r>
        <w:rPr>
          <w:rFonts w:ascii="Calibri" w:hAnsi="Calibri" w:hint="cs"/>
          <w:lang w:bidi="fa-IR"/>
        </w:rPr>
        <w:lastRenderedPageBreak/>
        <w:t xml:space="preserve">مسأله مدار را مورد استفاده قرار می دهند و به این ترتیب توانایی غلبه بر </w:t>
      </w:r>
      <w:proofErr w:type="spellStart"/>
      <w:r>
        <w:rPr>
          <w:rFonts w:ascii="Calibri" w:hAnsi="Calibri" w:hint="cs"/>
          <w:lang w:bidi="fa-IR"/>
        </w:rPr>
        <w:t>تنیدگی</w:t>
      </w:r>
      <w:proofErr w:type="spellEnd"/>
      <w:r>
        <w:rPr>
          <w:rFonts w:ascii="Calibri" w:hAnsi="Calibri" w:hint="cs"/>
          <w:lang w:bidi="fa-IR"/>
        </w:rPr>
        <w:t xml:space="preserve"> و حل آن را پیدا می کنند (یوسفی افراشته، </w:t>
      </w:r>
      <w:proofErr w:type="spellStart"/>
      <w:r>
        <w:rPr>
          <w:rFonts w:ascii="Calibri" w:hAnsi="Calibri" w:hint="cs"/>
          <w:lang w:bidi="fa-IR"/>
        </w:rPr>
        <w:t>فرتاش</w:t>
      </w:r>
      <w:proofErr w:type="spellEnd"/>
      <w:r>
        <w:rPr>
          <w:rFonts w:ascii="Calibri" w:hAnsi="Calibri" w:hint="cs"/>
          <w:lang w:bidi="fa-IR"/>
        </w:rPr>
        <w:t xml:space="preserve"> و </w:t>
      </w:r>
      <w:proofErr w:type="spellStart"/>
      <w:r>
        <w:rPr>
          <w:rFonts w:ascii="Calibri" w:hAnsi="Calibri" w:hint="cs"/>
          <w:lang w:bidi="fa-IR"/>
        </w:rPr>
        <w:t>ابوترابی</w:t>
      </w:r>
      <w:proofErr w:type="spellEnd"/>
      <w:r>
        <w:rPr>
          <w:rFonts w:ascii="Calibri" w:hAnsi="Calibri" w:hint="cs"/>
          <w:lang w:bidi="fa-IR"/>
        </w:rPr>
        <w:t>، ۲۰۲۵).</w:t>
      </w:r>
    </w:p>
    <w:p w14:paraId="1A041C0F" w14:textId="77777777" w:rsidR="00912462" w:rsidRDefault="00000000">
      <w:pPr>
        <w:ind w:firstLine="397"/>
        <w:jc w:val="both"/>
        <w:rPr>
          <w:rFonts w:ascii="Calibri" w:hAnsi="Calibri" w:cs="B Lotus"/>
          <w:color w:val="auto"/>
          <w:lang w:bidi="fa-IR"/>
        </w:rPr>
      </w:pPr>
      <w:r>
        <w:rPr>
          <w:rFonts w:ascii="Calibri" w:hAnsi="Calibri" w:hint="cs"/>
          <w:lang w:bidi="fa-IR"/>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w:t>
      </w:r>
      <w:bookmarkStart w:id="87" w:name="_Hlk218188450"/>
      <w:r>
        <w:rPr>
          <w:rFonts w:ascii="Calibri" w:hAnsi="Calibri" w:hint="cs"/>
          <w:lang w:bidi="fa-IR"/>
        </w:rPr>
        <w:t xml:space="preserve">. به این ترتیب، برخورداری از سطوح بالاتر هوش معنوی </w:t>
      </w:r>
      <w:proofErr w:type="spellStart"/>
      <w:r>
        <w:rPr>
          <w:rFonts w:ascii="Calibri" w:hAnsi="Calibri" w:hint="cs"/>
          <w:lang w:bidi="fa-IR"/>
        </w:rPr>
        <w:t>می‌تواند</w:t>
      </w:r>
      <w:proofErr w:type="spellEnd"/>
      <w:r>
        <w:rPr>
          <w:rFonts w:ascii="Calibri" w:hAnsi="Calibri" w:hint="cs"/>
          <w:lang w:bidi="fa-IR"/>
        </w:rPr>
        <w:t xml:space="preserve"> با کاهش اضطراب مرگ در سالمندان همراه باشد که این یافته در نتایج پژوهش حاضر نیز مورد تأیید قرار گرفت.</w:t>
      </w:r>
    </w:p>
    <w:p w14:paraId="2AB52153" w14:textId="77777777" w:rsidR="00912462" w:rsidRDefault="00000000">
      <w:pPr>
        <w:ind w:firstLine="397"/>
        <w:jc w:val="both"/>
        <w:rPr>
          <w:rFonts w:cs="B Lotus"/>
          <w:b/>
          <w:bCs/>
          <w:color w:val="auto"/>
          <w:lang w:bidi="fa-IR"/>
        </w:rPr>
      </w:pPr>
      <w:bookmarkStart w:id="88" w:name="_Hlk218188745"/>
      <w:bookmarkEnd w:id="87"/>
      <w:r>
        <w:rPr>
          <w:rFonts w:hint="cs"/>
          <w:b/>
          <w:bCs/>
          <w:lang w:bidi="fa-IR"/>
        </w:rPr>
        <w:t>فرضیه فرعی دوم</w:t>
      </w:r>
      <w:r>
        <w:rPr>
          <w:rFonts w:hint="cs"/>
          <w:lang w:bidi="fa-IR"/>
        </w:rPr>
        <w:t xml:space="preserve"> پژوهش به این صورت بیان شد که</w:t>
      </w:r>
      <w:r>
        <w:rPr>
          <w:rFonts w:ascii="Times New Roman" w:eastAsia="Times New Roman" w:hAnsi="Times New Roman" w:hint="cs"/>
          <w:b/>
          <w:bCs/>
          <w:lang w:bidi="fa-IR"/>
        </w:rPr>
        <w:t xml:space="preserve"> "</w:t>
      </w:r>
      <w:r>
        <w:rPr>
          <w:rFonts w:hint="cs"/>
          <w:bCs/>
          <w:lang w:bidi="fa-IR"/>
        </w:rPr>
        <w:t>بین اضطراب سلامتی و اضطراب مرگ در سالمندان رابطه وجود دارد."</w:t>
      </w:r>
      <w:r>
        <w:rPr>
          <w:rFonts w:hint="cs"/>
          <w:lang w:bidi="fa-IR"/>
        </w:rPr>
        <w:t xml:space="preserve"> </w:t>
      </w:r>
      <w:proofErr w:type="spellStart"/>
      <w:r>
        <w:rPr>
          <w:rFonts w:hint="cs"/>
          <w:lang w:bidi="fa-IR"/>
        </w:rPr>
        <w:t>یافته‌های</w:t>
      </w:r>
      <w:proofErr w:type="spellEnd"/>
      <w:r>
        <w:rPr>
          <w:rFonts w:hint="cs"/>
          <w:lang w:bidi="fa-IR"/>
        </w:rPr>
        <w:t xml:space="preserve"> این پژوهش نشان داد که بین اضطراب سلامتی و اضطراب مرگ سالمندان، در سطح ۰۱/۰ </w:t>
      </w:r>
      <w:proofErr w:type="spellStart"/>
      <w:r>
        <w:rPr>
          <w:rFonts w:hint="cs"/>
          <w:lang w:bidi="fa-IR"/>
        </w:rPr>
        <w:t>رابطه‌ای</w:t>
      </w:r>
      <w:proofErr w:type="spellEnd"/>
      <w:r>
        <w:rPr>
          <w:rFonts w:hint="cs"/>
          <w:lang w:bidi="fa-IR"/>
        </w:rPr>
        <w:t xml:space="preserve"> مثبت و معنادار وجود دارد.</w:t>
      </w:r>
      <w:r>
        <w:rPr>
          <w:rFonts w:ascii="Calibri" w:hAnsi="Calibri" w:hint="cs"/>
          <w:lang w:bidi="fa-IR"/>
        </w:rPr>
        <w:t>.</w:t>
      </w:r>
      <w:r>
        <w:rPr>
          <w:rFonts w:ascii="Times New Roman" w:eastAsia="Times New Roman" w:hAnsi="Times New Roman" w:hint="cs"/>
          <w:b/>
          <w:bCs/>
          <w:lang w:bidi="fa-IR"/>
        </w:rPr>
        <w:t xml:space="preserve"> این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بیانگر آن بود که با افزایش اضطراب سلامت و ابعاد آن، میزان اضطراب مرگ در سالمندان نیز افزایش </w:t>
      </w:r>
      <w:proofErr w:type="spellStart"/>
      <w:r>
        <w:rPr>
          <w:rFonts w:ascii="Times New Roman" w:eastAsia="Times New Roman" w:hAnsi="Times New Roman" w:hint="cs"/>
          <w:b/>
          <w:bCs/>
          <w:lang w:bidi="fa-IR"/>
        </w:rPr>
        <w:t>می‌یابد</w:t>
      </w:r>
      <w:proofErr w:type="spellEnd"/>
      <w:r>
        <w:rPr>
          <w:rFonts w:ascii="Times New Roman" w:eastAsia="Times New Roman" w:hAnsi="Times New Roman" w:hint="cs"/>
          <w:b/>
          <w:bCs/>
          <w:lang w:bidi="fa-IR"/>
        </w:rPr>
        <w:t xml:space="preserve">؛ </w:t>
      </w:r>
      <w:r>
        <w:rPr>
          <w:rFonts w:hint="cs"/>
          <w:lang w:bidi="fa-IR"/>
        </w:rPr>
        <w:t xml:space="preserve">نتایج این مطالعه با </w:t>
      </w:r>
      <w:bookmarkEnd w:id="88"/>
      <w:proofErr w:type="spellStart"/>
      <w:r>
        <w:rPr>
          <w:rFonts w:hint="cs"/>
          <w:lang w:bidi="fa-IR"/>
        </w:rPr>
        <w:t>کیکاس</w:t>
      </w:r>
      <w:proofErr w:type="spellEnd"/>
      <w:r>
        <w:rPr>
          <w:rFonts w:hint="cs"/>
          <w:lang w:bidi="fa-IR"/>
        </w:rPr>
        <w:t xml:space="preserve"> و همکاران (۲۰۲۴)، </w:t>
      </w:r>
      <w:proofErr w:type="spellStart"/>
      <w:r>
        <w:rPr>
          <w:rFonts w:hint="cs"/>
          <w:lang w:bidi="fa-IR"/>
        </w:rPr>
        <w:t>شفیعی</w:t>
      </w:r>
      <w:proofErr w:type="spellEnd"/>
      <w:r>
        <w:rPr>
          <w:rFonts w:hint="cs"/>
          <w:lang w:bidi="fa-IR"/>
        </w:rPr>
        <w:t xml:space="preserve"> و همکاران (۲۰۲۵)، </w:t>
      </w:r>
      <w:r>
        <w:rPr>
          <w:rFonts w:hint="cs"/>
          <w:b/>
          <w:bCs/>
          <w:lang w:bidi="fa-IR"/>
        </w:rPr>
        <w:t xml:space="preserve">اکبری و یوسفی (۱۳۹۷)، رضایی و محمدی (۱۳۹۵)، </w:t>
      </w:r>
      <w:proofErr w:type="spellStart"/>
      <w:r>
        <w:rPr>
          <w:rFonts w:hint="cs"/>
          <w:b/>
          <w:bCs/>
          <w:lang w:bidi="fa-IR"/>
        </w:rPr>
        <w:t>هاردینگ</w:t>
      </w:r>
      <w:proofErr w:type="spellEnd"/>
      <w:r>
        <w:rPr>
          <w:rFonts w:hint="cs"/>
          <w:b/>
          <w:bCs/>
          <w:vertAlign w:val="superscript"/>
          <w:lang w:bidi="fa-IR"/>
        </w:rPr>
        <w:footnoteReference w:id="84"/>
      </w:r>
      <w:r>
        <w:rPr>
          <w:rFonts w:hint="cs"/>
          <w:b/>
          <w:bCs/>
          <w:lang w:bidi="fa-IR"/>
        </w:rPr>
        <w:t xml:space="preserve"> و همکاران (۲۰۰۵)، </w:t>
      </w:r>
      <w:proofErr w:type="spellStart"/>
      <w:r>
        <w:rPr>
          <w:rFonts w:hint="cs"/>
          <w:b/>
          <w:bCs/>
          <w:lang w:bidi="fa-IR"/>
        </w:rPr>
        <w:t>نویز</w:t>
      </w:r>
      <w:proofErr w:type="spellEnd"/>
      <w:r>
        <w:rPr>
          <w:rFonts w:hint="cs"/>
          <w:b/>
          <w:bCs/>
          <w:vertAlign w:val="superscript"/>
          <w:lang w:bidi="fa-IR"/>
        </w:rPr>
        <w:footnoteReference w:id="85"/>
      </w:r>
      <w:r>
        <w:rPr>
          <w:rFonts w:hint="cs"/>
          <w:b/>
          <w:bCs/>
          <w:lang w:bidi="fa-IR"/>
        </w:rPr>
        <w:t xml:space="preserve"> و همکاران (۲۰۰۵)</w:t>
      </w:r>
      <w:r>
        <w:rPr>
          <w:rFonts w:ascii="Times New Roman" w:eastAsia="Times New Roman" w:hAnsi="Times New Roman" w:hint="cs"/>
          <w:lang w:bidi="fa-IR"/>
        </w:rPr>
        <w:t xml:space="preserve"> </w:t>
      </w:r>
      <w:r>
        <w:rPr>
          <w:rFonts w:hint="cs"/>
          <w:lang w:bidi="fa-IR"/>
        </w:rPr>
        <w:t>همسو می باشد.</w:t>
      </w:r>
      <w:r>
        <w:rPr>
          <w:rFonts w:ascii="BZar" w:hAnsi="Calibri" w:hint="cs"/>
          <w:lang w:bidi="fa-IR"/>
        </w:rPr>
        <w:t xml:space="preserve"> اضطراب سلامتی یکی از </w:t>
      </w:r>
      <w:proofErr w:type="spellStart"/>
      <w:r>
        <w:rPr>
          <w:rFonts w:ascii="BZar" w:hAnsi="Calibri" w:hint="cs"/>
          <w:lang w:bidi="fa-IR"/>
        </w:rPr>
        <w:t>سازه‌های</w:t>
      </w:r>
      <w:proofErr w:type="spellEnd"/>
      <w:r>
        <w:rPr>
          <w:rFonts w:ascii="BZar" w:hAnsi="Calibri" w:hint="cs"/>
          <w:lang w:bidi="fa-IR"/>
        </w:rPr>
        <w:t xml:space="preserve"> مهم در </w:t>
      </w:r>
      <w:proofErr w:type="spellStart"/>
      <w:r>
        <w:rPr>
          <w:rFonts w:ascii="BZar" w:hAnsi="Calibri" w:hint="cs"/>
          <w:lang w:bidi="fa-IR"/>
        </w:rPr>
        <w:t>روان‌شناسی</w:t>
      </w:r>
      <w:proofErr w:type="spellEnd"/>
      <w:r>
        <w:rPr>
          <w:rFonts w:ascii="BZar" w:hAnsi="Calibri" w:hint="cs"/>
          <w:lang w:bidi="fa-IR"/>
        </w:rPr>
        <w:t xml:space="preserve"> سلامت و </w:t>
      </w:r>
      <w:proofErr w:type="spellStart"/>
      <w:r>
        <w:rPr>
          <w:rFonts w:ascii="BZar" w:hAnsi="Calibri" w:hint="cs"/>
          <w:lang w:bidi="fa-IR"/>
        </w:rPr>
        <w:t>آسیب‌شناسی</w:t>
      </w:r>
      <w:proofErr w:type="spellEnd"/>
      <w:r>
        <w:rPr>
          <w:rFonts w:ascii="BZar" w:hAnsi="Calibri" w:hint="cs"/>
          <w:lang w:bidi="fa-IR"/>
        </w:rPr>
        <w:t xml:space="preserve"> روانی است که تأثیر قابل توجهی بر کیفیت زندگی و سلامت روان سالمندان دارد. اضطراب سلامت در سالمندان از اهمیت </w:t>
      </w:r>
      <w:proofErr w:type="spellStart"/>
      <w:r>
        <w:rPr>
          <w:rFonts w:ascii="BZar" w:hAnsi="Calibri" w:hint="cs"/>
          <w:lang w:bidi="fa-IR"/>
        </w:rPr>
        <w:t>ویژه‌ای</w:t>
      </w:r>
      <w:proofErr w:type="spellEnd"/>
      <w:r>
        <w:rPr>
          <w:rFonts w:ascii="BZar" w:hAnsi="Calibri" w:hint="cs"/>
          <w:lang w:bidi="fa-IR"/>
        </w:rPr>
        <w:t xml:space="preserve"> برخوردار است؛ زیرا افزایش </w:t>
      </w:r>
      <w:proofErr w:type="spellStart"/>
      <w:r>
        <w:rPr>
          <w:rFonts w:ascii="BZar" w:hAnsi="Calibri" w:hint="cs"/>
          <w:lang w:bidi="fa-IR"/>
        </w:rPr>
        <w:t>بیماری‌های</w:t>
      </w:r>
      <w:proofErr w:type="spellEnd"/>
      <w:r>
        <w:rPr>
          <w:rFonts w:ascii="BZar" w:hAnsi="Calibri" w:hint="cs"/>
          <w:lang w:bidi="fa-IR"/>
        </w:rPr>
        <w:t xml:space="preserve"> جسمی و مراجعه بیشتر به خدمات درمانی در این دوره </w:t>
      </w:r>
      <w:proofErr w:type="spellStart"/>
      <w:r>
        <w:rPr>
          <w:rFonts w:ascii="BZar" w:hAnsi="Calibri" w:hint="cs"/>
          <w:lang w:bidi="fa-IR"/>
        </w:rPr>
        <w:t>می‌تواند</w:t>
      </w:r>
      <w:proofErr w:type="spellEnd"/>
      <w:r>
        <w:rPr>
          <w:rFonts w:ascii="BZar" w:hAnsi="Calibri" w:hint="cs"/>
          <w:lang w:bidi="fa-IR"/>
        </w:rPr>
        <w:t xml:space="preserve"> تشخیص </w:t>
      </w:r>
      <w:proofErr w:type="spellStart"/>
      <w:r>
        <w:rPr>
          <w:rFonts w:ascii="BZar" w:hAnsi="Calibri" w:hint="cs"/>
          <w:lang w:bidi="fa-IR"/>
        </w:rPr>
        <w:t>نگرانی‌های</w:t>
      </w:r>
      <w:proofErr w:type="spellEnd"/>
      <w:r>
        <w:rPr>
          <w:rFonts w:ascii="BZar" w:hAnsi="Calibri" w:hint="cs"/>
          <w:lang w:bidi="fa-IR"/>
        </w:rPr>
        <w:t xml:space="preserve"> طبیعی مرتبط با سلامت از اضطراب سلامت بالینی را دشوار سازد. </w:t>
      </w:r>
      <w:proofErr w:type="spellStart"/>
      <w:r>
        <w:rPr>
          <w:rFonts w:ascii="BZar" w:hAnsi="Calibri" w:hint="cs"/>
          <w:lang w:bidi="fa-IR"/>
        </w:rPr>
        <w:t>پژوهش‌های</w:t>
      </w:r>
      <w:proofErr w:type="spellEnd"/>
      <w:r>
        <w:rPr>
          <w:rFonts w:ascii="BZar" w:hAnsi="Calibri" w:hint="cs"/>
          <w:lang w:bidi="fa-IR"/>
        </w:rPr>
        <w:t xml:space="preserve"> جدید نشان </w:t>
      </w:r>
      <w:proofErr w:type="spellStart"/>
      <w:r>
        <w:rPr>
          <w:rFonts w:ascii="BZar" w:hAnsi="Calibri" w:hint="cs"/>
          <w:lang w:bidi="fa-IR"/>
        </w:rPr>
        <w:t>می‌دهند</w:t>
      </w:r>
      <w:proofErr w:type="spellEnd"/>
      <w:r>
        <w:rPr>
          <w:rFonts w:ascii="BZar" w:hAnsi="Calibri" w:hint="cs"/>
          <w:lang w:bidi="fa-IR"/>
        </w:rPr>
        <w:t xml:space="preserve"> که اضطراب در سالمندان با عوامل مختلف جسمی، </w:t>
      </w:r>
      <w:proofErr w:type="spellStart"/>
      <w:r>
        <w:rPr>
          <w:rFonts w:ascii="BZar" w:hAnsi="Calibri" w:hint="cs"/>
          <w:lang w:bidi="fa-IR"/>
        </w:rPr>
        <w:t>روان‌شناختی</w:t>
      </w:r>
      <w:proofErr w:type="spellEnd"/>
      <w:r>
        <w:rPr>
          <w:rFonts w:ascii="BZar" w:hAnsi="Calibri" w:hint="cs"/>
          <w:lang w:bidi="fa-IR"/>
        </w:rPr>
        <w:t xml:space="preserve"> و اجتماعی ارتباط دارد و وجود </w:t>
      </w:r>
      <w:proofErr w:type="spellStart"/>
      <w:r>
        <w:rPr>
          <w:rFonts w:ascii="BZar" w:hAnsi="Calibri" w:hint="cs"/>
          <w:lang w:bidi="fa-IR"/>
        </w:rPr>
        <w:t>بیماری‌های</w:t>
      </w:r>
      <w:proofErr w:type="spellEnd"/>
      <w:r>
        <w:rPr>
          <w:rFonts w:ascii="BZar" w:hAnsi="Calibri" w:hint="cs"/>
          <w:lang w:bidi="fa-IR"/>
        </w:rPr>
        <w:t xml:space="preserve"> جسمی و </w:t>
      </w:r>
      <w:proofErr w:type="spellStart"/>
      <w:r>
        <w:rPr>
          <w:rFonts w:ascii="BZar" w:hAnsi="Calibri" w:hint="cs"/>
          <w:lang w:bidi="fa-IR"/>
        </w:rPr>
        <w:t>چندبیماری</w:t>
      </w:r>
      <w:proofErr w:type="spellEnd"/>
      <w:r>
        <w:rPr>
          <w:rFonts w:ascii="BZar" w:hAnsi="Calibri" w:hint="cs"/>
          <w:lang w:bidi="fa-IR"/>
        </w:rPr>
        <w:t xml:space="preserve">، کاهش عملکرد جسمانی، انزوای اجتماعی و برخی عوامل </w:t>
      </w:r>
      <w:proofErr w:type="spellStart"/>
      <w:r>
        <w:rPr>
          <w:rFonts w:ascii="BZar" w:hAnsi="Calibri" w:hint="cs"/>
          <w:lang w:bidi="fa-IR"/>
        </w:rPr>
        <w:t>روان‌شناختی</w:t>
      </w:r>
      <w:proofErr w:type="spellEnd"/>
      <w:r>
        <w:rPr>
          <w:rFonts w:ascii="BZar" w:hAnsi="Calibri" w:hint="cs"/>
          <w:lang w:bidi="fa-IR"/>
        </w:rPr>
        <w:t xml:space="preserve"> </w:t>
      </w:r>
      <w:proofErr w:type="spellStart"/>
      <w:r>
        <w:rPr>
          <w:rFonts w:ascii="BZar" w:hAnsi="Calibri" w:hint="cs"/>
          <w:lang w:bidi="fa-IR"/>
        </w:rPr>
        <w:t>می‌توانند</w:t>
      </w:r>
      <w:proofErr w:type="spellEnd"/>
      <w:r>
        <w:rPr>
          <w:rFonts w:ascii="BZar" w:hAnsi="Calibri" w:hint="cs"/>
          <w:lang w:bidi="fa-IR"/>
        </w:rPr>
        <w:t xml:space="preserve"> با افزایش علائم اضطرابی در این گروه همراه باشند (</w:t>
      </w:r>
      <w:proofErr w:type="spellStart"/>
      <w:r>
        <w:rPr>
          <w:rFonts w:ascii="BZar" w:hAnsi="Calibri" w:hint="cs"/>
          <w:lang w:bidi="fa-IR"/>
        </w:rPr>
        <w:t>شفیعی</w:t>
      </w:r>
      <w:proofErr w:type="spellEnd"/>
      <w:r>
        <w:rPr>
          <w:rFonts w:ascii="BZar" w:hAnsi="Calibri" w:hint="cs"/>
          <w:lang w:bidi="fa-IR"/>
        </w:rPr>
        <w:t xml:space="preserve"> و همکاران، ۲۰۲۵؛ </w:t>
      </w:r>
      <w:proofErr w:type="spellStart"/>
      <w:r>
        <w:rPr>
          <w:rFonts w:ascii="BZar" w:hAnsi="Calibri" w:hint="cs"/>
          <w:lang w:bidi="fa-IR"/>
        </w:rPr>
        <w:t>ویت‌مور</w:t>
      </w:r>
      <w:proofErr w:type="spellEnd"/>
      <w:r>
        <w:rPr>
          <w:rFonts w:ascii="BZar" w:hAnsi="Calibri" w:hint="cs"/>
          <w:lang w:bidi="fa-IR"/>
        </w:rPr>
        <w:t xml:space="preserve"> و همکاران، ۲۰۲۴). شناخت عوامل، </w:t>
      </w:r>
      <w:proofErr w:type="spellStart"/>
      <w:r>
        <w:rPr>
          <w:rFonts w:ascii="BZar" w:hAnsi="Calibri" w:hint="cs"/>
          <w:lang w:bidi="fa-IR"/>
        </w:rPr>
        <w:lastRenderedPageBreak/>
        <w:t>مدل‌های</w:t>
      </w:r>
      <w:proofErr w:type="spellEnd"/>
      <w:r>
        <w:rPr>
          <w:rFonts w:ascii="BZar" w:hAnsi="Calibri" w:hint="cs"/>
          <w:lang w:bidi="fa-IR"/>
        </w:rPr>
        <w:t xml:space="preserve"> نظری و پیامدهای اضطراب سلامتی در سالمندان </w:t>
      </w:r>
      <w:proofErr w:type="spellStart"/>
      <w:r>
        <w:rPr>
          <w:rFonts w:ascii="BZar" w:hAnsi="Calibri" w:hint="cs"/>
          <w:lang w:bidi="fa-IR"/>
        </w:rPr>
        <w:t>می‌تواند</w:t>
      </w:r>
      <w:proofErr w:type="spellEnd"/>
      <w:r>
        <w:rPr>
          <w:rFonts w:ascii="BZar" w:hAnsi="Calibri" w:hint="cs"/>
          <w:lang w:bidi="fa-IR"/>
        </w:rPr>
        <w:t xml:space="preserve"> راهگشای طراحی مداخلات </w:t>
      </w:r>
      <w:proofErr w:type="spellStart"/>
      <w:r>
        <w:rPr>
          <w:rFonts w:ascii="BZar" w:hAnsi="Calibri" w:hint="cs"/>
          <w:lang w:bidi="fa-IR"/>
        </w:rPr>
        <w:t>روان‌شناختی</w:t>
      </w:r>
      <w:proofErr w:type="spellEnd"/>
      <w:r>
        <w:rPr>
          <w:rFonts w:ascii="BZar" w:hAnsi="Calibri" w:hint="cs"/>
          <w:lang w:bidi="fa-IR"/>
        </w:rPr>
        <w:t xml:space="preserve"> مؤثر باشد. </w:t>
      </w:r>
      <w:r>
        <w:rPr>
          <w:rFonts w:hint="cs"/>
          <w:lang w:bidi="fa-IR"/>
        </w:rPr>
        <w:t xml:space="preserve">تحقیقات موجود حاکی از آن است که اضطراب سلامت، اواخر سن هر فرد شروع </w:t>
      </w:r>
      <w:proofErr w:type="spellStart"/>
      <w:r>
        <w:rPr>
          <w:rFonts w:hint="cs"/>
          <w:lang w:bidi="fa-IR"/>
        </w:rPr>
        <w:t>می‌شود</w:t>
      </w:r>
      <w:proofErr w:type="spellEnd"/>
      <w:r>
        <w:rPr>
          <w:rFonts w:hint="cs"/>
          <w:lang w:bidi="fa-IR"/>
        </w:rPr>
        <w:t xml:space="preserve">، شاید به این دلیل است که </w:t>
      </w:r>
      <w:proofErr w:type="spellStart"/>
      <w:r>
        <w:rPr>
          <w:rFonts w:hint="cs"/>
          <w:lang w:bidi="fa-IR"/>
        </w:rPr>
        <w:t>همبودی</w:t>
      </w:r>
      <w:proofErr w:type="spellEnd"/>
      <w:r>
        <w:rPr>
          <w:rFonts w:hint="cs"/>
          <w:lang w:bidi="fa-IR"/>
        </w:rPr>
        <w:t xml:space="preserve">، با شرایط سلامتی جسمی که احتمالاً با افزایش سن رخ </w:t>
      </w:r>
      <w:proofErr w:type="spellStart"/>
      <w:r>
        <w:rPr>
          <w:rFonts w:hint="cs"/>
          <w:lang w:bidi="fa-IR"/>
        </w:rPr>
        <w:t>می‌دهد</w:t>
      </w:r>
      <w:proofErr w:type="spellEnd"/>
      <w:r>
        <w:rPr>
          <w:rFonts w:hint="cs"/>
          <w:lang w:bidi="fa-IR"/>
        </w:rPr>
        <w:t xml:space="preserve"> (</w:t>
      </w:r>
      <w:proofErr w:type="spellStart"/>
      <w:r>
        <w:rPr>
          <w:rFonts w:hint="cs"/>
          <w:lang w:bidi="fa-IR"/>
        </w:rPr>
        <w:t>ال-گابالاوی</w:t>
      </w:r>
      <w:proofErr w:type="spellEnd"/>
      <w:r>
        <w:rPr>
          <w:rFonts w:hint="cs"/>
          <w:lang w:bidi="fa-IR"/>
        </w:rPr>
        <w:t xml:space="preserve">،  ۲۰۱۸). اضطراب یک بیماری شایع در سالمندان است، و تقریباً ۲۰_۱۰ درصد از افراد مسن را تحت تأثیر قرار </w:t>
      </w:r>
      <w:proofErr w:type="spellStart"/>
      <w:r>
        <w:rPr>
          <w:rFonts w:hint="cs"/>
          <w:lang w:bidi="fa-IR"/>
        </w:rPr>
        <w:t>می‌دهد</w:t>
      </w:r>
      <w:proofErr w:type="spellEnd"/>
      <w:r>
        <w:rPr>
          <w:rFonts w:hint="cs"/>
          <w:lang w:bidi="fa-IR"/>
        </w:rPr>
        <w:t xml:space="preserve">، اگرچه  اغلب  تشخیص داده </w:t>
      </w:r>
      <w:proofErr w:type="spellStart"/>
      <w:r>
        <w:rPr>
          <w:rFonts w:hint="cs"/>
          <w:lang w:bidi="fa-IR"/>
        </w:rPr>
        <w:t>نمی‌شود</w:t>
      </w:r>
      <w:proofErr w:type="spellEnd"/>
      <w:r>
        <w:rPr>
          <w:rFonts w:hint="cs"/>
          <w:lang w:bidi="fa-IR"/>
        </w:rPr>
        <w:t xml:space="preserve">. سالمندان با اختلالات اضطرابی اغلب به دلایل زیادی درمان </w:t>
      </w:r>
      <w:proofErr w:type="spellStart"/>
      <w:r>
        <w:rPr>
          <w:rFonts w:hint="cs"/>
          <w:lang w:bidi="fa-IR"/>
        </w:rPr>
        <w:t>نمی‌شوند</w:t>
      </w:r>
      <w:proofErr w:type="spellEnd"/>
      <w:r>
        <w:rPr>
          <w:rFonts w:hint="cs"/>
          <w:lang w:bidi="fa-IR"/>
        </w:rPr>
        <w:t xml:space="preserve"> یا اغلب علائم خود را تشخیص یا تصدیق </w:t>
      </w:r>
      <w:proofErr w:type="spellStart"/>
      <w:r>
        <w:rPr>
          <w:rFonts w:hint="cs"/>
          <w:lang w:bidi="fa-IR"/>
        </w:rPr>
        <w:t>نمی‌کنند</w:t>
      </w:r>
      <w:proofErr w:type="spellEnd"/>
      <w:r>
        <w:rPr>
          <w:rFonts w:hint="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hint="cs"/>
          <w:lang w:bidi="fa-IR"/>
        </w:rPr>
        <w:t>شده‌اند</w:t>
      </w:r>
      <w:proofErr w:type="spellEnd"/>
      <w:r>
        <w:rPr>
          <w:rFonts w:hint="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hint="cs"/>
          <w:lang w:bidi="fa-IR"/>
        </w:rPr>
        <w:t>بلع</w:t>
      </w:r>
      <w:proofErr w:type="spellEnd"/>
      <w:r>
        <w:rPr>
          <w:rFonts w:hint="cs"/>
          <w:lang w:bidi="fa-IR"/>
        </w:rPr>
        <w:t xml:space="preserve">، لرزش، لرزیدن، تحریک پذیری، تعریق، حالت تهوع و... است. همچنین باید توجه داشت که اضطراب درمان نشده </w:t>
      </w:r>
      <w:proofErr w:type="spellStart"/>
      <w:r>
        <w:rPr>
          <w:rFonts w:hint="cs"/>
          <w:lang w:bidi="fa-IR"/>
        </w:rPr>
        <w:t>می‌تواند</w:t>
      </w:r>
      <w:proofErr w:type="spellEnd"/>
      <w:r>
        <w:rPr>
          <w:rFonts w:hint="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hint="cs"/>
          <w:lang w:bidi="fa-IR"/>
        </w:rPr>
        <w:t>ساکویا</w:t>
      </w:r>
      <w:proofErr w:type="spellEnd"/>
      <w:r>
        <w:rPr>
          <w:rFonts w:hint="cs"/>
          <w:lang w:bidi="fa-IR"/>
        </w:rPr>
        <w:t xml:space="preserve">، ۲۰۰۸).به این ترتیب، سطوح بالاتر اضطراب سلامتی </w:t>
      </w:r>
      <w:proofErr w:type="spellStart"/>
      <w:r>
        <w:rPr>
          <w:rFonts w:hint="cs"/>
          <w:lang w:bidi="fa-IR"/>
        </w:rPr>
        <w:t>می‌تواند</w:t>
      </w:r>
      <w:proofErr w:type="spellEnd"/>
      <w:r>
        <w:rPr>
          <w:rFonts w:hint="cs"/>
          <w:lang w:bidi="fa-IR"/>
        </w:rPr>
        <w:t xml:space="preserve"> با افزایش اضطراب مرگ در سالمندان همراه باشد که این یافته در نتایج پژوهش حاضر نیز مورد تأیید قرار گرفت.</w:t>
      </w:r>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b/>
          <w:bCs/>
          <w:lang w:bidi="fa-IR"/>
        </w:rPr>
        <w:t>فرضیه اصلی</w:t>
      </w:r>
      <w:r>
        <w:rPr>
          <w:rFonts w:ascii="Times New Roman" w:eastAsia="Times New Roman" w:hAnsi="Times New Roman" w:hint="cs"/>
          <w:lang w:bidi="fa-IR"/>
        </w:rPr>
        <w:t xml:space="preserve"> پژوهش به این صورت بیان شد که "</w:t>
      </w:r>
      <w:r>
        <w:rPr>
          <w:rFonts w:ascii="Times New Roman" w:eastAsia="Times New Roman" w:hAnsi="Times New Roman" w:hint="cs"/>
          <w:b/>
          <w:bCs/>
          <w:lang w:bidi="fa-IR"/>
        </w:rPr>
        <w:t xml:space="preserve">بین هوش معنوی و اضطراب سلامتی با اضطراب مرگ در سالمندان رابطه وجود دارد." </w:t>
      </w:r>
      <w:r>
        <w:rPr>
          <w:rFonts w:ascii="Times New Roman" w:eastAsia="Times New Roman" w:hAnsi="Times New Roman" w:hint="cs"/>
          <w:lang w:bidi="fa-IR"/>
        </w:rPr>
        <w:t xml:space="preserve">نتایج نشان داد که اضطراب سلامتی و هوش معنوی از قدرت </w:t>
      </w:r>
      <w:proofErr w:type="spellStart"/>
      <w:r>
        <w:rPr>
          <w:rFonts w:ascii="Times New Roman" w:eastAsia="Times New Roman" w:hAnsi="Times New Roman" w:hint="cs"/>
          <w:lang w:bidi="fa-IR"/>
        </w:rPr>
        <w:t>پیش‌بینی‌کنندگی</w:t>
      </w:r>
      <w:proofErr w:type="spellEnd"/>
      <w:r>
        <w:rPr>
          <w:rFonts w:ascii="Times New Roman" w:eastAsia="Times New Roman" w:hAnsi="Times New Roman" w:hint="cs"/>
          <w:lang w:bidi="fa-IR"/>
        </w:rPr>
        <w:t xml:space="preserve"> لازم برای ورود به معادله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برخوردار بودند و در مجموع حدود ۵۴ درصد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مربوط به اضطراب مرگ سالمندان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نمودند.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اضطراب سلامتی با ضریب (β = ۰/۵۲) در سطح ۰۱/۰ </w:t>
      </w:r>
      <w:proofErr w:type="spellStart"/>
      <w:r>
        <w:rPr>
          <w:rFonts w:ascii="Times New Roman" w:eastAsia="Times New Roman" w:hAnsi="Times New Roman" w:hint="cs"/>
          <w:lang w:bidi="fa-IR"/>
        </w:rPr>
        <w:t>به‌صورت</w:t>
      </w:r>
      <w:proofErr w:type="spellEnd"/>
      <w:r>
        <w:rPr>
          <w:rFonts w:ascii="Times New Roman" w:eastAsia="Times New Roman" w:hAnsi="Times New Roman" w:hint="cs"/>
          <w:lang w:bidi="fa-IR"/>
        </w:rPr>
        <w:t xml:space="preserve"> مثبت و هوش معنوی با ضریب (β = -۰/۳۶) در سطح ۰۱/۰ </w:t>
      </w:r>
      <w:proofErr w:type="spellStart"/>
      <w:r>
        <w:rPr>
          <w:rFonts w:ascii="Times New Roman" w:eastAsia="Times New Roman" w:hAnsi="Times New Roman" w:hint="cs"/>
          <w:lang w:bidi="fa-IR"/>
        </w:rPr>
        <w:t>به‌صورت</w:t>
      </w:r>
      <w:proofErr w:type="spellEnd"/>
      <w:r>
        <w:rPr>
          <w:rFonts w:ascii="Times New Roman" w:eastAsia="Times New Roman" w:hAnsi="Times New Roman" w:hint="cs"/>
          <w:lang w:bidi="fa-IR"/>
        </w:rPr>
        <w:t xml:space="preserve"> منفی، اضطراب مرگ سالمندان را </w:t>
      </w:r>
      <w:proofErr w:type="spellStart"/>
      <w:r>
        <w:rPr>
          <w:rFonts w:ascii="Times New Roman" w:eastAsia="Times New Roman" w:hAnsi="Times New Roman" w:hint="cs"/>
          <w:lang w:bidi="fa-IR"/>
        </w:rPr>
        <w:t>به‌طور</w:t>
      </w:r>
      <w:proofErr w:type="spellEnd"/>
      <w:r>
        <w:rPr>
          <w:rFonts w:ascii="Times New Roman" w:eastAsia="Times New Roman" w:hAnsi="Times New Roman" w:hint="cs"/>
          <w:lang w:bidi="fa-IR"/>
        </w:rPr>
        <w:t xml:space="preserve"> معناداری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نمودند. این یافته نشان داد که این </w:t>
      </w:r>
      <w:proofErr w:type="spellStart"/>
      <w:r>
        <w:rPr>
          <w:rFonts w:ascii="Times New Roman" w:eastAsia="Times New Roman" w:hAnsi="Times New Roman" w:hint="cs"/>
          <w:lang w:bidi="fa-IR"/>
        </w:rPr>
        <w:t>متغیرها</w:t>
      </w:r>
      <w:proofErr w:type="spellEnd"/>
      <w:r>
        <w:rPr>
          <w:rFonts w:ascii="Times New Roman" w:eastAsia="Times New Roman" w:hAnsi="Times New Roman" w:hint="cs"/>
          <w:lang w:bidi="fa-IR"/>
        </w:rPr>
        <w:t xml:space="preserve"> به صورت معناداری قادر 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در سالمندان هستند. در تبیین این یافته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امروزه با </w:t>
      </w:r>
      <w:proofErr w:type="spellStart"/>
      <w:r>
        <w:rPr>
          <w:rFonts w:ascii="Times New Roman" w:eastAsia="Times New Roman" w:hAnsi="Times New Roman" w:hint="cs"/>
          <w:lang w:bidi="fa-IR"/>
        </w:rPr>
        <w:t>پیشرفت‌های</w:t>
      </w:r>
      <w:proofErr w:type="spellEnd"/>
      <w:r>
        <w:rPr>
          <w:rFonts w:ascii="Times New Roman" w:eastAsia="Times New Roman" w:hAnsi="Times New Roman" w:hint="cs"/>
          <w:lang w:bidi="fa-IR"/>
        </w:rPr>
        <w:t xml:space="preserve"> علوم پزشکی و افزایش امید به زندگی، جمعیت سالمندان در جوامع رو به افزایش است. </w:t>
      </w:r>
      <w:r>
        <w:rPr>
          <w:rFonts w:ascii="Times New Roman" w:eastAsia="Times New Roman" w:hAnsi="Times New Roman" w:hint="cs"/>
          <w:lang w:bidi="fa-IR"/>
        </w:rPr>
        <w:lastRenderedPageBreak/>
        <w:t xml:space="preserve">با این حال، سالمندی با بروز تغییرات جسمانی و افزایش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همراه است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سلامت روانی سالمندان را تحت تأثیر قرار دهد. در این میان، اضطراب سلامتی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افراطی سالمندان به علائم جسمانی و نگرانی از </w:t>
      </w:r>
      <w:proofErr w:type="spellStart"/>
      <w:r>
        <w:rPr>
          <w:rFonts w:ascii="Times New Roman" w:eastAsia="Times New Roman" w:hAnsi="Times New Roman" w:hint="cs"/>
          <w:lang w:bidi="fa-IR"/>
        </w:rPr>
        <w:t>بیماری‌ها</w:t>
      </w:r>
      <w:proofErr w:type="spellEnd"/>
      <w:r>
        <w:rPr>
          <w:rFonts w:ascii="Times New Roman" w:eastAsia="Times New Roman" w:hAnsi="Times New Roman" w:hint="cs"/>
          <w:lang w:bidi="fa-IR"/>
        </w:rPr>
        <w:t xml:space="preserve"> را افزایش داده و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تشدید اضطراب مرگ گردد. از سوی دیگر، هوش معنوی با ایجاد معنا، هدفمندی و پذیرش </w:t>
      </w:r>
      <w:proofErr w:type="spellStart"/>
      <w:r>
        <w:rPr>
          <w:rFonts w:ascii="Times New Roman" w:eastAsia="Times New Roman" w:hAnsi="Times New Roman" w:hint="cs"/>
          <w:lang w:bidi="fa-IR"/>
        </w:rPr>
        <w:t>واقعیت‌های</w:t>
      </w:r>
      <w:proofErr w:type="spellEnd"/>
      <w:r>
        <w:rPr>
          <w:rFonts w:ascii="Times New Roman" w:eastAsia="Times New Roman" w:hAnsi="Times New Roman" w:hint="cs"/>
          <w:lang w:bidi="fa-IR"/>
        </w:rPr>
        <w:t xml:space="preserve"> بنیادین زندگی، از جمله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کمک کند تا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از زندگی </w:t>
      </w:r>
      <w:proofErr w:type="spellStart"/>
      <w:r>
        <w:rPr>
          <w:rFonts w:ascii="Times New Roman" w:eastAsia="Times New Roman" w:hAnsi="Times New Roman" w:hint="cs"/>
          <w:lang w:bidi="fa-IR"/>
        </w:rPr>
        <w:t>سازگارانه‌تر</w:t>
      </w:r>
      <w:proofErr w:type="spellEnd"/>
      <w:r>
        <w:rPr>
          <w:rFonts w:ascii="Times New Roman" w:eastAsia="Times New Roman" w:hAnsi="Times New Roman" w:hint="cs"/>
          <w:lang w:bidi="fa-IR"/>
        </w:rPr>
        <w:t xml:space="preserve"> مواجه شوند. </w:t>
      </w:r>
      <w:proofErr w:type="spellStart"/>
      <w:r>
        <w:rPr>
          <w:rFonts w:ascii="Times New Roman" w:eastAsia="Times New Roman" w:hAnsi="Times New Roman" w:hint="cs"/>
          <w:lang w:bidi="fa-IR"/>
        </w:rPr>
        <w:t>سالمندانی</w:t>
      </w:r>
      <w:proofErr w:type="spellEnd"/>
      <w:r>
        <w:rPr>
          <w:rFonts w:ascii="Times New Roman" w:eastAsia="Times New Roman" w:hAnsi="Times New Roman" w:hint="cs"/>
          <w:lang w:bidi="fa-IR"/>
        </w:rPr>
        <w:t xml:space="preserve"> که از سطح بالاتری از هوش معنوی برخوردارند، معمولاً نگرش </w:t>
      </w:r>
      <w:proofErr w:type="spellStart"/>
      <w:r>
        <w:rPr>
          <w:rFonts w:ascii="Times New Roman" w:eastAsia="Times New Roman" w:hAnsi="Times New Roman" w:hint="cs"/>
          <w:lang w:bidi="fa-IR"/>
        </w:rPr>
        <w:t>متعادل‌تر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پذیرنده‌تری</w:t>
      </w:r>
      <w:proofErr w:type="spellEnd"/>
      <w:r>
        <w:rPr>
          <w:rFonts w:ascii="Times New Roman" w:eastAsia="Times New Roman" w:hAnsi="Times New Roman" w:hint="cs"/>
          <w:lang w:bidi="fa-IR"/>
        </w:rPr>
        <w:t xml:space="preserve"> نسبت به مرگ دارند و در نتیجه، اضطراب مرگ کمتری را تجربه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بنابراین، از منظر نظری و با توجه به تعاریف متغیرهای پژوهش، ارتباط بین هوش معنوی، اضطراب سلامتی و اضطراب مرگ قابل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است. </w:t>
      </w:r>
      <w:proofErr w:type="spellStart"/>
      <w:r>
        <w:rPr>
          <w:rFonts w:ascii="Times New Roman" w:eastAsia="Times New Roman" w:hAnsi="Times New Roman" w:hint="cs"/>
          <w:lang w:bidi="fa-IR"/>
        </w:rPr>
        <w:t>به‌طور</w:t>
      </w:r>
      <w:proofErr w:type="spellEnd"/>
      <w:r>
        <w:rPr>
          <w:rFonts w:ascii="Times New Roman" w:eastAsia="Times New Roman" w:hAnsi="Times New Roman" w:hint="cs"/>
          <w:lang w:bidi="fa-IR"/>
        </w:rPr>
        <w:t xml:space="preserve"> کلی،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حاضر در سطح نظری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شناسایی عوامل مؤثر بر اضطراب مرگ سالمندان، به گسترش دانش و </w:t>
      </w:r>
      <w:proofErr w:type="spellStart"/>
      <w:r>
        <w:rPr>
          <w:rFonts w:ascii="Times New Roman" w:eastAsia="Times New Roman" w:hAnsi="Times New Roman" w:hint="cs"/>
          <w:lang w:bidi="fa-IR"/>
        </w:rPr>
        <w:t>مدل‌های</w:t>
      </w:r>
      <w:proofErr w:type="spellEnd"/>
      <w:r>
        <w:rPr>
          <w:rFonts w:ascii="Times New Roman" w:eastAsia="Times New Roman" w:hAnsi="Times New Roman" w:hint="cs"/>
          <w:lang w:bidi="fa-IR"/>
        </w:rPr>
        <w:t xml:space="preserve"> موجود در حوزه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سالمندی کمک نماید. در سطح عملی نیز نتایج این پژوهش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مبنای تجربی مناسبی برای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آموزشی و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127F0A76" w14:textId="77777777" w:rsidR="00912462" w:rsidRDefault="00000000" w:rsidP="00856470">
      <w:pPr>
        <w:keepNext/>
        <w:keepLines/>
        <w:spacing w:before="240" w:after="100" w:line="276" w:lineRule="auto"/>
        <w:rPr>
          <w:bCs/>
          <w:lang w:bidi="fa-IR"/>
        </w:rPr>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b/>
          <w:bCs/>
          <w:sz w:val="30"/>
          <w:szCs w:val="30"/>
          <w:lang w:bidi="fa-IR"/>
        </w:rPr>
        <w:t>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pPr>
      <w:bookmarkStart w:id="103" w:name="_Toc10031699"/>
      <w:bookmarkStart w:id="104" w:name="_Toc10032695"/>
      <w:bookmarkStart w:id="105" w:name="_Toc10034475"/>
      <w:r>
        <w:rPr>
          <w:rFonts w:ascii="Times New Roman" w:eastAsia="Times New Roman" w:hAnsi="Times New Roman" w:hint="cs"/>
          <w:lang w:bidi="fa-IR"/>
        </w:rPr>
        <w:t>بدیهی است که هر تحقیق دارای محدودیت ها و مشکلاتی می باشد که بیان محدودیت های پژوهش حاضر می تواند برای پژوهشگران آتی راهگشا باشد. مورد ذیل از جمله محدودیت ها پژوهشی حاضر می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proofErr w:type="spellStart"/>
      <w:r>
        <w:rPr>
          <w:rFonts w:ascii="Times New Roman" w:eastAsia="Times New Roman" w:hAnsi="Times New Roman" w:hint="cs"/>
          <w:lang w:bidi="fa-IR"/>
        </w:rPr>
        <w:t>خودگزارشی</w:t>
      </w:r>
      <w:proofErr w:type="spellEnd"/>
      <w:r>
        <w:rPr>
          <w:rFonts w:ascii="Times New Roman" w:eastAsia="Times New Roman" w:hAnsi="Times New Roman" w:hint="cs"/>
          <w:lang w:bidi="fa-IR"/>
        </w:rPr>
        <w:t xml:space="preserve"> امکان </w:t>
      </w:r>
      <w:proofErr w:type="spellStart"/>
      <w:r>
        <w:rPr>
          <w:rFonts w:ascii="Times New Roman" w:eastAsia="Times New Roman" w:hAnsi="Times New Roman" w:hint="cs"/>
          <w:lang w:bidi="fa-IR"/>
        </w:rPr>
        <w:t>سوگیری</w:t>
      </w:r>
      <w:proofErr w:type="spellEnd"/>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اگرچه در پژوهش حاضر از روش </w:t>
      </w:r>
      <w:proofErr w:type="spellStart"/>
      <w:r>
        <w:rPr>
          <w:rFonts w:ascii="Times New Roman" w:eastAsia="Times New Roman" w:hAnsi="Times New Roman" w:hint="cs"/>
          <w:lang w:bidi="fa-IR"/>
        </w:rPr>
        <w:t>نمونه‌گیری</w:t>
      </w:r>
      <w:proofErr w:type="spellEnd"/>
      <w:r>
        <w:rPr>
          <w:rFonts w:ascii="Times New Roman" w:eastAsia="Times New Roman" w:hAnsi="Times New Roman" w:hint="cs"/>
          <w:lang w:bidi="fa-IR"/>
        </w:rPr>
        <w:t xml:space="preserve"> تصادفی ساده استفاده شده است، با این حال محدود بودن حجم نمونه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تعمیم نتایج پژوهش به سایر سالمندان را با احتیاط همراه سازد.</w:t>
      </w:r>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lastRenderedPageBreak/>
        <w:t xml:space="preserve">_ همچنین، جامعه آماری پژوهش حاضر محدود به سالمندان ساکن خانه سالمندان فرشتگان شهر تهران بوده است؛ از </w:t>
      </w:r>
      <w:proofErr w:type="spellStart"/>
      <w:r>
        <w:rPr>
          <w:rFonts w:ascii="Times New Roman" w:eastAsia="Times New Roman" w:hAnsi="Times New Roman" w:hint="cs"/>
          <w:lang w:bidi="fa-IR"/>
        </w:rPr>
        <w:t>این‌رو</w:t>
      </w:r>
      <w:proofErr w:type="spellEnd"/>
      <w:r>
        <w:rPr>
          <w:rFonts w:ascii="Times New Roman" w:eastAsia="Times New Roman" w:hAnsi="Times New Roman" w:hint="cs"/>
          <w:lang w:bidi="fa-IR"/>
        </w:rPr>
        <w:t xml:space="preserve"> تعمیم نتایج به سایر سالمندان ساکن در جامعه یا مراکز سالمندی دیگر باید با احتیاط صورت گیرد.</w:t>
      </w:r>
    </w:p>
    <w:p w14:paraId="0150A5A4" w14:textId="77777777" w:rsidR="00912462" w:rsidRDefault="00000000" w:rsidP="00856470">
      <w:pPr>
        <w:keepNext/>
        <w:keepLines/>
        <w:spacing w:before="240" w:after="100" w:line="276" w:lineRule="auto"/>
        <w:rPr>
          <w:bCs/>
          <w:lang w:bidi="fa-IR"/>
        </w:rPr>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b/>
          <w:bCs/>
          <w:sz w:val="30"/>
          <w:szCs w:val="30"/>
          <w:lang w:bidi="fa-IR"/>
        </w:rPr>
        <w:t>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rPr>
          <w:rFonts w:cs="B Titr" w:hint="cs"/>
          <w:b/>
          <w:bCs/>
          <w:sz w:val="30"/>
          <w:szCs w:val="30"/>
          <w:lang w:bidi="fa-IR"/>
        </w:rPr>
        <w:t xml:space="preserve"> </w:t>
      </w:r>
    </w:p>
    <w:p w14:paraId="0DEF2F4A" w14:textId="77777777" w:rsidR="00912462" w:rsidRDefault="00000000" w:rsidP="00856470">
      <w:pPr>
        <w:keepNext/>
        <w:keepLines/>
        <w:spacing w:before="240" w:after="100" w:line="276" w:lineRule="auto"/>
        <w:rPr>
          <w:b/>
          <w:bCs/>
          <w:lang w:bidi="fa-IR"/>
        </w:rPr>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b/>
          <w:bCs/>
          <w:sz w:val="30"/>
          <w:szCs w:val="30"/>
          <w:lang w:bidi="fa-IR"/>
        </w:rPr>
        <w:t>۵-۳-۱- پیشنهادهای پژوهشی</w:t>
      </w:r>
      <w:bookmarkEnd w:id="120"/>
      <w:bookmarkEnd w:id="121"/>
      <w:bookmarkEnd w:id="122"/>
      <w:bookmarkEnd w:id="123"/>
      <w:bookmarkEnd w:id="124"/>
      <w:bookmarkEnd w:id="125"/>
      <w:bookmarkEnd w:id="126"/>
      <w:r>
        <w:rPr>
          <w:rFonts w:cs="B Titr" w:hint="cs"/>
          <w:b/>
          <w:bCs/>
          <w:sz w:val="30"/>
          <w:szCs w:val="30"/>
          <w:lang w:bidi="fa-IR"/>
        </w:rPr>
        <w:t xml:space="preserve"> </w:t>
      </w:r>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پیشنهاد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فراهم گردد.</w:t>
      </w:r>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proofErr w:type="spellStart"/>
      <w:r>
        <w:rPr>
          <w:rFonts w:ascii="Times New Roman" w:eastAsia="Times New Roman" w:hAnsi="Times New Roman" w:hint="cs"/>
          <w:lang w:bidi="fa-IR"/>
        </w:rPr>
        <w:t>راهیابی</w:t>
      </w:r>
      <w:proofErr w:type="spellEnd"/>
      <w:r>
        <w:rPr>
          <w:rFonts w:ascii="Times New Roman" w:eastAsia="Times New Roman" w:hAnsi="Times New Roman" w:hint="cs"/>
          <w:lang w:bidi="fa-IR"/>
        </w:rPr>
        <w:t xml:space="preserve"> خطا کاهش یابد.</w:t>
      </w:r>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_ انجام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طولی </w:t>
      </w:r>
      <w:proofErr w:type="spellStart"/>
      <w:r>
        <w:rPr>
          <w:rFonts w:ascii="Times New Roman" w:eastAsia="Times New Roman" w:hAnsi="Times New Roman" w:hint="cs"/>
          <w:lang w:bidi="fa-IR"/>
        </w:rPr>
        <w:t>به‌منظور</w:t>
      </w:r>
      <w:proofErr w:type="spellEnd"/>
      <w:r>
        <w:rPr>
          <w:rFonts w:ascii="Times New Roman" w:eastAsia="Times New Roman" w:hAnsi="Times New Roman" w:hint="cs"/>
          <w:lang w:bidi="fa-IR"/>
        </w:rPr>
        <w:t xml:space="preserve"> بررسی تغییرات اضطراب مرگ در ارتباط با هوش معنوی و اضطراب سلامتی در طول زمان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غنای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علمی در این حوزه کمک نماید.</w:t>
      </w:r>
    </w:p>
    <w:p w14:paraId="3C06A500" w14:textId="77777777" w:rsidR="00912462" w:rsidRDefault="00000000" w:rsidP="00856470">
      <w:pPr>
        <w:keepNext/>
        <w:keepLines/>
        <w:spacing w:before="240" w:after="100" w:line="276" w:lineRule="auto"/>
        <w:rPr>
          <w:b/>
          <w:bCs/>
          <w:lang w:bidi="fa-IR"/>
        </w:rPr>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b/>
          <w:bCs/>
          <w:sz w:val="30"/>
          <w:szCs w:val="30"/>
          <w:lang w:bidi="fa-IR"/>
        </w:rPr>
        <w:t>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pPr>
      <w:r>
        <w:rPr>
          <w:rFonts w:hint="cs"/>
          <w:lang w:bidi="fa-IR"/>
        </w:rPr>
        <w:t xml:space="preserve">_ با توجه به نتایج پژوهش حاضر و </w:t>
      </w:r>
      <w:proofErr w:type="spellStart"/>
      <w:r>
        <w:rPr>
          <w:rFonts w:hint="cs"/>
          <w:lang w:bidi="fa-IR"/>
        </w:rPr>
        <w:t>پژوهش‌های</w:t>
      </w:r>
      <w:proofErr w:type="spellEnd"/>
      <w:r>
        <w:rPr>
          <w:rFonts w:hint="cs"/>
          <w:lang w:bidi="fa-IR"/>
        </w:rPr>
        <w:t xml:space="preserve"> مشابه در زمینه نقش هوش معنوی و اضطراب سلامتی در تبیین اضطراب مرگ سالمندان، </w:t>
      </w:r>
      <w:proofErr w:type="spellStart"/>
      <w:r>
        <w:rPr>
          <w:rFonts w:hint="cs"/>
          <w:lang w:bidi="fa-IR"/>
        </w:rPr>
        <w:t>سیاست‌گذاران</w:t>
      </w:r>
      <w:proofErr w:type="spellEnd"/>
      <w:r>
        <w:rPr>
          <w:rFonts w:hint="cs"/>
          <w:lang w:bidi="fa-IR"/>
        </w:rPr>
        <w:t xml:space="preserve">، </w:t>
      </w:r>
      <w:proofErr w:type="spellStart"/>
      <w:r>
        <w:rPr>
          <w:rFonts w:hint="cs"/>
          <w:lang w:bidi="fa-IR"/>
        </w:rPr>
        <w:t>برنامه‌ریزان</w:t>
      </w:r>
      <w:proofErr w:type="spellEnd"/>
      <w:r>
        <w:rPr>
          <w:rFonts w:hint="cs"/>
          <w:lang w:bidi="fa-IR"/>
        </w:rPr>
        <w:t xml:space="preserve"> و مسئولان حوزه سالمندی </w:t>
      </w:r>
      <w:proofErr w:type="spellStart"/>
      <w:r>
        <w:rPr>
          <w:rFonts w:hint="cs"/>
          <w:lang w:bidi="fa-IR"/>
        </w:rPr>
        <w:t>می‌توانند</w:t>
      </w:r>
      <w:proofErr w:type="spellEnd"/>
      <w:r>
        <w:rPr>
          <w:rFonts w:hint="cs"/>
          <w:lang w:bidi="fa-IR"/>
        </w:rPr>
        <w:t xml:space="preserve"> با </w:t>
      </w:r>
      <w:proofErr w:type="spellStart"/>
      <w:r>
        <w:rPr>
          <w:rFonts w:hint="cs"/>
          <w:lang w:bidi="fa-IR"/>
        </w:rPr>
        <w:t>بهره‌گیری</w:t>
      </w:r>
      <w:proofErr w:type="spellEnd"/>
      <w:r>
        <w:rPr>
          <w:rFonts w:hint="cs"/>
          <w:lang w:bidi="fa-IR"/>
        </w:rPr>
        <w:t xml:space="preserve"> از این </w:t>
      </w:r>
      <w:proofErr w:type="spellStart"/>
      <w:r>
        <w:rPr>
          <w:rFonts w:hint="cs"/>
          <w:lang w:bidi="fa-IR"/>
        </w:rPr>
        <w:t>یافته‌ها</w:t>
      </w:r>
      <w:proofErr w:type="spellEnd"/>
      <w:r>
        <w:rPr>
          <w:rFonts w:hint="cs"/>
          <w:lang w:bidi="fa-IR"/>
        </w:rPr>
        <w:t xml:space="preserve">، در طراحی و اجرای </w:t>
      </w:r>
      <w:proofErr w:type="spellStart"/>
      <w:r>
        <w:rPr>
          <w:rFonts w:hint="cs"/>
          <w:lang w:bidi="fa-IR"/>
        </w:rPr>
        <w:t>برنامه‌های</w:t>
      </w:r>
      <w:proofErr w:type="spellEnd"/>
      <w:r>
        <w:rPr>
          <w:rFonts w:hint="cs"/>
          <w:lang w:bidi="fa-IR"/>
        </w:rPr>
        <w:t xml:space="preserve"> </w:t>
      </w:r>
      <w:proofErr w:type="spellStart"/>
      <w:r>
        <w:rPr>
          <w:rFonts w:hint="cs"/>
          <w:lang w:bidi="fa-IR"/>
        </w:rPr>
        <w:t>مداخله‌ای</w:t>
      </w:r>
      <w:proofErr w:type="spellEnd"/>
      <w:r>
        <w:rPr>
          <w:rFonts w:hint="cs"/>
          <w:lang w:bidi="fa-IR"/>
        </w:rPr>
        <w:t xml:space="preserve"> و آموزشی </w:t>
      </w:r>
      <w:proofErr w:type="spellStart"/>
      <w:r>
        <w:rPr>
          <w:rFonts w:hint="cs"/>
          <w:lang w:bidi="fa-IR"/>
        </w:rPr>
        <w:t>به‌منظور</w:t>
      </w:r>
      <w:proofErr w:type="spellEnd"/>
      <w:r>
        <w:rPr>
          <w:rFonts w:hint="cs"/>
          <w:lang w:bidi="fa-IR"/>
        </w:rPr>
        <w:t xml:space="preserve"> کاهش اضطراب مرگ و ارتقای سلامت روان سالمندان، </w:t>
      </w:r>
      <w:proofErr w:type="spellStart"/>
      <w:r>
        <w:rPr>
          <w:rFonts w:hint="cs"/>
          <w:lang w:bidi="fa-IR"/>
        </w:rPr>
        <w:t>آگاهانه‌تر</w:t>
      </w:r>
      <w:proofErr w:type="spellEnd"/>
      <w:r>
        <w:rPr>
          <w:rFonts w:hint="cs"/>
          <w:lang w:bidi="fa-IR"/>
        </w:rPr>
        <w:t xml:space="preserve"> اقدام نمایند.</w:t>
      </w:r>
    </w:p>
    <w:p w14:paraId="79DFF9BE" w14:textId="77777777" w:rsidR="00912462" w:rsidRDefault="00000000" w:rsidP="00856470">
      <w:pPr>
        <w:keepNext/>
        <w:keepLines/>
        <w:pageBreakBefore/>
        <w:spacing w:before="240" w:after="100" w:line="276" w:lineRule="auto"/>
        <w:rPr>
          <w:lang w:bidi="fa-IR"/>
        </w:rPr>
      </w:pPr>
      <w:r>
        <w:rPr>
          <w:rFonts w:ascii="BLotus" w:hAnsi="Calibri" w:cs="B Titr" w:hint="cs"/>
          <w:b/>
          <w:bCs/>
          <w:sz w:val="30"/>
          <w:szCs w:val="30"/>
          <w:lang w:bidi="fa-IR"/>
        </w:rPr>
        <w:lastRenderedPageBreak/>
        <w:t>منابع</w:t>
      </w:r>
    </w:p>
    <w:p w14:paraId="207CDE7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بهره‌ور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ابوالفتحی</w:t>
      </w:r>
      <w:proofErr w:type="spellEnd"/>
      <w:r>
        <w:rPr>
          <w:rFonts w:ascii="Times New Roman" w:eastAsia="Times New Roman" w:hAnsi="Times New Roman" w:hint="cs"/>
          <w:lang w:bidi="fa-IR"/>
        </w:rPr>
        <w:t xml:space="preserve"> ممتاز، ی و حسینی، س(۱۴۰۲). احساس تنهایی در سالمندان در ایران: مرور سیستماتیک. </w:t>
      </w:r>
      <w:r>
        <w:rPr>
          <w:rFonts w:ascii="Times New Roman" w:eastAsia="Times New Roman" w:hAnsi="Times New Roman" w:hint="cs"/>
          <w:i/>
          <w:iCs/>
          <w:lang w:bidi="fa-IR"/>
        </w:rPr>
        <w:t>مجله پزشکی دانشگاه علوم پزشکی تبریز</w:t>
      </w:r>
      <w:r>
        <w:rPr>
          <w:rFonts w:ascii="Times New Roman" w:eastAsia="Times New Roman" w:hAnsi="Times New Roman" w:hint="cs"/>
          <w:lang w:bidi="fa-IR"/>
        </w:rPr>
        <w:t>، ۴۵(۵)،۳۸۹–۴۰۱.</w:t>
      </w:r>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حسینی، </w:t>
      </w:r>
      <w:proofErr w:type="spellStart"/>
      <w:r>
        <w:rPr>
          <w:rFonts w:ascii="Times New Roman" w:eastAsia="Times New Roman" w:hAnsi="Times New Roman" w:hint="cs"/>
          <w:lang w:bidi="fa-IR"/>
        </w:rPr>
        <w:t>جنبذی</w:t>
      </w:r>
      <w:proofErr w:type="spellEnd"/>
      <w:r>
        <w:rPr>
          <w:rFonts w:ascii="Times New Roman" w:eastAsia="Times New Roman" w:hAnsi="Times New Roman" w:hint="cs"/>
          <w:lang w:bidi="fa-IR"/>
        </w:rPr>
        <w:t xml:space="preserve"> سیدعلی؛ و </w:t>
      </w:r>
      <w:proofErr w:type="spellStart"/>
      <w:r>
        <w:rPr>
          <w:rFonts w:ascii="Times New Roman" w:eastAsia="Times New Roman" w:hAnsi="Times New Roman" w:hint="cs"/>
          <w:lang w:bidi="fa-IR"/>
        </w:rPr>
        <w:t>زرقی</w:t>
      </w:r>
      <w:proofErr w:type="spellEnd"/>
      <w:r>
        <w:rPr>
          <w:rFonts w:ascii="Times New Roman" w:eastAsia="Times New Roman" w:hAnsi="Times New Roman" w:hint="cs"/>
          <w:lang w:bidi="fa-IR"/>
        </w:rPr>
        <w:t xml:space="preserve">، محمد.(۱۴۰۲). مروری بر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سالمندی و سالمندی موفق فصلنامه سالمند.</w:t>
      </w:r>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رستمی، پ؛ سالک ابراهیمی، ل؛ </w:t>
      </w:r>
      <w:proofErr w:type="spellStart"/>
      <w:r>
        <w:rPr>
          <w:rFonts w:ascii="Times New Roman" w:eastAsia="Times New Roman" w:hAnsi="Times New Roman" w:hint="cs"/>
          <w:lang w:bidi="fa-IR"/>
        </w:rPr>
        <w:t>محمدپوراصل</w:t>
      </w:r>
      <w:proofErr w:type="spellEnd"/>
      <w:r>
        <w:rPr>
          <w:rFonts w:ascii="Times New Roman" w:eastAsia="Times New Roman" w:hAnsi="Times New Roman" w:hint="cs"/>
          <w:lang w:bidi="fa-IR"/>
        </w:rPr>
        <w:t xml:space="preserve">، ا؛ و </w:t>
      </w:r>
      <w:proofErr w:type="spellStart"/>
      <w:r>
        <w:rPr>
          <w:rFonts w:ascii="Times New Roman" w:eastAsia="Times New Roman" w:hAnsi="Times New Roman" w:hint="cs"/>
          <w:lang w:bidi="fa-IR"/>
        </w:rPr>
        <w:t>اله‌وردی‌پور</w:t>
      </w:r>
      <w:proofErr w:type="spellEnd"/>
      <w:r>
        <w:rPr>
          <w:rFonts w:ascii="Times New Roman" w:eastAsia="Times New Roman" w:hAnsi="Times New Roman" w:hint="cs"/>
          <w:lang w:bidi="fa-IR"/>
        </w:rPr>
        <w:t xml:space="preserve">، ح(۱۴۰۲). رابطه احساس تنهایی، منبع کنترل و عدم تحمل ابهام با اضطراب مرگ سالمندان در دوران بیماری کووید-۱۹. </w:t>
      </w:r>
      <w:r>
        <w:rPr>
          <w:rFonts w:ascii="Times New Roman" w:eastAsia="Times New Roman" w:hAnsi="Times New Roman" w:hint="cs"/>
          <w:i/>
          <w:iCs/>
          <w:lang w:bidi="fa-IR"/>
        </w:rPr>
        <w:t>مجله پزشکی دانشگاه علوم پزشکی تبریز</w:t>
      </w:r>
      <w:r>
        <w:rPr>
          <w:rFonts w:ascii="Times New Roman" w:eastAsia="Times New Roman" w:hAnsi="Times New Roman" w:hint="cs"/>
          <w:lang w:bidi="fa-IR"/>
        </w:rPr>
        <w:t>، ۴۵(۶)، ۵۲۸–۵۳۸.</w:t>
      </w:r>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رضایی، ع.، و محمدی، ع. (۱۳۹۵). بررسی رابطه اضطراب سلامتی و اضطراب مرگ در سالمندان شهر تهران. فصلنامه روانشناسی سلامت، ۵(۴)، ۲۷-۳۶.</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رحمانی، سارا؛ کریمی، رضا؛ سلیمانی، لیلا (۱۴۰۰) نقش </w:t>
      </w:r>
      <w:proofErr w:type="spellStart"/>
      <w:r>
        <w:rPr>
          <w:rFonts w:ascii="Times New Roman" w:eastAsia="Times New Roman" w:hAnsi="Times New Roman" w:hint="cs"/>
          <w:lang w:bidi="fa-IR"/>
        </w:rPr>
        <w:t>واسطه‌ای</w:t>
      </w:r>
      <w:proofErr w:type="spellEnd"/>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کریمی، ف.، </w:t>
      </w:r>
      <w:proofErr w:type="spellStart"/>
      <w:r>
        <w:rPr>
          <w:rFonts w:ascii="Times New Roman" w:eastAsia="Times New Roman" w:hAnsi="Times New Roman" w:hint="cs"/>
          <w:lang w:bidi="fa-IR"/>
        </w:rPr>
        <w:t>بابایی</w:t>
      </w:r>
      <w:proofErr w:type="spellEnd"/>
      <w:r>
        <w:rPr>
          <w:rFonts w:ascii="Times New Roman" w:eastAsia="Times New Roman" w:hAnsi="Times New Roman" w:hint="cs"/>
          <w:lang w:bidi="fa-IR"/>
        </w:rPr>
        <w:t>، ر؛ و محمودی، پ.(۱۴۰۰). نقش میانجی هوش معنوی در رابطه بین اضطراب سلامتی و اضطراب مرگ در سالمندان. نشریه روانشناسی پیری، ۱۰(۱)، ۴۹-۶۰.</w:t>
      </w:r>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 xml:space="preserve">محمد پور، ف. (۱۳۹۲). رابطه هوش معنوی و اضطراب مرگ، اولین کنگره بین </w:t>
      </w:r>
      <w:proofErr w:type="spellStart"/>
      <w:r>
        <w:rPr>
          <w:rFonts w:ascii="Times New Roman" w:eastAsia="Times New Roman" w:hAnsi="Times New Roman" w:hint="cs"/>
          <w:lang w:bidi="fa-IR"/>
        </w:rPr>
        <w:t>المللی</w:t>
      </w:r>
      <w:proofErr w:type="spellEnd"/>
      <w:r>
        <w:rPr>
          <w:rFonts w:ascii="Times New Roman" w:eastAsia="Times New Roman" w:hAnsi="Times New Roman" w:hint="cs"/>
          <w:lang w:bidi="fa-IR"/>
        </w:rPr>
        <w:t xml:space="preserve"> فرهنگ و اندیشه دینی.</w:t>
      </w:r>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pPr>
      <w:proofErr w:type="spellStart"/>
      <w:r>
        <w:rPr>
          <w:rFonts w:ascii="Times New Roman" w:eastAsia="Times New Roman" w:hAnsi="Times New Roman" w:hint="cs"/>
          <w:lang w:bidi="fa-IR"/>
        </w:rPr>
        <w:t>مهدوی‌کیا</w:t>
      </w:r>
      <w:proofErr w:type="spellEnd"/>
      <w:r>
        <w:rPr>
          <w:rFonts w:ascii="Times New Roman" w:eastAsia="Times New Roman" w:hAnsi="Times New Roman" w:hint="cs"/>
          <w:lang w:bidi="fa-IR"/>
        </w:rPr>
        <w:t>، نسرین؛ حسینی، فاطمه؛ محمدی، علی(۱۳۹۹) رابطه هوش معنوی با اضطراب مرگ در سالمندان. مجله روانشناسی و دین، ۱۰(۳)، ۴۵-۶۰.</w:t>
      </w:r>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pPr>
      <w:r>
        <w:rPr>
          <w:rFonts w:ascii="Times New Roman" w:eastAsia="Times New Roman" w:hAnsi="Times New Roman" w:hint="cs"/>
          <w:lang w:bidi="fa-IR"/>
        </w:rPr>
        <w:t>نادری، ف. روشنی، خ. (۱۳۹۰). رابطه هوش معنوی و هوش اجتماعی با اضطراب مرگ زنان سالمند. سال دوم، شماره ،۶ .۶۷-۵۵.</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Atchley, R. C. (2016). Social Forces and Aging: An Introduction to Social Gerontology (14 </w:t>
      </w:r>
      <w:proofErr w:type="spellStart"/>
      <w:r>
        <w:rPr>
          <w:rFonts w:ascii="Times New Roman" w:eastAsia="Times New Roman" w:hAnsi="Times New Roman" w:cs="B Lotus"/>
          <w:rtl w:val="0"/>
        </w:rPr>
        <w:t>thed</w:t>
      </w:r>
      <w:proofErr w:type="spellEnd"/>
      <w:r>
        <w:rPr>
          <w:rFonts w:ascii="Times New Roman" w:eastAsia="Times New Roman" w:hAnsi="Times New Roman" w:cs="B Lotus"/>
          <w:rtl w:val="0"/>
        </w:rPr>
        <w:t>). Cengage Learning.</w:t>
      </w:r>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Atchison, K; et al. (2024). Detection of anxiety symptoms and disorders in older adults: A diagnostic accuracy systematic review. </w:t>
      </w:r>
      <w:r>
        <w:rPr>
          <w:rFonts w:ascii="Times New Roman" w:eastAsia="Times New Roman" w:hAnsi="Times New Roman" w:cs="B Lotus"/>
          <w:i/>
          <w:iCs/>
          <w:rtl w:val="0"/>
        </w:rPr>
        <w:t>Age and Ageing</w:t>
      </w:r>
      <w:r>
        <w:rPr>
          <w:rFonts w:ascii="Times New Roman" w:eastAsia="Times New Roman" w:hAnsi="Times New Roman" w:cs="B Lotus"/>
          <w:rtl w:val="0"/>
        </w:rPr>
        <w:t>. https://doi.org/10.1093/ageing/afae122</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Abramowitz, J. S., &amp; Braddock, A. E. (2023). Psychological Treatment of Health Anxiety and Illness Anxiety Disorder. Guilford Press.</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American Psychiatric Association (2022).</w:t>
      </w:r>
      <w:r>
        <w:rPr>
          <w:rFonts w:ascii="Times New Roman" w:hAnsi="Times New Roman"/>
          <w:rtl w:val="0"/>
        </w:rPr>
        <w:t xml:space="preserve"> </w:t>
      </w:r>
      <w:r>
        <w:rPr>
          <w:rFonts w:ascii="Times New Roman" w:eastAsia="Times New Roman" w:hAnsi="Times New Roman" w:cs="B Lotus"/>
          <w:rtl w:val="0"/>
        </w:rPr>
        <w:t>Diagnostic and Statistical Manual of Mental Disorders (5th ed., Text Revision; DSM-5-TR).</w:t>
      </w:r>
      <w:r>
        <w:rPr>
          <w:rFonts w:ascii="Times New Roman" w:eastAsia="Times New Roman" w:hAnsi="Symbol" w:cs="Times New Roman"/>
          <w:rtl w:val="0"/>
        </w:rPr>
        <w:t xml:space="preserve"> </w:t>
      </w:r>
      <w:r>
        <w:rPr>
          <w:rFonts w:ascii="Times New Roman" w:eastAsia="Times New Roman" w:hAnsi="Times New Roman" w:cs="B Lotus"/>
          <w:rtl w:val="0"/>
        </w:rPr>
        <w:t xml:space="preserve">Washington, DC: American Psychiatric Association. </w:t>
      </w:r>
    </w:p>
    <w:p w14:paraId="41847966"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American Psychological Association. (2023). Clinical Practice Guideline for the Treatment of Depression and Anxiety in Older Adults.</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Atchley, R. C. (1989). A Continuity Theory of Normal Aging. The Gerontologist, 29(2), 183–190.</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Atchley, R. C. (2016). Social Forces and Aging: An Introduction to Social Gerontology (14th ed.).</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Beck, J. S., &amp; Haigh, E. A. P. (2014). Advances in Cognitive Theory and Therapy: The Generic Cognitive Model. Annual Review of Clinical Psychology, 10, 1–24. </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Campisi</w:t>
      </w:r>
      <w:proofErr w:type="spellEnd"/>
      <w:r>
        <w:rPr>
          <w:rFonts w:ascii="Times New Roman" w:eastAsia="Times New Roman" w:hAnsi="Times New Roman" w:cs="B Lotus"/>
          <w:rtl w:val="0"/>
        </w:rPr>
        <w:t>, J. (2024). Cellular Senescence and Organismal Aging. Nature Reviews Molecular Cell Biology.</w:t>
      </w:r>
    </w:p>
    <w:p w14:paraId="0227AF1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Cumming, E; &amp; Henry, W. E. (1961). Growing Old: The Process of Disengagement. New York: Basic Books. </w:t>
      </w:r>
    </w:p>
    <w:p w14:paraId="4775458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Chen, Y; et al. (2023). Effects of Progressive Muscle Relaxation on anxiety, sleep quality, and quality of life in older adults: A systematic review and meta-analysis. Complementary Therapies in Medicine. </w:t>
      </w:r>
    </w:p>
    <w:p w14:paraId="78F9E22D"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Dowd, J. J. (1975). Aging as Exchange: A Preface to Theory. Journal of Gerontology, 30(5), 584–594.</w:t>
      </w:r>
    </w:p>
    <w:p w14:paraId="2566D2C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Erikson, E. H. (1982). The Life Cycle Completed. New York: W. W. Norton.</w:t>
      </w:r>
    </w:p>
    <w:p w14:paraId="74B1150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Erikson, E. H; Erikson, J. M; &amp; </w:t>
      </w:r>
      <w:proofErr w:type="spellStart"/>
      <w:r>
        <w:rPr>
          <w:rFonts w:ascii="Times New Roman" w:eastAsia="Times New Roman" w:hAnsi="Times New Roman" w:cs="B Lotus"/>
          <w:rtl w:val="0"/>
        </w:rPr>
        <w:t>Kivnick</w:t>
      </w:r>
      <w:proofErr w:type="spellEnd"/>
      <w:r>
        <w:rPr>
          <w:rFonts w:ascii="Times New Roman" w:eastAsia="Times New Roman" w:hAnsi="Times New Roman" w:cs="B Lotus"/>
          <w:rtl w:val="0"/>
        </w:rPr>
        <w:t xml:space="preserve">, H. Q. (1986). Vital Involvement in Old Age. New York: W. W. Norton. </w:t>
      </w:r>
    </w:p>
    <w:p w14:paraId="487F92BE"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Fulop</w:t>
      </w:r>
      <w:proofErr w:type="spellEnd"/>
      <w:r>
        <w:rPr>
          <w:rFonts w:ascii="Times New Roman" w:eastAsia="Times New Roman" w:hAnsi="Times New Roman" w:cs="B Lotus"/>
          <w:rtl w:val="0"/>
        </w:rPr>
        <w:t xml:space="preserve">, T; Larbi, A; Dupuis, G., et al. (2023). </w:t>
      </w:r>
      <w:proofErr w:type="spellStart"/>
      <w:r>
        <w:rPr>
          <w:rFonts w:ascii="Times New Roman" w:eastAsia="Times New Roman" w:hAnsi="Times New Roman" w:cs="B Lotus"/>
          <w:rtl w:val="0"/>
        </w:rPr>
        <w:t>Immunosenescence</w:t>
      </w:r>
      <w:proofErr w:type="spellEnd"/>
      <w:r>
        <w:rPr>
          <w:rFonts w:ascii="Times New Roman" w:eastAsia="Times New Roman" w:hAnsi="Times New Roman" w:cs="B Lotus"/>
          <w:rtl w:val="0"/>
        </w:rPr>
        <w:t xml:space="preserve"> and Inflammaging as Two Sides of the Same Coin: Friends or Foes? Frontiers in Immunology.</w:t>
      </w:r>
    </w:p>
    <w:p w14:paraId="612D52A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Fergus, T. A; &amp; </w:t>
      </w:r>
      <w:proofErr w:type="spellStart"/>
      <w:r>
        <w:rPr>
          <w:rFonts w:ascii="Times New Roman" w:eastAsia="Times New Roman" w:hAnsi="Times New Roman" w:cs="B Lotus"/>
          <w:rtl w:val="0"/>
        </w:rPr>
        <w:t>Valentiner</w:t>
      </w:r>
      <w:proofErr w:type="spellEnd"/>
      <w:r>
        <w:rPr>
          <w:rFonts w:ascii="Times New Roman" w:eastAsia="Times New Roman" w:hAnsi="Times New Roman" w:cs="B Lotus"/>
          <w:rtl w:val="0"/>
        </w:rPr>
        <w:t>, D. P. (2022).</w:t>
      </w:r>
      <w:r>
        <w:rPr>
          <w:rFonts w:ascii="Times New Roman" w:hAnsi="Times New Roman"/>
          <w:rtl w:val="0"/>
        </w:rPr>
        <w:t xml:space="preserve"> </w:t>
      </w:r>
      <w:r>
        <w:rPr>
          <w:rFonts w:ascii="Times New Roman" w:eastAsia="Times New Roman" w:hAnsi="Times New Roman" w:cs="B Lotus"/>
          <w:rtl w:val="0"/>
        </w:rPr>
        <w:t>Health anxiety and illness anxiety disorder: Contemporary perspectives and clinical implications.</w:t>
      </w:r>
    </w:p>
    <w:p w14:paraId="22C96D8C"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Gladyshev</w:t>
      </w:r>
      <w:proofErr w:type="spellEnd"/>
      <w:r>
        <w:rPr>
          <w:rFonts w:ascii="Times New Roman" w:eastAsia="Times New Roman" w:hAnsi="Times New Roman" w:cs="B Lotus"/>
          <w:rtl w:val="0"/>
        </w:rPr>
        <w:t>, V. N. (2024). The Biology of Aging. Nature Reviews Molecular Cell Biology.</w:t>
      </w:r>
    </w:p>
    <w:p w14:paraId="247C5E44"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Gould, R. L., et al. (2022). Cognitive </w:t>
      </w:r>
      <w:proofErr w:type="spellStart"/>
      <w:r>
        <w:rPr>
          <w:rFonts w:ascii="Times New Roman" w:eastAsia="Times New Roman" w:hAnsi="Times New Roman" w:cs="B Lotus"/>
          <w:rtl w:val="0"/>
        </w:rPr>
        <w:t>behavioural</w:t>
      </w:r>
      <w:proofErr w:type="spellEnd"/>
      <w:r>
        <w:rPr>
          <w:rFonts w:ascii="Times New Roman" w:eastAsia="Times New Roman" w:hAnsi="Times New Roman" w:cs="B Lotus"/>
          <w:rtl w:val="0"/>
        </w:rPr>
        <w:t xml:space="preserve"> therapy for depression and anxiety in older people: A systematic review and meta-analysis. Age and Ageing.</w:t>
      </w:r>
    </w:p>
    <w:p w14:paraId="52391857"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Goodarzi</w:t>
      </w:r>
      <w:proofErr w:type="spellEnd"/>
      <w:r>
        <w:rPr>
          <w:rFonts w:ascii="Times New Roman" w:eastAsia="Times New Roman" w:hAnsi="Times New Roman" w:cs="B Lotus"/>
          <w:rtl w:val="0"/>
        </w:rPr>
        <w:t xml:space="preserve">, F; </w:t>
      </w:r>
      <w:proofErr w:type="spellStart"/>
      <w:r>
        <w:rPr>
          <w:rFonts w:ascii="Times New Roman" w:eastAsia="Times New Roman" w:hAnsi="Times New Roman" w:cs="B Lotus"/>
          <w:rtl w:val="0"/>
        </w:rPr>
        <w:t>Khoshravesh</w:t>
      </w:r>
      <w:proofErr w:type="spellEnd"/>
      <w:r>
        <w:rPr>
          <w:rFonts w:ascii="Times New Roman" w:eastAsia="Times New Roman" w:hAnsi="Times New Roman" w:cs="B Lotus"/>
          <w:rtl w:val="0"/>
        </w:rPr>
        <w:t xml:space="preserve">, S., </w:t>
      </w:r>
      <w:proofErr w:type="spellStart"/>
      <w:r>
        <w:rPr>
          <w:rFonts w:ascii="Times New Roman" w:eastAsia="Times New Roman" w:hAnsi="Times New Roman" w:cs="B Lotus"/>
          <w:rtl w:val="0"/>
        </w:rPr>
        <w:t>Ayubi</w:t>
      </w:r>
      <w:proofErr w:type="spellEnd"/>
      <w:r>
        <w:rPr>
          <w:rFonts w:ascii="Times New Roman" w:eastAsia="Times New Roman" w:hAnsi="Times New Roman" w:cs="B Lotus"/>
          <w:rtl w:val="0"/>
        </w:rPr>
        <w:t xml:space="preserve">, E; </w:t>
      </w:r>
      <w:proofErr w:type="spellStart"/>
      <w:r>
        <w:rPr>
          <w:rFonts w:ascii="Times New Roman" w:eastAsia="Times New Roman" w:hAnsi="Times New Roman" w:cs="B Lotus"/>
          <w:rtl w:val="0"/>
        </w:rPr>
        <w:t>Bashirian</w:t>
      </w:r>
      <w:proofErr w:type="spellEnd"/>
      <w:r>
        <w:rPr>
          <w:rFonts w:ascii="Times New Roman" w:eastAsia="Times New Roman" w:hAnsi="Times New Roman" w:cs="B Lotus"/>
          <w:rtl w:val="0"/>
        </w:rPr>
        <w:t xml:space="preserve">, S; &amp; </w:t>
      </w:r>
      <w:proofErr w:type="spellStart"/>
      <w:r>
        <w:rPr>
          <w:rFonts w:ascii="Times New Roman" w:eastAsia="Times New Roman" w:hAnsi="Times New Roman" w:cs="B Lotus"/>
          <w:rtl w:val="0"/>
        </w:rPr>
        <w:t>Barati</w:t>
      </w:r>
      <w:proofErr w:type="spellEnd"/>
      <w:r>
        <w:rPr>
          <w:rFonts w:ascii="Times New Roman" w:eastAsia="Times New Roman" w:hAnsi="Times New Roman" w:cs="B Lotus"/>
          <w:rtl w:val="0"/>
        </w:rPr>
        <w:t xml:space="preserve">, M. (2024). Psychosocial determinants of functional independence among older adults: A systematic review and meta-analysis. </w:t>
      </w:r>
      <w:r>
        <w:rPr>
          <w:rFonts w:ascii="Times New Roman" w:eastAsia="Times New Roman" w:hAnsi="Times New Roman" w:cs="B Lotus"/>
          <w:i/>
          <w:iCs/>
          <w:rtl w:val="0"/>
        </w:rPr>
        <w:t>Health Promotion Perspectives, 14</w:t>
      </w:r>
      <w:r>
        <w:rPr>
          <w:rFonts w:ascii="Times New Roman" w:eastAsia="Times New Roman" w:hAnsi="Times New Roman" w:cs="B Lotus"/>
          <w:rtl w:val="0"/>
        </w:rPr>
        <w:t>(1), 32–43. https://doi.org/10.34172/hpp.42354</w:t>
      </w:r>
    </w:p>
    <w:p w14:paraId="73679FF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Havighurst, R. J. (1961). Successful Aging. In The Gerontologist.</w:t>
      </w:r>
    </w:p>
    <w:p w14:paraId="696FAE5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Havighurst, R. J., </w:t>
      </w:r>
      <w:proofErr w:type="spellStart"/>
      <w:r>
        <w:rPr>
          <w:rFonts w:ascii="Times New Roman" w:eastAsia="Times New Roman" w:hAnsi="Times New Roman" w:cs="B Lotus"/>
          <w:rtl w:val="0"/>
        </w:rPr>
        <w:t>Neugarten</w:t>
      </w:r>
      <w:proofErr w:type="spellEnd"/>
      <w:r>
        <w:rPr>
          <w:rFonts w:ascii="Times New Roman" w:eastAsia="Times New Roman" w:hAnsi="Times New Roman" w:cs="B Lotus"/>
          <w:rtl w:val="0"/>
        </w:rPr>
        <w:t>, B. L., &amp; Tobin, S. S. (1968). Disengagement and Patterns of Aging. In Middle Age and Aging.</w:t>
      </w:r>
    </w:p>
    <w:p w14:paraId="7C7F94F8"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Hooyman</w:t>
      </w:r>
      <w:proofErr w:type="spellEnd"/>
      <w:r>
        <w:rPr>
          <w:rFonts w:ascii="Times New Roman" w:eastAsia="Times New Roman" w:hAnsi="Times New Roman" w:cs="B Lotus"/>
          <w:rtl w:val="0"/>
        </w:rPr>
        <w:t xml:space="preserve">, N. R., &amp; </w:t>
      </w:r>
      <w:proofErr w:type="spellStart"/>
      <w:r>
        <w:rPr>
          <w:rFonts w:ascii="Times New Roman" w:eastAsia="Times New Roman" w:hAnsi="Times New Roman" w:cs="B Lotus"/>
          <w:rtl w:val="0"/>
        </w:rPr>
        <w:t>Kiyak</w:t>
      </w:r>
      <w:proofErr w:type="spellEnd"/>
      <w:r>
        <w:rPr>
          <w:rFonts w:ascii="Times New Roman" w:eastAsia="Times New Roman" w:hAnsi="Times New Roman" w:cs="B Lotus"/>
          <w:rtl w:val="0"/>
        </w:rPr>
        <w:t>, H. A. (2015). Social Gerontology: A Multidisciplinary Perspective (10th ed.).</w:t>
      </w:r>
    </w:p>
    <w:p w14:paraId="4582E0B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Huang, Y; et al. (2023). Meaning in life, spirituality, and death anxiety among older adults: The mediating role of psychological adjustment.</w:t>
      </w:r>
    </w:p>
    <w:p w14:paraId="48F462D7"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Harding, R., et al. (2005). The prevalence and burden of symptoms amongst cancer patients attending a palliative care day </w:t>
      </w:r>
      <w:proofErr w:type="spellStart"/>
      <w:r>
        <w:rPr>
          <w:rFonts w:ascii="Times New Roman" w:eastAsia="Times New Roman" w:hAnsi="Times New Roman" w:cs="B Lotus"/>
          <w:rtl w:val="0"/>
        </w:rPr>
        <w:t>centre</w:t>
      </w:r>
      <w:proofErr w:type="spellEnd"/>
      <w:r>
        <w:rPr>
          <w:rFonts w:ascii="Times New Roman" w:eastAsia="Times New Roman" w:hAnsi="Times New Roman" w:cs="B Lotus"/>
          <w:rtl w:val="0"/>
        </w:rPr>
        <w:t>. Palliative Medicine, 19(6), 556–562.</w:t>
      </w:r>
    </w:p>
    <w:p w14:paraId="6280A41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Jafari-</w:t>
      </w:r>
      <w:proofErr w:type="spellStart"/>
      <w:r>
        <w:rPr>
          <w:rFonts w:ascii="Times New Roman" w:eastAsia="Times New Roman" w:hAnsi="Times New Roman" w:cs="B Lotus"/>
          <w:rtl w:val="0"/>
        </w:rPr>
        <w:t>Koulaee</w:t>
      </w:r>
      <w:proofErr w:type="spellEnd"/>
      <w:r>
        <w:rPr>
          <w:rFonts w:ascii="Times New Roman" w:eastAsia="Times New Roman" w:hAnsi="Times New Roman" w:cs="B Lotus"/>
          <w:rtl w:val="0"/>
        </w:rPr>
        <w:t xml:space="preserve">, A., Mohammadi, E., Fox, M. T., </w:t>
      </w:r>
      <w:proofErr w:type="spellStart"/>
      <w:r>
        <w:rPr>
          <w:rFonts w:ascii="Times New Roman" w:eastAsia="Times New Roman" w:hAnsi="Times New Roman" w:cs="B Lotus"/>
          <w:rtl w:val="0"/>
        </w:rPr>
        <w:t>Rasekhi</w:t>
      </w:r>
      <w:proofErr w:type="spellEnd"/>
      <w:r>
        <w:rPr>
          <w:rFonts w:ascii="Times New Roman" w:eastAsia="Times New Roman" w:hAnsi="Times New Roman" w:cs="B Lotus"/>
          <w:rtl w:val="0"/>
        </w:rPr>
        <w:t xml:space="preserve">, A., &amp; Akha, O. (2024). Predictors of basic and instrumental activities of daily living among older adults with multiple chronic conditions. </w:t>
      </w:r>
      <w:r>
        <w:rPr>
          <w:rFonts w:ascii="Times New Roman" w:eastAsia="Times New Roman" w:hAnsi="Times New Roman" w:cs="B Lotus"/>
          <w:i/>
          <w:iCs/>
          <w:rtl w:val="0"/>
        </w:rPr>
        <w:t>BMC Geriatrics, 24</w:t>
      </w:r>
      <w:r>
        <w:rPr>
          <w:rFonts w:ascii="Times New Roman" w:eastAsia="Times New Roman" w:hAnsi="Times New Roman" w:cs="B Lotus"/>
          <w:rtl w:val="0"/>
        </w:rPr>
        <w:t>, 383. https://doi.org/10.1186/s12877-024-04947-w</w:t>
      </w:r>
    </w:p>
    <w:p w14:paraId="7C23622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 King, D. B., &amp; </w:t>
      </w:r>
      <w:proofErr w:type="spellStart"/>
      <w:r>
        <w:rPr>
          <w:rFonts w:ascii="Times New Roman" w:eastAsia="Times New Roman" w:hAnsi="Times New Roman" w:cs="B Lotus"/>
          <w:rtl w:val="0"/>
        </w:rPr>
        <w:t>DeCicco</w:t>
      </w:r>
      <w:proofErr w:type="spellEnd"/>
      <w:r>
        <w:rPr>
          <w:rFonts w:ascii="Times New Roman" w:eastAsia="Times New Roman" w:hAnsi="Times New Roman" w:cs="B Lotus"/>
          <w:rtl w:val="0"/>
        </w:rPr>
        <w:t xml:space="preserve">, T. L. (2009). A viable model and self-report measure of spiritual intelligence. International Journal of Transpersonal Studies, 28, 68–85. </w:t>
      </w:r>
    </w:p>
    <w:p w14:paraId="7479C95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Kaplan, S; et al. (2024). Non-pharmacological interventions for anxiety in older adults: An updated systematic review. Age and Ageing. </w:t>
      </w:r>
    </w:p>
    <w:p w14:paraId="7F2EC20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Koenig, H. G. (2023). Religion, Spirituality, and Health: Research and Clinical Implications. International Journal of Psychiatry in Medicine.</w:t>
      </w:r>
    </w:p>
    <w:p w14:paraId="3FD6B799"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King, D. B. (2021).</w:t>
      </w:r>
      <w:r>
        <w:rPr>
          <w:rFonts w:ascii="Times New Roman" w:hAnsi="Times New Roman"/>
          <w:rtl w:val="0"/>
        </w:rPr>
        <w:t xml:space="preserve"> </w:t>
      </w:r>
      <w:r>
        <w:rPr>
          <w:rFonts w:ascii="Times New Roman" w:eastAsia="Times New Roman" w:hAnsi="Times New Roman" w:cs="B Lotus"/>
          <w:rtl w:val="0"/>
        </w:rPr>
        <w:t>Rethinking spiritual intelligence: A cognitive approach to spiritual abilities.</w:t>
      </w:r>
    </w:p>
    <w:p w14:paraId="2B4E4AD1"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Kikas</w:t>
      </w:r>
      <w:proofErr w:type="spellEnd"/>
      <w:r>
        <w:rPr>
          <w:rFonts w:ascii="Times New Roman" w:eastAsia="Times New Roman" w:hAnsi="Times New Roman" w:cs="B Lotus"/>
          <w:rtl w:val="0"/>
        </w:rPr>
        <w:t xml:space="preserve">, K; Werner-Seidler, A; Upton, E., &amp; Newby, J. M. (2024). Illness anxiety disorder: A review of the current research and future directions. </w:t>
      </w:r>
      <w:r>
        <w:rPr>
          <w:rFonts w:ascii="Times New Roman" w:eastAsia="Times New Roman" w:hAnsi="Times New Roman" w:cs="B Lotus"/>
          <w:i/>
          <w:iCs/>
          <w:rtl w:val="0"/>
        </w:rPr>
        <w:t>Current Psychiatry Reports, 26</w:t>
      </w:r>
      <w:r>
        <w:rPr>
          <w:rFonts w:ascii="Times New Roman" w:eastAsia="Times New Roman" w:hAnsi="Times New Roman" w:cs="B Lotus"/>
          <w:rtl w:val="0"/>
        </w:rPr>
        <w:t xml:space="preserve">(7), 331–339. </w:t>
      </w:r>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López-</w:t>
      </w:r>
      <w:proofErr w:type="spellStart"/>
      <w:r>
        <w:rPr>
          <w:rFonts w:ascii="Times New Roman" w:eastAsia="Times New Roman" w:hAnsi="Times New Roman" w:cs="B Lotus"/>
          <w:rtl w:val="0"/>
        </w:rPr>
        <w:t>Otín</w:t>
      </w:r>
      <w:proofErr w:type="spellEnd"/>
      <w:r>
        <w:rPr>
          <w:rFonts w:ascii="Times New Roman" w:eastAsia="Times New Roman" w:hAnsi="Times New Roman" w:cs="B Lotus"/>
          <w:rtl w:val="0"/>
        </w:rPr>
        <w:t xml:space="preserve">, C; </w:t>
      </w:r>
      <w:proofErr w:type="spellStart"/>
      <w:r>
        <w:rPr>
          <w:rFonts w:ascii="Times New Roman" w:eastAsia="Times New Roman" w:hAnsi="Times New Roman" w:cs="B Lotus"/>
          <w:rtl w:val="0"/>
        </w:rPr>
        <w:t>Blasco</w:t>
      </w:r>
      <w:proofErr w:type="spellEnd"/>
      <w:r>
        <w:rPr>
          <w:rFonts w:ascii="Times New Roman" w:eastAsia="Times New Roman" w:hAnsi="Times New Roman" w:cs="B Lotus"/>
          <w:rtl w:val="0"/>
        </w:rPr>
        <w:t>, M. A., Partridge, L., Serrano, M., &amp; Kroemer, G. (2023). Hallmarks of Aging: An Expanding Universe. Cell.</w:t>
      </w:r>
    </w:p>
    <w:p w14:paraId="06B2C36E"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Martin, L. L; et al. (2023). Death anxiety, meaning in life, and psychological adjustment: Contemporary perspectives.</w:t>
      </w:r>
    </w:p>
    <w:p w14:paraId="12FFFE7F"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Mayer, J. D; &amp; Salovey, P. (2020). The Intelligence of Emotional Intelligence. </w:t>
      </w:r>
    </w:p>
    <w:p w14:paraId="01D31612"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Miri, S; Farhadi, B., </w:t>
      </w:r>
      <w:proofErr w:type="spellStart"/>
      <w:r>
        <w:rPr>
          <w:rFonts w:ascii="Times New Roman" w:eastAsia="Times New Roman" w:hAnsi="Times New Roman" w:cs="B Lotus"/>
          <w:rtl w:val="0"/>
        </w:rPr>
        <w:t>Takasi</w:t>
      </w:r>
      <w:proofErr w:type="spellEnd"/>
      <w:r>
        <w:rPr>
          <w:rFonts w:ascii="Times New Roman" w:eastAsia="Times New Roman" w:hAnsi="Times New Roman" w:cs="B Lotus"/>
          <w:rtl w:val="0"/>
        </w:rPr>
        <w:t xml:space="preserve">, P; </w:t>
      </w:r>
      <w:proofErr w:type="spellStart"/>
      <w:r>
        <w:rPr>
          <w:rFonts w:ascii="Times New Roman" w:eastAsia="Times New Roman" w:hAnsi="Times New Roman" w:cs="B Lotus"/>
          <w:rtl w:val="0"/>
        </w:rPr>
        <w:t>Ghorbani</w:t>
      </w:r>
      <w:proofErr w:type="spellEnd"/>
      <w:r>
        <w:rPr>
          <w:rFonts w:ascii="Times New Roman" w:eastAsia="Times New Roman" w:hAnsi="Times New Roman" w:cs="B Lotus"/>
          <w:rtl w:val="0"/>
        </w:rPr>
        <w:t xml:space="preserve"> </w:t>
      </w:r>
      <w:proofErr w:type="spellStart"/>
      <w:r>
        <w:rPr>
          <w:rFonts w:ascii="Times New Roman" w:eastAsia="Times New Roman" w:hAnsi="Times New Roman" w:cs="B Lotus"/>
          <w:rtl w:val="0"/>
        </w:rPr>
        <w:t>Vajargah</w:t>
      </w:r>
      <w:proofErr w:type="spellEnd"/>
      <w:r>
        <w:rPr>
          <w:rFonts w:ascii="Times New Roman" w:eastAsia="Times New Roman" w:hAnsi="Times New Roman" w:cs="B Lotus"/>
          <w:rtl w:val="0"/>
        </w:rPr>
        <w:t xml:space="preserve">, P; &amp; </w:t>
      </w:r>
      <w:proofErr w:type="spellStart"/>
      <w:r>
        <w:rPr>
          <w:rFonts w:ascii="Times New Roman" w:eastAsia="Times New Roman" w:hAnsi="Times New Roman" w:cs="B Lotus"/>
          <w:rtl w:val="0"/>
        </w:rPr>
        <w:t>Karkhah</w:t>
      </w:r>
      <w:proofErr w:type="spellEnd"/>
      <w:r>
        <w:rPr>
          <w:rFonts w:ascii="Times New Roman" w:eastAsia="Times New Roman" w:hAnsi="Times New Roman" w:cs="B Lotus"/>
          <w:rtl w:val="0"/>
        </w:rPr>
        <w:t xml:space="preserve">, S. (2024). Physical independence and related factors among older adults: A systematic review and meta-analysis. </w:t>
      </w:r>
      <w:r>
        <w:rPr>
          <w:rFonts w:ascii="Times New Roman" w:eastAsia="Times New Roman" w:hAnsi="Times New Roman" w:cs="B Lotus"/>
          <w:i/>
          <w:iCs/>
          <w:rtl w:val="0"/>
        </w:rPr>
        <w:t>Annals of Medicine &amp; Surgery, 86</w:t>
      </w:r>
      <w:r>
        <w:rPr>
          <w:rFonts w:ascii="Times New Roman" w:eastAsia="Times New Roman" w:hAnsi="Times New Roman" w:cs="B Lotus"/>
          <w:rtl w:val="0"/>
        </w:rPr>
        <w:t xml:space="preserve">(6), 3400–3408. </w:t>
      </w:r>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Mohamadzadeh</w:t>
      </w:r>
      <w:proofErr w:type="spellEnd"/>
      <w:r>
        <w:rPr>
          <w:rFonts w:ascii="Times New Roman" w:eastAsia="Times New Roman" w:hAnsi="Times New Roman" w:cs="B Lotus"/>
          <w:rtl w:val="0"/>
        </w:rPr>
        <w:t xml:space="preserve">, M; </w:t>
      </w:r>
      <w:proofErr w:type="spellStart"/>
      <w:r>
        <w:rPr>
          <w:rFonts w:ascii="Times New Roman" w:eastAsia="Times New Roman" w:hAnsi="Times New Roman" w:cs="B Lotus"/>
          <w:rtl w:val="0"/>
        </w:rPr>
        <w:t>Zanjari</w:t>
      </w:r>
      <w:proofErr w:type="spellEnd"/>
      <w:r>
        <w:rPr>
          <w:rFonts w:ascii="Times New Roman" w:eastAsia="Times New Roman" w:hAnsi="Times New Roman" w:cs="B Lotus"/>
          <w:rtl w:val="0"/>
        </w:rPr>
        <w:t xml:space="preserve">, N; </w:t>
      </w:r>
      <w:proofErr w:type="spellStart"/>
      <w:r>
        <w:rPr>
          <w:rFonts w:ascii="Times New Roman" w:eastAsia="Times New Roman" w:hAnsi="Times New Roman" w:cs="B Lotus"/>
          <w:rtl w:val="0"/>
        </w:rPr>
        <w:t>Delbari</w:t>
      </w:r>
      <w:proofErr w:type="spellEnd"/>
      <w:r>
        <w:rPr>
          <w:rFonts w:ascii="Times New Roman" w:eastAsia="Times New Roman" w:hAnsi="Times New Roman" w:cs="B Lotus"/>
          <w:rtl w:val="0"/>
        </w:rPr>
        <w:t xml:space="preserve">, A; </w:t>
      </w:r>
      <w:proofErr w:type="spellStart"/>
      <w:r>
        <w:rPr>
          <w:rFonts w:ascii="Times New Roman" w:eastAsia="Times New Roman" w:hAnsi="Times New Roman" w:cs="B Lotus"/>
          <w:rtl w:val="0"/>
        </w:rPr>
        <w:t>Foroughan</w:t>
      </w:r>
      <w:proofErr w:type="spellEnd"/>
      <w:r>
        <w:rPr>
          <w:rFonts w:ascii="Times New Roman" w:eastAsia="Times New Roman" w:hAnsi="Times New Roman" w:cs="B Lotus"/>
          <w:rtl w:val="0"/>
        </w:rPr>
        <w:t xml:space="preserve">, M; &amp; </w:t>
      </w:r>
      <w:proofErr w:type="spellStart"/>
      <w:r>
        <w:rPr>
          <w:rFonts w:ascii="Times New Roman" w:eastAsia="Times New Roman" w:hAnsi="Times New Roman" w:cs="B Lotus"/>
          <w:rtl w:val="0"/>
        </w:rPr>
        <w:t>Tabesh</w:t>
      </w:r>
      <w:proofErr w:type="spellEnd"/>
      <w:r>
        <w:rPr>
          <w:rFonts w:ascii="Times New Roman" w:eastAsia="Times New Roman" w:hAnsi="Times New Roman" w:cs="B Lotus"/>
          <w:rtl w:val="0"/>
        </w:rPr>
        <w:t xml:space="preserve">, H. (2024). Factors associated with subjective successful aging among Iranian older adults: A cross-sectional analysis. </w:t>
      </w:r>
      <w:r>
        <w:rPr>
          <w:rFonts w:ascii="Times New Roman" w:eastAsia="Times New Roman" w:hAnsi="Times New Roman" w:cs="B Lotus"/>
          <w:i/>
          <w:iCs/>
          <w:rtl w:val="0"/>
        </w:rPr>
        <w:t>Iranian Journal of Nursing and Midwifery Research, 29</w:t>
      </w:r>
      <w:r>
        <w:rPr>
          <w:rFonts w:ascii="Times New Roman" w:eastAsia="Times New Roman" w:hAnsi="Times New Roman" w:cs="B Lotus"/>
          <w:rtl w:val="0"/>
        </w:rPr>
        <w:t>(5), 583–589. https://doi.org/10.4103/ijnmr.ijnmr_260_23</w:t>
      </w:r>
    </w:p>
    <w:p w14:paraId="6AEBA64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Multiple perspectives of spiritual intelligence: A systematic literature review. (2024). </w:t>
      </w:r>
      <w:r>
        <w:rPr>
          <w:rFonts w:ascii="Times New Roman" w:eastAsia="Times New Roman" w:hAnsi="Times New Roman" w:cs="B Lotus"/>
          <w:i/>
          <w:iCs/>
          <w:rtl w:val="0"/>
        </w:rPr>
        <w:t>Social Sciences &amp; Humanities Open, 9</w:t>
      </w:r>
      <w:r>
        <w:rPr>
          <w:rFonts w:ascii="Times New Roman" w:eastAsia="Times New Roman" w:hAnsi="Times New Roman" w:cs="B Lotus"/>
          <w:rtl w:val="0"/>
        </w:rPr>
        <w:t>, 100879. https://doi.org/10.1016/j.ssaho.2024.100879</w:t>
      </w:r>
    </w:p>
    <w:p w14:paraId="6D578A06"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Nikolich-Žugich</w:t>
      </w:r>
      <w:proofErr w:type="spellEnd"/>
      <w:r>
        <w:rPr>
          <w:rFonts w:ascii="Times New Roman" w:eastAsia="Times New Roman" w:hAnsi="Times New Roman" w:cs="B Lotus"/>
          <w:rtl w:val="0"/>
        </w:rPr>
        <w:t>, J; et al. (2023). The twilight of immunity: emerging concepts in aging of the immune system. Nature Immunology.</w:t>
      </w:r>
    </w:p>
    <w:p w14:paraId="5256EEE8" w14:textId="77777777" w:rsidR="00912462" w:rsidRDefault="00000000" w:rsidP="00856470">
      <w:pPr>
        <w:autoSpaceDE/>
        <w:autoSpaceDN/>
        <w:bidi w:val="0"/>
        <w:adjustRightInd/>
        <w:rPr>
          <w:rFonts w:ascii="Times New Roman" w:eastAsia="Times New Roman" w:hAnsi="Times New Roman" w:cs="B Lotus"/>
          <w:color w:val="auto"/>
          <w:lang w:bidi="fa-IR"/>
        </w:rPr>
      </w:pPr>
      <w:proofErr w:type="spellStart"/>
      <w:r>
        <w:rPr>
          <w:rFonts w:ascii="Times New Roman" w:eastAsia="Times New Roman" w:hAnsi="Times New Roman" w:cs="B Lotus"/>
          <w:rtl w:val="0"/>
        </w:rPr>
        <w:t>Nordgren</w:t>
      </w:r>
      <w:proofErr w:type="spellEnd"/>
      <w:r>
        <w:rPr>
          <w:rFonts w:ascii="Times New Roman" w:eastAsia="Times New Roman" w:hAnsi="Times New Roman" w:cs="B Lotus"/>
          <w:rtl w:val="0"/>
        </w:rPr>
        <w:t xml:space="preserve">, L. F; van </w:t>
      </w:r>
      <w:proofErr w:type="spellStart"/>
      <w:r>
        <w:rPr>
          <w:rFonts w:ascii="Times New Roman" w:eastAsia="Times New Roman" w:hAnsi="Times New Roman" w:cs="B Lotus"/>
          <w:rtl w:val="0"/>
        </w:rPr>
        <w:t>Harreveld</w:t>
      </w:r>
      <w:proofErr w:type="spellEnd"/>
      <w:r>
        <w:rPr>
          <w:rFonts w:ascii="Times New Roman" w:eastAsia="Times New Roman" w:hAnsi="Times New Roman" w:cs="B Lotus"/>
          <w:rtl w:val="0"/>
        </w:rPr>
        <w:t xml:space="preserve">, F., &amp; van der </w:t>
      </w:r>
      <w:proofErr w:type="spellStart"/>
      <w:r>
        <w:rPr>
          <w:rFonts w:ascii="Times New Roman" w:eastAsia="Times New Roman" w:hAnsi="Times New Roman" w:cs="B Lotus"/>
          <w:rtl w:val="0"/>
        </w:rPr>
        <w:t>Pligt</w:t>
      </w:r>
      <w:proofErr w:type="spellEnd"/>
      <w:r>
        <w:rPr>
          <w:rFonts w:ascii="Times New Roman" w:eastAsia="Times New Roman" w:hAnsi="Times New Roman" w:cs="B Lotus"/>
          <w:rtl w:val="0"/>
        </w:rPr>
        <w:t>, J. (2022). The psychology of death anxiety and mortality salience.</w:t>
      </w:r>
    </w:p>
    <w:p w14:paraId="6C181551"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National Institute on Aging. (2023). Mental Health and Older Adults.</w:t>
      </w:r>
    </w:p>
    <w:p w14:paraId="72F6B8DD"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Noyes, R; Stuart, S., Langbehn, D. R; &amp; Happel, R. L. (2005). Anxiety and fear of death in hypochondriasis. Depression and Anxiety, 21(3), 153–162. </w:t>
      </w:r>
    </w:p>
    <w:p w14:paraId="7E1EDA9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Liu, Y., Zhang, X., Fu, X., Li, W., Wang, Y., &amp; Lu, W. (2025). Successful aging rates of global older adults: A systematic review and meta-analysis. </w:t>
      </w:r>
      <w:r>
        <w:rPr>
          <w:rFonts w:ascii="Times New Roman" w:eastAsia="Times New Roman" w:hAnsi="Times New Roman" w:cs="B Lotus"/>
          <w:i/>
          <w:iCs/>
          <w:rtl w:val="0"/>
        </w:rPr>
        <w:t>Journal of the American Medical Directors Association, 26</w:t>
      </w:r>
      <w:r>
        <w:rPr>
          <w:rFonts w:ascii="Times New Roman" w:eastAsia="Times New Roman" w:hAnsi="Times New Roman" w:cs="B Lotus"/>
          <w:rtl w:val="0"/>
        </w:rPr>
        <w:t xml:space="preserve">(6), 105334. </w:t>
      </w:r>
      <w:hyperlink r:id="rId13" w:history="1">
        <w:r>
          <w:rPr>
            <w:rFonts w:ascii="Times New Roman" w:eastAsia="Times New Roman" w:hAnsi="Times New Roman" w:cs="B Lotus"/>
            <w:rtl w:val="0"/>
          </w:rPr>
          <w:t>https://doi.org/10.1016/j.jamda.2024.105334</w:t>
        </w:r>
      </w:hyperlink>
      <w:r>
        <w:rPr>
          <w:rFonts w:ascii="Times New Roman" w:eastAsia="Times New Roman" w:hAnsi="Times New Roman" w:cs="B Lotus"/>
          <w:rtl w:val="0"/>
        </w:rPr>
        <w:t>.</w:t>
      </w:r>
    </w:p>
    <w:p w14:paraId="00B59B45"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Levin, J., Chatters, L. M., &amp; Taylor, R. J. (2011). Theory in religion, aging, and health: An overview. Journal of Religion and Health, 50(2), 389–406.</w:t>
      </w:r>
    </w:p>
    <w:p w14:paraId="52125EA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lastRenderedPageBreak/>
        <w:t xml:space="preserve">Pinto, C. T; Guedes, L., Pinto, S; &amp; Nunes, R. (2024). Spiritual intelligence: A scoping review on the gateway to mental health. </w:t>
      </w:r>
      <w:r>
        <w:rPr>
          <w:rFonts w:ascii="Times New Roman" w:eastAsia="Times New Roman" w:hAnsi="Times New Roman" w:cs="B Lotus"/>
          <w:i/>
          <w:iCs/>
          <w:rtl w:val="0"/>
        </w:rPr>
        <w:t>Global Health Action, 17</w:t>
      </w:r>
      <w:r>
        <w:rPr>
          <w:rFonts w:ascii="Times New Roman" w:eastAsia="Times New Roman" w:hAnsi="Times New Roman" w:cs="B Lotus"/>
          <w:rtl w:val="0"/>
        </w:rPr>
        <w:t xml:space="preserve">(1), 2362310. </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Sternberg, R. J. (2021). Adaptive Intelligence: Surviving and Thriving in Times of Uncertainty. Cambridge University Press.</w:t>
      </w:r>
    </w:p>
    <w:p w14:paraId="22C1A60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Soto, C., et al. (2024). Meaning in life, hope, and mental health in older adults: A systematic review. BMC Geriatrics. </w:t>
      </w:r>
    </w:p>
    <w:p w14:paraId="7A0BAD50"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United Nations. (2023). World Social Report 2023: Leaving No One Behind in an Ageing World. </w:t>
      </w:r>
    </w:p>
    <w:p w14:paraId="2D04D48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United Nations Department of Economic and Social Affairs, Population Division. (2024). </w:t>
      </w:r>
      <w:r>
        <w:rPr>
          <w:rFonts w:ascii="Times New Roman" w:eastAsia="Times New Roman" w:hAnsi="Times New Roman" w:cs="B Lotus"/>
          <w:i/>
          <w:iCs/>
          <w:rtl w:val="0"/>
        </w:rPr>
        <w:t>World population prospects 2024: Summary of results</w:t>
      </w:r>
      <w:r>
        <w:rPr>
          <w:rFonts w:ascii="Times New Roman" w:eastAsia="Times New Roman" w:hAnsi="Times New Roman" w:cs="B Lotus"/>
          <w:rtl w:val="0"/>
        </w:rPr>
        <w:t xml:space="preserve">. United Nations. </w:t>
      </w:r>
    </w:p>
    <w:p w14:paraId="2D5AA35A"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United Nations Population Fund. (2026). </w:t>
      </w:r>
      <w:r>
        <w:rPr>
          <w:rFonts w:ascii="Times New Roman" w:eastAsia="Times New Roman" w:hAnsi="Times New Roman" w:cs="B Lotus"/>
          <w:i/>
          <w:iCs/>
          <w:rtl w:val="0"/>
        </w:rPr>
        <w:t>Population ageing and disabilities: Islamic Republic of Iran</w:t>
      </w:r>
      <w:r>
        <w:rPr>
          <w:rFonts w:ascii="Times New Roman" w:eastAsia="Times New Roman" w:hAnsi="Times New Roman" w:cs="B Lotus"/>
          <w:rtl w:val="0"/>
        </w:rPr>
        <w:t xml:space="preserve">. UNFPA Iran. </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van </w:t>
      </w:r>
      <w:proofErr w:type="spellStart"/>
      <w:r>
        <w:rPr>
          <w:rFonts w:ascii="Times New Roman" w:eastAsia="Times New Roman" w:hAnsi="Times New Roman" w:cs="B Lotus"/>
          <w:rtl w:val="0"/>
        </w:rPr>
        <w:t>Bruggen</w:t>
      </w:r>
      <w:proofErr w:type="spellEnd"/>
      <w:r>
        <w:rPr>
          <w:rFonts w:ascii="Times New Roman" w:eastAsia="Times New Roman" w:hAnsi="Times New Roman" w:cs="B Lotus"/>
          <w:rtl w:val="0"/>
        </w:rPr>
        <w:t xml:space="preserve">, V; Vos, J., </w:t>
      </w:r>
      <w:proofErr w:type="spellStart"/>
      <w:r>
        <w:rPr>
          <w:rFonts w:ascii="Times New Roman" w:eastAsia="Times New Roman" w:hAnsi="Times New Roman" w:cs="B Lotus"/>
          <w:rtl w:val="0"/>
        </w:rPr>
        <w:t>Bohlmeijer</w:t>
      </w:r>
      <w:proofErr w:type="spellEnd"/>
      <w:r>
        <w:rPr>
          <w:rFonts w:ascii="Times New Roman" w:eastAsia="Times New Roman" w:hAnsi="Times New Roman" w:cs="B Lotus"/>
          <w:rtl w:val="0"/>
        </w:rPr>
        <w:t xml:space="preserve">, E. T., et al. (2021). Systematic review of existential and spiritual factors related to death anxiety. </w:t>
      </w:r>
    </w:p>
    <w:p w14:paraId="7CDB5643"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Taylor, S; &amp; Asmundson, G. J. G. (2021). Treating Health Anxiety: A Cognitive-Behavioral Approach. Guilford Press.</w:t>
      </w:r>
    </w:p>
    <w:p w14:paraId="05893EB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Wang, C; et al. (2023). Effectiveness of meaning-centered interventions on psychological well-being among older adults: A systematic review and meta-analysis. Aging &amp; Mental Health. </w:t>
      </w:r>
    </w:p>
    <w:p w14:paraId="7D383F1B"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eastAsia="Times New Roman" w:hAnsi="Times New Roman" w:cs="B Lotus"/>
          <w:rtl w:val="0"/>
        </w:rPr>
        <w:t xml:space="preserve">Wang, S; Lin, J., </w:t>
      </w:r>
      <w:proofErr w:type="spellStart"/>
      <w:r>
        <w:rPr>
          <w:rFonts w:ascii="Times New Roman" w:eastAsia="Times New Roman" w:hAnsi="Times New Roman" w:cs="B Lotus"/>
          <w:rtl w:val="0"/>
        </w:rPr>
        <w:t>Kuang</w:t>
      </w:r>
      <w:proofErr w:type="spellEnd"/>
      <w:r>
        <w:rPr>
          <w:rFonts w:ascii="Times New Roman" w:eastAsia="Times New Roman" w:hAnsi="Times New Roman" w:cs="B Lotus"/>
          <w:rtl w:val="0"/>
        </w:rPr>
        <w:t xml:space="preserve">, L; Yang, </w:t>
      </w:r>
      <w:proofErr w:type="spellStart"/>
      <w:proofErr w:type="gramStart"/>
      <w:r>
        <w:rPr>
          <w:rFonts w:ascii="Times New Roman" w:eastAsia="Times New Roman" w:hAnsi="Times New Roman" w:cs="B Lotus"/>
          <w:rtl w:val="0"/>
        </w:rPr>
        <w:t>X;Yu</w:t>
      </w:r>
      <w:proofErr w:type="spellEnd"/>
      <w:proofErr w:type="gramEnd"/>
      <w:r>
        <w:rPr>
          <w:rFonts w:ascii="Times New Roman" w:eastAsia="Times New Roman" w:hAnsi="Times New Roman" w:cs="B Lotus"/>
          <w:rtl w:val="0"/>
        </w:rPr>
        <w:t xml:space="preserve">, B; &amp; Cui, Y. (2024). Risk factors for social isolation in older adults: A systematic review and meta-analysis. </w:t>
      </w:r>
      <w:r>
        <w:rPr>
          <w:rFonts w:ascii="Times New Roman" w:eastAsia="Times New Roman" w:hAnsi="Times New Roman" w:cs="B Lotus"/>
          <w:i/>
          <w:iCs/>
          <w:rtl w:val="0"/>
        </w:rPr>
        <w:t>Public Health Nursing, 41</w:t>
      </w:r>
      <w:r>
        <w:rPr>
          <w:rFonts w:ascii="Times New Roman" w:eastAsia="Times New Roman" w:hAnsi="Times New Roman" w:cs="B Lotus"/>
          <w:rtl w:val="0"/>
        </w:rPr>
        <w:t>(2), 200–208. https://doi.org/10.1111/phn.13266</w:t>
      </w:r>
    </w:p>
    <w:p w14:paraId="71D9F155"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lastRenderedPageBreak/>
        <w:t>World Health Organization. (2023). Healthy ageing: A priority for delivering universal health coverage. Geneva: World Health Organization.</w:t>
      </w:r>
    </w:p>
    <w:p w14:paraId="510C33E7"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World Health Organization. (2024). Ageing and Health.</w:t>
      </w:r>
    </w:p>
    <w:p w14:paraId="5C2FFFA8"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World Health Organization. (2025, October 1). </w:t>
      </w:r>
      <w:r>
        <w:rPr>
          <w:rFonts w:ascii="Times New Roman" w:hAnsi="Times New Roman" w:cs="Times New Roman"/>
          <w:i/>
          <w:iCs/>
          <w:rtl w:val="0"/>
        </w:rPr>
        <w:t>Ageing and health</w:t>
      </w:r>
      <w:r>
        <w:rPr>
          <w:rFonts w:ascii="Times New Roman" w:hAnsi="Times New Roman" w:cs="Times New Roman"/>
          <w:rtl w:val="0"/>
        </w:rPr>
        <w:t xml:space="preserve">. </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 xml:space="preserve">World Health Organization. (2025, October 8). </w:t>
      </w:r>
      <w:r>
        <w:rPr>
          <w:rFonts w:ascii="Times New Roman" w:hAnsi="Times New Roman" w:cs="Times New Roman"/>
          <w:i/>
          <w:iCs/>
          <w:rtl w:val="0"/>
        </w:rPr>
        <w:t>Mental health of older adults</w:t>
      </w:r>
      <w:r>
        <w:rPr>
          <w:rFonts w:ascii="Times New Roman" w:hAnsi="Times New Roman" w:cs="Times New Roman"/>
          <w:rtl w:val="0"/>
        </w:rPr>
        <w:t xml:space="preserve">. </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bidi w:val="0"/>
        <w:adjustRightInd/>
        <w:rPr>
          <w:rFonts w:ascii="Times New Roman" w:hAnsi="Times New Roman" w:cs="Times New Roman"/>
          <w:color w:val="auto"/>
          <w:lang w:bidi="fa-IR"/>
        </w:rPr>
      </w:pPr>
      <w:proofErr w:type="spellStart"/>
      <w:r>
        <w:rPr>
          <w:rFonts w:ascii="Times New Roman" w:hAnsi="Times New Roman" w:cs="Times New Roman"/>
          <w:rtl w:val="0"/>
        </w:rPr>
        <w:t>Yousefi</w:t>
      </w:r>
      <w:proofErr w:type="spellEnd"/>
      <w:r>
        <w:rPr>
          <w:rFonts w:ascii="Times New Roman" w:hAnsi="Times New Roman" w:cs="Times New Roman"/>
          <w:rtl w:val="0"/>
        </w:rPr>
        <w:t xml:space="preserve"> </w:t>
      </w:r>
      <w:proofErr w:type="spellStart"/>
      <w:r>
        <w:rPr>
          <w:rFonts w:ascii="Times New Roman" w:hAnsi="Times New Roman" w:cs="Times New Roman"/>
          <w:rtl w:val="0"/>
        </w:rPr>
        <w:t>Afrashteh</w:t>
      </w:r>
      <w:proofErr w:type="spellEnd"/>
      <w:r>
        <w:rPr>
          <w:rFonts w:ascii="Times New Roman" w:hAnsi="Times New Roman" w:cs="Times New Roman"/>
          <w:rtl w:val="0"/>
        </w:rPr>
        <w:t xml:space="preserve">, M., </w:t>
      </w:r>
      <w:proofErr w:type="spellStart"/>
      <w:r>
        <w:rPr>
          <w:rFonts w:ascii="Times New Roman" w:hAnsi="Times New Roman" w:cs="Times New Roman"/>
          <w:rtl w:val="0"/>
        </w:rPr>
        <w:t>Fartash</w:t>
      </w:r>
      <w:proofErr w:type="spellEnd"/>
      <w:r>
        <w:rPr>
          <w:rFonts w:ascii="Times New Roman" w:hAnsi="Times New Roman" w:cs="Times New Roman"/>
          <w:rtl w:val="0"/>
        </w:rPr>
        <w:t xml:space="preserve">, A., &amp; </w:t>
      </w:r>
      <w:proofErr w:type="spellStart"/>
      <w:r>
        <w:rPr>
          <w:rFonts w:ascii="Times New Roman" w:hAnsi="Times New Roman" w:cs="Times New Roman"/>
          <w:rtl w:val="0"/>
        </w:rPr>
        <w:t>Aboutorabi</w:t>
      </w:r>
      <w:proofErr w:type="spellEnd"/>
      <w:r>
        <w:rPr>
          <w:rFonts w:ascii="Times New Roman" w:hAnsi="Times New Roman" w:cs="Times New Roman"/>
          <w:rtl w:val="0"/>
        </w:rPr>
        <w:t xml:space="preserve">, K. (2025). Relationship between death anxiety and spiritual intelligence: The potential mediating role of meaning of life and resilience in Iranian older people. </w:t>
      </w:r>
      <w:r>
        <w:rPr>
          <w:rFonts w:ascii="Times New Roman" w:hAnsi="Times New Roman" w:cs="Times New Roman"/>
          <w:i/>
          <w:iCs/>
          <w:rtl w:val="0"/>
        </w:rPr>
        <w:t>BMC Geriatrics, 25</w:t>
      </w:r>
      <w:r>
        <w:rPr>
          <w:rFonts w:ascii="Times New Roman" w:hAnsi="Times New Roman" w:cs="Times New Roman"/>
          <w:rtl w:val="0"/>
        </w:rPr>
        <w:t xml:space="preserve">, 482. </w:t>
      </w:r>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hAnsi="Times New Roman" w:cs="Times New Roman"/>
          <w:rtl w:val="0"/>
        </w:rPr>
        <w:t>Yalom, I. D. (1980). Existential Psychotherapy. New York: Basic Books</w:t>
      </w:r>
    </w:p>
    <w:p w14:paraId="6BCD7182" w14:textId="77777777" w:rsidR="00912462" w:rsidRDefault="00000000" w:rsidP="00856470">
      <w:pPr>
        <w:autoSpaceDE/>
        <w:autoSpaceDN/>
        <w:bidi w:val="0"/>
        <w:adjustRightInd/>
        <w:rPr>
          <w:rFonts w:ascii="Times New Roman" w:hAnsi="Times New Roman" w:cs="Times New Roman"/>
          <w:color w:val="auto"/>
          <w:lang w:bidi="fa-IR"/>
        </w:rPr>
      </w:pPr>
      <w:r>
        <w:rPr>
          <w:rFonts w:ascii="Times New Roman" w:eastAsia="Times New Roman" w:hAnsi="Times New Roman" w:cs="B Lotus"/>
          <w:rtl w:val="0"/>
        </w:rPr>
        <w:t xml:space="preserve">Zohar, D; &amp; Marshall, I. (2000). SQ: Spiritual Intelligence—The Ultimate Intelligence. London: Bloomsbury. </w:t>
      </w:r>
    </w:p>
    <w:p w14:paraId="4388697C" w14:textId="77777777" w:rsidR="00912462" w:rsidRDefault="00000000" w:rsidP="00856470">
      <w:pPr>
        <w:autoSpaceDE/>
        <w:autoSpaceDN/>
        <w:bidi w:val="0"/>
        <w:adjustRightInd/>
        <w:rPr>
          <w:rFonts w:ascii="Times New Roman" w:eastAsia="Times New Roman" w:hAnsi="Times New Roman" w:cs="B Lotus"/>
          <w:color w:val="auto"/>
          <w:lang w:bidi="fa-IR"/>
        </w:rPr>
      </w:pPr>
      <w:r>
        <w:rPr>
          <w:rFonts w:ascii="Times New Roman" w:hAnsi="Times New Roman" w:cs="Times New Roman"/>
          <w:rtl w:val="0"/>
        </w:rPr>
        <w:t>World Health Organization. (2020). Healthy ageing and functional ability.</w:t>
      </w:r>
      <w:r>
        <w:rPr>
          <w:rFonts w:ascii="Times New Roman" w:hAnsi="Times New Roman" w:cs="Times New Roman"/>
          <w:rtl w:val="0"/>
        </w:rPr>
        <w:br/>
      </w:r>
    </w:p>
    <w:p w14:paraId="63438B31" w14:textId="77777777" w:rsidR="00912462" w:rsidRDefault="00000000">
      <w:pPr>
        <w:pageBreakBefore/>
        <w:bidi w:val="0"/>
        <w:spacing w:after="240"/>
        <w:jc w:val="center"/>
      </w:pPr>
      <w:r>
        <w:rPr>
          <w:rFonts w:ascii="Times New Roman" w:hAnsi="Times New Roman"/>
          <w:b/>
          <w:bCs/>
          <w:sz w:val="30"/>
          <w:szCs w:val="30"/>
          <w:rtl w:val="0"/>
        </w:rPr>
        <w:lastRenderedPageBreak/>
        <w:t>ABSTRACT</w:t>
      </w:r>
    </w:p>
    <w:p w14:paraId="313FCC24" w14:textId="77777777" w:rsidR="00912462" w:rsidRDefault="00000000" w:rsidP="00856470">
      <w:pPr>
        <w:bidi w:val="0"/>
        <w:spacing w:line="276" w:lineRule="auto"/>
        <w:jc w:val="both"/>
        <w:rPr>
          <w:rtl w:val="0"/>
        </w:rPr>
      </w:pPr>
      <w:r>
        <w:rPr>
          <w:rFonts w:ascii="Times New Roman" w:hAnsi="Times New Roman"/>
          <w:rtl w:val="0"/>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proofErr w:type="spellStart"/>
      <w:r>
        <w:rPr>
          <w:rFonts w:ascii="Times New Roman" w:hAnsi="Times New Roman"/>
          <w:rtl w:val="0"/>
        </w:rPr>
        <w:t>Fereshteghan</w:t>
      </w:r>
      <w:proofErr w:type="spellEnd"/>
      <w:r>
        <w:rPr>
          <w:rFonts w:ascii="Times New Roman" w:hAnsi="Times New Roman"/>
          <w:rtl w:val="0"/>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proofErr w:type="spellStart"/>
      <w:r>
        <w:rPr>
          <w:rFonts w:ascii="Times New Roman" w:hAnsi="Times New Roman"/>
          <w:rtl w:val="0"/>
        </w:rPr>
        <w:t>Salkoskis</w:t>
      </w:r>
      <w:proofErr w:type="spellEnd"/>
      <w:r>
        <w:rPr>
          <w:rFonts w:ascii="Times New Roman" w:hAnsi="Times New Roman"/>
          <w:rtl w:val="0"/>
        </w:rPr>
        <w:t xml:space="preserve"> and Warwick's Health Anxiety Questionnaire (2002), and </w:t>
      </w:r>
      <w:proofErr w:type="spellStart"/>
      <w:r>
        <w:rPr>
          <w:rFonts w:ascii="Times New Roman" w:hAnsi="Times New Roman"/>
          <w:rtl w:val="0"/>
        </w:rPr>
        <w:t>Templer's</w:t>
      </w:r>
      <w:proofErr w:type="spellEnd"/>
      <w:r>
        <w:rPr>
          <w:rFonts w:ascii="Times New Roman" w:hAnsi="Times New Roman"/>
          <w:rtl w:val="0"/>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3BF57C8" w14:textId="77777777" w:rsidR="00856470" w:rsidRDefault="00856470" w:rsidP="00856470">
      <w:pPr>
        <w:bidi w:val="0"/>
        <w:spacing w:line="276" w:lineRule="auto"/>
        <w:jc w:val="both"/>
      </w:pPr>
    </w:p>
    <w:p w14:paraId="778745C9" w14:textId="77777777" w:rsidR="00912462" w:rsidRDefault="00000000" w:rsidP="00856470">
      <w:pPr>
        <w:bidi w:val="0"/>
        <w:spacing w:before="240" w:line="276" w:lineRule="auto"/>
      </w:pPr>
      <w:r>
        <w:rPr>
          <w:rFonts w:ascii="Times New Roman" w:hAnsi="Times New Roman"/>
          <w:rtl w:val="0"/>
        </w:rPr>
        <w:t>Keywords: Spiritual intelligence, health anxiety, death anxiety, elderly.</w:t>
      </w:r>
    </w:p>
    <w:p w14:paraId="46863ABE" w14:textId="36838447" w:rsidR="00856470" w:rsidRDefault="00856470" w:rsidP="00856470">
      <w:pPr>
        <w:ind w:right="95"/>
        <w:jc w:val="center"/>
        <w:rPr>
          <w:b/>
          <w:bCs/>
          <w:color w:val="auto"/>
          <w:sz w:val="32"/>
          <w:szCs w:val="32"/>
          <w:lang w:bidi="fa-IR"/>
        </w:rPr>
      </w:pPr>
    </w:p>
    <w:p w14:paraId="1B8D1F84" w14:textId="239F511B" w:rsidR="00912462" w:rsidRDefault="00856470" w:rsidP="00856470">
      <w:pPr>
        <w:pageBreakBefore/>
        <w:bidi w:val="0"/>
        <w:spacing w:before="600" w:after="160"/>
        <w:jc w:val="cente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19">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rFonts w:ascii="Times New Roman" w:hAnsi="Times New Roman"/>
          <w:b/>
          <w:bCs/>
          <w:sz w:val="36"/>
          <w:szCs w:val="36"/>
          <w:rtl w:val="0"/>
        </w:rPr>
        <w:t>Payame</w:t>
      </w:r>
      <w:proofErr w:type="spellEnd"/>
      <w:r>
        <w:rPr>
          <w:rFonts w:ascii="Times New Roman" w:hAnsi="Times New Roman"/>
          <w:b/>
          <w:bCs/>
          <w:sz w:val="36"/>
          <w:szCs w:val="36"/>
          <w:rtl w:val="0"/>
        </w:rPr>
        <w:t xml:space="preserve"> Noor University</w:t>
      </w:r>
    </w:p>
    <w:p w14:paraId="0FFEC939" w14:textId="2338BCF1" w:rsidR="00912462" w:rsidRDefault="00000000">
      <w:pPr>
        <w:bidi w:val="0"/>
        <w:spacing w:after="160"/>
        <w:jc w:val="center"/>
      </w:pPr>
      <w:r>
        <w:rPr>
          <w:rFonts w:ascii="Times New Roman" w:hAnsi="Times New Roman"/>
          <w:rtl w:val="0"/>
        </w:rPr>
        <w:t>Sari Center</w:t>
      </w:r>
    </w:p>
    <w:p w14:paraId="3C7A4103" w14:textId="23EDF332" w:rsidR="00912462" w:rsidRDefault="00000000">
      <w:pPr>
        <w:bidi w:val="0"/>
        <w:spacing w:after="160"/>
        <w:jc w:val="center"/>
      </w:pPr>
      <w:r>
        <w:rPr>
          <w:rFonts w:ascii="Times New Roman" w:hAnsi="Times New Roman"/>
          <w:b/>
          <w:bCs/>
          <w:rtl w:val="0"/>
        </w:rPr>
        <w:t>Master's Thesis</w:t>
      </w:r>
    </w:p>
    <w:p w14:paraId="391CD77F" w14:textId="566891AD" w:rsidR="00912462" w:rsidRDefault="00000000">
      <w:pPr>
        <w:bidi w:val="0"/>
        <w:spacing w:after="160"/>
        <w:jc w:val="center"/>
      </w:pPr>
      <w:r>
        <w:rPr>
          <w:rFonts w:ascii="Times New Roman" w:hAnsi="Times New Roman"/>
          <w:rtl w:val="0"/>
        </w:rPr>
        <w:t>Psychology Major, Islamic Psychology Major, Positive Psychology Major</w:t>
      </w:r>
    </w:p>
    <w:p w14:paraId="228400F3" w14:textId="77777777" w:rsidR="00912462" w:rsidRDefault="00000000">
      <w:pPr>
        <w:bidi w:val="0"/>
        <w:spacing w:after="160"/>
        <w:jc w:val="center"/>
      </w:pPr>
      <w:r>
        <w:rPr>
          <w:rFonts w:ascii="Times New Roman" w:hAnsi="Times New Roman"/>
          <w:b/>
          <w:bCs/>
          <w:rtl w:val="0"/>
        </w:rPr>
        <w:t>Title</w:t>
      </w:r>
    </w:p>
    <w:p w14:paraId="3D252DA3" w14:textId="77777777" w:rsidR="00912462" w:rsidRDefault="00000000">
      <w:pPr>
        <w:bidi w:val="0"/>
        <w:spacing w:after="160"/>
        <w:jc w:val="center"/>
      </w:pPr>
      <w:r>
        <w:rPr>
          <w:rFonts w:ascii="Times New Roman" w:hAnsi="Times New Roman"/>
          <w:b/>
          <w:bCs/>
          <w:rtl w:val="0"/>
        </w:rPr>
        <w:t>Relationship between Spiritual Intelligence and Health Anxiety with Death Anxiety in the Elderly</w:t>
      </w:r>
    </w:p>
    <w:p w14:paraId="5654AB5E" w14:textId="77777777" w:rsidR="00912462" w:rsidRDefault="00000000">
      <w:pPr>
        <w:bidi w:val="0"/>
        <w:spacing w:after="160"/>
        <w:jc w:val="center"/>
      </w:pPr>
      <w:proofErr w:type="spellStart"/>
      <w:r>
        <w:rPr>
          <w:rFonts w:ascii="Times New Roman" w:hAnsi="Times New Roman"/>
          <w:rtl w:val="0"/>
        </w:rPr>
        <w:t>Fareshtegan</w:t>
      </w:r>
      <w:proofErr w:type="spellEnd"/>
      <w:r>
        <w:rPr>
          <w:rFonts w:ascii="Times New Roman" w:hAnsi="Times New Roman"/>
          <w:rtl w:val="0"/>
        </w:rPr>
        <w:t xml:space="preserve"> Nursing Home, Tehran</w:t>
      </w:r>
    </w:p>
    <w:p w14:paraId="093F173C" w14:textId="65F63859" w:rsidR="00912462" w:rsidRDefault="00000000">
      <w:pPr>
        <w:bidi w:val="0"/>
        <w:spacing w:after="160"/>
        <w:jc w:val="center"/>
      </w:pPr>
      <w:r>
        <w:rPr>
          <w:rFonts w:ascii="Times New Roman" w:hAnsi="Times New Roman"/>
          <w:b/>
          <w:bCs/>
          <w:rtl w:val="0"/>
        </w:rPr>
        <w:t>Supervisor</w:t>
      </w:r>
    </w:p>
    <w:p w14:paraId="546B035B" w14:textId="77777777" w:rsidR="00912462" w:rsidRDefault="00000000">
      <w:pPr>
        <w:bidi w:val="0"/>
        <w:spacing w:after="160"/>
        <w:jc w:val="center"/>
      </w:pPr>
      <w:proofErr w:type="spellStart"/>
      <w:r>
        <w:rPr>
          <w:rFonts w:ascii="Times New Roman" w:hAnsi="Times New Roman"/>
          <w:rtl w:val="0"/>
        </w:rPr>
        <w:t>Babollah</w:t>
      </w:r>
      <w:proofErr w:type="spellEnd"/>
      <w:r>
        <w:rPr>
          <w:rFonts w:ascii="Times New Roman" w:hAnsi="Times New Roman"/>
          <w:rtl w:val="0"/>
        </w:rPr>
        <w:t xml:space="preserve"> </w:t>
      </w:r>
      <w:proofErr w:type="spellStart"/>
      <w:r>
        <w:rPr>
          <w:rFonts w:ascii="Times New Roman" w:hAnsi="Times New Roman"/>
          <w:rtl w:val="0"/>
        </w:rPr>
        <w:t>Bakhshipour</w:t>
      </w:r>
      <w:proofErr w:type="spellEnd"/>
      <w:r>
        <w:rPr>
          <w:rFonts w:ascii="Times New Roman" w:hAnsi="Times New Roman"/>
          <w:rtl w:val="0"/>
        </w:rPr>
        <w:t xml:space="preserve"> </w:t>
      </w:r>
      <w:proofErr w:type="spellStart"/>
      <w:r>
        <w:rPr>
          <w:rFonts w:ascii="Times New Roman" w:hAnsi="Times New Roman"/>
          <w:rtl w:val="0"/>
        </w:rPr>
        <w:t>Joibari</w:t>
      </w:r>
      <w:proofErr w:type="spellEnd"/>
    </w:p>
    <w:p w14:paraId="286C9A7E" w14:textId="77777777" w:rsidR="00912462" w:rsidRDefault="00000000">
      <w:pPr>
        <w:bidi w:val="0"/>
        <w:spacing w:after="160"/>
        <w:jc w:val="center"/>
      </w:pPr>
      <w:r>
        <w:rPr>
          <w:rFonts w:ascii="Times New Roman" w:hAnsi="Times New Roman"/>
          <w:b/>
          <w:bCs/>
          <w:rtl w:val="0"/>
        </w:rPr>
        <w:t>Author</w:t>
      </w:r>
    </w:p>
    <w:p w14:paraId="696FA4D8" w14:textId="07E26B70" w:rsidR="00912462" w:rsidRDefault="00000000">
      <w:pPr>
        <w:bidi w:val="0"/>
        <w:spacing w:after="160"/>
        <w:jc w:val="center"/>
      </w:pPr>
      <w:r>
        <w:rPr>
          <w:rFonts w:ascii="Times New Roman" w:hAnsi="Times New Roman"/>
          <w:rtl w:val="0"/>
        </w:rPr>
        <w:t>Fatemeh Bayat</w:t>
      </w:r>
    </w:p>
    <w:p w14:paraId="7B13E0D6" w14:textId="72502EEB" w:rsidR="00912462" w:rsidRDefault="00000000">
      <w:pPr>
        <w:bidi w:val="0"/>
        <w:spacing w:after="160"/>
        <w:jc w:val="center"/>
      </w:pPr>
      <w:r>
        <w:rPr>
          <w:rFonts w:ascii="Times New Roman" w:hAnsi="Times New Roman"/>
          <w:rtl w:val="0"/>
        </w:rPr>
        <w:t>September 2026</w:t>
      </w:r>
    </w:p>
    <w:sectPr w:rsidR="00912462">
      <w:footnotePr>
        <w:numRestart w:val="eachPage"/>
      </w:footnotePr>
      <w:pgSz w:w="11906" w:h="16838" w:code="9"/>
      <w:pgMar w:top="1440" w:right="1440" w:bottom="1440" w:left="144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8A6EE" w14:textId="77777777" w:rsidR="009A22C9" w:rsidRDefault="009A22C9">
      <w:pPr>
        <w:spacing w:after="0" w:line="240" w:lineRule="auto"/>
      </w:pPr>
      <w:r>
        <w:separator/>
      </w:r>
    </w:p>
  </w:endnote>
  <w:endnote w:type="continuationSeparator" w:id="0">
    <w:p w14:paraId="4890BA39" w14:textId="77777777" w:rsidR="009A22C9" w:rsidRDefault="009A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83BC" w14:textId="77777777" w:rsidR="00CA7732" w:rsidRPr="005B1101" w:rsidRDefault="00000000" w:rsidP="005B1101">
    <w:pPr>
      <w:pStyle w:val="Footer"/>
      <w:jc w:val="center"/>
      <w:rPr>
        <w:rFonts w:ascii="Mikhak-FD Black" w:hAnsi="Mikhak-FD Black" w:cs="Mikhak-FD Black"/>
        <w:bCs/>
      </w:rPr>
    </w:pPr>
    <w:r w:rsidRPr="005B1101">
      <w:rPr>
        <w:rFonts w:ascii="Mikhak-FD Black" w:hAnsi="Mikhak-FD Black" w:cs="Mikhak-FD Black"/>
        <w:bCs/>
      </w:rPr>
      <w:fldChar w:fldCharType="begin"/>
    </w:r>
    <w:r w:rsidRPr="005B1101">
      <w:rPr>
        <w:rFonts w:ascii="Mikhak-FD Black" w:hAnsi="Mikhak-FD Black" w:cs="Mikhak-FD Black"/>
        <w:bCs/>
      </w:rPr>
      <w:instrText xml:space="preserve"> PAGE   \* MERGEFORMAT </w:instrText>
    </w:r>
    <w:r w:rsidRPr="005B1101">
      <w:rPr>
        <w:rFonts w:ascii="Mikhak-FD Black" w:hAnsi="Mikhak-FD Black" w:cs="Mikhak-FD Black"/>
        <w:bCs/>
      </w:rPr>
      <w:fldChar w:fldCharType="separate"/>
    </w:r>
    <w:r w:rsidRPr="005B1101">
      <w:rPr>
        <w:rFonts w:ascii="Mikhak-FD Black" w:hAnsi="Mikhak-FD Black" w:cs="Mikhak-FD Black"/>
        <w:bCs/>
        <w:noProof/>
      </w:rPr>
      <w:t>أ‌</w:t>
    </w:r>
    <w:r w:rsidRPr="005B1101">
      <w:rPr>
        <w:rFonts w:ascii="Mikhak-FD Black" w:hAnsi="Mikhak-FD Black" w:cs="Mikhak-FD Black"/>
        <w:bCs/>
        <w:noProof/>
      </w:rPr>
      <w:fldChar w:fldCharType="end"/>
    </w:r>
  </w:p>
  <w:p w14:paraId="1A3598B8" w14:textId="77777777" w:rsidR="00CA7732" w:rsidRDefault="00CA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F76F5" w14:textId="77777777" w:rsidR="009A22C9" w:rsidRDefault="009A22C9" w:rsidP="00AF3D47">
      <w:r>
        <w:separator/>
      </w:r>
    </w:p>
  </w:footnote>
  <w:footnote w:type="continuationSeparator" w:id="0">
    <w:p w14:paraId="11447B27" w14:textId="77777777" w:rsidR="009A22C9" w:rsidRDefault="009A22C9" w:rsidP="00AF3D47">
      <w:r>
        <w:continuationSeparato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World population prospects</w:t>
      </w:r>
    </w:p>
  </w:footnote>
  <w:footnote w:id="2">
    <w:p w14:paraId="0F210A81"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Goodarzi</w:t>
      </w:r>
    </w:p>
  </w:footnote>
  <w:footnote w:id="3">
    <w:p w14:paraId="019CC26F"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Jafari-Koulaee</w:t>
      </w:r>
    </w:p>
  </w:footnote>
  <w:footnote w:id="4">
    <w:p w14:paraId="75DBC3B2"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rPr>
        <w:footnoteRef/>
      </w:r>
      <w:r w:rsidRPr="00DB0882">
        <w:rPr>
          <w:rFonts w:ascii="Times New Roman" w:hAnsi="Times New Roman"/>
        </w:rPr>
        <w:t xml:space="preserve"> Liu</w:t>
      </w:r>
    </w:p>
  </w:footnote>
  <w:footnote w:id="5">
    <w:p w14:paraId="0AEF8209"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Kikas</w:t>
      </w:r>
    </w:p>
  </w:footnote>
  <w:footnote w:id="6">
    <w:p w14:paraId="215C4BF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Wang</w:t>
      </w:r>
    </w:p>
  </w:footnote>
  <w:footnote w:id="7">
    <w:p w14:paraId="6CDC1601"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Atchison</w:t>
      </w:r>
    </w:p>
  </w:footnote>
  <w:footnote w:id="8">
    <w:p w14:paraId="5245102F" w14:textId="77777777" w:rsidR="00CA7732" w:rsidRDefault="00000000" w:rsidP="00503BED">
      <w:pPr>
        <w:pStyle w:val="FootnoteText"/>
        <w:bidi w:val="0"/>
        <w:jc w:val="both"/>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Gerontology</w:t>
      </w:r>
      <w:r>
        <w:rPr>
          <w:rFonts w:ascii="Times New Roman" w:hAnsi="Times New Roman" w:hint="cs"/>
        </w:rPr>
        <w:t xml:space="preserve"/>
      </w:r>
      <w:r>
        <w:rPr>
          <w:rFonts w:ascii="Times New Roman" w:hAnsi="Times New Roman"/>
        </w:rPr>
        <w:t/>
      </w:r>
    </w:p>
  </w:footnote>
  <w:footnote w:id="9">
    <w:p w14:paraId="3E8AC39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World Health Organization</w:t>
      </w:r>
    </w:p>
  </w:footnote>
  <w:footnote w:id="10">
    <w:p w14:paraId="6C7EAD5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Immunological Theory of Aging</w:t>
      </w:r>
    </w:p>
  </w:footnote>
  <w:footnote w:id="11">
    <w:p w14:paraId="52CC6D2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Nikolich-Žugich</w:t>
      </w:r>
      <w:r>
        <w:rPr>
          <w:rFonts w:ascii="Times New Roman" w:hAnsi="Times New Roman"/>
        </w:rPr>
        <w:t/>
      </w:r>
    </w:p>
  </w:footnote>
  <w:footnote w:id="12">
    <w:p w14:paraId="0784FBF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Fülöp</w:t>
      </w:r>
      <w:r>
        <w:rPr>
          <w:rFonts w:ascii="Times New Roman" w:hAnsi="Times New Roman"/>
        </w:rPr>
        <w:t/>
      </w:r>
    </w:p>
  </w:footnote>
  <w:footnote w:id="13">
    <w:p w14:paraId="13C3EBE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López-Otín</w:t>
      </w:r>
    </w:p>
  </w:footnote>
  <w:footnote w:id="14">
    <w:p w14:paraId="5E3EED30" w14:textId="77777777" w:rsidR="00CA7732"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Campisi</w:t>
      </w:r>
    </w:p>
  </w:footnote>
  <w:footnote w:id="15">
    <w:p w14:paraId="2F1E4193"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Gladyshev</w:t>
      </w:r>
    </w:p>
  </w:footnote>
  <w:footnote w:id="16">
    <w:p w14:paraId="36C676E6"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Roger Gould</w:t>
      </w:r>
    </w:p>
  </w:footnote>
  <w:footnote w:id="17">
    <w:p w14:paraId="76CC2EDE" w14:textId="77777777" w:rsidR="00CA7732" w:rsidRPr="00CB468E" w:rsidRDefault="00000000" w:rsidP="00503BED">
      <w:pPr>
        <w:pStyle w:val="FootnoteText"/>
        <w:bidi w:val="0"/>
        <w:jc w:val="both"/>
        <w:rPr>
          <w:rFonts w:ascii="Times New Roman" w:hAnsi="Times New Roman"/>
          <w:lang w:bidi="fa-IR"/>
        </w:rPr>
      </w:pPr>
      <w:r>
        <w:rPr>
          <w:rStyle w:val="FootnoteReference"/>
          <w:rFonts w:ascii="Times New Roman" w:hAnsi="Times New Roman"/>
        </w:rPr>
        <w:footnoteRef/>
      </w:r>
      <w:r w:rsidRPr="00DB0882">
        <w:rPr>
          <w:rFonts w:ascii="Times New Roman" w:hAnsi="Times New Roman"/>
        </w:rPr>
        <w:t xml:space="preserve"> Daniel Levinson</w:t>
      </w:r>
    </w:p>
  </w:footnote>
  <w:footnote w:id="18">
    <w:p w14:paraId="122EE846" w14:textId="77777777" w:rsidR="00CA7732" w:rsidRPr="00CB468E" w:rsidRDefault="00000000" w:rsidP="00503BED">
      <w:pPr>
        <w:pStyle w:val="FootnoteText"/>
        <w:bidi w:val="0"/>
        <w:jc w:val="both"/>
        <w:rPr>
          <w:rFonts w:ascii="Times New Roman" w:hAnsi="Times New Roman"/>
          <w:lang w:bidi="fa-IR"/>
        </w:rPr>
      </w:pPr>
      <w:r>
        <w:rPr>
          <w:rStyle w:val="FootnoteReference"/>
          <w:rFonts w:ascii="Times New Roman" w:hAnsi="Times New Roman"/>
        </w:rPr>
        <w:footnoteRef/>
      </w:r>
      <w:r w:rsidRPr="00CB468E">
        <w:rPr>
          <w:rFonts w:ascii="Times New Roman" w:hAnsi="Times New Roman"/>
        </w:rPr>
        <w:t xml:space="preserve"> K. Warner Schaie</w:t>
      </w:r>
      <w:r>
        <w:rPr>
          <w:rFonts w:ascii="Times New Roman" w:hAnsi="Times New Roman" w:hint="cs"/>
        </w:rPr>
        <w:t xml:space="preserve"/>
      </w:r>
      <w:r w:rsidRPr="00CB468E">
        <w:rPr>
          <w:rFonts w:ascii="Times New Roman" w:hAnsi="Times New Roman"/>
        </w:rPr>
        <w:t/>
      </w:r>
    </w:p>
  </w:footnote>
  <w:footnote w:id="19">
    <w:p w14:paraId="2C916F04" w14:textId="77777777" w:rsidR="00CA7732" w:rsidRPr="00CB468E" w:rsidRDefault="00000000" w:rsidP="00503BED">
      <w:pPr>
        <w:pStyle w:val="FootnoteText"/>
        <w:bidi w:val="0"/>
        <w:jc w:val="both"/>
        <w:rPr>
          <w:rFonts w:ascii="Times New Roman" w:hAnsi="Times New Roman"/>
          <w:lang w:bidi="fa-IR"/>
        </w:rPr>
      </w:pPr>
      <w:r>
        <w:rPr>
          <w:rStyle w:val="FootnoteReference"/>
          <w:rFonts w:ascii="Times New Roman" w:hAnsi="Times New Roman"/>
        </w:rPr>
        <w:footnoteRef/>
      </w:r>
      <w:r w:rsidRPr="00CB468E">
        <w:rPr>
          <w:rFonts w:ascii="Times New Roman" w:hAnsi="Times New Roman"/>
          <w:lang w:bidi="fa-IR"/>
        </w:rPr>
        <w:t xml:space="preserve"> Erik Erikson</w:t>
      </w:r>
      <w:r>
        <w:rPr>
          <w:rFonts w:ascii="Times New Roman" w:hAnsi="Times New Roman" w:hint="cs"/>
          <w:lang w:bidi="fa-IR"/>
        </w:rPr>
        <w:t xml:space="preserve"/>
      </w:r>
      <w:r w:rsidRPr="00CB468E">
        <w:rPr>
          <w:rFonts w:ascii="Times New Roman" w:hAnsi="Times New Roman"/>
          <w:lang w:bidi="fa-IR"/>
        </w:rPr>
        <w:t/>
      </w:r>
    </w:p>
  </w:footnote>
  <w:footnote w:id="20">
    <w:p w14:paraId="625CBF06"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Kivnick</w:t>
      </w:r>
    </w:p>
  </w:footnote>
  <w:footnote w:id="21">
    <w:p w14:paraId="1B19297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Disengagement Theory</w:t>
      </w:r>
    </w:p>
  </w:footnote>
  <w:footnote w:id="22">
    <w:p w14:paraId="2F587D5E"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Cumming &amp; Henry</w:t>
      </w:r>
    </w:p>
  </w:footnote>
  <w:footnote w:id="23">
    <w:p w14:paraId="70CE4F65"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Atchley</w:t>
      </w:r>
    </w:p>
  </w:footnote>
  <w:footnote w:id="24">
    <w:p w14:paraId="35C8C42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Activity Theory</w:t>
      </w:r>
    </w:p>
  </w:footnote>
  <w:footnote w:id="25">
    <w:p w14:paraId="721942A9"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Havighurst</w:t>
      </w:r>
    </w:p>
  </w:footnote>
  <w:footnote w:id="26">
    <w:p w14:paraId="4E1F465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Neugarten &amp; Tobin</w:t>
      </w:r>
    </w:p>
  </w:footnote>
  <w:footnote w:id="27">
    <w:p w14:paraId="20D9E4F3"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Dowd</w:t>
      </w:r>
    </w:p>
  </w:footnote>
  <w:footnote w:id="28">
    <w:p w14:paraId="62310F5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Continuity Theory</w:t>
      </w:r>
    </w:p>
  </w:footnote>
  <w:footnote w:id="29">
    <w:p w14:paraId="0F26B7B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Nordgren</w:t>
      </w:r>
    </w:p>
  </w:footnote>
  <w:footnote w:id="30">
    <w:p w14:paraId="5B623D38"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Martin</w:t>
      </w:r>
    </w:p>
  </w:footnote>
  <w:footnote w:id="31">
    <w:p w14:paraId="62D37C76" w14:textId="77777777" w:rsidR="00CA7732"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rPr>
        <w:t xml:space="preserve"> Freud</w:t>
      </w:r>
      <w:r>
        <w:t xml:space="preserve"> </w:t>
      </w:r>
    </w:p>
  </w:footnote>
  <w:footnote w:id="32">
    <w:p w14:paraId="665AA30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Yalom</w:t>
      </w:r>
    </w:p>
  </w:footnote>
  <w:footnote w:id="33">
    <w:p w14:paraId="3E2CBCB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Greenberg, Pyszczynski &amp; Solomon</w:t>
      </w:r>
      <w:r>
        <w:rPr>
          <w:rFonts w:ascii="Times New Roman" w:hAnsi="Times New Roman"/>
        </w:rPr>
        <w:t xml:space="preserve"/>
      </w:r>
    </w:p>
  </w:footnote>
  <w:footnote w:id="34">
    <w:p w14:paraId="5550F11A" w14:textId="77777777" w:rsidR="00CA7732" w:rsidRDefault="00000000" w:rsidP="00503BED">
      <w:pPr>
        <w:pStyle w:val="FootnoteText"/>
        <w:bidi w:val="0"/>
        <w:rPr>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Mikulincer &amp; Florian</w:t>
      </w:r>
      <w:r>
        <w:t xml:space="preserve"> </w:t>
      </w:r>
    </w:p>
  </w:footnote>
  <w:footnote w:id="35">
    <w:p w14:paraId="1D3E61D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Neimeyer</w:t>
      </w:r>
    </w:p>
  </w:footnote>
  <w:footnote w:id="36">
    <w:p w14:paraId="7D3D38F1"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van Bruggen </w:t>
      </w:r>
    </w:p>
  </w:footnote>
  <w:footnote w:id="37">
    <w:p w14:paraId="30BE77B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Huang</w:t>
      </w:r>
    </w:p>
  </w:footnote>
  <w:footnote w:id="38">
    <w:p w14:paraId="1602FB80"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Sternberg</w:t>
      </w:r>
    </w:p>
  </w:footnote>
  <w:footnote w:id="39">
    <w:p w14:paraId="0B771F71"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Mayer &amp; Salovey</w:t>
      </w:r>
    </w:p>
  </w:footnote>
  <w:footnote w:id="40">
    <w:p w14:paraId="73FDDF88"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rPr>
        <w:footnoteRef/>
      </w:r>
      <w:r w:rsidRPr="00DB0882">
        <w:rPr>
          <w:rFonts w:ascii="Times New Roman" w:hAnsi="Times New Roman"/>
        </w:rPr>
        <w:t xml:space="preserve"> Pinto</w:t>
      </w:r>
    </w:p>
  </w:footnote>
  <w:footnote w:id="41">
    <w:p w14:paraId="6D75480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Pinto</w:t>
      </w:r>
    </w:p>
  </w:footnote>
  <w:footnote w:id="42">
    <w:p w14:paraId="475A57C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King &amp; DeCicco</w:t>
      </w:r>
    </w:p>
  </w:footnote>
  <w:footnote w:id="43">
    <w:p w14:paraId="6FE5DED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Zohar &amp; Marshall</w:t>
      </w:r>
    </w:p>
  </w:footnote>
  <w:footnote w:id="44">
    <w:p w14:paraId="60A2690B"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Abramowitz</w:t>
      </w:r>
    </w:p>
  </w:footnote>
  <w:footnote w:id="45">
    <w:p w14:paraId="51A4B8E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Papalia &amp; Martorell </w:t>
      </w:r>
    </w:p>
  </w:footnote>
  <w:footnote w:id="46">
    <w:p w14:paraId="3756D4C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Salkovskis &amp; Warwick </w:t>
      </w:r>
    </w:p>
  </w:footnote>
  <w:footnote w:id="47">
    <w:p w14:paraId="192CD199"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Abramowitz</w:t>
      </w:r>
    </w:p>
  </w:footnote>
  <w:footnote w:id="48">
    <w:p w14:paraId="67719A1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Engel </w:t>
      </w:r>
    </w:p>
  </w:footnote>
  <w:footnote w:id="49">
    <w:p w14:paraId="0C32724E"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rPr>
        <w:footnoteRef/>
      </w:r>
      <w:r w:rsidRPr="00DB0882">
        <w:rPr>
          <w:rFonts w:ascii="Times New Roman" w:hAnsi="Times New Roman"/>
        </w:rPr>
        <w:t xml:space="preserve"> Asmundson</w:t>
      </w:r>
    </w:p>
  </w:footnote>
  <w:footnote w:id="50">
    <w:p w14:paraId="0657C20D" w14:textId="77777777" w:rsidR="00CA7732" w:rsidRDefault="00000000" w:rsidP="00503BED">
      <w:pPr>
        <w:pStyle w:val="FootnoteText"/>
        <w:bidi w:val="0"/>
        <w:rPr>
          <w:lang w:bidi="fa-IR"/>
        </w:rPr>
      </w:pPr>
      <w:r w:rsidRPr="00DB0882">
        <w:rPr>
          <w:rStyle w:val="FootnoteReference"/>
          <w:rFonts w:ascii="Times New Roman" w:hAnsi="Times New Roman"/>
        </w:rPr>
        <w:footnoteRef/>
      </w:r>
      <w:r w:rsidRPr="00DB0882">
        <w:rPr>
          <w:rFonts w:ascii="Times New Roman" w:hAnsi="Times New Roman"/>
        </w:rPr>
        <w:t xml:space="preserve"> Maunder &amp; Hunter</w:t>
      </w:r>
      <w:r>
        <w:t xml:space="preserve"> </w:t>
      </w:r>
    </w:p>
  </w:footnote>
  <w:footnote w:id="51">
    <w:p w14:paraId="6FBC2A8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hint="cs"/>
        </w:rPr>
        <w:t xml:space="preserve"> American Psychiatric Association</w:t>
      </w:r>
      <w:r>
        <w:rPr>
          <w:rFonts w:ascii="Times New Roman" w:hAnsi="Times New Roman"/>
        </w:rPr>
        <w:t/>
      </w:r>
      <w:r>
        <w:rPr>
          <w:rFonts w:ascii="Times New Roman" w:hAnsi="Times New Roman"/>
          <w:color w:val="auto"/>
          <w:sz w:val="28"/>
          <w:szCs w:val="28"/>
          <w:lang w:bidi="fa-IR"/>
        </w:rPr>
        <w:t xml:space="preserve"/>
      </w:r>
      <w:r>
        <w:rPr>
          <w:rFonts w:ascii="Times New Roman" w:hAnsi="Times New Roman"/>
        </w:rPr>
        <w:t/>
      </w:r>
    </w:p>
  </w:footnote>
  <w:footnote w:id="52">
    <w:p w14:paraId="20B8C45B"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Fergus &amp; Valentiner </w:t>
      </w:r>
    </w:p>
  </w:footnote>
  <w:footnote w:id="53">
    <w:p w14:paraId="6B5190D3"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Abramowitz &amp; Braddock</w:t>
      </w:r>
    </w:p>
  </w:footnote>
  <w:footnote w:id="54">
    <w:p w14:paraId="332DF09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Taylor &amp; Asmundson</w:t>
      </w:r>
    </w:p>
  </w:footnote>
  <w:footnote w:id="55">
    <w:p w14:paraId="04733669"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World Health Organization</w:t>
      </w:r>
    </w:p>
  </w:footnote>
  <w:footnote w:id="56">
    <w:p w14:paraId="52FB090C"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American Psychiatric Association </w:t>
      </w:r>
    </w:p>
  </w:footnote>
  <w:footnote w:id="57">
    <w:p w14:paraId="03970654"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National Institute on Aging</w:t>
      </w:r>
    </w:p>
  </w:footnote>
  <w:footnote w:id="58">
    <w:p w14:paraId="53DA6662"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Koenig</w:t>
      </w:r>
    </w:p>
  </w:footnote>
  <w:footnote w:id="59">
    <w:p w14:paraId="7C969B55"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Wang</w:t>
      </w:r>
    </w:p>
  </w:footnote>
  <w:footnote w:id="60">
    <w:p w14:paraId="38D21500"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 Soto</w:t>
      </w:r>
    </w:p>
  </w:footnote>
  <w:footnote w:id="61">
    <w:p w14:paraId="6E7C640F"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Chen</w:t>
      </w:r>
    </w:p>
  </w:footnote>
  <w:footnote w:id="62">
    <w:p w14:paraId="35178318"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 xml:space="preserve">Kaplan </w:t>
      </w:r>
    </w:p>
  </w:footnote>
  <w:footnote w:id="63">
    <w:p w14:paraId="620CFC12"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hint="cs"/>
        </w:rPr>
        <w:t xml:space="preserve"> </w:t>
      </w:r>
      <w:r>
        <w:rPr>
          <w:rFonts w:ascii="Times New Roman" w:hAnsi="Times New Roman"/>
        </w:rPr>
        <w:t>Beck &amp; Haigh</w:t>
      </w:r>
    </w:p>
  </w:footnote>
  <w:footnote w:id="64">
    <w:p w14:paraId="272F1BE7"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Gould</w:t>
      </w:r>
    </w:p>
  </w:footnote>
  <w:footnote w:id="65">
    <w:p w14:paraId="554E2CD5"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rPr>
        <w:footnoteRef/>
      </w:r>
      <w:r>
        <w:rPr>
          <w:rFonts w:ascii="Times New Roman" w:hAnsi="Times New Roman" w:hint="cs"/>
        </w:rPr>
        <w:t xml:space="preserve"> Wang &amp; Zhao</w:t>
      </w:r>
      <w:r w:rsidRPr="00CB468E">
        <w:rPr>
          <w:rFonts w:ascii="Times New Roman" w:hAnsi="Times New Roman"/>
        </w:rPr>
        <w:t/>
      </w:r>
    </w:p>
  </w:footnote>
  <w:footnote w:id="66">
    <w:p w14:paraId="331ABEE5"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rPr>
        <w:footnoteRef/>
      </w:r>
      <w:r w:rsidRPr="00C004D3">
        <w:rPr>
          <w:rFonts w:ascii="Times New Roman" w:hAnsi="Times New Roman"/>
        </w:rPr>
        <w:t xml:space="preserve"> </w:t>
      </w:r>
      <w:r w:rsidRPr="00C004D3">
        <w:rPr>
          <w:rFonts w:ascii="Times New Roman" w:hAnsi="Times New Roman"/>
          <w:lang w:bidi="fa-IR"/>
        </w:rPr>
        <w:t>Stavrova</w:t>
      </w:r>
    </w:p>
  </w:footnote>
  <w:footnote w:id="67">
    <w:p w14:paraId="241A3707"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Yonker, Schnabelrauch &amp; DeHaan</w:t>
      </w:r>
      <w:r>
        <w:rPr>
          <w:rFonts w:ascii="Times New Roman" w:hAnsi="Times New Roman"/>
        </w:rPr>
        <w:t/>
      </w:r>
    </w:p>
  </w:footnote>
  <w:footnote w:id="68">
    <w:p w14:paraId="1CBDC73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Zeng</w:t>
      </w:r>
    </w:p>
  </w:footnote>
  <w:footnote w:id="69">
    <w:p w14:paraId="37910B69"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Levin</w:t>
      </w:r>
    </w:p>
  </w:footnote>
  <w:footnote w:id="70">
    <w:p w14:paraId="526F80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Zarina Mat Saad, Zulkarnain A. Hatta &amp; Noriah Mohamad</w:t>
      </w:r>
      <w:r>
        <w:rPr>
          <w:rFonts w:ascii="Times New Roman" w:hAnsi="Times New Roman"/>
          <w:lang w:bidi="fa-IR"/>
        </w:rPr>
        <w:t/>
      </w:r>
    </w:p>
  </w:footnote>
  <w:footnote w:id="71">
    <w:p w14:paraId="1AB3DBC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w:t>
      </w:r>
      <w:r>
        <w:rPr>
          <w:rFonts w:ascii="Times New Roman" w:hAnsi="Times New Roman"/>
          <w:lang w:bidi="fa-IR"/>
        </w:rPr>
        <w:t>Chlan, Zebracki &amp; Vogel</w:t>
      </w:r>
    </w:p>
  </w:footnote>
  <w:footnote w:id="72">
    <w:p w14:paraId="010221EE"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King &amp; DeCicco</w:t>
      </w:r>
    </w:p>
  </w:footnote>
  <w:footnote w:id="73">
    <w:p w14:paraId="49DC5E62"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rPr>
        <w:footnoteRef/>
      </w:r>
      <w:r>
        <w:rPr>
          <w:rFonts w:ascii="Times New Roman" w:hAnsi="Times New Roman"/>
        </w:rPr>
        <w:t xml:space="preserve"> Jain &amp; Purohit</w:t>
      </w:r>
      <w:r>
        <w:rPr>
          <w:rFonts w:ascii="Times New Roman" w:hAnsi="Times New Roman"/>
          <w:lang w:bidi="fa-IR"/>
        </w:rPr>
        <w:t/>
      </w:r>
    </w:p>
  </w:footnote>
  <w:footnote w:id="74">
    <w:p w14:paraId="261DB4EA" w14:textId="77777777" w:rsidR="00CA7732" w:rsidRDefault="00000000" w:rsidP="00503BED">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Harding</w:t>
      </w:r>
    </w:p>
  </w:footnote>
  <w:footnote w:id="75">
    <w:p w14:paraId="5CB235BF"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Thorson &amp; Powell</w:t>
      </w:r>
      <w:r w:rsidRPr="00BF0351">
        <w:rPr>
          <w:rFonts w:ascii="Times New Roman" w:hAnsi="Times New Roman"/>
          <w:lang w:bidi="fa-IR"/>
        </w:rPr>
        <w:t/>
      </w:r>
    </w:p>
  </w:footnote>
  <w:footnote w:id="76">
    <w:p w14:paraId="3BC4B7D4"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Moreira-Almeida &amp; Koenig</w:t>
      </w:r>
      <w:r w:rsidRPr="00BF0351">
        <w:rPr>
          <w:rFonts w:ascii="Times New Roman" w:hAnsi="Times New Roman"/>
          <w:lang w:bidi="fa-IR"/>
        </w:rPr>
        <w:t/>
      </w:r>
    </w:p>
  </w:footnote>
  <w:footnote w:id="77">
    <w:p w14:paraId="04CD18E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Jain &amp; Purohit</w:t>
      </w:r>
    </w:p>
  </w:footnote>
  <w:footnote w:id="78">
    <w:p w14:paraId="4B4059E9"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Noyes </w:t>
      </w:r>
    </w:p>
  </w:footnote>
  <w:footnote w:id="79">
    <w:p w14:paraId="7EC6283E"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Tomer &amp; Eliason</w:t>
      </w:r>
    </w:p>
  </w:footnote>
  <w:footnote w:id="80">
    <w:p w14:paraId="1302C23F" w14:textId="77777777" w:rsidR="00CA7732" w:rsidRDefault="00000000" w:rsidP="00503BED">
      <w:pPr>
        <w:pStyle w:val="FootnoteText"/>
        <w:bidi w:val="0"/>
        <w:rPr>
          <w:lang w:bidi="fa-IR"/>
        </w:rPr>
      </w:pPr>
      <w:r w:rsidRPr="00BF0351">
        <w:rPr>
          <w:rStyle w:val="FootnoteReference"/>
          <w:rFonts w:ascii="Times New Roman" w:hAnsi="Times New Roman"/>
        </w:rPr>
        <w:footnoteRef/>
      </w:r>
      <w:r w:rsidRPr="00BF0351">
        <w:rPr>
          <w:rFonts w:ascii="Times New Roman" w:hAnsi="Times New Roman"/>
        </w:rPr>
        <w:t xml:space="preserve"> </w:t>
      </w:r>
      <w:r w:rsidRPr="00BF0351">
        <w:rPr>
          <w:rFonts w:ascii="Times New Roman" w:hAnsi="Times New Roman"/>
          <w:lang w:bidi="fa-IR"/>
        </w:rPr>
        <w:t>Yalom</w:t>
      </w:r>
    </w:p>
  </w:footnote>
  <w:footnote w:id="81">
    <w:p w14:paraId="6BE297C4" w14:textId="77777777" w:rsidR="00CA7732" w:rsidRDefault="00000000" w:rsidP="00503BED">
      <w:pPr>
        <w:pStyle w:val="FootnoteText"/>
        <w:bidi w:val="0"/>
        <w:rPr>
          <w:lang w:bidi="fa-IR"/>
        </w:rPr>
      </w:pPr>
      <w:r>
        <w:rPr>
          <w:rStyle w:val="FootnoteReference"/>
        </w:rPr>
        <w:footnoteRef/>
      </w:r>
      <w:r>
        <w:t xml:space="preserve"> </w:t>
      </w:r>
      <w:r>
        <w:rPr>
          <w:rFonts w:ascii="Times New Roman" w:hAnsi="Times New Roman"/>
          <w:lang w:bidi="fa-IR"/>
        </w:rPr>
        <w:t>Krejcie &amp; Morgan</w:t>
      </w:r>
    </w:p>
  </w:footnote>
  <w:footnote w:id="82">
    <w:p w14:paraId="6EE532D6" w14:textId="77777777" w:rsidR="00CA7732"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Levin</w:t>
      </w:r>
    </w:p>
  </w:footnote>
  <w:footnote w:id="83">
    <w:p w14:paraId="69DC26AA" w14:textId="77777777" w:rsidR="00CA7732"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King &amp; DeCicco</w:t>
      </w:r>
    </w:p>
  </w:footnote>
  <w:footnote w:id="84">
    <w:p w14:paraId="3DC42964" w14:textId="77777777" w:rsidR="00CA7732" w:rsidRDefault="00000000" w:rsidP="00856470">
      <w:pPr>
        <w:pStyle w:val="FootnoteText"/>
        <w:bidi w:val="0"/>
        <w:rPr>
          <w:rFonts w:ascii="Times New Roman" w:hAnsi="Times New Roman"/>
        </w:rPr>
      </w:pPr>
      <w:r>
        <w:rPr>
          <w:rStyle w:val="FootnoteReference"/>
          <w:rFonts w:ascii="Times New Roman" w:hAnsi="Times New Roman"/>
        </w:rPr>
        <w:footnoteRef/>
      </w:r>
      <w:r>
        <w:rPr>
          <w:rFonts w:ascii="Times New Roman" w:hAnsi="Times New Roman"/>
        </w:rPr>
        <w:t xml:space="preserve"> Harding</w:t>
      </w:r>
    </w:p>
  </w:footnote>
  <w:footnote w:id="85">
    <w:p w14:paraId="2974AECE"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rPr>
        <w:footnoteRef/>
      </w:r>
      <w:r w:rsidRPr="00BF0351">
        <w:rPr>
          <w:rFonts w:ascii="Times New Roman" w:hAnsi="Times New Roman"/>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Nazanin"/>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
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jc w:val="center"/>
        <w:rPr>
          <w:rFonts w:cs="B Lotus"/>
          <w:b/>
          <w:bCs/>
          <w:color w:val="auto"/>
          <w:sz w:val="36"/>
          <w:szCs w:val="36"/>
          <w:lang w:bidi="fa-IR"/>
        </w:rPr>
      </w:pPr>
      <w:r>
        <w:rPr>
          <w:rFonts w:hint="cs"/>
          <w:b/>
          <w:bCs/>
          <w:lang w:bidi="fa-IR"/>
        </w:rPr>
        <w:t>مرکز ساری</w:t>
      </w:r>
    </w:p>
    <w:p w14:paraId="53D43E8B" w14:textId="77777777" w:rsidR="00912462" w:rsidRDefault="00000000">
      <w:pPr>
        <w:spacing w:line="276" w:lineRule="auto"/>
        <w:jc w:val="center"/>
        <w:rPr>
          <w:rFonts w:cs="B Lotus"/>
          <w:b/>
          <w:bCs/>
          <w:color w:val="auto"/>
          <w:sz w:val="36"/>
          <w:szCs w:val="36"/>
          <w:lang w:bidi="fa-IR"/>
        </w:rPr>
      </w:pPr>
      <w:r>
        <w:rPr>
          <w:rFonts w:hint="cs"/>
          <w:b/>
          <w:bCs/>
          <w:lang w:bidi="fa-IR"/>
        </w:rPr>
        <w:t>پایان نامه کارشناسی ارشد</w:t>
      </w:r>
    </w:p>
    <w:p w14:paraId="1070322A" w14:textId="77777777" w:rsidR="00912462" w:rsidRDefault="00000000">
      <w:pPr>
        <w:spacing w:line="276" w:lineRule="auto"/>
        <w:jc w:val="center"/>
        <w:rPr>
          <w:rFonts w:cs="B Lotus"/>
          <w:b/>
          <w:bCs/>
          <w:color w:val="auto"/>
          <w:sz w:val="36"/>
          <w:szCs w:val="36"/>
          <w:lang w:bidi="fa-IR"/>
        </w:rPr>
      </w:pPr>
      <w:r>
        <w:rPr>
          <w:rFonts w:hint="cs"/>
          <w:b/>
          <w:bCs/>
          <w:lang w:bidi="fa-IR"/>
        </w:rPr>
        <w:t>رشته روانشناسی گرایش روانشناسی اسلامی گرایش روانشناسی مثبت گرا</w:t>
      </w:r>
    </w:p>
    <w:p w14:paraId="3B413CAA" w14:textId="77777777" w:rsidR="00912462" w:rsidRDefault="00000000">
      <w:pPr>
        <w:spacing w:line="276" w:lineRule="auto"/>
        <w:jc w:val="center"/>
        <w:rPr>
          <w:rFonts w:cs="B Lotus"/>
          <w:b/>
          <w:bCs/>
          <w:color w:val="auto"/>
          <w:sz w:val="36"/>
          <w:szCs w:val="36"/>
          <w:lang w:bidi="fa-IR"/>
        </w:rPr>
      </w:pPr>
      <w:r>
        <w:rPr>
          <w:rFonts w:hint="cs"/>
          <w:b/>
          <w:bCs/>
          <w:lang w:bidi="fa-IR"/>
        </w:rPr>
        <w:t>عنوان</w:t>
      </w:r>
    </w:p>
    <w:p w14:paraId="50C12391" w14:textId="77777777" w:rsidR="00912462" w:rsidRDefault="00000000">
      <w:pPr>
        <w:spacing w:line="276" w:lineRule="auto"/>
        <w:jc w:val="center"/>
        <w:rPr>
          <w:rFonts w:cs="B Lotus"/>
          <w:b/>
          <w:bCs/>
          <w:color w:val="auto"/>
          <w:sz w:val="36"/>
          <w:szCs w:val="36"/>
          <w:lang w:bidi="fa-IR"/>
        </w:rPr>
      </w:pPr>
      <w:bookmarkStart w:id="0" w:name="_Hlk152384097"/>
      <w:r>
        <w:rPr>
          <w:rFonts w:hint="cs"/>
          <w:b/>
          <w:bCs/>
          <w:lang w:bidi="fa-IR"/>
        </w:rPr>
        <w:t xml:space="preserve">رابطه هوش معنوی و اضطراب سلامتی با اضطراب مرگ سالمندان </w:t>
      </w:r>
    </w:p>
    <w:p w14:paraId="1C7E5B67" w14:textId="77777777" w:rsidR="00912462" w:rsidRDefault="00000000">
      <w:pPr>
        <w:spacing w:line="276" w:lineRule="auto"/>
        <w:jc w:val="center"/>
        <w:rPr>
          <w:rFonts w:cs="B Lotus"/>
          <w:b/>
          <w:bCs/>
          <w:color w:val="auto"/>
          <w:sz w:val="36"/>
          <w:szCs w:val="36"/>
          <w:lang w:bidi="fa-IR"/>
        </w:rPr>
      </w:pPr>
      <w:r>
        <w:rPr>
          <w:rFonts w:hint="cs"/>
          <w:b/>
          <w:bCs/>
          <w:lang w:bidi="fa-IR"/>
        </w:rPr>
        <w:t>خانه سالمندان فرشتگان تهران</w:t>
      </w:r>
    </w:p>
    <w:bookmarkEnd w:id="0"/>
    <w:p w14:paraId="36853D35" w14:textId="77777777" w:rsidR="00912462" w:rsidRDefault="00000000">
      <w:pPr>
        <w:spacing w:line="276" w:lineRule="auto"/>
        <w:jc w:val="center"/>
        <w:rPr>
          <w:rFonts w:cs="B Lotus"/>
          <w:b/>
          <w:bCs/>
          <w:color w:val="auto"/>
          <w:sz w:val="36"/>
          <w:szCs w:val="36"/>
          <w:lang w:bidi="fa-IR"/>
        </w:rPr>
      </w:pPr>
      <w:r>
        <w:rPr>
          <w:rFonts w:hint="cs"/>
          <w:b/>
          <w:bCs/>
          <w:lang w:bidi="fa-IR"/>
        </w:rPr>
        <w:t>استاد راهنما</w:t>
      </w:r>
    </w:p>
    <w:p w14:paraId="3089FC56" w14:textId="77777777" w:rsidR="00912462" w:rsidRDefault="00000000">
      <w:pPr>
        <w:spacing w:line="276" w:lineRule="auto"/>
        <w:jc w:val="center"/>
        <w:rPr>
          <w:rFonts w:cs="B Lotus"/>
          <w:b/>
          <w:bCs/>
          <w:color w:val="auto"/>
          <w:sz w:val="36"/>
          <w:szCs w:val="36"/>
          <w:lang w:bidi="fa-IR"/>
        </w:rPr>
      </w:pPr>
      <w:r>
        <w:rPr>
          <w:rFonts w:hint="cs"/>
          <w:b/>
          <w:bCs/>
          <w:lang w:bidi="fa-IR"/>
        </w:rPr>
        <w:t xml:space="preserve">باب اله بخشی پور </w:t>
      </w:r>
      <w:proofErr w:type="spellStart"/>
      <w:r>
        <w:rPr>
          <w:rFonts w:hint="cs"/>
          <w:b/>
          <w:bCs/>
          <w:lang w:bidi="fa-IR"/>
        </w:rPr>
        <w:t>جویباری</w:t>
      </w:r>
      <w:proofErr w:type="spellEnd"/>
    </w:p>
    <w:p w14:paraId="38A2402A" w14:textId="77777777" w:rsidR="00912462" w:rsidRDefault="00000000">
      <w:pPr>
        <w:spacing w:line="276" w:lineRule="auto"/>
        <w:jc w:val="center"/>
        <w:rPr>
          <w:rFonts w:cs="B Lotus"/>
          <w:b/>
          <w:bCs/>
          <w:color w:val="auto"/>
          <w:sz w:val="36"/>
          <w:szCs w:val="36"/>
          <w:lang w:bidi="fa-IR"/>
        </w:rPr>
      </w:pPr>
      <w:r>
        <w:rPr>
          <w:rFonts w:hint="cs"/>
          <w:b/>
          <w:bCs/>
          <w:lang w:bidi="fa-IR"/>
        </w:rPr>
        <w:t>مؤلف</w:t>
      </w:r>
    </w:p>
    <w:p w14:paraId="43846BB1"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فاطمه بیات</w:t>
      </w:r>
    </w:p>
    <w:p w14:paraId="4A24365F"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263B6F5C"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512BD3B8"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pPr>
      <w:r>
        <w:rPr>
          <w:rFonts w:ascii="IranNastaliq" w:hAnsi="IranNastaliq" w:cs="B Titr" w:hint="cs"/>
          <w:b/>
          <w:bCs/>
          <w:sz w:val="30"/>
          <w:szCs w:val="30"/>
          <w:lang w:bidi="fa-IR"/>
        </w:rPr>
        <w:lastRenderedPageBreak/>
        <w:t>تشکر و قدردانی</w:t>
      </w:r>
    </w:p>
    <w:p w14:paraId="7C58AEE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حمد و سپاس یکتای بی همتا را که </w:t>
      </w:r>
      <w:proofErr w:type="spellStart"/>
      <w:r w:rsidRPr="005B1101">
        <w:rPr>
          <w:rFonts w:ascii="IranNastaliq" w:hAnsi="IranNastaliq" w:cs="IranNastaliq" w:hint="cs"/>
          <w:sz w:val="36"/>
          <w:szCs w:val="36"/>
          <w:lang w:bidi="fa-IR"/>
        </w:rPr>
        <w:t>لطفش</w:t>
      </w:r>
      <w:proofErr w:type="spellEnd"/>
      <w:r w:rsidRPr="005B1101">
        <w:rPr>
          <w:rFonts w:ascii="IranNastaliq" w:hAnsi="IranNastaliq" w:cs="IranNastaliq" w:hint="cs"/>
          <w:sz w:val="36"/>
          <w:szCs w:val="36"/>
          <w:lang w:bidi="fa-IR"/>
        </w:rPr>
        <w:t xml:space="preserve"> بر ما عیان است، ادای شکرش را هیچ زبان و دریای</w:t>
      </w:r>
    </w:p>
    <w:p w14:paraId="7139F56E" w14:textId="77777777" w:rsidR="00912462" w:rsidRDefault="00000000" w:rsidP="005B1101">
      <w:pPr>
        <w:bidi w:val="0"/>
        <w:spacing w:after="0"/>
        <w:ind w:right="95"/>
        <w:jc w:val="center"/>
        <w:rPr>
          <w:rFonts w:ascii="IranNastaliq" w:hAnsi="IranNastaliq" w:cs="IranNastaliq"/>
          <w:sz w:val="36"/>
          <w:szCs w:val="36"/>
          <w:lang w:bidi="fa-IR"/>
        </w:rPr>
      </w:pPr>
      <w:proofErr w:type="spellStart"/>
      <w:r w:rsidRPr="005B1101">
        <w:rPr>
          <w:rFonts w:ascii="IranNastaliq" w:hAnsi="IranNastaliq" w:cs="IranNastaliq" w:hint="cs"/>
          <w:sz w:val="36"/>
          <w:szCs w:val="36"/>
          <w:lang w:bidi="fa-IR"/>
        </w:rPr>
        <w:t>فضلش</w:t>
      </w:r>
      <w:proofErr w:type="spellEnd"/>
      <w:r w:rsidRPr="005B1101">
        <w:rPr>
          <w:rFonts w:ascii="IranNastaliq" w:hAnsi="IranNastaliq" w:cs="IranNastaliq" w:hint="cs"/>
          <w:sz w:val="36"/>
          <w:szCs w:val="36"/>
          <w:lang w:bidi="fa-IR"/>
        </w:rPr>
        <w:t xml:space="preserve"> را هیچ کران نیست و اگر در این وادی هستم، همه محبت </w:t>
      </w:r>
      <w:proofErr w:type="spellStart"/>
      <w:r w:rsidRPr="005B1101">
        <w:rPr>
          <w:rFonts w:ascii="IranNastaliq" w:hAnsi="IranNastaliq" w:cs="IranNastaliq" w:hint="cs"/>
          <w:sz w:val="36"/>
          <w:szCs w:val="36"/>
          <w:lang w:bidi="fa-IR"/>
        </w:rPr>
        <w:t>اوست</w:t>
      </w:r>
      <w:proofErr w:type="spellEnd"/>
      <w:r w:rsidRPr="005B1101">
        <w:rPr>
          <w:rFonts w:ascii="IranNastaliq" w:hAnsi="IranNastaliq" w:cs="IranNastaliq" w:hint="cs"/>
          <w:sz w:val="36"/>
          <w:szCs w:val="36"/>
          <w:lang w:bidi="fa-IR"/>
        </w:rPr>
        <w:t>.</w:t>
      </w:r>
    </w:p>
    <w:p w14:paraId="57897B5D" w14:textId="77777777" w:rsidR="00912462" w:rsidRPr="005B1101"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با تشکر و قدردانی از زحمات استاد عالی قدر جناب آقای دکتر باب اله بخشی پور </w:t>
      </w:r>
      <w:proofErr w:type="spellStart"/>
      <w:r w:rsidRPr="005B1101">
        <w:rPr>
          <w:rFonts w:ascii="IranNastaliq" w:hAnsi="IranNastaliq" w:cs="IranNastaliq" w:hint="cs"/>
          <w:sz w:val="36"/>
          <w:szCs w:val="36"/>
          <w:lang w:bidi="fa-IR"/>
        </w:rPr>
        <w:t>جویباری</w:t>
      </w:r>
      <w:proofErr w:type="spellEnd"/>
    </w:p>
    <w:p w14:paraId="504E891C" w14:textId="10FE4095"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pPr>
      <w:r>
        <w:rPr>
          <w:rFonts w:ascii="IranNastaliq" w:hAnsi="IranNastaliq" w:cs="B Titr" w:hint="cs"/>
          <w:b/>
          <w:bCs/>
          <w:sz w:val="30"/>
          <w:szCs w:val="30"/>
          <w:lang w:bidi="fa-IR"/>
        </w:rPr>
        <w:lastRenderedPageBreak/>
        <w:t>تقدیم نامه:</w:t>
      </w:r>
    </w:p>
    <w:p w14:paraId="36626272"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ماحصل آموخته </w:t>
      </w:r>
      <w:proofErr w:type="spellStart"/>
      <w:r w:rsidRPr="005B1101">
        <w:rPr>
          <w:rFonts w:ascii="IranNastaliq" w:hAnsi="IranNastaliq" w:cs="IranNastaliq" w:hint="cs"/>
          <w:sz w:val="36"/>
          <w:szCs w:val="36"/>
          <w:lang w:bidi="fa-IR"/>
        </w:rPr>
        <w:t>هایم</w:t>
      </w:r>
      <w:proofErr w:type="spellEnd"/>
      <w:r w:rsidRPr="005B1101">
        <w:rPr>
          <w:rFonts w:ascii="IranNastaliq" w:hAnsi="IranNastaliq" w:cs="IranNastaliq" w:hint="cs"/>
          <w:sz w:val="36"/>
          <w:szCs w:val="36"/>
          <w:lang w:bidi="fa-IR"/>
        </w:rPr>
        <w:t xml:space="preserve"> را تقدیم می کنم</w:t>
      </w:r>
    </w:p>
    <w:p w14:paraId="77678368"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به خدایی که آفرید</w:t>
      </w:r>
    </w:p>
    <w:p w14:paraId="59291E5F"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جهان را، انسان را، عقل را، علم را، معرفت را  و عشق را</w:t>
      </w:r>
    </w:p>
    <w:p w14:paraId="197F0A7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و به آنان که مهر آسمانی شان آرام بخش آلام زمینی ام است.</w:t>
      </w:r>
    </w:p>
    <w:p w14:paraId="39C0420E"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lang w:bidi="fa-IR"/>
        </w:rPr>
      </w:pPr>
      <w:r>
        <w:rPr>
          <w:rFonts w:ascii="Times New Roman" w:eastAsia="MS Mincho" w:hAnsi="Times New Roman" w:cs="B Titr" w:hint="cs"/>
          <w:b/>
          <w:bCs/>
          <w:noProof/>
          <w:sz w:val="30"/>
          <w:szCs w:val="30"/>
          <w:lang w:bidi="fa-IR"/>
        </w:rPr>
        <w:lastRenderedPageBreak/>
        <w:t>فهرست مطالب</w:t>
      </w:r>
    </w:p>
    <w:p w14:paraId="1FB2E4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چکیده فارسی</w:t>
      </w:r>
      <w:r>
        <w:rPr>
          <w:rFonts w:hint="cs"/>
          <w:b/>
          <w:bCs/>
          <w:lang w:bidi="fa-IR"/>
        </w:rPr>
        <w:tab/>
        <w:t>۱</w:t>
      </w:r>
    </w:p>
    <w:p w14:paraId="2D075F7B"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اول: کلیات پژوهش</w:t>
      </w:r>
    </w:p>
    <w:p w14:paraId="0EE6B38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۱-۱- مقدمه</w:t>
      </w:r>
      <w:r>
        <w:rPr>
          <w:rFonts w:hint="cs"/>
          <w:lang w:bidi="fa-IR"/>
        </w:rPr>
        <w:tab/>
        <w:t>۳</w:t>
      </w:r>
    </w:p>
    <w:p w14:paraId="4382CEB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۱-۲- بیان مسأله</w:t>
      </w:r>
      <w:r>
        <w:rPr>
          <w:rFonts w:hint="cs"/>
          <w:lang w:bidi="fa-IR"/>
        </w:rPr>
        <w:tab/>
        <w:t>۵</w:t>
      </w:r>
    </w:p>
    <w:p w14:paraId="0C41EA13"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۱-۳- اهمیت و ضرورت پژوهش</w:t>
      </w:r>
      <w:r>
        <w:rPr>
          <w:rFonts w:hint="cs"/>
          <w:lang w:bidi="fa-IR"/>
        </w:rPr>
        <w:tab/>
        <w:t>۱۰</w:t>
      </w:r>
    </w:p>
    <w:p w14:paraId="57BDA45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۱-۴- اهداف پژوهش</w:t>
      </w:r>
      <w:r>
        <w:rPr>
          <w:rFonts w:hint="cs"/>
          <w:lang w:bidi="fa-IR"/>
        </w:rPr>
        <w:tab/>
        <w:t>۱۲</w:t>
      </w:r>
    </w:p>
    <w:p w14:paraId="21562B05"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۱-۴-۱- هدف اصلی</w:t>
      </w:r>
      <w:r>
        <w:rPr>
          <w:rFonts w:hint="cs"/>
          <w:lang w:bidi="fa-IR"/>
        </w:rPr>
        <w:tab/>
        <w:t>۱۲</w:t>
      </w:r>
    </w:p>
    <w:p w14:paraId="01BD2601"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۱-۴-۲- اهداف فرعی</w:t>
      </w:r>
      <w:r>
        <w:rPr>
          <w:rFonts w:hint="cs"/>
          <w:lang w:bidi="fa-IR"/>
        </w:rPr>
        <w:tab/>
        <w:t>۱۲</w:t>
      </w:r>
    </w:p>
    <w:p w14:paraId="506796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۱-۵- فرضیه های پژوهش</w:t>
      </w:r>
      <w:r>
        <w:rPr>
          <w:rFonts w:hint="cs"/>
          <w:lang w:bidi="fa-IR"/>
        </w:rPr>
        <w:tab/>
        <w:t>۱۲</w:t>
      </w:r>
    </w:p>
    <w:p w14:paraId="3115120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۱-۵-۱- فرضیه اصلی</w:t>
      </w:r>
      <w:r>
        <w:rPr>
          <w:rFonts w:hint="cs"/>
          <w:lang w:bidi="fa-IR"/>
        </w:rPr>
        <w:tab/>
        <w:t>۱۲</w:t>
      </w:r>
    </w:p>
    <w:p w14:paraId="1060AB66"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۱-۵-۲- فرضیات فرعی</w:t>
      </w:r>
      <w:r>
        <w:rPr>
          <w:rFonts w:hint="cs"/>
          <w:lang w:bidi="fa-IR"/>
        </w:rPr>
        <w:tab/>
        <w:t>۱۲</w:t>
      </w:r>
    </w:p>
    <w:p w14:paraId="679C254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۱-۶- تعاریف نظری و عملیاتی </w:t>
      </w:r>
      <w:proofErr w:type="spellStart"/>
      <w:r>
        <w:rPr>
          <w:rFonts w:hint="cs"/>
          <w:lang w:bidi="fa-IR"/>
        </w:rPr>
        <w:t>متغیرها</w:t>
      </w:r>
      <w:proofErr w:type="spellEnd"/>
      <w:r>
        <w:rPr>
          <w:rFonts w:hint="cs"/>
          <w:lang w:bidi="fa-IR"/>
        </w:rPr>
        <w:tab/>
        <w:t>۱۲</w:t>
      </w:r>
    </w:p>
    <w:p w14:paraId="6C4EB143"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۱-۶-۱- تعاریف نظری </w:t>
      </w:r>
      <w:proofErr w:type="spellStart"/>
      <w:r>
        <w:rPr>
          <w:rFonts w:hint="cs"/>
          <w:lang w:bidi="fa-IR"/>
        </w:rPr>
        <w:t>متغیرها</w:t>
      </w:r>
      <w:proofErr w:type="spellEnd"/>
      <w:r>
        <w:rPr>
          <w:rFonts w:hint="cs"/>
          <w:lang w:bidi="fa-IR"/>
        </w:rPr>
        <w:tab/>
        <w:t>۱۲</w:t>
      </w:r>
    </w:p>
    <w:p w14:paraId="21F3587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۱-۶-۲- تعاریف عملیاتی </w:t>
      </w:r>
      <w:proofErr w:type="spellStart"/>
      <w:r>
        <w:rPr>
          <w:rFonts w:hint="cs"/>
          <w:lang w:bidi="fa-IR"/>
        </w:rPr>
        <w:t>متغیرها</w:t>
      </w:r>
      <w:proofErr w:type="spellEnd"/>
      <w:r>
        <w:rPr>
          <w:rFonts w:hint="cs"/>
          <w:lang w:bidi="fa-IR"/>
        </w:rPr>
        <w:tab/>
        <w:t>۱۲</w:t>
      </w:r>
    </w:p>
    <w:p w14:paraId="0F94BFB2" w14:textId="77777777" w:rsidR="00912462" w:rsidRDefault="00000000">
      <w:pPr>
        <w:autoSpaceDE/>
        <w:autoSpaceDN/>
        <w:adjustRightInd/>
        <w:spacing w:after="60" w:line="276" w:lineRule="auto"/>
        <w:jc w:val="center"/>
        <w:rPr>
          <w:rFonts w:ascii="Times New Roman" w:eastAsia="MS Mincho" w:hAnsi="Times New Roman" w:cs="B Lotus"/>
          <w:i/>
          <w:iCs/>
          <w:noProof/>
          <w:color w:val="auto"/>
          <w:lang w:bidi="fa-IR"/>
        </w:rPr>
      </w:pPr>
      <w:r>
        <w:rPr>
          <w:rFonts w:hint="cs"/>
          <w:b/>
          <w:bCs/>
          <w:lang w:bidi="fa-IR"/>
        </w:rPr>
        <w:t>فصل دوم: مبانی نظری و پیشینه پژوهش</w:t>
      </w:r>
    </w:p>
    <w:p w14:paraId="588ABE91"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۲-۱- گستره نخست: سالمندی</w:t>
      </w:r>
      <w:r>
        <w:rPr>
          <w:rFonts w:hint="cs"/>
          <w:lang w:bidi="fa-IR"/>
        </w:rPr>
        <w:tab/>
        <w:t>۱۵</w:t>
      </w:r>
    </w:p>
    <w:p w14:paraId="5DBDB5A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۲-۱-۱- مفهوم سالمندی</w:t>
      </w:r>
      <w:r>
        <w:rPr>
          <w:rFonts w:hint="cs"/>
          <w:lang w:bidi="fa-IR"/>
        </w:rPr>
        <w:tab/>
        <w:t>۱۵</w:t>
      </w:r>
    </w:p>
    <w:p w14:paraId="51EE1CC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۲-۱-۲- نظریه های سالمندی</w:t>
      </w:r>
      <w:r>
        <w:rPr>
          <w:rFonts w:hint="cs"/>
          <w:lang w:bidi="fa-IR"/>
        </w:rPr>
        <w:tab/>
        <w:t>۱۵</w:t>
      </w:r>
    </w:p>
    <w:p w14:paraId="36D40E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۱-۲-۱-۲- نظریههای زیست شناختی</w:t>
      </w:r>
      <w:r>
        <w:rPr>
          <w:rFonts w:hint="cs"/>
          <w:lang w:bidi="fa-IR"/>
        </w:rPr>
        <w:tab/>
        <w:t>۱۵</w:t>
      </w:r>
    </w:p>
    <w:p w14:paraId="004DC995"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۱-۱-۲-۱-۲- نظریه ایمنی</w:t>
      </w:r>
      <w:r>
        <w:rPr>
          <w:rFonts w:hint="cs"/>
          <w:lang w:bidi="fa-IR"/>
        </w:rPr>
        <w:tab/>
        <w:t>۱۵</w:t>
      </w:r>
    </w:p>
    <w:p w14:paraId="433B1C0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۲-۱-۲-۱-۲- نظریه پیر شدن سلولی</w:t>
      </w:r>
      <w:r>
        <w:rPr>
          <w:rFonts w:hint="cs"/>
          <w:lang w:bidi="fa-IR"/>
        </w:rPr>
        <w:tab/>
        <w:t>۱۶</w:t>
      </w:r>
    </w:p>
    <w:p w14:paraId="4DAF8D57"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۳-۱-۲-۱-۲- نظریه رادیکال آزاد</w:t>
      </w:r>
      <w:r>
        <w:rPr>
          <w:rFonts w:hint="cs"/>
          <w:lang w:bidi="fa-IR"/>
        </w:rPr>
        <w:tab/>
        <w:t>۱۶</w:t>
      </w:r>
    </w:p>
    <w:p w14:paraId="62CE256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۲-۲-۱-۲- نظریههای روانشناختی</w:t>
      </w:r>
      <w:r>
        <w:rPr>
          <w:rFonts w:hint="cs"/>
          <w:lang w:bidi="fa-IR"/>
        </w:rPr>
        <w:tab/>
        <w:t>۱۷</w:t>
      </w:r>
    </w:p>
    <w:p w14:paraId="197F0392"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۱-۲-۲-۱-۲- نظریه گولد</w:t>
      </w:r>
      <w:r>
        <w:rPr>
          <w:rFonts w:hint="cs"/>
          <w:lang w:bidi="fa-IR"/>
        </w:rPr>
        <w:tab/>
        <w:t>۱۷</w:t>
      </w:r>
    </w:p>
    <w:p w14:paraId="38B8AF43"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lastRenderedPageBreak/>
        <w:t xml:space="preserve">۲-۲-۲-۱-۲- نظریه </w:t>
      </w:r>
      <w:proofErr w:type="spellStart"/>
      <w:r>
        <w:rPr>
          <w:rFonts w:hint="cs"/>
          <w:lang w:bidi="fa-IR"/>
        </w:rPr>
        <w:t>لوینسون</w:t>
      </w:r>
      <w:proofErr w:type="spellEnd"/>
      <w:r>
        <w:rPr>
          <w:rFonts w:hint="cs"/>
          <w:lang w:bidi="fa-IR"/>
        </w:rPr>
        <w:t xml:space="preserve"> و شی</w:t>
      </w:r>
      <w:r>
        <w:rPr>
          <w:rFonts w:hint="cs"/>
          <w:lang w:bidi="fa-IR"/>
        </w:rPr>
        <w:tab/>
        <w:t>۱۷</w:t>
      </w:r>
    </w:p>
    <w:p w14:paraId="2028722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۳-۲-۲-۱-۲- نظریه </w:t>
      </w:r>
      <w:proofErr w:type="spellStart"/>
      <w:r>
        <w:rPr>
          <w:rFonts w:hint="cs"/>
          <w:lang w:bidi="fa-IR"/>
        </w:rPr>
        <w:t>اریکسون</w:t>
      </w:r>
      <w:proofErr w:type="spellEnd"/>
      <w:r>
        <w:rPr>
          <w:rFonts w:hint="cs"/>
          <w:lang w:bidi="fa-IR"/>
        </w:rPr>
        <w:tab/>
        <w:t>۱۸</w:t>
      </w:r>
    </w:p>
    <w:p w14:paraId="4AB05A0C"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۳-۲-۱-۲- نظریه های جامعه شناختی</w:t>
      </w:r>
      <w:r>
        <w:rPr>
          <w:rFonts w:hint="cs"/>
          <w:lang w:bidi="fa-IR"/>
        </w:rPr>
        <w:tab/>
        <w:t>۱۸</w:t>
      </w:r>
    </w:p>
    <w:p w14:paraId="6A7B5F50"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۱-۳-۲-۱-۲- نظریه عدم تعهد</w:t>
      </w:r>
      <w:r>
        <w:rPr>
          <w:rFonts w:hint="cs"/>
          <w:lang w:bidi="fa-IR"/>
        </w:rPr>
        <w:tab/>
        <w:t>۱۸</w:t>
      </w:r>
    </w:p>
    <w:p w14:paraId="1A0481E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۲-۳-۲-۱-۲- نظریه فعالیت</w:t>
      </w:r>
      <w:r>
        <w:rPr>
          <w:rFonts w:hint="cs"/>
          <w:lang w:bidi="fa-IR"/>
        </w:rPr>
        <w:tab/>
        <w:t>۱۸</w:t>
      </w:r>
    </w:p>
    <w:p w14:paraId="39F8BF88"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۳-۳-۲-۱-۲- نظریه مبادله یا تعامل</w:t>
      </w:r>
      <w:r>
        <w:rPr>
          <w:rFonts w:hint="cs"/>
          <w:lang w:bidi="fa-IR"/>
        </w:rPr>
        <w:tab/>
        <w:t>۱۹</w:t>
      </w:r>
    </w:p>
    <w:p w14:paraId="16D88FDD"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۴-۳-۲-۱-۲- نظریه استمرار</w:t>
      </w:r>
      <w:r>
        <w:rPr>
          <w:rFonts w:hint="cs"/>
          <w:lang w:bidi="fa-IR"/>
        </w:rPr>
        <w:tab/>
        <w:t>۱۹</w:t>
      </w:r>
    </w:p>
    <w:p w14:paraId="0D13C164"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bookmarkStart w:id="1" w:name="_Hlk218259740"/>
      <w:bookmarkEnd w:id="1"/>
      <w:r>
        <w:rPr>
          <w:rFonts w:hint="cs"/>
          <w:lang w:bidi="fa-IR"/>
        </w:rPr>
        <w:t>۲-۲- گستره دوم: اضطراب مرگ</w:t>
      </w:r>
      <w:r>
        <w:rPr>
          <w:rFonts w:hint="cs"/>
          <w:lang w:bidi="fa-IR"/>
        </w:rPr>
        <w:tab/>
        <w:t>۲۰</w:t>
      </w:r>
    </w:p>
    <w:p w14:paraId="49EEE455"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۲-۲-۱- مفهوم اضطراب مرگ</w:t>
      </w:r>
      <w:r>
        <w:rPr>
          <w:rFonts w:hint="cs"/>
          <w:lang w:bidi="fa-IR"/>
        </w:rPr>
        <w:tab/>
        <w:t>۲۰</w:t>
      </w:r>
    </w:p>
    <w:p w14:paraId="6CBA63E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۲-۲-۲- نظریه های مرتبط با اضطراب مرگ</w:t>
      </w:r>
      <w:r>
        <w:rPr>
          <w:rFonts w:hint="cs"/>
          <w:lang w:bidi="fa-IR"/>
        </w:rPr>
        <w:tab/>
        <w:t>۲۰</w:t>
      </w:r>
    </w:p>
    <w:p w14:paraId="4597524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۱-۲-۲-۲- نظریه فروید (روان تحلیل گری)</w:t>
      </w:r>
      <w:r>
        <w:rPr>
          <w:rFonts w:hint="cs"/>
          <w:lang w:bidi="fa-IR"/>
        </w:rPr>
        <w:tab/>
        <w:t>۲۰</w:t>
      </w:r>
    </w:p>
    <w:p w14:paraId="593C8B5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۲-۲-۲-۲- نظریه </w:t>
      </w:r>
      <w:proofErr w:type="spellStart"/>
      <w:r>
        <w:rPr>
          <w:rFonts w:hint="cs"/>
          <w:lang w:bidi="fa-IR"/>
        </w:rPr>
        <w:t>یالوم</w:t>
      </w:r>
      <w:proofErr w:type="spellEnd"/>
      <w:r>
        <w:rPr>
          <w:rFonts w:hint="cs"/>
          <w:lang w:bidi="fa-IR"/>
        </w:rPr>
        <w:t xml:space="preserve"> (وجود گرایی)</w:t>
      </w:r>
      <w:r>
        <w:rPr>
          <w:rFonts w:hint="cs"/>
          <w:lang w:bidi="fa-IR"/>
        </w:rPr>
        <w:tab/>
        <w:t>۲۰</w:t>
      </w:r>
    </w:p>
    <w:p w14:paraId="02BB6E9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۳-۲-۲-۲- نظریه مدیریت وحشت</w:t>
      </w:r>
      <w:r>
        <w:rPr>
          <w:rFonts w:hint="cs"/>
          <w:lang w:bidi="fa-IR"/>
        </w:rPr>
        <w:tab/>
        <w:t>۲۰</w:t>
      </w:r>
    </w:p>
    <w:p w14:paraId="6B8F523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۴-۲-۲-۲- نظریه دلبستگی</w:t>
      </w:r>
      <w:r>
        <w:rPr>
          <w:rFonts w:hint="cs"/>
          <w:lang w:bidi="fa-IR"/>
        </w:rPr>
        <w:tab/>
        <w:t>۲۱</w:t>
      </w:r>
    </w:p>
    <w:p w14:paraId="7452691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۳-۲-۲- ابعاد اضطراب مرگ</w:t>
      </w:r>
      <w:r>
        <w:rPr>
          <w:rFonts w:hint="cs"/>
          <w:lang w:bidi="fa-IR"/>
        </w:rPr>
        <w:tab/>
        <w:t>۲۱</w:t>
      </w:r>
    </w:p>
    <w:p w14:paraId="1895949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۴-۲-۲- عوامل موثر بر اضطراب مرگ در سالمندان</w:t>
      </w:r>
      <w:r>
        <w:rPr>
          <w:rFonts w:hint="cs"/>
          <w:lang w:bidi="fa-IR"/>
        </w:rPr>
        <w:tab/>
        <w:t>۲۱</w:t>
      </w:r>
    </w:p>
    <w:p w14:paraId="3D72D9A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۵-۲-۲- اضطراب مرگ و سالمندی</w:t>
      </w:r>
      <w:r>
        <w:rPr>
          <w:rFonts w:hint="cs"/>
          <w:lang w:bidi="fa-IR"/>
        </w:rPr>
        <w:tab/>
        <w:t>۲۲</w:t>
      </w:r>
    </w:p>
    <w:p w14:paraId="7A1478E3" w14:textId="77777777" w:rsidR="00912462" w:rsidRDefault="00000000">
      <w:pPr>
        <w:tabs>
          <w:tab w:val="right" w:leader="dot" w:pos="9026"/>
        </w:tabs>
        <w:spacing w:after="60" w:line="276" w:lineRule="auto"/>
        <w:ind w:right="480"/>
        <w:jc w:val="right"/>
        <w:rPr>
          <w:ins w:id="2" w:author="royababaei97@gmail.com" w:date="2026-01-02T15:46:00Z"/>
          <w:rFonts w:ascii="Times New Roman" w:eastAsia="MS Mincho" w:hAnsi="Times New Roman" w:cs="B Lotus"/>
          <w:noProof/>
          <w:color w:val="auto"/>
          <w:lang w:bidi="fa-IR"/>
        </w:rPr>
      </w:pPr>
      <w:r>
        <w:rPr>
          <w:rFonts w:hint="cs"/>
          <w:lang w:bidi="fa-IR"/>
        </w:rPr>
        <w:t>۶-۲-۲- پیامدهای اضطراب مرگ</w:t>
      </w:r>
      <w:r>
        <w:rPr>
          <w:rFonts w:hint="cs"/>
          <w:lang w:bidi="fa-IR"/>
        </w:rPr>
        <w:tab/>
        <w:t>۲۲</w:t>
      </w:r>
    </w:p>
    <w:p w14:paraId="7E6E9685"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۲-۳- گستره سوم: هوش معنوی</w:t>
      </w:r>
      <w:r>
        <w:rPr>
          <w:rFonts w:hint="cs"/>
          <w:lang w:bidi="fa-IR"/>
        </w:rPr>
        <w:tab/>
        <w:t>۲۳</w:t>
      </w:r>
    </w:p>
    <w:p w14:paraId="7391687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۲-۳-۱- مفهوم هوش معنوی</w:t>
      </w:r>
      <w:r>
        <w:rPr>
          <w:rFonts w:hint="cs"/>
          <w:lang w:bidi="fa-IR"/>
        </w:rPr>
        <w:tab/>
        <w:t>۲۳</w:t>
      </w:r>
    </w:p>
    <w:p w14:paraId="2C61C30C" w14:textId="77777777" w:rsidR="00912462" w:rsidRDefault="00000000">
      <w:pPr>
        <w:tabs>
          <w:tab w:val="right" w:leader="dot" w:pos="9026"/>
        </w:tabs>
        <w:autoSpaceDE/>
        <w:autoSpaceDN/>
        <w:adjustRightInd/>
        <w:spacing w:after="60" w:line="276" w:lineRule="auto"/>
        <w:ind w:right="480"/>
        <w:jc w:val="right"/>
        <w:outlineLvl w:val="0"/>
        <w:rPr>
          <w:rFonts w:ascii="Times New Roman" w:eastAsia="MS Mincho" w:hAnsi="Times New Roman" w:cs="B Lotus"/>
          <w:noProof/>
          <w:color w:val="auto"/>
          <w:lang w:bidi="fa-IR"/>
        </w:rPr>
      </w:pPr>
      <w:r>
        <w:rPr>
          <w:rFonts w:hint="cs"/>
          <w:lang w:bidi="fa-IR"/>
        </w:rPr>
        <w:t>۲-۳-۲- دیدگاه فضیلت گرایانه به هوش معنوی</w:t>
      </w:r>
      <w:r>
        <w:rPr>
          <w:rFonts w:hint="cs"/>
          <w:lang w:bidi="fa-IR"/>
        </w:rPr>
        <w:tab/>
        <w:t>۲۵</w:t>
      </w:r>
    </w:p>
    <w:p w14:paraId="3D847C26" w14:textId="77777777" w:rsidR="00912462" w:rsidRDefault="00000000">
      <w:pPr>
        <w:tabs>
          <w:tab w:val="right" w:leader="dot" w:pos="9026"/>
        </w:tabs>
        <w:autoSpaceDE/>
        <w:autoSpaceDN/>
        <w:adjustRightInd/>
        <w:spacing w:after="60" w:line="276" w:lineRule="auto"/>
        <w:ind w:right="480"/>
        <w:jc w:val="right"/>
        <w:outlineLvl w:val="0"/>
        <w:rPr>
          <w:rFonts w:ascii="Cambria" w:eastAsia="Times New Roman" w:hAnsi="Cambria" w:cs="B Lotus"/>
          <w:color w:val="auto"/>
          <w:kern w:val="32"/>
          <w:lang w:bidi="fa-IR"/>
        </w:rPr>
      </w:pPr>
      <w:r>
        <w:rPr>
          <w:rFonts w:hint="cs"/>
          <w:lang w:bidi="fa-IR"/>
        </w:rPr>
        <w:t>۲-۳-۳- عوامل موثر بر هوش معنوی</w:t>
      </w:r>
      <w:r>
        <w:rPr>
          <w:rFonts w:hint="cs"/>
          <w:lang w:bidi="fa-IR"/>
        </w:rPr>
        <w:tab/>
        <w:t>۲۹</w:t>
      </w:r>
    </w:p>
    <w:p w14:paraId="1E9BA10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۲-۴- گستره چهارم: اضطراب سلامتی</w:t>
      </w:r>
      <w:r>
        <w:rPr>
          <w:rFonts w:hint="cs"/>
          <w:lang w:bidi="fa-IR"/>
        </w:rPr>
        <w:tab/>
        <w:t>۳۱</w:t>
      </w:r>
    </w:p>
    <w:p w14:paraId="537CB67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۲-۴-۱- مفهوم اضطراب سلامتی</w:t>
      </w:r>
      <w:r>
        <w:rPr>
          <w:rFonts w:hint="cs"/>
          <w:lang w:bidi="fa-IR"/>
        </w:rPr>
        <w:tab/>
        <w:t>۳۱</w:t>
      </w:r>
    </w:p>
    <w:p w14:paraId="727022C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۲-۴-۲- مدل های نظری اضطراب سلامتی</w:t>
      </w:r>
      <w:r>
        <w:rPr>
          <w:rFonts w:hint="cs"/>
          <w:lang w:bidi="fa-IR"/>
        </w:rPr>
        <w:tab/>
        <w:t>۳۲</w:t>
      </w:r>
    </w:p>
    <w:p w14:paraId="52F2432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lastRenderedPageBreak/>
        <w:t>۲-۴-۲-۱- مدل شناختی_ رفتاری</w:t>
      </w:r>
      <w:r>
        <w:rPr>
          <w:rFonts w:hint="cs"/>
          <w:lang w:bidi="fa-IR"/>
        </w:rPr>
        <w:tab/>
        <w:t>۳۲</w:t>
      </w:r>
    </w:p>
    <w:p w14:paraId="3307A89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۲-۴-۲-۲- مدل </w:t>
      </w:r>
      <w:proofErr w:type="spellStart"/>
      <w:r>
        <w:rPr>
          <w:rFonts w:hint="cs"/>
          <w:lang w:bidi="fa-IR"/>
        </w:rPr>
        <w:t>زیستی_روانی_اجتماعی</w:t>
      </w:r>
      <w:proofErr w:type="spellEnd"/>
      <w:r>
        <w:rPr>
          <w:rFonts w:hint="cs"/>
          <w:lang w:bidi="fa-IR"/>
        </w:rPr>
        <w:tab/>
        <w:t>۳۲</w:t>
      </w:r>
    </w:p>
    <w:p w14:paraId="47DC0F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۲-۴-۲-۳- مدل دلبستگی</w:t>
      </w:r>
      <w:r>
        <w:rPr>
          <w:rFonts w:hint="cs"/>
          <w:lang w:bidi="fa-IR"/>
        </w:rPr>
        <w:tab/>
        <w:t>۳۳</w:t>
      </w:r>
    </w:p>
    <w:p w14:paraId="605C248E"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۲-۴-۳- سالمندی و اضطراب سلامت</w:t>
      </w:r>
      <w:r>
        <w:rPr>
          <w:rFonts w:hint="cs"/>
          <w:lang w:bidi="fa-IR"/>
        </w:rPr>
        <w:tab/>
        <w:t>۳۳</w:t>
      </w:r>
    </w:p>
    <w:p w14:paraId="49F3488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۲-۴-۴- عوامل زمینه ساز اضطراب</w:t>
      </w:r>
      <w:r>
        <w:rPr>
          <w:rFonts w:hint="cs"/>
          <w:lang w:bidi="fa-IR"/>
        </w:rPr>
        <w:tab/>
        <w:t>۳۵</w:t>
      </w:r>
    </w:p>
    <w:p w14:paraId="1532674B"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۲-۴-۵- مداخلات معطوف به کاهش اضطراب سلامت سالمندان۳۶</w:t>
      </w:r>
      <w:r>
        <w:rPr>
          <w:rFonts w:hint="cs"/>
          <w:lang w:bidi="fa-IR"/>
        </w:rPr>
        <w:tab/>
      </w:r>
    </w:p>
    <w:p w14:paraId="49B1729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۲-۵- پیشینه پژوهش۳۹</w:t>
      </w:r>
      <w:r>
        <w:rPr>
          <w:rFonts w:hint="cs"/>
          <w:lang w:bidi="fa-IR"/>
        </w:rPr>
        <w:tab/>
      </w:r>
    </w:p>
    <w:p w14:paraId="3785526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۲-۵- ۱- پیشینه داخلی</w:t>
      </w:r>
      <w:r>
        <w:rPr>
          <w:rFonts w:hint="cs"/>
          <w:lang w:bidi="fa-IR"/>
        </w:rPr>
        <w:tab/>
        <w:t>۳۹</w:t>
      </w:r>
    </w:p>
    <w:p w14:paraId="10B84EC9"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۲-۵-۲- پیشینه خارجی</w:t>
      </w:r>
      <w:r>
        <w:rPr>
          <w:rFonts w:hint="cs"/>
          <w:lang w:bidi="fa-IR"/>
        </w:rPr>
        <w:tab/>
        <w:t>۴۱</w:t>
      </w:r>
    </w:p>
    <w:p w14:paraId="09B31C10"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سوم: روش پژوهش</w:t>
      </w:r>
    </w:p>
    <w:p w14:paraId="3748374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۳-۱- طرح پژوهش</w:t>
      </w:r>
      <w:r>
        <w:rPr>
          <w:rFonts w:hint="cs"/>
          <w:lang w:bidi="fa-IR"/>
        </w:rPr>
        <w:tab/>
        <w:t>۴۶</w:t>
      </w:r>
    </w:p>
    <w:p w14:paraId="687D71B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۳-۲- جامعه، نمونه و روش نمونه گیری</w:t>
      </w:r>
      <w:r>
        <w:rPr>
          <w:rFonts w:hint="cs"/>
          <w:lang w:bidi="fa-IR"/>
        </w:rPr>
        <w:tab/>
        <w:t>۴۶</w:t>
      </w:r>
    </w:p>
    <w:p w14:paraId="2F813C6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۳-۳- ابزار پژوهش</w:t>
      </w:r>
      <w:r>
        <w:rPr>
          <w:rFonts w:hint="cs"/>
          <w:lang w:bidi="fa-IR"/>
        </w:rPr>
        <w:tab/>
        <w:t>۴۶</w:t>
      </w:r>
    </w:p>
    <w:p w14:paraId="0BF7D02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۳-۳-۱- پرسشنامه هوش معنوی کینگ</w:t>
      </w:r>
      <w:r>
        <w:rPr>
          <w:rFonts w:hint="cs"/>
          <w:lang w:bidi="fa-IR"/>
        </w:rPr>
        <w:tab/>
        <w:t>۴۶</w:t>
      </w:r>
    </w:p>
    <w:p w14:paraId="3CF8541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۳-۳-۲- پرسشنامه اضطراب مرگ</w:t>
      </w:r>
      <w:r>
        <w:rPr>
          <w:rFonts w:hint="cs"/>
          <w:lang w:bidi="fa-IR"/>
        </w:rPr>
        <w:tab/>
        <w:t>۴۷</w:t>
      </w:r>
    </w:p>
    <w:p w14:paraId="1DBF930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۳-۳-۳- پرسشنامه اضطراب سلامتی</w:t>
      </w:r>
      <w:r>
        <w:rPr>
          <w:rFonts w:hint="cs"/>
          <w:lang w:bidi="fa-IR"/>
        </w:rPr>
        <w:tab/>
        <w:t>۴۷</w:t>
      </w:r>
    </w:p>
    <w:p w14:paraId="59778F96"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۳-۴- روش اجرای پژوهش</w:t>
      </w:r>
      <w:r>
        <w:rPr>
          <w:rFonts w:hint="cs"/>
          <w:lang w:bidi="fa-IR"/>
        </w:rPr>
        <w:tab/>
        <w:t>۴۷</w:t>
      </w:r>
    </w:p>
    <w:p w14:paraId="5ACC61DB"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۳-۵- تجزیه و تحلیل داده ها</w:t>
      </w:r>
      <w:r>
        <w:rPr>
          <w:rFonts w:hint="cs"/>
          <w:lang w:bidi="fa-IR"/>
        </w:rPr>
        <w:tab/>
        <w:t>۴۸</w:t>
      </w:r>
    </w:p>
    <w:p w14:paraId="6DD2EBC4"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چهارم: تجزیه و تحلیل داده ها</w:t>
      </w:r>
    </w:p>
    <w:p w14:paraId="4FABBC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۴-۱- یافته های توصیفی۵۰</w:t>
      </w:r>
      <w:r>
        <w:rPr>
          <w:rFonts w:hint="cs"/>
          <w:lang w:bidi="fa-IR"/>
        </w:rPr>
        <w:tab/>
      </w:r>
    </w:p>
    <w:p w14:paraId="0A7AF01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۴-۲- یافته های </w:t>
      </w:r>
      <w:proofErr w:type="spellStart"/>
      <w:r>
        <w:rPr>
          <w:rFonts w:hint="cs"/>
          <w:lang w:bidi="fa-IR"/>
        </w:rPr>
        <w:t>استنباطی</w:t>
      </w:r>
      <w:proofErr w:type="spellEnd"/>
      <w:r>
        <w:rPr>
          <w:rFonts w:hint="cs"/>
          <w:lang w:bidi="fa-IR"/>
        </w:rPr>
        <w:tab/>
        <w:t>۵۲</w:t>
      </w:r>
    </w:p>
    <w:p w14:paraId="295A6E97"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۴-۲-۱- فرضیه اول پژوهش</w:t>
      </w:r>
      <w:r>
        <w:rPr>
          <w:rFonts w:hint="cs"/>
          <w:lang w:bidi="fa-IR"/>
        </w:rPr>
        <w:tab/>
        <w:t>۵۲</w:t>
      </w:r>
    </w:p>
    <w:p w14:paraId="0D515978"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۴-۲-۲- فرضیه دوم پژوهش</w:t>
      </w:r>
      <w:r>
        <w:rPr>
          <w:rFonts w:hint="cs"/>
          <w:lang w:bidi="fa-IR"/>
        </w:rPr>
        <w:tab/>
        <w:t>۵۲</w:t>
      </w:r>
    </w:p>
    <w:p w14:paraId="04E2166E"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۴-۲-۳- فرضیه سوم پژوهش</w:t>
      </w:r>
      <w:r>
        <w:rPr>
          <w:rFonts w:hint="cs"/>
          <w:lang w:bidi="fa-IR"/>
        </w:rPr>
        <w:tab/>
        <w:t>۵۳</w:t>
      </w:r>
    </w:p>
    <w:p w14:paraId="70833886"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پنجم: بحث و نتیجه گیری</w:t>
      </w:r>
    </w:p>
    <w:p w14:paraId="751C603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lastRenderedPageBreak/>
        <w:t>۵-۱- بحث و نتیجه گیری</w:t>
      </w:r>
      <w:r>
        <w:rPr>
          <w:rFonts w:hint="cs"/>
          <w:lang w:bidi="fa-IR"/>
        </w:rPr>
        <w:tab/>
        <w:t>۶۰</w:t>
      </w:r>
    </w:p>
    <w:p w14:paraId="5CA421C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۵-۲- محدودیت های تحقیق</w:t>
      </w:r>
      <w:r>
        <w:rPr>
          <w:rFonts w:hint="cs"/>
          <w:lang w:bidi="fa-IR"/>
        </w:rPr>
        <w:tab/>
        <w:t>۶۰</w:t>
      </w:r>
    </w:p>
    <w:p w14:paraId="1FB0BC9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۵-۳- پیشنهادات</w:t>
      </w:r>
      <w:r>
        <w:rPr>
          <w:rFonts w:hint="cs"/>
          <w:lang w:bidi="fa-IR"/>
        </w:rPr>
        <w:tab/>
        <w:t>۶۰</w:t>
      </w:r>
    </w:p>
    <w:p w14:paraId="5A40AD6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۵-۳-۱- پیشنهادهای پژوهشی</w:t>
      </w:r>
      <w:r>
        <w:rPr>
          <w:rFonts w:hint="cs"/>
          <w:lang w:bidi="fa-IR"/>
        </w:rPr>
        <w:tab/>
        <w:t>۶۰</w:t>
      </w:r>
    </w:p>
    <w:p w14:paraId="7E48FE2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۵-۵-۲- پیشنهادهای کاربردی</w:t>
      </w:r>
      <w:r>
        <w:rPr>
          <w:rFonts w:hint="cs"/>
          <w:lang w:bidi="fa-IR"/>
        </w:rPr>
        <w:tab/>
        <w:t>۶۰</w:t>
      </w:r>
    </w:p>
    <w:p w14:paraId="514A8D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منابع</w:t>
      </w:r>
      <w:r>
        <w:rPr>
          <w:rFonts w:hint="cs"/>
          <w:b/>
          <w:bCs/>
          <w:lang w:bidi="fa-IR"/>
        </w:rPr>
        <w:tab/>
        <w:t>۶۱</w:t>
      </w:r>
    </w:p>
    <w:p w14:paraId="3435CD65"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چکیده انگلیسی</w:t>
      </w:r>
      <w:r>
        <w:rPr>
          <w:rFonts w:hint="cs"/>
          <w:b/>
          <w:bCs/>
          <w:lang w:bidi="fa-IR"/>
        </w:rPr>
        <w:tab/>
        <w:t>۶۷</w:t>
      </w:r>
    </w:p>
    <w:p w14:paraId="0F157529"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noProof/>
          <w:color w:val="auto"/>
          <w:lang w:bidi="fa-IR"/>
        </w:rPr>
      </w:pPr>
      <w:r>
        <w:rPr>
          <w:rFonts w:ascii="Times New Roman" w:eastAsia="MS Mincho" w:hAnsi="Times New Roman" w:cs="B Titr" w:hint="cs"/>
          <w:b/>
          <w:bCs/>
          <w:noProof/>
          <w:sz w:val="30"/>
          <w:szCs w:val="30"/>
          <w:lang w:bidi="fa-IR"/>
        </w:rPr>
        <w:lastRenderedPageBreak/>
        <w:t>فهرست جداول</w:t>
      </w:r>
    </w:p>
    <w:p w14:paraId="453C54BA"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۴-۱- </w:t>
      </w:r>
      <w:proofErr w:type="spellStart"/>
      <w:r>
        <w:rPr>
          <w:rFonts w:hint="cs"/>
          <w:b/>
          <w:bCs/>
          <w:lang w:bidi="fa-IR"/>
        </w:rPr>
        <w:t>شاخص‌های</w:t>
      </w:r>
      <w:proofErr w:type="spellEnd"/>
      <w:r>
        <w:rPr>
          <w:rFonts w:hint="cs"/>
          <w:b/>
          <w:bCs/>
          <w:lang w:bidi="fa-IR"/>
        </w:rPr>
        <w:t xml:space="preserve"> توصیفی مربوط به جنسیت</w:t>
      </w:r>
      <w:r>
        <w:rPr>
          <w:rFonts w:hint="cs"/>
          <w:b/>
          <w:bCs/>
          <w:lang w:bidi="fa-IR"/>
        </w:rPr>
        <w:tab/>
        <w:t>۵۰</w:t>
      </w:r>
    </w:p>
    <w:p w14:paraId="368B2B34"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۴-۲- </w:t>
      </w:r>
      <w:proofErr w:type="spellStart"/>
      <w:r>
        <w:rPr>
          <w:rFonts w:hint="cs"/>
          <w:b/>
          <w:bCs/>
          <w:lang w:bidi="fa-IR"/>
        </w:rPr>
        <w:t>شاخص‌های</w:t>
      </w:r>
      <w:proofErr w:type="spellEnd"/>
      <w:r>
        <w:rPr>
          <w:rFonts w:hint="cs"/>
          <w:b/>
          <w:bCs/>
          <w:lang w:bidi="fa-IR"/>
        </w:rPr>
        <w:t xml:space="preserve"> توصیفی مربوط به وضعیت تأهل</w:t>
      </w:r>
      <w:r>
        <w:rPr>
          <w:rFonts w:hint="cs"/>
          <w:b/>
          <w:bCs/>
          <w:lang w:bidi="fa-IR"/>
        </w:rPr>
        <w:tab/>
        <w:t>۵۰</w:t>
      </w:r>
    </w:p>
    <w:p w14:paraId="1405363F"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۴-۳- فراوانی و درصد شرکت </w:t>
      </w:r>
      <w:proofErr w:type="spellStart"/>
      <w:r>
        <w:rPr>
          <w:rFonts w:hint="cs"/>
          <w:b/>
          <w:bCs/>
          <w:lang w:bidi="fa-IR"/>
        </w:rPr>
        <w:t>کنندگان</w:t>
      </w:r>
      <w:proofErr w:type="spellEnd"/>
      <w:r>
        <w:rPr>
          <w:rFonts w:hint="cs"/>
          <w:b/>
          <w:bCs/>
          <w:lang w:bidi="fa-IR"/>
        </w:rPr>
        <w:t xml:space="preserve"> براساس میزان تحصیلات</w:t>
      </w:r>
      <w:r>
        <w:rPr>
          <w:rFonts w:hint="cs"/>
          <w:b/>
          <w:bCs/>
          <w:lang w:bidi="fa-IR"/>
        </w:rPr>
        <w:tab/>
        <w:t>۵۱</w:t>
      </w:r>
    </w:p>
    <w:p w14:paraId="26FEC5E3"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جدول ۴-۴- </w:t>
      </w:r>
      <w:proofErr w:type="spellStart"/>
      <w:r>
        <w:rPr>
          <w:rFonts w:hint="cs"/>
          <w:b/>
          <w:bCs/>
          <w:lang w:bidi="fa-IR"/>
        </w:rPr>
        <w:t>شاخص‌های</w:t>
      </w:r>
      <w:proofErr w:type="spellEnd"/>
      <w:r>
        <w:rPr>
          <w:rFonts w:hint="cs"/>
          <w:b/>
          <w:bCs/>
          <w:lang w:bidi="fa-IR"/>
        </w:rPr>
        <w:t xml:space="preserve"> توصیفی مربوط به سن شرکت </w:t>
      </w:r>
      <w:proofErr w:type="spellStart"/>
      <w:r>
        <w:rPr>
          <w:rFonts w:hint="cs"/>
          <w:b/>
          <w:bCs/>
          <w:lang w:bidi="fa-IR"/>
        </w:rPr>
        <w:t>کنندگان</w:t>
      </w:r>
      <w:proofErr w:type="spellEnd"/>
      <w:r>
        <w:rPr>
          <w:rFonts w:hint="cs"/>
          <w:b/>
          <w:bCs/>
          <w:lang w:bidi="fa-IR"/>
        </w:rPr>
        <w:t xml:space="preserve"> پژوهش</w:t>
      </w:r>
      <w:r>
        <w:rPr>
          <w:rFonts w:hint="cs"/>
          <w:b/>
          <w:bCs/>
          <w:lang w:bidi="fa-IR"/>
        </w:rPr>
        <w:tab/>
        <w:t>۵۱</w:t>
      </w:r>
    </w:p>
    <w:p w14:paraId="16FA5562" w14:textId="77777777" w:rsidR="00912462" w:rsidRDefault="00000000">
      <w:pPr>
        <w:tabs>
          <w:tab w:val="right" w:leader="dot" w:pos="9026"/>
        </w:tabs>
        <w:spacing w:after="60" w:line="276" w:lineRule="auto"/>
        <w:jc w:val="right"/>
        <w:outlineLvl w:val="0"/>
        <w:rPr>
          <w:rFonts w:ascii="Times New Roman" w:eastAsia="MS Mincho" w:hAnsi="Times New Roman" w:cs="B Lotus"/>
          <w:noProof/>
          <w:color w:val="auto"/>
          <w:lang w:bidi="fa-IR"/>
        </w:rPr>
      </w:pPr>
      <w:r>
        <w:rPr>
          <w:rFonts w:hint="cs"/>
          <w:b/>
          <w:bCs/>
          <w:lang w:bidi="fa-IR"/>
        </w:rPr>
        <w:t xml:space="preserve">جدول ۴-۵- </w:t>
      </w:r>
      <w:proofErr w:type="spellStart"/>
      <w:r>
        <w:rPr>
          <w:rFonts w:hint="cs"/>
          <w:b/>
          <w:bCs/>
          <w:lang w:bidi="fa-IR"/>
        </w:rPr>
        <w:t>شاخص‌های</w:t>
      </w:r>
      <w:proofErr w:type="spellEnd"/>
      <w:r>
        <w:rPr>
          <w:rFonts w:hint="cs"/>
          <w:b/>
          <w:bCs/>
          <w:lang w:bidi="fa-IR"/>
        </w:rPr>
        <w:t xml:space="preserve"> توصیفی متغیرهای پژوهش</w:t>
      </w:r>
      <w:r>
        <w:rPr>
          <w:rFonts w:hint="cs"/>
          <w:b/>
          <w:bCs/>
          <w:lang w:bidi="fa-IR"/>
        </w:rPr>
        <w:tab/>
        <w:t>۵۱</w:t>
      </w:r>
    </w:p>
    <w:p w14:paraId="1CAA41C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جدول۴-۶-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هوش معنوی و اضطراب مرگ سالمندان</w:t>
      </w:r>
      <w:r>
        <w:rPr>
          <w:rFonts w:hint="cs"/>
          <w:b/>
          <w:bCs/>
          <w:lang w:bidi="fa-IR"/>
        </w:rPr>
        <w:tab/>
        <w:t>۵۲</w:t>
      </w:r>
    </w:p>
    <w:p w14:paraId="4AA968F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جدول۴-۷-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اضطراب سلامتی و اضطراب مرگ سالمندان</w:t>
      </w:r>
      <w:r>
        <w:rPr>
          <w:rFonts w:hint="cs"/>
          <w:b/>
          <w:bCs/>
          <w:lang w:bidi="fa-IR"/>
        </w:rPr>
        <w:tab/>
        <w:t>۵۳</w:t>
      </w:r>
    </w:p>
    <w:p w14:paraId="602BF1F7" w14:textId="48DCF6DE" w:rsidR="00912462" w:rsidRDefault="00000000">
      <w:pPr>
        <w:tabs>
          <w:tab w:val="right" w:leader="dot" w:pos="9026"/>
        </w:tabs>
        <w:spacing w:after="60" w:line="276" w:lineRule="auto"/>
        <w:jc w:val="right"/>
        <w:rPr>
          <w:rFonts w:ascii="Times New Roman" w:eastAsia="Times New Roman" w:hAnsi="Times New Roman" w:cs="B Lotus"/>
          <w:color w:val="auto"/>
          <w:lang w:bidi="fa-IR"/>
        </w:rPr>
      </w:pPr>
      <w:r>
        <w:rPr>
          <w:rFonts w:hint="cs"/>
          <w:b/>
          <w:bCs/>
          <w:lang w:bidi="fa-IR"/>
        </w:rPr>
        <w:t xml:space="preserve">جدول ۴-۸- خلاصه مدل </w:t>
      </w:r>
      <w:proofErr w:type="spellStart"/>
      <w:r>
        <w:rPr>
          <w:rFonts w:hint="cs"/>
          <w:b/>
          <w:bCs/>
          <w:lang w:bidi="fa-IR"/>
        </w:rPr>
        <w:t>رگرسیون</w:t>
      </w:r>
      <w:proofErr w:type="spellEnd"/>
      <w:r>
        <w:rPr>
          <w:rFonts w:hint="cs"/>
          <w:b/>
          <w:bCs/>
          <w:lang w:bidi="fa-IR"/>
        </w:rPr>
        <w:t xml:space="preserve"> </w:t>
      </w:r>
      <w:proofErr w:type="spellStart"/>
      <w:r w:rsidRPr="005B1101">
        <w:rPr>
          <w:rFonts w:hint="cs"/>
          <w:b/>
          <w:bCs/>
          <w:sz w:val="24"/>
          <w:szCs w:val="24"/>
          <w:lang w:bidi="fa-IR"/>
        </w:rPr>
        <w:t>ومشخصه</w:t>
      </w:r>
      <w:proofErr w:type="spellEnd"/>
      <w:r w:rsidRPr="005B1101">
        <w:rPr>
          <w:rFonts w:hint="cs"/>
          <w:b/>
          <w:bCs/>
          <w:sz w:val="24"/>
          <w:szCs w:val="24"/>
          <w:lang w:bidi="fa-IR"/>
        </w:rPr>
        <w:t xml:space="preserve"> های </w:t>
      </w:r>
      <w:proofErr w:type="spellStart"/>
      <w:r w:rsidRPr="005B1101">
        <w:rPr>
          <w:rFonts w:hint="cs"/>
          <w:b/>
          <w:bCs/>
          <w:sz w:val="24"/>
          <w:szCs w:val="24"/>
          <w:lang w:bidi="fa-IR"/>
        </w:rPr>
        <w:t>رگرسیون</w:t>
      </w:r>
      <w:proofErr w:type="spellEnd"/>
      <w:r w:rsidRPr="005B1101">
        <w:rPr>
          <w:rFonts w:hint="cs"/>
          <w:b/>
          <w:bCs/>
          <w:sz w:val="24"/>
          <w:szCs w:val="24"/>
          <w:lang w:bidi="fa-IR"/>
        </w:rPr>
        <w:t xml:space="preserve"> اضطراب مرگ </w:t>
      </w:r>
      <w:proofErr w:type="spellStart"/>
      <w:r w:rsidRPr="005B1101">
        <w:rPr>
          <w:rFonts w:hint="cs"/>
          <w:b/>
          <w:bCs/>
          <w:sz w:val="24"/>
          <w:szCs w:val="24"/>
          <w:lang w:bidi="fa-IR"/>
        </w:rPr>
        <w:t>برمتغیرهای</w:t>
      </w:r>
      <w:proofErr w:type="spellEnd"/>
      <w:r w:rsidRPr="005B1101">
        <w:rPr>
          <w:rFonts w:hint="cs"/>
          <w:b/>
          <w:bCs/>
          <w:sz w:val="24"/>
          <w:szCs w:val="24"/>
          <w:lang w:bidi="fa-IR"/>
        </w:rPr>
        <w:t xml:space="preserve"> پیش بین</w:t>
      </w:r>
      <w:r>
        <w:rPr>
          <w:rFonts w:hint="cs"/>
          <w:b/>
          <w:bCs/>
          <w:lang w:bidi="fa-IR"/>
        </w:rPr>
        <w:tab/>
        <w:t>۵۴</w:t>
      </w:r>
    </w:p>
    <w:p w14:paraId="10EE79B5"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 ۴-۹- </w:t>
      </w:r>
      <w:proofErr w:type="spellStart"/>
      <w:r>
        <w:rPr>
          <w:rFonts w:hint="cs"/>
          <w:b/>
          <w:bCs/>
          <w:lang w:bidi="fa-IR"/>
        </w:rPr>
        <w:t>ضرایب</w:t>
      </w:r>
      <w:proofErr w:type="spellEnd"/>
      <w:r>
        <w:rPr>
          <w:rFonts w:hint="cs"/>
          <w:b/>
          <w:bCs/>
          <w:lang w:bidi="fa-IR"/>
        </w:rPr>
        <w:t xml:space="preserve"> </w:t>
      </w:r>
      <w:proofErr w:type="spellStart"/>
      <w:r>
        <w:rPr>
          <w:rFonts w:hint="cs"/>
          <w:b/>
          <w:bCs/>
          <w:lang w:bidi="fa-IR"/>
        </w:rPr>
        <w:t>رگرسیون</w:t>
      </w:r>
      <w:proofErr w:type="spellEnd"/>
      <w:r>
        <w:rPr>
          <w:rFonts w:hint="cs"/>
          <w:b/>
          <w:bCs/>
          <w:lang w:bidi="fa-IR"/>
        </w:rPr>
        <w:t xml:space="preserve"> گام به گام اضطراب مرگ بر روی متغیرهای پیش بین</w:t>
      </w:r>
      <w:r>
        <w:rPr>
          <w:rFonts w:hint="cs"/>
          <w:b/>
          <w:bCs/>
          <w:lang w:bidi="fa-IR"/>
        </w:rPr>
        <w:tab/>
        <w:t>۵۵</w:t>
      </w:r>
    </w:p>
    <w:p w14:paraId="27BFDA97" w14:textId="77777777" w:rsidR="00912462" w:rsidRDefault="00912462">
      <w:pPr>
        <w:ind w:right="95"/>
        <w:rPr>
          <w:rFonts w:cs="B Lotus"/>
          <w:b/>
          <w:bCs/>
          <w:color w:val="auto"/>
          <w:sz w:val="32"/>
          <w:szCs w:val="32"/>
          <w:lang w:bidi="fa-IR"/>
        </w:rPr>
        <w:sectPr w:rsidR="00912462">
          <w:footerReference w:type="default" r:id="rId10"/>
          <w:footnotePr>
            <w:numRestart w:val="eachPage"/>
          </w:footnotePr>
          <w:pgSz w:w="11906" w:h="16838" w:code="9"/>
          <w:pgMar w:top="1440" w:right="1440" w:bottom="1440" w:left="1440" w:header="708" w:footer="708" w:gutter="0"/>
          <w:pgNumType w:fmt="arabicAlpha" w:start="1"/>
          <w:cols w:space="708"/>
          <w:bidi/>
          <w:rtlGutter/>
          <w:docGrid w:linePitch="360"/>
        </w:sectPr>
      </w:pPr>
    </w:p>
    <w:p w14:paraId="0631916D" w14:textId="77777777" w:rsidR="00912462" w:rsidRDefault="00000000" w:rsidP="005B1101">
      <w:pPr>
        <w:keepNext/>
        <w:keepLines/>
        <w:spacing w:before="240" w:after="100" w:line="276" w:lineRule="auto"/>
        <w:rPr>
          <w:rFonts w:ascii="IranNastaliq" w:hAnsi="IranNastaliq" w:cs="B Lotus"/>
          <w:color w:val="auto"/>
          <w:lang w:bidi="fa-IR"/>
        </w:rPr>
      </w:pPr>
      <w:r>
        <w:rPr>
          <w:rFonts w:cs="B Titr" w:hint="cs"/>
          <w:b/>
          <w:bCs/>
          <w:sz w:val="30"/>
          <w:szCs w:val="30"/>
          <w:lang w:bidi="fa-IR"/>
        </w:rPr>
        <w:lastRenderedPageBreak/>
        <w:t>چکیده</w:t>
      </w:r>
      <w:r>
        <w:rPr>
          <w:rFonts w:ascii="Times New Roman" w:eastAsia="Times New Roman" w:hAnsi="Times New Roman" w:cs="B Titr" w:hint="cs"/>
          <w:b/>
          <w:bCs/>
          <w:sz w:val="30"/>
          <w:szCs w:val="30"/>
          <w:lang w:bidi="fa-IR"/>
        </w:rPr>
        <w:t xml:space="preserve"> </w:t>
      </w:r>
    </w:p>
    <w:p w14:paraId="36A4A969" w14:textId="77777777" w:rsidR="00912462" w:rsidRDefault="00000000">
      <w:pPr>
        <w:ind w:firstLine="397"/>
        <w:jc w:val="both"/>
        <w:rPr>
          <w:rFonts w:ascii="Calibri" w:hAnsi="Calibri" w:cs="B Lotus"/>
          <w:color w:val="auto"/>
          <w:sz w:val="16"/>
          <w:szCs w:val="16"/>
          <w:lang w:bidi="fa-IR"/>
        </w:rPr>
      </w:pPr>
      <w:r>
        <w:rPr>
          <w:rFonts w:ascii="B Lotus" w:hAnsi="Calibri" w:hint="cs"/>
          <w:lang w:bidi="fa-IR"/>
        </w:rPr>
        <w:t xml:space="preserve">بررسی </w:t>
      </w:r>
      <w:proofErr w:type="spellStart"/>
      <w:r>
        <w:rPr>
          <w:rFonts w:ascii="B Lotus" w:hAnsi="Calibri" w:hint="cs"/>
          <w:lang w:bidi="fa-IR"/>
        </w:rPr>
        <w:t>فرایندهای</w:t>
      </w:r>
      <w:proofErr w:type="spellEnd"/>
      <w:r>
        <w:rPr>
          <w:rFonts w:ascii="B Lotus" w:hAnsi="Calibri" w:hint="cs"/>
          <w:lang w:bidi="fa-IR"/>
        </w:rPr>
        <w:t xml:space="preserve"> تحولی در گستره عمر نشان </w:t>
      </w:r>
      <w:proofErr w:type="spellStart"/>
      <w:r>
        <w:rPr>
          <w:rFonts w:ascii="B Lotus" w:hAnsi="Calibri" w:hint="cs"/>
          <w:lang w:bidi="fa-IR"/>
        </w:rPr>
        <w:t>می‌دهد</w:t>
      </w:r>
      <w:proofErr w:type="spellEnd"/>
      <w:r>
        <w:rPr>
          <w:rFonts w:ascii="B Lotus" w:hAnsi="Calibri" w:hint="cs"/>
          <w:lang w:bidi="fa-IR"/>
        </w:rPr>
        <w:t xml:space="preserve"> که با افزایش امید به زندگی در جوامع امروزی، جمعیت سالمندان رو به گسترش است و توجه به سلامت روان آنان اهمیت </w:t>
      </w:r>
      <w:proofErr w:type="spellStart"/>
      <w:r>
        <w:rPr>
          <w:rFonts w:ascii="B Lotus" w:hAnsi="Calibri" w:hint="cs"/>
          <w:lang w:bidi="fa-IR"/>
        </w:rPr>
        <w:t>ویژه‌ای</w:t>
      </w:r>
      <w:proofErr w:type="spellEnd"/>
      <w:r>
        <w:rPr>
          <w:rFonts w:ascii="B Lotus" w:hAnsi="Calibri" w:hint="cs"/>
          <w:lang w:bidi="fa-IR"/>
        </w:rPr>
        <w:t xml:space="preserve">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w:t>
      </w:r>
      <w:proofErr w:type="spellStart"/>
      <w:r>
        <w:rPr>
          <w:rFonts w:ascii="B Lotus" w:hAnsi="Calibri" w:hint="cs"/>
          <w:lang w:bidi="fa-IR"/>
        </w:rPr>
        <w:t>کرجسی</w:t>
      </w:r>
      <w:proofErr w:type="spellEnd"/>
      <w:r>
        <w:rPr>
          <w:rFonts w:ascii="B Lotus" w:hAnsi="Calibri" w:hint="cs"/>
          <w:lang w:bidi="fa-IR"/>
        </w:rPr>
        <w:t xml:space="preserve"> و </w:t>
      </w:r>
      <w:proofErr w:type="spellStart"/>
      <w:r>
        <w:rPr>
          <w:rFonts w:ascii="B Lotus" w:hAnsi="Calibri" w:hint="cs"/>
          <w:lang w:bidi="fa-IR"/>
        </w:rPr>
        <w:t>مورگان</w:t>
      </w:r>
      <w:proofErr w:type="spellEnd"/>
      <w:r>
        <w:rPr>
          <w:rFonts w:ascii="B Lotus" w:hAnsi="Calibri" w:hint="cs"/>
          <w:lang w:bidi="fa-IR"/>
        </w:rPr>
        <w:t xml:space="preserve"> (۱۹۷۰) و با توجه به حجم جامعه آماری، ۸۰ نفر به روش </w:t>
      </w:r>
      <w:proofErr w:type="spellStart"/>
      <w:r>
        <w:rPr>
          <w:rFonts w:ascii="B Lotus" w:hAnsi="Calibri" w:hint="cs"/>
          <w:lang w:bidi="fa-IR"/>
        </w:rPr>
        <w:t>نمونه‌گیری</w:t>
      </w:r>
      <w:proofErr w:type="spellEnd"/>
      <w:r>
        <w:rPr>
          <w:rFonts w:ascii="B Lotus" w:hAnsi="Calibri" w:hint="cs"/>
          <w:lang w:bidi="fa-IR"/>
        </w:rPr>
        <w:t xml:space="preserve"> تصادفی ساده انتخاب شدند. ابزارهای گردآوری </w:t>
      </w:r>
      <w:proofErr w:type="spellStart"/>
      <w:r>
        <w:rPr>
          <w:rFonts w:ascii="B Lotus" w:hAnsi="Calibri" w:hint="cs"/>
          <w:lang w:bidi="fa-IR"/>
        </w:rPr>
        <w:t>داده‌ها</w:t>
      </w:r>
      <w:proofErr w:type="spellEnd"/>
      <w:r>
        <w:rPr>
          <w:rFonts w:ascii="B Lotus" w:hAnsi="Calibri" w:hint="cs"/>
          <w:lang w:bidi="fa-IR"/>
        </w:rPr>
        <w:t xml:space="preserve"> شامل پرسشنامه هوش معنوی کینگ (۲۰۰۰)، پرسشنامه اضطراب سلامتی </w:t>
      </w:r>
      <w:proofErr w:type="spellStart"/>
      <w:r>
        <w:rPr>
          <w:rFonts w:ascii="B Lotus" w:hAnsi="Calibri" w:hint="cs"/>
          <w:lang w:bidi="fa-IR"/>
        </w:rPr>
        <w:t>سالکوسکیس</w:t>
      </w:r>
      <w:proofErr w:type="spellEnd"/>
      <w:r>
        <w:rPr>
          <w:rFonts w:ascii="B Lotus" w:hAnsi="Calibri" w:hint="cs"/>
          <w:lang w:bidi="fa-IR"/>
        </w:rPr>
        <w:t xml:space="preserve"> و </w:t>
      </w:r>
      <w:proofErr w:type="spellStart"/>
      <w:r>
        <w:rPr>
          <w:rFonts w:ascii="B Lotus" w:hAnsi="Calibri" w:hint="cs"/>
          <w:lang w:bidi="fa-IR"/>
        </w:rPr>
        <w:t>وارویک</w:t>
      </w:r>
      <w:proofErr w:type="spellEnd"/>
      <w:r>
        <w:rPr>
          <w:rFonts w:ascii="B Lotus" w:hAnsi="Calibri" w:hint="cs"/>
          <w:lang w:bidi="fa-IR"/>
        </w:rPr>
        <w:t xml:space="preserve"> (۲۰۰۲) و پرسشنامه اضطراب مرگ </w:t>
      </w:r>
      <w:proofErr w:type="spellStart"/>
      <w:r>
        <w:rPr>
          <w:rFonts w:ascii="B Lotus" w:hAnsi="Calibri" w:hint="cs"/>
          <w:lang w:bidi="fa-IR"/>
        </w:rPr>
        <w:t>تمپلر</w:t>
      </w:r>
      <w:proofErr w:type="spellEnd"/>
      <w:r>
        <w:rPr>
          <w:rFonts w:ascii="B Lotus" w:hAnsi="Calibri" w:hint="cs"/>
          <w:lang w:bidi="fa-IR"/>
        </w:rPr>
        <w:t xml:space="preserve"> (۱۹۷۰) بود. </w:t>
      </w:r>
      <w:proofErr w:type="spellStart"/>
      <w:r>
        <w:rPr>
          <w:rFonts w:ascii="B Lotus" w:hAnsi="Calibri" w:hint="cs"/>
          <w:lang w:bidi="fa-IR"/>
        </w:rPr>
        <w:t>داده‌ها</w:t>
      </w:r>
      <w:proofErr w:type="spellEnd"/>
      <w:r>
        <w:rPr>
          <w:rFonts w:ascii="B Lotus" w:hAnsi="Calibri" w:hint="cs"/>
          <w:lang w:bidi="fa-IR"/>
        </w:rPr>
        <w:t xml:space="preserve"> با استفاده از ضریب همبستگی </w:t>
      </w:r>
      <w:proofErr w:type="spellStart"/>
      <w:r>
        <w:rPr>
          <w:rFonts w:ascii="B Lotus" w:hAnsi="Calibri" w:hint="cs"/>
          <w:lang w:bidi="fa-IR"/>
        </w:rPr>
        <w:t>پیرسون</w:t>
      </w:r>
      <w:proofErr w:type="spellEnd"/>
      <w:r>
        <w:rPr>
          <w:rFonts w:ascii="B Lotus" w:hAnsi="Calibri" w:hint="cs"/>
          <w:lang w:bidi="fa-IR"/>
        </w:rPr>
        <w:t xml:space="preserve"> و </w:t>
      </w:r>
      <w:proofErr w:type="spellStart"/>
      <w:r>
        <w:rPr>
          <w:rFonts w:ascii="B Lotus" w:hAnsi="Calibri" w:hint="cs"/>
          <w:lang w:bidi="fa-IR"/>
        </w:rPr>
        <w:t>رگرسیون</w:t>
      </w:r>
      <w:proofErr w:type="spellEnd"/>
      <w:r>
        <w:rPr>
          <w:rFonts w:ascii="B Lotus" w:hAnsi="Calibri" w:hint="cs"/>
          <w:lang w:bidi="fa-IR"/>
        </w:rPr>
        <w:t xml:space="preserve"> گام به گام تحلیل شدند. نتایج نشان داد بین هوش معنوی و اضطراب مرگ سالمندان رابطه منفی و معنادار وجود دارد (</w:t>
      </w:r>
      <w:r>
        <w:rPr>
          <w:rFonts w:ascii="B Lotus" w:hAnsi="Calibri" w:cs="B Lotus"/>
          <w:rtl w:val="0"/>
        </w:rPr>
        <w:t>r=-0.46, p&lt;0.01</w:t>
      </w:r>
      <w:r>
        <w:rPr>
          <w:rFonts w:ascii="B Lotus" w:hAnsi="Calibri" w:hint="cs"/>
          <w:lang w:bidi="fa-IR"/>
        </w:rPr>
        <w:t>) و بین اضطراب سلامتی و اضطراب مرگ رابطه مثبت و معنادار مشاهده شد (</w:t>
      </w:r>
      <w:r>
        <w:rPr>
          <w:rFonts w:ascii="B Lotus" w:hAnsi="Calibri" w:cs="B Lotus"/>
          <w:rtl w:val="0"/>
        </w:rPr>
        <w:t>r=0.58, p&lt;0.01</w:t>
      </w:r>
      <w:r>
        <w:rPr>
          <w:rFonts w:ascii="B Lotus" w:hAnsi="Calibri" w:hint="cs"/>
          <w:lang w:bidi="fa-IR"/>
        </w:rPr>
        <w:t xml:space="preserve">). همچنین نتایج </w:t>
      </w:r>
      <w:proofErr w:type="spellStart"/>
      <w:r>
        <w:rPr>
          <w:rFonts w:ascii="B Lotus" w:hAnsi="Calibri" w:hint="cs"/>
          <w:lang w:bidi="fa-IR"/>
        </w:rPr>
        <w:t>رگرسیون</w:t>
      </w:r>
      <w:proofErr w:type="spellEnd"/>
      <w:r>
        <w:rPr>
          <w:rFonts w:ascii="B Lotus" w:hAnsi="Calibri" w:hint="cs"/>
          <w:lang w:bidi="fa-IR"/>
        </w:rPr>
        <w:t xml:space="preserve"> گام به گام نشان داد که متغیرهای اضطراب سلامتی، هوش معنوی، ایجاد معنای شخصی و تفکر </w:t>
      </w:r>
      <w:proofErr w:type="spellStart"/>
      <w:r>
        <w:rPr>
          <w:rFonts w:ascii="B Lotus" w:hAnsi="Calibri" w:hint="cs"/>
          <w:lang w:bidi="fa-IR"/>
        </w:rPr>
        <w:t>وجودی</w:t>
      </w:r>
      <w:proofErr w:type="spellEnd"/>
      <w:r>
        <w:rPr>
          <w:rFonts w:ascii="B Lotus" w:hAnsi="Calibri" w:hint="cs"/>
          <w:lang w:bidi="fa-IR"/>
        </w:rPr>
        <w:t xml:space="preserve"> انتقادی در مجموع ۵۴ درصد از </w:t>
      </w:r>
      <w:proofErr w:type="spellStart"/>
      <w:r>
        <w:rPr>
          <w:rFonts w:ascii="B Lotus" w:hAnsi="Calibri" w:hint="cs"/>
          <w:lang w:bidi="fa-IR"/>
        </w:rPr>
        <w:t>واریانس</w:t>
      </w:r>
      <w:proofErr w:type="spellEnd"/>
      <w:r>
        <w:rPr>
          <w:rFonts w:ascii="B Lotus" w:hAnsi="Calibri" w:hint="cs"/>
          <w:lang w:bidi="fa-IR"/>
        </w:rPr>
        <w:t xml:space="preserve"> اضطراب مرگ سالمندان را تبیین </w:t>
      </w:r>
      <w:proofErr w:type="spellStart"/>
      <w:r>
        <w:rPr>
          <w:rFonts w:ascii="B Lotus" w:hAnsi="Calibri" w:hint="cs"/>
          <w:lang w:bidi="fa-IR"/>
        </w:rPr>
        <w:t>می‌کنند</w:t>
      </w:r>
      <w:proofErr w:type="spellEnd"/>
      <w:r>
        <w:rPr>
          <w:rFonts w:ascii="B Lotus" w:hAnsi="Calibri" w:hint="cs"/>
          <w:lang w:bidi="fa-IR"/>
        </w:rPr>
        <w:t xml:space="preserve"> (</w:t>
      </w:r>
      <w:r>
        <w:rPr>
          <w:rFonts w:ascii="B Lotus" w:hAnsi="Calibri" w:cs="B Lotus"/>
          <w:rtl w:val="0"/>
        </w:rPr>
        <w:t>R</w:t>
      </w:r>
      <w:r>
        <w:rPr>
          <w:rFonts w:ascii="B Lotus" w:hAnsi="Calibri" w:cs="B Lotus"/>
          <w:rtl w:val="0"/>
        </w:rPr>
        <w:t>²</w:t>
      </w:r>
      <w:r>
        <w:rPr>
          <w:rFonts w:ascii="B Lotus" w:hAnsi="Calibri" w:cs="B Lotus"/>
          <w:rtl w:val="0"/>
        </w:rPr>
        <w:t>=0.54, p&lt;0.001</w:t>
      </w:r>
      <w:r>
        <w:rPr>
          <w:rFonts w:ascii="B Lotus" w:hAnsi="Calibri" w:hint="cs"/>
          <w:lang w:bidi="fa-IR"/>
        </w:rPr>
        <w:t xml:space="preserve">). به طور کلی، افزایش هوش معنوی با کاهش اضطراب مرگ و افزایش اضطراب سلامتی با افزایش اضطراب مرگ همراه است. </w:t>
      </w:r>
      <w:proofErr w:type="spellStart"/>
      <w:r>
        <w:rPr>
          <w:rFonts w:ascii="B Lotus" w:hAnsi="Calibri" w:hint="cs"/>
          <w:lang w:bidi="fa-IR"/>
        </w:rPr>
        <w:t>یافته‌های</w:t>
      </w:r>
      <w:proofErr w:type="spellEnd"/>
      <w:r>
        <w:rPr>
          <w:rFonts w:ascii="B Lotus" w:hAnsi="Calibri" w:hint="cs"/>
          <w:lang w:bidi="fa-IR"/>
        </w:rPr>
        <w:t xml:space="preserve"> این پژوهش بر اهمیت عوامل </w:t>
      </w:r>
      <w:proofErr w:type="spellStart"/>
      <w:r>
        <w:rPr>
          <w:rFonts w:ascii="B Lotus" w:hAnsi="Calibri" w:hint="cs"/>
          <w:lang w:bidi="fa-IR"/>
        </w:rPr>
        <w:t>روان‌شناختی</w:t>
      </w:r>
      <w:proofErr w:type="spellEnd"/>
      <w:r>
        <w:rPr>
          <w:rFonts w:ascii="B Lotus" w:hAnsi="Calibri" w:hint="cs"/>
          <w:lang w:bidi="fa-IR"/>
        </w:rPr>
        <w:t xml:space="preserve"> و معنوی در تبیین اضطراب مرگ سالمندان و ضرورت توجه به </w:t>
      </w:r>
      <w:proofErr w:type="spellStart"/>
      <w:r>
        <w:rPr>
          <w:rFonts w:ascii="B Lotus" w:hAnsi="Calibri" w:hint="cs"/>
          <w:lang w:bidi="fa-IR"/>
        </w:rPr>
        <w:t>آن‌ها</w:t>
      </w:r>
      <w:proofErr w:type="spellEnd"/>
      <w:r>
        <w:rPr>
          <w:rFonts w:ascii="B Lotus" w:hAnsi="Calibri" w:hint="cs"/>
          <w:lang w:bidi="fa-IR"/>
        </w:rPr>
        <w:t xml:space="preserve"> در </w:t>
      </w:r>
      <w:proofErr w:type="spellStart"/>
      <w:r>
        <w:rPr>
          <w:rFonts w:ascii="B Lotus" w:hAnsi="Calibri" w:hint="cs"/>
          <w:lang w:bidi="fa-IR"/>
        </w:rPr>
        <w:t>برنامه‌های</w:t>
      </w:r>
      <w:proofErr w:type="spellEnd"/>
      <w:r>
        <w:rPr>
          <w:rFonts w:ascii="B Lotus" w:hAnsi="Calibri" w:hint="cs"/>
          <w:lang w:bidi="fa-IR"/>
        </w:rPr>
        <w:t xml:space="preserve"> ارتقای سلامت روان سالمندان تأکید دارد.</w:t>
      </w:r>
    </w:p>
    <w:p w14:paraId="6603FE6E" w14:textId="77777777" w:rsidR="00912462" w:rsidRDefault="00000000">
      <w:pPr>
        <w:ind w:firstLine="397"/>
        <w:jc w:val="both"/>
        <w:rPr>
          <w:rFonts w:ascii="Times New Roman" w:eastAsia="Times New Roman" w:hAnsi="Times New Roman" w:cs="B Lotus"/>
          <w:color w:val="auto"/>
          <w:lang w:bidi="fa-IR"/>
        </w:rPr>
      </w:pPr>
      <w:proofErr w:type="spellStart"/>
      <w:r>
        <w:rPr>
          <w:rFonts w:hint="cs"/>
          <w:b/>
          <w:bCs/>
          <w:lang w:bidi="fa-IR"/>
        </w:rPr>
        <w:t>کلیدواژه</w:t>
      </w:r>
      <w:proofErr w:type="spellEnd"/>
      <w:r>
        <w:rPr>
          <w:rFonts w:hint="cs"/>
          <w:b/>
          <w:bCs/>
          <w:lang w:bidi="fa-IR"/>
        </w:rPr>
        <w:t xml:space="preserve"> ها:</w:t>
      </w:r>
      <w:r>
        <w:rPr>
          <w:rFonts w:hint="cs"/>
          <w:lang w:bidi="fa-IR"/>
        </w:rPr>
        <w:t xml:space="preserve"> </w:t>
      </w:r>
      <w:r>
        <w:rPr>
          <w:rFonts w:ascii="Times New Roman" w:eastAsia="Times New Roman" w:hAnsi="Times New Roman" w:hint="cs"/>
          <w:lang w:bidi="fa-IR"/>
        </w:rPr>
        <w:t>هوش معنوی، اضطراب سلامتی، اضطراب مرگ، سالمندان.</w:t>
      </w:r>
    </w:p>
    <w:p w14:paraId="4244A145"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اول:</w:t>
      </w:r>
    </w:p>
    <w:p w14:paraId="5DEBAFB4"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txbxContent>
            </v:textbox>
          </v:shape>
        </w:pict>
      </w:r>
    </w:p>
    <w:p w14:paraId="31F64D68" w14:textId="77777777" w:rsidR="00912462" w:rsidRDefault="00000000" w:rsidP="005B1101">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۱-۱- مقدمه</w:t>
      </w:r>
    </w:p>
    <w:p w14:paraId="510465FF" w14:textId="77777777" w:rsidR="00912462" w:rsidRDefault="00000000">
      <w:pPr>
        <w:ind w:firstLine="397"/>
        <w:jc w:val="both"/>
        <w:rPr>
          <w:rFonts w:cs="B Lotus"/>
          <w:color w:val="auto"/>
          <w:lang w:bidi="fa-IR"/>
        </w:rPr>
      </w:pPr>
      <w:r>
        <w:rPr>
          <w:rFonts w:hint="cs"/>
          <w:lang w:bidi="fa-IR"/>
        </w:rPr>
        <w:t xml:space="preserve">جمعیت سالمندان جهان در </w:t>
      </w:r>
      <w:proofErr w:type="spellStart"/>
      <w:r>
        <w:rPr>
          <w:rFonts w:hint="cs"/>
          <w:lang w:bidi="fa-IR"/>
        </w:rPr>
        <w:t>دهه‌های</w:t>
      </w:r>
      <w:proofErr w:type="spellEnd"/>
      <w:r>
        <w:rPr>
          <w:rFonts w:hint="cs"/>
          <w:lang w:bidi="fa-IR"/>
        </w:rPr>
        <w:t xml:space="preserve"> اخیر با سرعت قابل توجهی در حال افزایش است و سالمندی جمعیت به یکی از </w:t>
      </w:r>
      <w:proofErr w:type="spellStart"/>
      <w:r>
        <w:rPr>
          <w:rFonts w:hint="cs"/>
          <w:lang w:bidi="fa-IR"/>
        </w:rPr>
        <w:t>مهم‌ترین</w:t>
      </w:r>
      <w:proofErr w:type="spellEnd"/>
      <w:r>
        <w:rPr>
          <w:rFonts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hint="cs"/>
          <w:lang w:bidi="fa-IR"/>
        </w:rPr>
        <w:t>دهه‌های</w:t>
      </w:r>
      <w:proofErr w:type="spellEnd"/>
      <w:r>
        <w:rPr>
          <w:rFonts w:hint="cs"/>
          <w:lang w:bidi="fa-IR"/>
        </w:rPr>
        <w:t xml:space="preserve"> آینده </w:t>
      </w:r>
      <w:proofErr w:type="spellStart"/>
      <w:r>
        <w:rPr>
          <w:rFonts w:hint="cs"/>
          <w:lang w:bidi="fa-IR"/>
        </w:rPr>
        <w:t>به‌طور</w:t>
      </w:r>
      <w:proofErr w:type="spellEnd"/>
      <w:r>
        <w:rPr>
          <w:rFonts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w:t>
      </w:r>
      <w:r>
        <w:rPr>
          <w:rStyle w:val="FootnoteReference"/>
          <w:rFonts w:hint="cs"/>
          <w:lang w:bidi="fa-IR"/>
        </w:rPr>
        <w:footnoteReference w:id="1"/>
      </w:r>
      <w:r>
        <w:rPr>
          <w:rFonts w:hint="cs"/>
          <w:lang w:bidi="fa-IR"/>
        </w:rPr>
        <w:t xml:space="preserve">، ۲۰۲۴). ایران نیز از این روند جمعیتی </w:t>
      </w:r>
      <w:proofErr w:type="spellStart"/>
      <w:r>
        <w:rPr>
          <w:rFonts w:hint="cs"/>
          <w:lang w:bidi="fa-IR"/>
        </w:rPr>
        <w:t>مستثنا</w:t>
      </w:r>
      <w:proofErr w:type="spellEnd"/>
      <w:r>
        <w:rPr>
          <w:rFonts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hint="cs"/>
          <w:lang w:bidi="fa-IR"/>
        </w:rPr>
        <w:t>می‌رود</w:t>
      </w:r>
      <w:proofErr w:type="spellEnd"/>
      <w:r>
        <w:rPr>
          <w:rFonts w:hint="cs"/>
          <w:lang w:bidi="fa-IR"/>
        </w:rPr>
        <w:t xml:space="preserve"> سهم افراد ۶۰ ساله و بالاتر در جمعیت ایران طی </w:t>
      </w:r>
      <w:proofErr w:type="spellStart"/>
      <w:r>
        <w:rPr>
          <w:rFonts w:hint="cs"/>
          <w:lang w:bidi="fa-IR"/>
        </w:rPr>
        <w:t>دهه‌های</w:t>
      </w:r>
      <w:proofErr w:type="spellEnd"/>
      <w:r>
        <w:rPr>
          <w:rFonts w:hint="cs"/>
          <w:lang w:bidi="fa-IR"/>
        </w:rPr>
        <w:t xml:space="preserve"> آینده </w:t>
      </w:r>
      <w:proofErr w:type="spellStart"/>
      <w:r>
        <w:rPr>
          <w:rFonts w:hint="cs"/>
          <w:lang w:bidi="fa-IR"/>
        </w:rPr>
        <w:t>به‌طور</w:t>
      </w:r>
      <w:proofErr w:type="spellEnd"/>
      <w:r>
        <w:rPr>
          <w:rFonts w:hint="cs"/>
          <w:lang w:bidi="fa-IR"/>
        </w:rPr>
        <w:t xml:space="preserve"> قابل توجهی افزایش یابد و تا سال ۲۰۵۰ حدود ۲۷</w:t>
      </w:r>
      <w:r>
        <w:rPr>
          <w:rFonts w:ascii="Times New Roman" w:hAnsi="Times New Roman" w:hint="cs"/>
          <w:lang w:bidi="fa-IR"/>
        </w:rPr>
        <w:t>٫</w:t>
      </w:r>
      <w:r>
        <w:rPr>
          <w:rFonts w:hint="cs"/>
          <w:lang w:bidi="fa-IR"/>
        </w:rPr>
        <w:t xml:space="preserve">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hint="cs"/>
          <w:lang w:bidi="fa-IR"/>
        </w:rPr>
        <w:t>برنامه‌ریزی</w:t>
      </w:r>
      <w:proofErr w:type="spellEnd"/>
      <w:r>
        <w:rPr>
          <w:rFonts w:hint="cs"/>
          <w:lang w:bidi="fa-IR"/>
        </w:rPr>
        <w:t xml:space="preserve"> برای ارائه خدمات متناسب با این تغییر جمعیتی را بیش از پیش آشکار </w:t>
      </w:r>
      <w:proofErr w:type="spellStart"/>
      <w:r>
        <w:rPr>
          <w:rFonts w:hint="cs"/>
          <w:lang w:bidi="fa-IR"/>
        </w:rPr>
        <w:t>می‌سازد</w:t>
      </w:r>
      <w:proofErr w:type="spellEnd"/>
      <w:r>
        <w:rPr>
          <w:rFonts w:hint="cs"/>
          <w:lang w:bidi="fa-IR"/>
        </w:rPr>
        <w:t>.</w:t>
      </w:r>
    </w:p>
    <w:p w14:paraId="30C9D1F6" w14:textId="77777777" w:rsidR="00912462" w:rsidRDefault="00000000">
      <w:pPr>
        <w:ind w:firstLine="397"/>
        <w:jc w:val="both"/>
        <w:rPr>
          <w:rFonts w:cs="B Lotus"/>
          <w:color w:val="auto"/>
          <w:lang w:bidi="fa-IR"/>
        </w:rPr>
      </w:pPr>
      <w:proofErr w:type="spellStart"/>
      <w:r>
        <w:rPr>
          <w:rFonts w:hint="cs"/>
          <w:lang w:bidi="fa-IR"/>
        </w:rPr>
        <w:t>سالخوردگی</w:t>
      </w:r>
      <w:proofErr w:type="spellEnd"/>
      <w:r>
        <w:rPr>
          <w:rFonts w:hint="cs"/>
          <w:lang w:bidi="fa-IR"/>
        </w:rPr>
        <w:t xml:space="preserve"> جمعیت </w:t>
      </w:r>
      <w:proofErr w:type="spellStart"/>
      <w:r>
        <w:rPr>
          <w:rFonts w:hint="cs"/>
          <w:lang w:bidi="fa-IR"/>
        </w:rPr>
        <w:t>هم‌زمان</w:t>
      </w:r>
      <w:proofErr w:type="spellEnd"/>
      <w:r>
        <w:rPr>
          <w:rFonts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lang w:bidi="fa-IR"/>
        </w:rPr>
        <w:t>ترتیبات</w:t>
      </w:r>
      <w:proofErr w:type="spellEnd"/>
      <w:r>
        <w:rPr>
          <w:rFonts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hint="cs"/>
          <w:lang w:bidi="fa-IR"/>
        </w:rPr>
        <w:t>خانواده‌های</w:t>
      </w:r>
      <w:proofErr w:type="spellEnd"/>
      <w:r>
        <w:rPr>
          <w:rFonts w:hint="cs"/>
          <w:lang w:bidi="fa-IR"/>
        </w:rPr>
        <w:t xml:space="preserve"> گسترده و </w:t>
      </w:r>
      <w:proofErr w:type="spellStart"/>
      <w:r>
        <w:rPr>
          <w:rFonts w:hint="cs"/>
          <w:lang w:bidi="fa-IR"/>
        </w:rPr>
        <w:t>چندنسلی</w:t>
      </w:r>
      <w:proofErr w:type="spellEnd"/>
      <w:r>
        <w:rPr>
          <w:rFonts w:hint="cs"/>
          <w:lang w:bidi="fa-IR"/>
        </w:rPr>
        <w:t xml:space="preserve"> به سمت </w:t>
      </w:r>
      <w:proofErr w:type="spellStart"/>
      <w:r>
        <w:rPr>
          <w:rFonts w:hint="cs"/>
          <w:lang w:bidi="fa-IR"/>
        </w:rPr>
        <w:t>شکل‌های</w:t>
      </w:r>
      <w:proofErr w:type="spellEnd"/>
      <w:r>
        <w:rPr>
          <w:rFonts w:hint="cs"/>
          <w:lang w:bidi="fa-IR"/>
        </w:rPr>
        <w:t xml:space="preserve"> </w:t>
      </w:r>
      <w:proofErr w:type="spellStart"/>
      <w:r>
        <w:rPr>
          <w:rFonts w:hint="cs"/>
          <w:lang w:bidi="fa-IR"/>
        </w:rPr>
        <w:t>مستقل‌تر</w:t>
      </w:r>
      <w:proofErr w:type="spellEnd"/>
      <w:r>
        <w:rPr>
          <w:rFonts w:hint="cs"/>
          <w:lang w:bidi="fa-IR"/>
        </w:rPr>
        <w:t xml:space="preserve"> زندگی، از جمله زندگی </w:t>
      </w:r>
      <w:proofErr w:type="spellStart"/>
      <w:r>
        <w:rPr>
          <w:rFonts w:hint="cs"/>
          <w:lang w:bidi="fa-IR"/>
        </w:rPr>
        <w:t>به‌تنهایی</w:t>
      </w:r>
      <w:proofErr w:type="spellEnd"/>
      <w:r>
        <w:rPr>
          <w:rFonts w:hint="cs"/>
          <w:lang w:bidi="fa-IR"/>
        </w:rPr>
        <w:t xml:space="preserve"> یا زندگی با همسر، در حال تغییر است. این تغییرات </w:t>
      </w:r>
      <w:proofErr w:type="spellStart"/>
      <w:r>
        <w:rPr>
          <w:rFonts w:hint="cs"/>
          <w:lang w:bidi="fa-IR"/>
        </w:rPr>
        <w:t>می‌توانند</w:t>
      </w:r>
      <w:proofErr w:type="spellEnd"/>
      <w:r>
        <w:rPr>
          <w:rFonts w:hint="cs"/>
          <w:lang w:bidi="fa-IR"/>
        </w:rPr>
        <w:t xml:space="preserve"> </w:t>
      </w:r>
      <w:proofErr w:type="spellStart"/>
      <w:r>
        <w:rPr>
          <w:rFonts w:hint="cs"/>
          <w:lang w:bidi="fa-IR"/>
        </w:rPr>
        <w:t>پیامدهایی</w:t>
      </w:r>
      <w:proofErr w:type="spellEnd"/>
      <w:r>
        <w:rPr>
          <w:rFonts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lang w:bidi="fa-IR"/>
        </w:rPr>
        <w:t>ترتیبات</w:t>
      </w:r>
      <w:proofErr w:type="spellEnd"/>
      <w:r>
        <w:rPr>
          <w:rFonts w:hint="cs"/>
          <w:lang w:bidi="fa-IR"/>
        </w:rPr>
        <w:t xml:space="preserve"> زندگی، حمایت </w:t>
      </w:r>
      <w:r>
        <w:rPr>
          <w:rFonts w:hint="cs"/>
          <w:lang w:bidi="fa-IR"/>
        </w:rPr>
        <w:lastRenderedPageBreak/>
        <w:t xml:space="preserve">اجتماعی و نیازهای مراقبتی این گروه را بیش از پیش افزایش داده است. همچنین، شواهد سازمان ملل نشان </w:t>
      </w:r>
      <w:proofErr w:type="spellStart"/>
      <w:r>
        <w:rPr>
          <w:rFonts w:hint="cs"/>
          <w:lang w:bidi="fa-IR"/>
        </w:rPr>
        <w:t>می‌دهد</w:t>
      </w:r>
      <w:proofErr w:type="spellEnd"/>
      <w:r>
        <w:rPr>
          <w:rFonts w:hint="cs"/>
          <w:lang w:bidi="fa-IR"/>
        </w:rPr>
        <w:t xml:space="preserve"> که زنان سالمند تقریباً دو برابر مردان سالمند احتمال دارد </w:t>
      </w:r>
      <w:proofErr w:type="spellStart"/>
      <w:r>
        <w:rPr>
          <w:rFonts w:hint="cs"/>
          <w:lang w:bidi="fa-IR"/>
        </w:rPr>
        <w:t>به‌تنهایی</w:t>
      </w:r>
      <w:proofErr w:type="spellEnd"/>
      <w:r>
        <w:rPr>
          <w:rFonts w:hint="cs"/>
          <w:lang w:bidi="fa-IR"/>
        </w:rPr>
        <w:t xml:space="preserve"> زندگی کنند که بخش مهمی از آن با بالاتر بودن میزان بیوگی در میان زنان مرتبط است (سازمان ملل متحد، ۲۰۲۳).</w:t>
      </w:r>
    </w:p>
    <w:p w14:paraId="49889A8A" w14:textId="77777777" w:rsidR="00912462" w:rsidRDefault="00000000">
      <w:pPr>
        <w:ind w:firstLine="397"/>
        <w:jc w:val="both"/>
        <w:rPr>
          <w:rFonts w:cs="B Lotus"/>
          <w:color w:val="auto"/>
          <w:lang w:bidi="fa-IR"/>
        </w:rPr>
      </w:pPr>
      <w:proofErr w:type="spellStart"/>
      <w:r>
        <w:rPr>
          <w:rFonts w:hint="cs"/>
          <w:lang w:bidi="fa-IR"/>
        </w:rPr>
        <w:t>سالخوردگی</w:t>
      </w:r>
      <w:proofErr w:type="spellEnd"/>
      <w:r>
        <w:rPr>
          <w:rFonts w:hint="cs"/>
          <w:lang w:bidi="fa-IR"/>
        </w:rPr>
        <w:t xml:space="preserve"> جمعیت یکی از </w:t>
      </w:r>
      <w:proofErr w:type="spellStart"/>
      <w:r>
        <w:rPr>
          <w:rFonts w:hint="cs"/>
          <w:lang w:bidi="fa-IR"/>
        </w:rPr>
        <w:t>مهم‌ترین</w:t>
      </w:r>
      <w:proofErr w:type="spellEnd"/>
      <w:r>
        <w:rPr>
          <w:rFonts w:hint="cs"/>
          <w:lang w:bidi="fa-IR"/>
        </w:rPr>
        <w:t xml:space="preserve"> تحولات جمعیتی در جهان معاصر و از </w:t>
      </w:r>
      <w:proofErr w:type="spellStart"/>
      <w:r>
        <w:rPr>
          <w:rFonts w:hint="cs"/>
          <w:lang w:bidi="fa-IR"/>
        </w:rPr>
        <w:t>چالش‌های</w:t>
      </w:r>
      <w:proofErr w:type="spellEnd"/>
      <w:r>
        <w:rPr>
          <w:rFonts w:hint="cs"/>
          <w:lang w:bidi="fa-IR"/>
        </w:rPr>
        <w:t xml:space="preserve"> اساسی </w:t>
      </w:r>
      <w:proofErr w:type="spellStart"/>
      <w:r>
        <w:rPr>
          <w:rFonts w:hint="cs"/>
          <w:lang w:bidi="fa-IR"/>
        </w:rPr>
        <w:t>نظام‌های</w:t>
      </w:r>
      <w:proofErr w:type="spellEnd"/>
      <w:r>
        <w:rPr>
          <w:rFonts w:hint="cs"/>
          <w:lang w:bidi="fa-IR"/>
        </w:rPr>
        <w:t xml:space="preserve"> سلامت و رفاه اجتماعی به شمار </w:t>
      </w:r>
      <w:proofErr w:type="spellStart"/>
      <w:r>
        <w:rPr>
          <w:rFonts w:hint="cs"/>
          <w:lang w:bidi="fa-IR"/>
        </w:rPr>
        <w:t>می‌رود</w:t>
      </w:r>
      <w:proofErr w:type="spellEnd"/>
      <w:r>
        <w:rPr>
          <w:rFonts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جسمی و عملکردی، محدودیت در </w:t>
      </w:r>
      <w:proofErr w:type="spellStart"/>
      <w:r>
        <w:rPr>
          <w:rFonts w:hint="cs"/>
          <w:lang w:bidi="fa-IR"/>
        </w:rPr>
        <w:t>فعالیت‌های</w:t>
      </w:r>
      <w:proofErr w:type="spellEnd"/>
      <w:r>
        <w:rPr>
          <w:rFonts w:hint="cs"/>
          <w:lang w:bidi="fa-IR"/>
        </w:rPr>
        <w:t xml:space="preserve"> روزمره و تغییر در روابط و </w:t>
      </w:r>
      <w:proofErr w:type="spellStart"/>
      <w:r>
        <w:rPr>
          <w:rFonts w:hint="cs"/>
          <w:lang w:bidi="fa-IR"/>
        </w:rPr>
        <w:t>حمایت‌های</w:t>
      </w:r>
      <w:proofErr w:type="spellEnd"/>
      <w:r>
        <w:rPr>
          <w:rFonts w:hint="cs"/>
          <w:lang w:bidi="fa-IR"/>
        </w:rPr>
        <w:t xml:space="preserve"> اجتماعی مواجه شوند؛ عواملی که </w:t>
      </w:r>
      <w:proofErr w:type="spellStart"/>
      <w:r>
        <w:rPr>
          <w:rFonts w:hint="cs"/>
          <w:lang w:bidi="fa-IR"/>
        </w:rPr>
        <w:t>می‌توانند</w:t>
      </w:r>
      <w:proofErr w:type="spellEnd"/>
      <w:r>
        <w:rPr>
          <w:rFonts w:hint="cs"/>
          <w:lang w:bidi="fa-IR"/>
        </w:rPr>
        <w:t xml:space="preserve"> استقلال فردی و کیفیت زندگی آنان را تحت تأثیر قرار دهند (</w:t>
      </w:r>
      <w:proofErr w:type="spellStart"/>
      <w:r>
        <w:rPr>
          <w:rFonts w:hint="cs"/>
          <w:lang w:bidi="fa-IR"/>
        </w:rPr>
        <w:t>جودارزی</w:t>
      </w:r>
      <w:proofErr w:type="spellEnd"/>
      <w:r>
        <w:rPr>
          <w:rStyle w:val="FootnoteReference"/>
          <w:rFonts w:hint="cs"/>
          <w:lang w:bidi="fa-IR"/>
        </w:rPr>
        <w:footnoteReference w:id="2"/>
      </w:r>
      <w:r>
        <w:rPr>
          <w:rFonts w:hint="cs"/>
          <w:lang w:bidi="fa-IR"/>
        </w:rPr>
        <w:t xml:space="preserve"> و همکاران، ۲۰۲۴؛ میری و همکاران، ۲۰۲۴). در ایران نیز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می‌دهند</w:t>
      </w:r>
      <w:proofErr w:type="spellEnd"/>
      <w:r>
        <w:rPr>
          <w:rFonts w:hint="cs"/>
          <w:lang w:bidi="fa-IR"/>
        </w:rPr>
        <w:t xml:space="preserve"> که وضعیت سلامت، </w:t>
      </w:r>
      <w:proofErr w:type="spellStart"/>
      <w:r>
        <w:rPr>
          <w:rFonts w:hint="cs"/>
          <w:lang w:bidi="fa-IR"/>
        </w:rPr>
        <w:t>بیماری‌های</w:t>
      </w:r>
      <w:proofErr w:type="spellEnd"/>
      <w:r>
        <w:rPr>
          <w:rFonts w:hint="cs"/>
          <w:lang w:bidi="fa-IR"/>
        </w:rPr>
        <w:t xml:space="preserve"> مزمن، شرایط اجتماعی ـ اقتصادی و عوامل روانی ـ اجتماعی با نحوه تجربه سالمندی و حفظ استقلال عملکردی ارتباط دارند. برای نمونه، </w:t>
      </w:r>
      <w:proofErr w:type="spellStart"/>
      <w:r>
        <w:rPr>
          <w:rFonts w:hint="cs"/>
          <w:lang w:bidi="fa-IR"/>
        </w:rPr>
        <w:t>جودارزی</w:t>
      </w:r>
      <w:proofErr w:type="spellEnd"/>
      <w:r>
        <w:rPr>
          <w:rFonts w:hint="cs"/>
          <w:lang w:bidi="fa-IR"/>
        </w:rPr>
        <w:t xml:space="preserve"> و همکاران (۲۰۲۴) در یک مرور </w:t>
      </w:r>
      <w:proofErr w:type="spellStart"/>
      <w:r>
        <w:rPr>
          <w:rFonts w:hint="cs"/>
          <w:lang w:bidi="fa-IR"/>
        </w:rPr>
        <w:t>نظام‌مند</w:t>
      </w:r>
      <w:proofErr w:type="spellEnd"/>
      <w:r>
        <w:rPr>
          <w:rFonts w:hint="cs"/>
          <w:lang w:bidi="fa-IR"/>
        </w:rPr>
        <w:t xml:space="preserve"> و </w:t>
      </w:r>
      <w:proofErr w:type="spellStart"/>
      <w:r>
        <w:rPr>
          <w:rFonts w:hint="cs"/>
          <w:lang w:bidi="fa-IR"/>
        </w:rPr>
        <w:t>فراتحلیل</w:t>
      </w:r>
      <w:proofErr w:type="spellEnd"/>
      <w:r>
        <w:rPr>
          <w:rFonts w:hint="cs"/>
          <w:lang w:bidi="fa-IR"/>
        </w:rPr>
        <w:t xml:space="preserve">، بر نقش عوامل روانی ـ اجتماعی در حفظ استقلال عملکردی سالمندان تأکید </w:t>
      </w:r>
      <w:proofErr w:type="spellStart"/>
      <w:r>
        <w:rPr>
          <w:rFonts w:hint="cs"/>
          <w:lang w:bidi="fa-IR"/>
        </w:rPr>
        <w:t>کرده‌اند</w:t>
      </w:r>
      <w:proofErr w:type="spellEnd"/>
      <w:r>
        <w:rPr>
          <w:rFonts w:hint="cs"/>
          <w:lang w:bidi="fa-IR"/>
        </w:rPr>
        <w:t xml:space="preserve">. همچنین، </w:t>
      </w:r>
      <w:proofErr w:type="spellStart"/>
      <w:r>
        <w:rPr>
          <w:rFonts w:hint="cs"/>
          <w:lang w:bidi="fa-IR"/>
        </w:rPr>
        <w:t>پژوهش‌های</w:t>
      </w:r>
      <w:proofErr w:type="spellEnd"/>
      <w:r>
        <w:rPr>
          <w:rFonts w:hint="cs"/>
          <w:lang w:bidi="fa-IR"/>
        </w:rPr>
        <w:t xml:space="preserve"> </w:t>
      </w:r>
      <w:proofErr w:type="spellStart"/>
      <w:r>
        <w:rPr>
          <w:rFonts w:hint="cs"/>
          <w:lang w:bidi="fa-IR"/>
        </w:rPr>
        <w:t>انجام‌شده</w:t>
      </w:r>
      <w:proofErr w:type="spellEnd"/>
      <w:r>
        <w:rPr>
          <w:rFonts w:hint="cs"/>
          <w:lang w:bidi="fa-IR"/>
        </w:rPr>
        <w:t xml:space="preserve"> در میان سالمندان ایرانی نشان </w:t>
      </w:r>
      <w:proofErr w:type="spellStart"/>
      <w:r>
        <w:rPr>
          <w:rFonts w:hint="cs"/>
          <w:lang w:bidi="fa-IR"/>
        </w:rPr>
        <w:t>داده‌اند</w:t>
      </w:r>
      <w:proofErr w:type="spellEnd"/>
      <w:r>
        <w:rPr>
          <w:rFonts w:hint="cs"/>
          <w:lang w:bidi="fa-IR"/>
        </w:rPr>
        <w:t xml:space="preserve"> که افزایش سن، </w:t>
      </w:r>
      <w:proofErr w:type="spellStart"/>
      <w:r>
        <w:rPr>
          <w:rFonts w:hint="cs"/>
          <w:lang w:bidi="fa-IR"/>
        </w:rPr>
        <w:t>بیماری‌های</w:t>
      </w:r>
      <w:proofErr w:type="spellEnd"/>
      <w:r>
        <w:rPr>
          <w:rFonts w:hint="cs"/>
          <w:lang w:bidi="fa-IR"/>
        </w:rPr>
        <w:t xml:space="preserve"> مزمن، وضعیت اقتصادی و میزان حمایت اجتماعی </w:t>
      </w:r>
      <w:proofErr w:type="spellStart"/>
      <w:r>
        <w:rPr>
          <w:rFonts w:hint="cs"/>
          <w:lang w:bidi="fa-IR"/>
        </w:rPr>
        <w:t>می‌توانند</w:t>
      </w:r>
      <w:proofErr w:type="spellEnd"/>
      <w:r>
        <w:rPr>
          <w:rFonts w:hint="cs"/>
          <w:lang w:bidi="fa-IR"/>
        </w:rPr>
        <w:t xml:space="preserve"> با وضعیت عملکردی و کیفیت زندگی سالمندان ارتباط داشته باشند (</w:t>
      </w:r>
      <w:proofErr w:type="spellStart"/>
      <w:r>
        <w:rPr>
          <w:rFonts w:hint="cs"/>
          <w:lang w:bidi="fa-IR"/>
        </w:rPr>
        <w:t>جافری‌کولایی</w:t>
      </w:r>
      <w:proofErr w:type="spellEnd"/>
      <w:r>
        <w:rPr>
          <w:rStyle w:val="FootnoteReference"/>
          <w:rFonts w:hint="cs"/>
          <w:lang w:bidi="fa-IR"/>
        </w:rPr>
        <w:footnoteReference w:id="3"/>
      </w:r>
      <w:r>
        <w:rPr>
          <w:rFonts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hint="cs"/>
          <w:lang w:bidi="fa-IR"/>
        </w:rPr>
        <w:t>ضرورت‌های</w:t>
      </w:r>
      <w:proofErr w:type="spellEnd"/>
      <w:r>
        <w:rPr>
          <w:rFonts w:hint="cs"/>
          <w:lang w:bidi="fa-IR"/>
        </w:rPr>
        <w:t xml:space="preserve"> مهم در </w:t>
      </w:r>
      <w:proofErr w:type="spellStart"/>
      <w:r>
        <w:rPr>
          <w:rFonts w:hint="cs"/>
          <w:lang w:bidi="fa-IR"/>
        </w:rPr>
        <w:t>برنامه‌ریزی</w:t>
      </w:r>
      <w:proofErr w:type="spellEnd"/>
      <w:r>
        <w:rPr>
          <w:rFonts w:hint="cs"/>
          <w:lang w:bidi="fa-IR"/>
        </w:rPr>
        <w:t xml:space="preserve"> برای سالمندی سالم در ایران محسوب </w:t>
      </w:r>
      <w:proofErr w:type="spellStart"/>
      <w:r>
        <w:rPr>
          <w:rFonts w:hint="cs"/>
          <w:lang w:bidi="fa-IR"/>
        </w:rPr>
        <w:t>می‌شود</w:t>
      </w:r>
      <w:proofErr w:type="spellEnd"/>
      <w:r>
        <w:rPr>
          <w:rFonts w:hint="cs"/>
          <w:lang w:bidi="fa-IR"/>
        </w:rPr>
        <w:t>.</w:t>
      </w:r>
    </w:p>
    <w:p w14:paraId="189D879D" w14:textId="77777777" w:rsidR="00912462" w:rsidRDefault="00000000">
      <w:pPr>
        <w:ind w:firstLine="397"/>
        <w:jc w:val="both"/>
        <w:rPr>
          <w:rFonts w:cs="B Lotus"/>
          <w:color w:val="auto"/>
          <w:lang w:bidi="fa-IR"/>
        </w:rPr>
      </w:pPr>
      <w:r>
        <w:rPr>
          <w:rFonts w:hint="cs"/>
          <w:lang w:bidi="fa-IR"/>
        </w:rPr>
        <w:lastRenderedPageBreak/>
        <w:t xml:space="preserve">سالمندی </w:t>
      </w:r>
      <w:proofErr w:type="spellStart"/>
      <w:r>
        <w:rPr>
          <w:rFonts w:hint="cs"/>
          <w:lang w:bidi="fa-IR"/>
        </w:rPr>
        <w:t>فرایندی</w:t>
      </w:r>
      <w:proofErr w:type="spellEnd"/>
      <w:r>
        <w:rPr>
          <w:rFonts w:hint="cs"/>
          <w:lang w:bidi="fa-IR"/>
        </w:rPr>
        <w:t xml:space="preserve"> طبیعی و </w:t>
      </w:r>
      <w:proofErr w:type="spellStart"/>
      <w:r>
        <w:rPr>
          <w:rFonts w:hint="cs"/>
          <w:lang w:bidi="fa-IR"/>
        </w:rPr>
        <w:t>چندبعدی</w:t>
      </w:r>
      <w:proofErr w:type="spellEnd"/>
      <w:r>
        <w:rPr>
          <w:rFonts w:hint="cs"/>
          <w:lang w:bidi="fa-IR"/>
        </w:rPr>
        <w:t xml:space="preserve"> است که با تغییرات تدریجی در ابعاد جسمی، روانی، شناختی و اجتماعی زندگی همراه </w:t>
      </w:r>
      <w:proofErr w:type="spellStart"/>
      <w:r>
        <w:rPr>
          <w:rFonts w:hint="cs"/>
          <w:lang w:bidi="fa-IR"/>
        </w:rPr>
        <w:t>می‌باشد</w:t>
      </w:r>
      <w:proofErr w:type="spellEnd"/>
      <w:r>
        <w:rPr>
          <w:rFonts w:hint="cs"/>
          <w:lang w:bidi="fa-IR"/>
        </w:rPr>
        <w:t xml:space="preserve">. امروزه مفهوم سالمندی موفق صرفاً به طول عمر یا فقدان بیماری محدود </w:t>
      </w:r>
      <w:proofErr w:type="spellStart"/>
      <w:r>
        <w:rPr>
          <w:rFonts w:hint="cs"/>
          <w:lang w:bidi="fa-IR"/>
        </w:rPr>
        <w:t>نمی‌شود</w:t>
      </w:r>
      <w:proofErr w:type="spellEnd"/>
      <w:r>
        <w:rPr>
          <w:rFonts w:hint="cs"/>
          <w:lang w:bidi="fa-IR"/>
        </w:rPr>
        <w:t xml:space="preserve">، بلکه ابعادی همچون حفظ سلامت و عملکرد جسمی و شناختی، استقلال، مشارکت اجتماعی و برخورداری از بهزیستی </w:t>
      </w:r>
      <w:proofErr w:type="spellStart"/>
      <w:r>
        <w:rPr>
          <w:rFonts w:hint="cs"/>
          <w:lang w:bidi="fa-IR"/>
        </w:rPr>
        <w:t>روان‌شناختی</w:t>
      </w:r>
      <w:proofErr w:type="spellEnd"/>
      <w:r>
        <w:rPr>
          <w:rFonts w:hint="cs"/>
          <w:lang w:bidi="fa-IR"/>
        </w:rPr>
        <w:t xml:space="preserve"> را نیز </w:t>
      </w:r>
      <w:proofErr w:type="spellStart"/>
      <w:r>
        <w:rPr>
          <w:rFonts w:hint="cs"/>
          <w:lang w:bidi="fa-IR"/>
        </w:rPr>
        <w:t>دربرمی‌گیرد</w:t>
      </w:r>
      <w:proofErr w:type="spellEnd"/>
      <w:r>
        <w:rPr>
          <w:rFonts w:hint="cs"/>
          <w:lang w:bidi="fa-IR"/>
        </w:rPr>
        <w:t xml:space="preserve"> (</w:t>
      </w:r>
      <w:proofErr w:type="spellStart"/>
      <w:r>
        <w:rPr>
          <w:rFonts w:hint="cs"/>
          <w:lang w:bidi="fa-IR"/>
        </w:rPr>
        <w:t>لیو</w:t>
      </w:r>
      <w:proofErr w:type="spellEnd"/>
      <w:r>
        <w:rPr>
          <w:rStyle w:val="FootnoteReference"/>
          <w:rFonts w:hint="cs"/>
          <w:lang w:bidi="fa-IR"/>
        </w:rPr>
        <w:footnoteReference w:id="4"/>
      </w:r>
      <w:r>
        <w:rPr>
          <w:rFonts w:hint="cs"/>
          <w:lang w:bidi="fa-IR"/>
        </w:rPr>
        <w:t xml:space="preserve"> و همکاران، ۲۰۲۵). شواهد پژوهشی نشان </w:t>
      </w:r>
      <w:proofErr w:type="spellStart"/>
      <w:r>
        <w:rPr>
          <w:rFonts w:hint="cs"/>
          <w:lang w:bidi="fa-IR"/>
        </w:rPr>
        <w:t>می‌دهد</w:t>
      </w:r>
      <w:proofErr w:type="spellEnd"/>
      <w:r>
        <w:rPr>
          <w:rFonts w:hint="cs"/>
          <w:lang w:bidi="fa-IR"/>
        </w:rPr>
        <w:t xml:space="preserve"> که کیفیت تجربه سالمندی تحت تأثیر عوامل قابل تعدیلی همچون وضعیت سلامت </w:t>
      </w:r>
      <w:proofErr w:type="spellStart"/>
      <w:r>
        <w:rPr>
          <w:rFonts w:hint="cs"/>
          <w:lang w:bidi="fa-IR"/>
        </w:rPr>
        <w:t>ادراک‌شده</w:t>
      </w:r>
      <w:proofErr w:type="spellEnd"/>
      <w:r>
        <w:rPr>
          <w:rFonts w:hint="cs"/>
          <w:lang w:bidi="fa-IR"/>
        </w:rPr>
        <w:t xml:space="preserve">، شرایط اقتصادی و عوامل اجتماعی قرار دارد؛ </w:t>
      </w:r>
      <w:proofErr w:type="spellStart"/>
      <w:r>
        <w:rPr>
          <w:rFonts w:hint="cs"/>
          <w:lang w:bidi="fa-IR"/>
        </w:rPr>
        <w:t>به‌گونه‌ای</w:t>
      </w:r>
      <w:proofErr w:type="spellEnd"/>
      <w:r>
        <w:rPr>
          <w:rFonts w:hint="cs"/>
          <w:lang w:bidi="fa-IR"/>
        </w:rPr>
        <w:t xml:space="preserve"> که در </w:t>
      </w:r>
      <w:proofErr w:type="spellStart"/>
      <w:r>
        <w:rPr>
          <w:rFonts w:hint="cs"/>
          <w:lang w:bidi="fa-IR"/>
        </w:rPr>
        <w:t>مطالعه‌ای</w:t>
      </w:r>
      <w:proofErr w:type="spellEnd"/>
      <w:r>
        <w:rPr>
          <w:rFonts w:hint="cs"/>
          <w:lang w:bidi="fa-IR"/>
        </w:rPr>
        <w:t xml:space="preserve"> بر سالمندان ایرانی، سلامت </w:t>
      </w:r>
      <w:proofErr w:type="spellStart"/>
      <w:r>
        <w:rPr>
          <w:rFonts w:hint="cs"/>
          <w:lang w:bidi="fa-IR"/>
        </w:rPr>
        <w:t>ادراک‌شده</w:t>
      </w:r>
      <w:proofErr w:type="spellEnd"/>
      <w:r>
        <w:rPr>
          <w:rFonts w:hint="cs"/>
          <w:lang w:bidi="fa-IR"/>
        </w:rPr>
        <w:t xml:space="preserve">، کفایت درآمد و جایگاه اجتماعی </w:t>
      </w:r>
      <w:proofErr w:type="spellStart"/>
      <w:r>
        <w:rPr>
          <w:rFonts w:hint="cs"/>
          <w:lang w:bidi="fa-IR"/>
        </w:rPr>
        <w:t>ادراک‌شده</w:t>
      </w:r>
      <w:proofErr w:type="spellEnd"/>
      <w:r>
        <w:rPr>
          <w:rFonts w:hint="cs"/>
          <w:lang w:bidi="fa-IR"/>
        </w:rPr>
        <w:t xml:space="preserve"> از </w:t>
      </w:r>
      <w:proofErr w:type="spellStart"/>
      <w:r>
        <w:rPr>
          <w:rFonts w:hint="cs"/>
          <w:lang w:bidi="fa-IR"/>
        </w:rPr>
        <w:t>مهم‌ترین</w:t>
      </w:r>
      <w:proofErr w:type="spellEnd"/>
      <w:r>
        <w:rPr>
          <w:rFonts w:hint="cs"/>
          <w:lang w:bidi="fa-IR"/>
        </w:rPr>
        <w:t xml:space="preserve"> عوامل مرتبط با سالمندی موفق بودند (محمدزاده و همکاران، ۲۰۲۴). </w:t>
      </w:r>
      <w:proofErr w:type="spellStart"/>
      <w:r>
        <w:rPr>
          <w:rFonts w:hint="cs"/>
          <w:lang w:bidi="fa-IR"/>
        </w:rPr>
        <w:t>ازاین‌رو</w:t>
      </w:r>
      <w:proofErr w:type="spellEnd"/>
      <w:r>
        <w:rPr>
          <w:rFonts w:hint="cs"/>
          <w:lang w:bidi="fa-IR"/>
        </w:rPr>
        <w:t xml:space="preserve">، سالمندی را </w:t>
      </w:r>
      <w:proofErr w:type="spellStart"/>
      <w:r>
        <w:rPr>
          <w:rFonts w:hint="cs"/>
          <w:lang w:bidi="fa-IR"/>
        </w:rPr>
        <w:t>نمی‌توان</w:t>
      </w:r>
      <w:proofErr w:type="spellEnd"/>
      <w:r>
        <w:rPr>
          <w:rFonts w:hint="cs"/>
          <w:lang w:bidi="fa-IR"/>
        </w:rPr>
        <w:t xml:space="preserve"> صرفاً </w:t>
      </w:r>
      <w:proofErr w:type="spellStart"/>
      <w:r>
        <w:rPr>
          <w:rFonts w:hint="cs"/>
          <w:lang w:bidi="fa-IR"/>
        </w:rPr>
        <w:t>فرایندی</w:t>
      </w:r>
      <w:proofErr w:type="spellEnd"/>
      <w:r>
        <w:rPr>
          <w:rFonts w:hint="cs"/>
          <w:lang w:bidi="fa-IR"/>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w:t>
      </w:r>
      <w:proofErr w:type="spellStart"/>
      <w:r>
        <w:rPr>
          <w:rFonts w:hint="cs"/>
          <w:lang w:bidi="fa-IR"/>
        </w:rPr>
        <w:t>نگرانی‌های</w:t>
      </w:r>
      <w:proofErr w:type="spellEnd"/>
      <w:r>
        <w:rPr>
          <w:rFonts w:hint="cs"/>
          <w:lang w:bidi="fa-IR"/>
        </w:rPr>
        <w:t xml:space="preserve"> مرتبط با مسائل </w:t>
      </w:r>
      <w:proofErr w:type="spellStart"/>
      <w:r>
        <w:rPr>
          <w:rFonts w:hint="cs"/>
          <w:lang w:bidi="fa-IR"/>
        </w:rPr>
        <w:t>وجودی</w:t>
      </w:r>
      <w:proofErr w:type="spellEnd"/>
      <w:r>
        <w:rPr>
          <w:rFonts w:hint="cs"/>
          <w:lang w:bidi="fa-IR"/>
        </w:rPr>
        <w:t xml:space="preserve"> و سلامت، در پژوهش حاضر نقش هوش معنوی و اضطراب سلامت در ارتباط با اضطراب مرگ در سالمندان مورد بررسی قرار گرفته است.</w:t>
      </w:r>
    </w:p>
    <w:p w14:paraId="6E683F97" w14:textId="77777777" w:rsidR="00912462" w:rsidRDefault="00000000" w:rsidP="005B1101">
      <w:pPr>
        <w:keepNext/>
        <w:keepLines/>
        <w:spacing w:before="240" w:after="100" w:line="276" w:lineRule="auto"/>
        <w:rPr>
          <w:rFonts w:cs="B Lotus"/>
          <w:color w:val="auto"/>
          <w:lang w:bidi="fa-IR"/>
        </w:rPr>
      </w:pPr>
      <w:r>
        <w:rPr>
          <w:rFonts w:cs="B Titr" w:hint="cs"/>
          <w:b/>
          <w:bCs/>
          <w:sz w:val="30"/>
          <w:szCs w:val="30"/>
          <w:lang w:bidi="fa-IR"/>
        </w:rPr>
        <w:t>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w:t>
      </w:r>
      <w:r>
        <w:rPr>
          <w:rFonts w:ascii="Times New Roman" w:eastAsia="Times New Roman" w:hAnsi="Times New Roman" w:hint="cs"/>
          <w:b/>
          <w:bCs/>
          <w:lang w:bidi="fa-IR"/>
        </w:rPr>
        <w:lastRenderedPageBreak/>
        <w:t xml:space="preserve">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w:t>
      </w:r>
      <w:r>
        <w:rPr>
          <w:rFonts w:ascii="Times New Roman" w:eastAsia="Times New Roman" w:hAnsi="Times New Roman" w:hint="cs"/>
          <w:b/>
          <w:bCs/>
          <w:lang w:bidi="fa-IR"/>
        </w:rPr>
        <w:lastRenderedPageBreak/>
        <w:t xml:space="preserve">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w:t>
      </w:r>
      <w:r>
        <w:rPr>
          <w:rFonts w:ascii="Times New Roman" w:eastAsia="Times New Roman" w:hAnsi="Times New Roman" w:hint="cs"/>
          <w:b/>
          <w:lang w:bidi="fa-IR"/>
        </w:rPr>
        <w:t>.</w:t>
      </w:r>
      <w:r>
        <w:rPr>
          <w:rFonts w:ascii="Times New Roman" w:eastAsia="Times New Roman" w:hAnsi="Times New Roman" w:hint="cs"/>
          <w:b/>
          <w:bCs/>
          <w:lang w:bidi="fa-IR"/>
        </w:rPr>
        <w:t xml:space="preserve"> (صندوق جمعیت سازمان ملل متحد، ۲۰۲۶).</w:t>
      </w:r>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pPr>
      <w:bookmarkStart w:id="3" w:name="_Hlk200063167"/>
      <w:r>
        <w:rPr>
          <w:rFonts w:ascii="Times New Roman" w:eastAsia="Times New Roman" w:hAnsi="Times New Roman" w:hint="cs"/>
          <w:b/>
          <w:bCs/>
          <w:lang w:bidi="fa-IR"/>
        </w:rPr>
        <w:lastRenderedPageBreak/>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r>
        <w:rPr>
          <w:rFonts w:ascii="Times New Roman" w:eastAsia="Times New Roman" w:hAnsi="Times New Roman" w:hint="cs"/>
          <w:b/>
          <w:lang w:bidi="fa-IR"/>
        </w:rPr>
        <w:t>.</w:t>
      </w:r>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w:t>
      </w:r>
      <w:r>
        <w:rPr>
          <w:rFonts w:ascii="Times New Roman" w:eastAsia="Times New Roman" w:hAnsi="Times New Roman" w:hint="cs"/>
          <w:b/>
          <w:lang w:bidi="fa-IR"/>
        </w:rPr>
        <w:t xml:space="preserve"> </w:t>
      </w:r>
      <w:r>
        <w:rPr>
          <w:rFonts w:ascii="Times New Roman" w:eastAsia="Times New Roman" w:hAnsi="Times New Roman" w:hint="cs"/>
          <w:bCs/>
          <w:lang w:bidi="fa-IR"/>
        </w:rPr>
        <w:t>(</w:t>
      </w:r>
      <w:r>
        <w:rPr>
          <w:rFonts w:ascii="Times New Roman" w:eastAsia="Times New Roman" w:hAnsi="Times New Roman" w:cs="B Lotus"/>
          <w:bCs/>
          <w:rtl w:val="0"/>
        </w:rPr>
        <w:t>ICOPE)</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lastRenderedPageBreak/>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w:t>
      </w:r>
      <w:r>
        <w:rPr>
          <w:rFonts w:ascii="Times New Roman" w:eastAsia="Times New Roman" w:hAnsi="Times New Roman" w:hint="cs"/>
          <w:b/>
          <w:lang w:bidi="fa-IR"/>
        </w:rPr>
        <w:t xml:space="preserve"> </w:t>
      </w:r>
      <w:r>
        <w:rPr>
          <w:rFonts w:ascii="Times New Roman" w:eastAsia="Times New Roman" w:hAnsi="Times New Roman" w:hint="cs"/>
          <w:b/>
          <w:bCs/>
          <w:lang w:bidi="fa-IR"/>
        </w:rPr>
        <w:t>پیوستار</w:t>
      </w:r>
      <w:r>
        <w:rPr>
          <w:rFonts w:ascii="Times New Roman" w:eastAsia="Times New Roman" w:hAnsi="Times New Roman" w:hint="cs"/>
          <w:b/>
          <w:lang w:bidi="fa-IR"/>
        </w:rPr>
        <w:t xml:space="preserve"> </w:t>
      </w:r>
      <w:r>
        <w:rPr>
          <w:rFonts w:ascii="Times New Roman" w:eastAsia="Times New Roman" w:hAnsi="Times New Roman" w:hint="cs"/>
          <w:b/>
          <w:bCs/>
          <w:lang w:bidi="fa-IR"/>
        </w:rPr>
        <w:t>مراقبتی به یکدیگر متصل کند (سازمان جهانی بهداشت، ۲۰۲۴؛ سازمان جهانی بهداشت، ۲۰۲۵)</w:t>
      </w:r>
      <w:r>
        <w:rPr>
          <w:rFonts w:ascii="Times New Roman" w:eastAsia="Times New Roman" w:hAnsi="Times New Roman" w:hint="cs"/>
          <w:b/>
          <w:lang w:bidi="fa-IR"/>
        </w:rPr>
        <w:t>.</w:t>
      </w:r>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r>
        <w:rPr>
          <w:rFonts w:ascii="Times New Roman" w:eastAsia="Times New Roman" w:hAnsi="Times New Roman" w:hint="cs"/>
          <w:b/>
          <w:lang w:bidi="fa-IR"/>
        </w:rPr>
        <w:t>.</w:t>
      </w:r>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w:t>
      </w:r>
      <w:r>
        <w:rPr>
          <w:rFonts w:ascii="Times New Roman" w:eastAsia="Times New Roman" w:hAnsi="Times New Roman" w:hint="cs"/>
          <w:lang w:bidi="fa-IR"/>
        </w:rPr>
        <w:lastRenderedPageBreak/>
        <w:t xml:space="preserve">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lastRenderedPageBreak/>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Pr>
        <w:t xml:space="preserve"> و همکاران، ۲۰۲۴).</w:t>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Pr>
        <w:t xml:space="preserve">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w:t>
      </w:r>
      <w:r>
        <w:rPr>
          <w:rFonts w:ascii="Times New Roman" w:eastAsia="Times New Roman" w:hAnsi="Times New Roman" w:hint="cs"/>
          <w:lang w:bidi="fa-IR"/>
        </w:rPr>
        <w:lastRenderedPageBreak/>
        <w:t xml:space="preserve">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w:t>
      </w:r>
      <w:r>
        <w:rPr>
          <w:rFonts w:ascii="Times New Roman" w:eastAsia="Times New Roman" w:hAnsi="Times New Roman" w:hint="cs"/>
          <w:b/>
          <w:bCs/>
          <w:lang w:bidi="fa-IR"/>
        </w:rPr>
        <w:lastRenderedPageBreak/>
        <w:t xml:space="preserve">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r>
        <w:rPr>
          <w:rFonts w:ascii="Times New Roman" w:eastAsia="Times New Roman" w:hAnsi="Times New Roman" w:hint="cs"/>
          <w:b/>
          <w:lang w:bidi="fa-IR"/>
        </w:rPr>
        <w:t>.</w:t>
      </w:r>
    </w:p>
    <w:p w14:paraId="7AAED82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w:t>
      </w:r>
      <w:r>
        <w:rPr>
          <w:rFonts w:ascii="Times New Roman" w:eastAsia="Times New Roman" w:hAnsi="Times New Roman" w:hint="cs"/>
          <w:b/>
          <w:bCs/>
          <w:lang w:bidi="fa-IR"/>
        </w:rPr>
        <w:lastRenderedPageBreak/>
        <w:t>روانی زندگی تأثیر به سزایی در سلامت افراد مخصوصاً سالمندان دارد،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w:t>
      </w:r>
      <w:r>
        <w:rPr>
          <w:rFonts w:ascii="Times New Roman" w:eastAsia="Times New Roman" w:hAnsi="Times New Roman" w:hint="cs"/>
          <w:b/>
          <w:lang w:bidi="fa-IR"/>
        </w:rPr>
        <w:t>.</w:t>
      </w:r>
      <w:r>
        <w:rPr>
          <w:rFonts w:ascii="Times New Roman" w:eastAsia="Times New Roman" w:hAnsi="Times New Roman" w:hint="cs"/>
          <w:b/>
          <w:bCs/>
          <w:lang w:bidi="fa-IR"/>
        </w:rPr>
        <w:t xml:space="preserve">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20A7D6B8"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۱-۴- اهداف پژوهش</w:t>
      </w:r>
    </w:p>
    <w:p w14:paraId="61E5164D"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pPr>
      <w:bookmarkStart w:id="4" w:name="_Hlk143234169"/>
      <w:r>
        <w:rPr>
          <w:rFonts w:ascii="Times New Roman" w:eastAsia="Times New Roman" w:hAnsi="Times New Roman" w:hint="cs"/>
          <w:b/>
          <w:bCs/>
          <w:lang w:bidi="fa-IR"/>
        </w:rPr>
        <w:t xml:space="preserve"> - </w:t>
      </w:r>
      <w:bookmarkStart w:id="5" w:name="_Hlk218190265"/>
      <w:r>
        <w:rPr>
          <w:rFonts w:ascii="Times New Roman" w:eastAsia="Times New Roman" w:hAnsi="Times New Roman" w:hint="cs"/>
          <w:b/>
          <w:bCs/>
          <w:lang w:bidi="fa-IR"/>
        </w:rPr>
        <w:t>تعیین رابطه هوش معنوی و اضطراب سلامتی با اضطراب مرگ در سالمندان</w:t>
      </w:r>
      <w:bookmarkEnd w:id="5"/>
    </w:p>
    <w:p w14:paraId="7C06C103" w14:textId="77777777" w:rsidR="00912462" w:rsidRDefault="00000000" w:rsidP="005B1101">
      <w:pPr>
        <w:keepNext/>
        <w:keepLines/>
        <w:autoSpaceDE/>
        <w:autoSpaceDN/>
        <w:adjustRightInd/>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w:t>
      </w:r>
      <w:bookmarkEnd w:id="4"/>
      <w:r>
        <w:rPr>
          <w:rFonts w:ascii="Times New Roman" w:eastAsia="Times New Roman" w:hAnsi="Times New Roman" w:hint="cs"/>
          <w:b/>
          <w:bCs/>
          <w:lang w:bidi="fa-IR"/>
        </w:rPr>
        <w:t>تعیین رابطه  بین هوش معنوی و اضطراب مرگ در سالمندان</w:t>
      </w:r>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 تعیین رابطه بین اضطراب سلامتی و اضطراب مرگ در سالمندان</w:t>
      </w:r>
    </w:p>
    <w:p w14:paraId="4F27E677"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lastRenderedPageBreak/>
        <w:t>۱-۵- فرضیه های پژوهش</w:t>
      </w:r>
    </w:p>
    <w:p w14:paraId="48C1395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۱-۵-۱- فرضیه اصلی: </w:t>
      </w:r>
    </w:p>
    <w:p w14:paraId="37C0F3AE" w14:textId="77777777" w:rsidR="00912462" w:rsidRDefault="00000000">
      <w:pPr>
        <w:ind w:firstLine="397"/>
        <w:jc w:val="both"/>
        <w:rPr>
          <w:rFonts w:ascii="BZar" w:cs="B Lotus"/>
          <w:color w:val="auto"/>
          <w:lang w:bidi="fa-IR"/>
        </w:rPr>
      </w:pPr>
      <w:bookmarkStart w:id="6" w:name="_Hlk218188383"/>
      <w:r>
        <w:rPr>
          <w:rFonts w:ascii="BZar" w:hint="cs"/>
          <w:lang w:bidi="fa-IR"/>
        </w:rPr>
        <w:t xml:space="preserve"> - </w:t>
      </w:r>
      <w:bookmarkStart w:id="7" w:name="_Hlk149798850"/>
      <w:r>
        <w:rPr>
          <w:rFonts w:ascii="BZar" w:hint="cs"/>
          <w:lang w:bidi="fa-IR"/>
        </w:rPr>
        <w:t>بین هوش معنوی و اضطراب سلامتی با اضطراب مرگ در سالمندان رابطه وجود دارد.</w:t>
      </w:r>
    </w:p>
    <w:bookmarkEnd w:id="6"/>
    <w:bookmarkEnd w:id="7"/>
    <w:p w14:paraId="00511B7A"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۱-۵-۲-فرضیات فرعی: </w:t>
      </w:r>
    </w:p>
    <w:p w14:paraId="4297D2D0" w14:textId="77777777" w:rsidR="00912462" w:rsidRDefault="00000000">
      <w:pPr>
        <w:ind w:firstLine="397"/>
        <w:jc w:val="both"/>
        <w:rPr>
          <w:rFonts w:ascii="BZar" w:cs="B Lotus"/>
          <w:b/>
          <w:bCs/>
          <w:color w:val="auto"/>
          <w:lang w:bidi="fa-IR"/>
        </w:rPr>
      </w:pPr>
      <w:r>
        <w:rPr>
          <w:rFonts w:ascii="Times New Roman" w:eastAsia="Times New Roman" w:hAnsi="Times New Roman" w:hint="cs"/>
          <w:b/>
          <w:bCs/>
          <w:lang w:bidi="fa-IR"/>
        </w:rPr>
        <w:t xml:space="preserve">- </w:t>
      </w:r>
      <w:bookmarkStart w:id="8" w:name="_Hlk218186129"/>
      <w:r>
        <w:rPr>
          <w:rFonts w:ascii="Times New Roman" w:eastAsia="Times New Roman" w:hAnsi="Times New Roman" w:hint="cs"/>
          <w:b/>
          <w:bCs/>
          <w:lang w:bidi="fa-IR"/>
        </w:rPr>
        <w:t>بین هوش معنوی و اضطراب مرگ در سالمندان رابطه وجود دارد.</w:t>
      </w:r>
    </w:p>
    <w:p w14:paraId="557F57F2" w14:textId="77777777" w:rsidR="00912462" w:rsidRDefault="00000000">
      <w:pPr>
        <w:ind w:firstLine="397"/>
        <w:jc w:val="both"/>
        <w:rPr>
          <w:rFonts w:ascii="BZar" w:cs="B Lotus"/>
          <w:b/>
          <w:bCs/>
          <w:color w:val="auto"/>
          <w:lang w:bidi="fa-IR"/>
        </w:rPr>
      </w:pPr>
      <w:bookmarkStart w:id="9" w:name="_Hlk218187005"/>
      <w:bookmarkEnd w:id="8"/>
      <w:r>
        <w:rPr>
          <w:rFonts w:ascii="Times New Roman" w:eastAsia="Times New Roman" w:hAnsi="Times New Roman" w:hint="cs"/>
          <w:b/>
          <w:bCs/>
          <w:lang w:bidi="fa-IR"/>
        </w:rPr>
        <w:t>- بین اضطراب سلامتی و اضطراب مرگ در سالمندان رابطه وجود دارد.</w:t>
      </w:r>
    </w:p>
    <w:bookmarkEnd w:id="9"/>
    <w:p w14:paraId="115DB3BC"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 تعاریف نظری و عملیاتی </w:t>
      </w:r>
      <w:proofErr w:type="spellStart"/>
      <w:r>
        <w:rPr>
          <w:rFonts w:ascii="BZar" w:cs="B Titr" w:hint="cs"/>
          <w:b/>
          <w:bCs/>
          <w:sz w:val="30"/>
          <w:szCs w:val="30"/>
          <w:lang w:bidi="fa-IR"/>
        </w:rPr>
        <w:t>متغیرها</w:t>
      </w:r>
      <w:proofErr w:type="spellEnd"/>
    </w:p>
    <w:p w14:paraId="52C4FE7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۱-۶-۱- تعاریف نظری </w:t>
      </w:r>
      <w:proofErr w:type="spellStart"/>
      <w:r>
        <w:rPr>
          <w:rFonts w:ascii="BZar" w:cs="B Titr" w:hint="cs"/>
          <w:b/>
          <w:bCs/>
          <w:sz w:val="30"/>
          <w:szCs w:val="30"/>
          <w:lang w:bidi="fa-IR"/>
        </w:rPr>
        <w:t>متغیرها</w:t>
      </w:r>
      <w:proofErr w:type="spellEnd"/>
    </w:p>
    <w:p w14:paraId="6A6262BB" w14:textId="77777777" w:rsidR="00912462" w:rsidRDefault="00000000">
      <w:pPr>
        <w:ind w:firstLine="397"/>
        <w:jc w:val="both"/>
        <w:rPr>
          <w:rFonts w:ascii="B Nazanin,Bold" w:cs="B Lotus"/>
          <w:color w:val="auto"/>
          <w:lang w:bidi="fa-IR"/>
        </w:rPr>
      </w:pPr>
      <w:r>
        <w:rPr>
          <w:rFonts w:ascii="Times New Roman" w:eastAsia="Times New Roman" w:hAnsi="Times New Roman" w:hint="cs"/>
          <w:b/>
          <w:bCs/>
          <w:lang w:bidi="fa-IR"/>
        </w:rPr>
        <w:t>هوش معنوی:</w:t>
      </w:r>
      <w:r>
        <w:rPr>
          <w:rFonts w:ascii="Times New Roman" w:eastAsia="Times New Roman" w:hAnsi="Times New Roman" w:hint="cs"/>
          <w:lang w:bidi="fa-IR"/>
        </w:rPr>
        <w:t xml:space="preserve"> هوش معنوی زمینه تمام آن </w:t>
      </w:r>
      <w:proofErr w:type="spellStart"/>
      <w:r>
        <w:rPr>
          <w:rFonts w:ascii="Times New Roman" w:eastAsia="Times New Roman" w:hAnsi="Times New Roman" w:hint="cs"/>
          <w:lang w:bidi="fa-IR"/>
        </w:rPr>
        <w:t>چیز‌هایی</w:t>
      </w:r>
      <w:proofErr w:type="spellEnd"/>
      <w:r>
        <w:rPr>
          <w:rFonts w:ascii="Times New Roman" w:eastAsia="Times New Roman" w:hAnsi="Times New Roman" w:hint="cs"/>
          <w:lang w:bidi="fa-IR"/>
        </w:rPr>
        <w:t xml:space="preserve"> است که ما به </w:t>
      </w:r>
      <w:proofErr w:type="spellStart"/>
      <w:r>
        <w:rPr>
          <w:rFonts w:ascii="Times New Roman" w:eastAsia="Times New Roman" w:hAnsi="Times New Roman" w:hint="cs"/>
          <w:lang w:bidi="fa-IR"/>
        </w:rPr>
        <w:t>آن‌ها</w:t>
      </w:r>
      <w:proofErr w:type="spellEnd"/>
      <w:r>
        <w:rPr>
          <w:rFonts w:ascii="Times New Roman" w:eastAsia="Times New Roman" w:hAnsi="Times New Roman" w:hint="cs"/>
          <w:lang w:bidi="fa-IR"/>
        </w:rPr>
        <w:t xml:space="preserve"> اعتقاد و باور داریم. </w:t>
      </w:r>
      <w:proofErr w:type="spellStart"/>
      <w:r>
        <w:rPr>
          <w:rFonts w:ascii="Times New Roman" w:eastAsia="Times New Roman" w:hAnsi="Times New Roman" w:hint="cs"/>
          <w:lang w:bidi="fa-IR"/>
        </w:rPr>
        <w:t>سوال‌های</w:t>
      </w:r>
      <w:proofErr w:type="spellEnd"/>
      <w:r>
        <w:rPr>
          <w:rFonts w:ascii="Times New Roman" w:eastAsia="Times New Roman" w:hAnsi="Times New Roman" w:hint="cs"/>
          <w:lang w:bidi="fa-IR"/>
        </w:rPr>
        <w:t xml:space="preserve"> جدی در مورد اینکه از کجا آمده ایم، به کجا </w:t>
      </w:r>
      <w:proofErr w:type="spellStart"/>
      <w:r>
        <w:rPr>
          <w:rFonts w:ascii="Times New Roman" w:eastAsia="Times New Roman" w:hAnsi="Times New Roman" w:hint="cs"/>
          <w:lang w:bidi="fa-IR"/>
        </w:rPr>
        <w:t>می‌رویم</w:t>
      </w:r>
      <w:proofErr w:type="spellEnd"/>
      <w:r>
        <w:rPr>
          <w:rFonts w:ascii="Times New Roman" w:eastAsia="Times New Roman" w:hAnsi="Times New Roman" w:hint="cs"/>
          <w:lang w:bidi="fa-IR"/>
        </w:rPr>
        <w:t xml:space="preserve"> و هدف اصلی زندگی چیست، از </w:t>
      </w:r>
      <w:proofErr w:type="spellStart"/>
      <w:r>
        <w:rPr>
          <w:rFonts w:ascii="Times New Roman" w:eastAsia="Times New Roman" w:hAnsi="Times New Roman" w:hint="cs"/>
          <w:lang w:bidi="fa-IR"/>
        </w:rPr>
        <w:t>نمود‌های</w:t>
      </w:r>
      <w:proofErr w:type="spellEnd"/>
      <w:r>
        <w:rPr>
          <w:rFonts w:ascii="Times New Roman" w:eastAsia="Times New Roman" w:hAnsi="Times New Roman" w:hint="cs"/>
          <w:lang w:bidi="fa-IR"/>
        </w:rPr>
        <w:t xml:space="preserve"> هوش معنوی است (کریمی، ۱۳۹۹).</w:t>
      </w:r>
      <w:r>
        <w:rPr>
          <w:rFonts w:ascii="Times New Roman" w:hAnsi="Times New Roman" w:hint="cs"/>
          <w:lang w:bidi="fa-IR"/>
        </w:rPr>
        <w:t xml:space="preserve"> </w:t>
      </w:r>
    </w:p>
    <w:p w14:paraId="5B72A1C8"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اضطراب سلامتی: </w:t>
      </w:r>
      <w:r>
        <w:rPr>
          <w:rFonts w:ascii="Times New Roman" w:eastAsia="Times New Roman" w:hAnsi="Times New Roman" w:hint="cs"/>
          <w:lang w:bidi="fa-IR"/>
        </w:rPr>
        <w:t xml:space="preserve">نوعی نگرانی افراطی درباره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که حتی در غیاب شواهد واقعی پزشکی نیز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مداوم ادامه یابد (</w:t>
      </w:r>
      <w:proofErr w:type="spellStart"/>
      <w:r>
        <w:rPr>
          <w:rFonts w:ascii="Times New Roman" w:eastAsia="Times New Roman" w:hAnsi="Times New Roman" w:hint="cs"/>
          <w:lang w:bidi="fa-IR"/>
        </w:rPr>
        <w:t>آسماندون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تایلر</w:t>
      </w:r>
      <w:proofErr w:type="spellEnd"/>
      <w:r>
        <w:rPr>
          <w:rFonts w:ascii="Times New Roman" w:eastAsia="Times New Roman" w:hAnsi="Times New Roman" w:hint="cs"/>
          <w:lang w:bidi="fa-IR"/>
        </w:rPr>
        <w:t xml:space="preserve"> ۲۰۲۰)</w:t>
      </w:r>
    </w:p>
    <w:p w14:paraId="57B56D8A"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اضطراب مرگ:</w:t>
      </w:r>
      <w:r>
        <w:rPr>
          <w:rFonts w:ascii="Times New Roman" w:eastAsia="Times New Roman" w:hAnsi="Times New Roman" w:hint="cs"/>
          <w:lang w:bidi="fa-IR"/>
        </w:rPr>
        <w:t xml:space="preserve"> اضطراب مرگ به عنوان یک مفهوم مهم در زمینه های مختلف در نظر گرفته می شود. این نوع اضطراب، ترس مداوم، غیر طبیعی و مرضی از مرگ یا مردن است. این مفهوم به مرگ هراسی(ترس از مرگ) و ترس زیاد از مرده نیز </w:t>
      </w:r>
      <w:proofErr w:type="spellStart"/>
      <w:r>
        <w:rPr>
          <w:rFonts w:ascii="Times New Roman" w:eastAsia="Times New Roman" w:hAnsi="Times New Roman" w:hint="cs"/>
          <w:lang w:bidi="fa-IR"/>
        </w:rPr>
        <w:t>اطالق</w:t>
      </w:r>
      <w:proofErr w:type="spellEnd"/>
      <w:r>
        <w:rPr>
          <w:rFonts w:ascii="Times New Roman" w:eastAsia="Times New Roman" w:hAnsi="Times New Roman" w:hint="cs"/>
          <w:lang w:bidi="fa-IR"/>
        </w:rPr>
        <w:t xml:space="preserve"> می شود (</w:t>
      </w:r>
      <w:proofErr w:type="spellStart"/>
      <w:r>
        <w:rPr>
          <w:rFonts w:ascii="Times New Roman" w:eastAsia="Times New Roman" w:hAnsi="Times New Roman" w:hint="cs"/>
          <w:lang w:bidi="fa-IR"/>
        </w:rPr>
        <w:t>شرمن</w:t>
      </w:r>
      <w:proofErr w:type="spellEnd"/>
      <w:r>
        <w:rPr>
          <w:rFonts w:ascii="Times New Roman" w:eastAsia="Times New Roman" w:hAnsi="Times New Roman" w:hint="cs"/>
          <w:vertAlign w:val="superscript"/>
          <w:lang w:bidi="fa-IR"/>
        </w:rPr>
        <w:t xml:space="preserve"> </w:t>
      </w:r>
      <w:r>
        <w:rPr>
          <w:rFonts w:ascii="Times New Roman" w:eastAsia="Times New Roman" w:hAnsi="Times New Roman" w:hint="cs"/>
          <w:lang w:bidi="fa-IR"/>
        </w:rPr>
        <w:t>و همکاران، ۲۰۱۰).</w:t>
      </w:r>
    </w:p>
    <w:p w14:paraId="663838F2" w14:textId="77777777" w:rsidR="00912462" w:rsidRDefault="00000000" w:rsidP="005B1101">
      <w:pPr>
        <w:keepNext/>
        <w:keepLines/>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 xml:space="preserve">۱-۶-۲- تعاریف عملیاتی </w:t>
      </w:r>
      <w:proofErr w:type="spellStart"/>
      <w:r>
        <w:rPr>
          <w:rFonts w:ascii="Times New Roman" w:eastAsia="Times New Roman" w:hAnsi="Times New Roman" w:cs="B Titr" w:hint="cs"/>
          <w:b/>
          <w:bCs/>
          <w:sz w:val="30"/>
          <w:szCs w:val="30"/>
          <w:lang w:bidi="fa-IR"/>
        </w:rPr>
        <w:t>متغیرها</w:t>
      </w:r>
      <w:proofErr w:type="spellEnd"/>
      <w:r>
        <w:rPr>
          <w:rFonts w:ascii="Times New Roman" w:eastAsia="Times New Roman" w:hAnsi="Times New Roman" w:cs="B Titr" w:hint="cs"/>
          <w:b/>
          <w:bCs/>
          <w:sz w:val="30"/>
          <w:szCs w:val="30"/>
          <w:lang w:bidi="fa-IR"/>
        </w:rPr>
        <w:t xml:space="preserve"> </w:t>
      </w:r>
    </w:p>
    <w:p w14:paraId="15ED98BF" w14:textId="77777777" w:rsidR="00912462" w:rsidRDefault="00000000">
      <w:pPr>
        <w:ind w:firstLine="397"/>
        <w:jc w:val="both"/>
        <w:rPr>
          <w:rFonts w:ascii="B Nazanin,Bold" w:cs="B Lotus"/>
          <w:color w:val="auto"/>
          <w:lang w:bidi="fa-IR"/>
        </w:rPr>
      </w:pPr>
      <w:r>
        <w:rPr>
          <w:rFonts w:ascii="B Nazanin,Bold" w:hint="cs"/>
          <w:b/>
          <w:bCs/>
          <w:lang w:bidi="fa-IR"/>
        </w:rPr>
        <w:t>هوش معنوی:</w:t>
      </w:r>
      <w:r>
        <w:rPr>
          <w:rFonts w:ascii="Times New Roman" w:hAnsi="Times New Roman" w:hint="cs"/>
          <w:lang w:bidi="fa-IR"/>
        </w:rPr>
        <w:t xml:space="preserve"> </w:t>
      </w:r>
      <w:r>
        <w:rPr>
          <w:rFonts w:ascii="B Nazanin,Bold" w:hint="cs"/>
          <w:lang w:bidi="fa-IR"/>
        </w:rPr>
        <w:t>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pPr>
      <w:r>
        <w:rPr>
          <w:rFonts w:ascii="B Nazanin,Bold" w:hint="cs"/>
          <w:b/>
          <w:bCs/>
          <w:lang w:bidi="fa-IR"/>
        </w:rPr>
        <w:lastRenderedPageBreak/>
        <w:t>اضطراب سلامتی:</w:t>
      </w:r>
      <w:r>
        <w:rPr>
          <w:rFonts w:ascii="B Nazanin,Bold" w:hint="cs"/>
          <w:lang w:bidi="fa-IR"/>
        </w:rPr>
        <w:t xml:space="preserve">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pPr>
      <w:r>
        <w:rPr>
          <w:rFonts w:ascii="B Nazanin,Bold" w:hint="cs"/>
          <w:b/>
          <w:bCs/>
          <w:lang w:bidi="fa-IR"/>
        </w:rPr>
        <w:t>اضطراب مرگ:</w:t>
      </w:r>
      <w:r>
        <w:rPr>
          <w:rFonts w:ascii="B Nazanin,Bold" w:hint="cs"/>
          <w:lang w:bidi="fa-IR"/>
        </w:rPr>
        <w:t xml:space="preserve"> در این پژوهش منظور از اضطراب مرگ، نمره ای است که فرد در پرسشنامه اضطراب مرگ کسب می کند.</w:t>
      </w:r>
    </w:p>
    <w:p w14:paraId="66189F0F" w14:textId="77777777" w:rsidR="00912462" w:rsidRDefault="00000000">
      <w:pPr>
        <w:keepNext/>
        <w:keepLines/>
        <w:pageBreakBefore/>
        <w:spacing w:before="2400" w:after="240" w:line="276" w:lineRule="auto"/>
        <w:jc w:val="center"/>
        <w:rPr>
          <w:rFonts w:ascii="BZar" w:cs="B Titr"/>
          <w:b/>
          <w:bCs/>
          <w:color w:val="auto"/>
          <w:sz w:val="72"/>
          <w:szCs w:val="72"/>
          <w:lang w:bidi="fa-IR"/>
        </w:rPr>
      </w:pPr>
      <w:r>
        <w:rPr>
          <w:rFonts w:ascii="BZar" w:cs="B Titr" w:hint="cs"/>
          <w:b/>
          <w:bCs/>
          <w:sz w:val="56"/>
          <w:szCs w:val="56"/>
          <w:lang w:bidi="fa-IR"/>
        </w:rPr>
        <w:lastRenderedPageBreak/>
        <w:t>فصل دوم:</w:t>
      </w:r>
    </w:p>
    <w:p w14:paraId="599AF995"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مبانی نظری و</w:t>
      </w:r>
    </w:p>
    <w:p w14:paraId="2965C1FD"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پیشینه پژوهش</w:t>
      </w:r>
    </w:p>
    <w:p w14:paraId="3FCFE03A"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۲-۱- گستره نخست: سالمندی</w:t>
      </w:r>
    </w:p>
    <w:p w14:paraId="24D9D85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۲-۱-۱- مفهوم سالمندی</w:t>
      </w:r>
    </w:p>
    <w:p w14:paraId="544CDE63" w14:textId="77777777" w:rsidR="00912462" w:rsidRDefault="00000000">
      <w:pPr>
        <w:ind w:firstLine="397"/>
        <w:jc w:val="both"/>
        <w:rPr>
          <w:rFonts w:cs="B Lotus"/>
          <w:color w:val="auto"/>
          <w:lang w:bidi="fa-IR"/>
        </w:rPr>
      </w:pPr>
      <w:r>
        <w:rPr>
          <w:rFonts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lang w:bidi="fa-IR"/>
        </w:rPr>
        <w:t>می‌گیرند</w:t>
      </w:r>
      <w:proofErr w:type="spellEnd"/>
      <w:r>
        <w:rPr>
          <w:rFonts w:hint="cs"/>
          <w:lang w:bidi="fa-IR"/>
        </w:rPr>
        <w:t xml:space="preserve">. اگرچه سن تقویمی یکی از </w:t>
      </w:r>
      <w:proofErr w:type="spellStart"/>
      <w:r>
        <w:rPr>
          <w:rFonts w:hint="cs"/>
          <w:lang w:bidi="fa-IR"/>
        </w:rPr>
        <w:t>رایج‌ترین</w:t>
      </w:r>
      <w:proofErr w:type="spellEnd"/>
      <w:r>
        <w:rPr>
          <w:rFonts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lang w:bidi="fa-IR"/>
        </w:rPr>
        <w:t>می‌گیرد</w:t>
      </w:r>
      <w:proofErr w:type="spellEnd"/>
      <w:r>
        <w:rPr>
          <w:rFonts w:hint="cs"/>
          <w:lang w:bidi="fa-IR"/>
        </w:rPr>
        <w:t xml:space="preserve">. سالمندی </w:t>
      </w:r>
      <w:proofErr w:type="spellStart"/>
      <w:r>
        <w:rPr>
          <w:rFonts w:hint="cs"/>
          <w:lang w:bidi="fa-IR"/>
        </w:rPr>
        <w:t>دوره‌ای</w:t>
      </w:r>
      <w:proofErr w:type="spellEnd"/>
      <w:r>
        <w:rPr>
          <w:rFonts w:hint="cs"/>
          <w:lang w:bidi="fa-IR"/>
        </w:rPr>
        <w:t xml:space="preserve"> حساس از زندگی محسوب </w:t>
      </w:r>
      <w:proofErr w:type="spellStart"/>
      <w:r>
        <w:rPr>
          <w:rFonts w:hint="cs"/>
          <w:lang w:bidi="fa-IR"/>
        </w:rPr>
        <w:t>می‌شود</w:t>
      </w:r>
      <w:proofErr w:type="spellEnd"/>
      <w:r>
        <w:rPr>
          <w:rFonts w:hint="cs"/>
          <w:lang w:bidi="fa-IR"/>
        </w:rPr>
        <w:t xml:space="preserve"> که با تغییرات زیستی، </w:t>
      </w:r>
      <w:proofErr w:type="spellStart"/>
      <w:r>
        <w:rPr>
          <w:rFonts w:hint="cs"/>
          <w:lang w:bidi="fa-IR"/>
        </w:rPr>
        <w:t>روان‌شناختی</w:t>
      </w:r>
      <w:proofErr w:type="spellEnd"/>
      <w:r>
        <w:rPr>
          <w:rFonts w:hint="cs"/>
          <w:lang w:bidi="fa-IR"/>
        </w:rPr>
        <w:t xml:space="preserve"> و اجتماعی همراه است و احتمال ابتلا به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عملکردی، احساس تنهایی، انزوای اجتماعی و وابستگی به دیگران را افزایش </w:t>
      </w:r>
      <w:proofErr w:type="spellStart"/>
      <w:r>
        <w:rPr>
          <w:rFonts w:hint="cs"/>
          <w:lang w:bidi="fa-IR"/>
        </w:rPr>
        <w:t>می‌دهد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توجه به نیازهای جسمی، روانی و اجتماعی سالمندان و تقویت </w:t>
      </w:r>
      <w:proofErr w:type="spellStart"/>
      <w:r>
        <w:rPr>
          <w:rFonts w:hint="cs"/>
          <w:lang w:bidi="fa-IR"/>
        </w:rPr>
        <w:t>حمایت‌های</w:t>
      </w:r>
      <w:proofErr w:type="spellEnd"/>
      <w:r>
        <w:rPr>
          <w:rFonts w:hint="cs"/>
          <w:lang w:bidi="fa-IR"/>
        </w:rPr>
        <w:t xml:space="preserve"> خانوادگی و اجتماعی، نقش مهمی در ارتقای کیفیت زندگی و سالمندی سالم ایفا </w:t>
      </w:r>
      <w:proofErr w:type="spellStart"/>
      <w:r>
        <w:rPr>
          <w:rFonts w:hint="cs"/>
          <w:lang w:bidi="fa-IR"/>
        </w:rPr>
        <w:t>می‌کند</w:t>
      </w:r>
      <w:proofErr w:type="spellEnd"/>
      <w:r>
        <w:rPr>
          <w:rFonts w:hint="cs"/>
          <w:lang w:bidi="fa-IR"/>
        </w:rPr>
        <w:t xml:space="preserve"> (</w:t>
      </w:r>
      <w:proofErr w:type="spellStart"/>
      <w:r>
        <w:rPr>
          <w:rFonts w:hint="cs"/>
          <w:lang w:bidi="fa-IR"/>
        </w:rPr>
        <w:t>بهره‌ور</w:t>
      </w:r>
      <w:proofErr w:type="spellEnd"/>
      <w:r>
        <w:rPr>
          <w:rFonts w:hint="cs"/>
          <w:lang w:bidi="fa-IR"/>
        </w:rPr>
        <w:t xml:space="preserve"> و همکاران، ۱۴۰۲؛ رستمی و همکاران، ۱۴۰۲).</w:t>
      </w:r>
    </w:p>
    <w:p w14:paraId="23FC6D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۲-۱-۲- نظریه </w:t>
      </w:r>
      <w:r>
        <w:rPr>
          <w:rFonts w:cs="B Titr" w:hint="cs"/>
          <w:b/>
          <w:bCs/>
          <w:sz w:val="30"/>
          <w:szCs w:val="30"/>
          <w:lang w:bidi="fa-IR"/>
        </w:rPr>
        <w:softHyphen/>
      </w:r>
      <w:r>
        <w:rPr>
          <w:rFonts w:cs="B Titr" w:hint="cs"/>
          <w:b/>
          <w:bCs/>
          <w:sz w:val="30"/>
          <w:szCs w:val="30"/>
          <w:lang w:bidi="fa-IR"/>
        </w:rPr>
        <w:softHyphen/>
        <w:t>های سالمندی</w:t>
      </w:r>
    </w:p>
    <w:p w14:paraId="261227DE" w14:textId="77777777" w:rsidR="00912462" w:rsidRDefault="00000000">
      <w:pPr>
        <w:ind w:firstLine="397"/>
        <w:jc w:val="both"/>
        <w:rPr>
          <w:rFonts w:cs="B Lotus"/>
          <w:color w:val="auto"/>
          <w:lang w:bidi="fa-IR"/>
        </w:rPr>
      </w:pPr>
      <w:proofErr w:type="spellStart"/>
      <w:r>
        <w:rPr>
          <w:rFonts w:hint="cs"/>
          <w:lang w:bidi="fa-IR"/>
        </w:rPr>
        <w:t>ژرونتولوژی</w:t>
      </w:r>
      <w:proofErr w:type="spellEnd"/>
      <w:r>
        <w:rPr>
          <w:rStyle w:val="FootnoteReference"/>
          <w:rFonts w:hint="cs"/>
          <w:lang w:bidi="fa-IR"/>
        </w:rPr>
        <w:footnoteReference w:id="8"/>
      </w:r>
      <w:r>
        <w:rPr>
          <w:rFonts w:hint="cs"/>
          <w:lang w:bidi="fa-IR"/>
        </w:rPr>
        <w:t xml:space="preserve"> یا علم </w:t>
      </w:r>
      <w:proofErr w:type="spellStart"/>
      <w:r>
        <w:rPr>
          <w:rFonts w:hint="cs"/>
          <w:lang w:bidi="fa-IR"/>
        </w:rPr>
        <w:t>پیرشناسی</w:t>
      </w:r>
      <w:proofErr w:type="spellEnd"/>
      <w:r>
        <w:rPr>
          <w:rFonts w:hint="cs"/>
          <w:lang w:bidi="fa-IR"/>
        </w:rPr>
        <w:t xml:space="preserve">، </w:t>
      </w:r>
      <w:proofErr w:type="spellStart"/>
      <w:r>
        <w:rPr>
          <w:rFonts w:hint="cs"/>
          <w:lang w:bidi="fa-IR"/>
        </w:rPr>
        <w:t>شاخه‌ای</w:t>
      </w:r>
      <w:proofErr w:type="spellEnd"/>
      <w:r>
        <w:rPr>
          <w:rFonts w:hint="cs"/>
          <w:lang w:bidi="fa-IR"/>
        </w:rPr>
        <w:t xml:space="preserve"> </w:t>
      </w:r>
      <w:proofErr w:type="spellStart"/>
      <w:r>
        <w:rPr>
          <w:rFonts w:hint="cs"/>
          <w:lang w:bidi="fa-IR"/>
        </w:rPr>
        <w:t>میان‌رشته‌ای</w:t>
      </w:r>
      <w:proofErr w:type="spellEnd"/>
      <w:r>
        <w:rPr>
          <w:rFonts w:hint="cs"/>
          <w:lang w:bidi="fa-IR"/>
        </w:rPr>
        <w:t xml:space="preserve"> از علوم است که فرایند سالمندی را از ابعاد زیستی، </w:t>
      </w:r>
      <w:proofErr w:type="spellStart"/>
      <w:r>
        <w:rPr>
          <w:rFonts w:hint="cs"/>
          <w:lang w:bidi="fa-IR"/>
        </w:rPr>
        <w:t>روان‌شناختی</w:t>
      </w:r>
      <w:proofErr w:type="spellEnd"/>
      <w:r>
        <w:rPr>
          <w:rFonts w:hint="cs"/>
          <w:lang w:bidi="fa-IR"/>
        </w:rPr>
        <w:t xml:space="preserve"> و اجتماعی مورد مطالعه قرار </w:t>
      </w:r>
      <w:proofErr w:type="spellStart"/>
      <w:r>
        <w:rPr>
          <w:rFonts w:hint="cs"/>
          <w:lang w:bidi="fa-IR"/>
        </w:rPr>
        <w:t>می‌دهد</w:t>
      </w:r>
      <w:proofErr w:type="spellEnd"/>
      <w:r>
        <w:rPr>
          <w:rFonts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lang w:bidi="fa-IR"/>
        </w:rPr>
        <w:t>می‌پردازد</w:t>
      </w:r>
      <w:proofErr w:type="spellEnd"/>
      <w:r>
        <w:rPr>
          <w:rFonts w:hint="cs"/>
          <w:lang w:bidi="fa-IR"/>
        </w:rPr>
        <w:t xml:space="preserve">. پژوهشگران حوزه </w:t>
      </w:r>
      <w:proofErr w:type="spellStart"/>
      <w:r>
        <w:rPr>
          <w:rFonts w:hint="cs"/>
          <w:lang w:bidi="fa-IR"/>
        </w:rPr>
        <w:t>سالمندشناسی</w:t>
      </w:r>
      <w:proofErr w:type="spellEnd"/>
      <w:r>
        <w:rPr>
          <w:rFonts w:hint="cs"/>
          <w:lang w:bidi="fa-IR"/>
        </w:rPr>
        <w:t xml:space="preserve"> با تبیین سازوکارهای سالمندی و شناسایی عوامل مؤثر بر آن، در </w:t>
      </w:r>
      <w:proofErr w:type="spellStart"/>
      <w:r>
        <w:rPr>
          <w:rFonts w:hint="cs"/>
          <w:lang w:bidi="fa-IR"/>
        </w:rPr>
        <w:t>تلاش‌اند</w:t>
      </w:r>
      <w:proofErr w:type="spellEnd"/>
      <w:r>
        <w:rPr>
          <w:rFonts w:hint="cs"/>
          <w:lang w:bidi="fa-IR"/>
        </w:rPr>
        <w:t xml:space="preserve"> تا زمینه دستیابی به سالمندی سالم، حفظ </w:t>
      </w:r>
      <w:proofErr w:type="spellStart"/>
      <w:r>
        <w:rPr>
          <w:rFonts w:hint="cs"/>
          <w:lang w:bidi="fa-IR"/>
        </w:rPr>
        <w:t>توانمندی‌های</w:t>
      </w:r>
      <w:proofErr w:type="spellEnd"/>
      <w:r>
        <w:rPr>
          <w:rFonts w:hint="cs"/>
          <w:lang w:bidi="fa-IR"/>
        </w:rPr>
        <w:t xml:space="preserve"> عملکردی و ارتقای کیفیت زندگی سالمندان را فراهم کنند. همچنین، </w:t>
      </w:r>
      <w:proofErr w:type="spellStart"/>
      <w:r>
        <w:rPr>
          <w:rFonts w:hint="cs"/>
          <w:lang w:bidi="fa-IR"/>
        </w:rPr>
        <w:t>نظریه‌های</w:t>
      </w:r>
      <w:proofErr w:type="spellEnd"/>
      <w:r>
        <w:rPr>
          <w:rFonts w:hint="cs"/>
          <w:lang w:bidi="fa-IR"/>
        </w:rPr>
        <w:t xml:space="preserve"> مختلف سالمندی با رویکردهای زیستی، </w:t>
      </w:r>
      <w:proofErr w:type="spellStart"/>
      <w:r>
        <w:rPr>
          <w:rFonts w:hint="cs"/>
          <w:lang w:bidi="fa-IR"/>
        </w:rPr>
        <w:t>روان‌شناختی</w:t>
      </w:r>
      <w:proofErr w:type="spellEnd"/>
      <w:r>
        <w:rPr>
          <w:rFonts w:hint="cs"/>
          <w:lang w:bidi="fa-IR"/>
        </w:rPr>
        <w:t xml:space="preserve"> و اجتماعی برای تبیین علل و پیامدهای این فرایند ارائه </w:t>
      </w:r>
      <w:proofErr w:type="spellStart"/>
      <w:r>
        <w:rPr>
          <w:rFonts w:hint="cs"/>
          <w:lang w:bidi="fa-IR"/>
        </w:rPr>
        <w:t>شده‌اند</w:t>
      </w:r>
      <w:proofErr w:type="spellEnd"/>
      <w:r>
        <w:rPr>
          <w:rFonts w:hint="cs"/>
          <w:lang w:bidi="fa-IR"/>
        </w:rPr>
        <w:t xml:space="preserve"> (سازمان جهانی بهداشت</w:t>
      </w:r>
      <w:r>
        <w:rPr>
          <w:rStyle w:val="FootnoteReference"/>
          <w:rFonts w:hint="cs"/>
          <w:lang w:bidi="fa-IR"/>
        </w:rPr>
        <w:footnoteReference w:id="9"/>
      </w:r>
      <w:r>
        <w:rPr>
          <w:rFonts w:hint="cs"/>
          <w:lang w:bidi="fa-IR"/>
        </w:rPr>
        <w:t>، ۲۰۲۳؛ سازمان جهانی بهداشت، ۲۰۲۰).</w:t>
      </w:r>
    </w:p>
    <w:p w14:paraId="2190326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۱-۲-۱-۲- نظریه</w:t>
      </w:r>
      <w:r>
        <w:rPr>
          <w:rFonts w:cs="B Titr" w:hint="cs"/>
          <w:b/>
          <w:bCs/>
          <w:sz w:val="30"/>
          <w:szCs w:val="30"/>
          <w:lang w:bidi="fa-IR"/>
        </w:rPr>
        <w:softHyphen/>
        <w:t>های زیست شناختی</w:t>
      </w:r>
    </w:p>
    <w:p w14:paraId="33EAB9EA" w14:textId="77777777" w:rsidR="00912462" w:rsidRDefault="00000000">
      <w:pPr>
        <w:ind w:firstLine="397"/>
        <w:jc w:val="both"/>
        <w:rPr>
          <w:rFonts w:cs="B Lotus"/>
          <w:color w:val="auto"/>
          <w:lang w:bidi="fa-IR"/>
        </w:rPr>
      </w:pPr>
      <w:r>
        <w:rPr>
          <w:rFonts w:hint="cs"/>
          <w:lang w:bidi="fa-IR"/>
        </w:rPr>
        <w:t>نظریه</w:t>
      </w:r>
      <w:r>
        <w:rPr>
          <w:rFonts w:hint="cs"/>
          <w:lang w:bidi="fa-IR"/>
        </w:rPr>
        <w:softHyphen/>
        <w:t xml:space="preserve">های </w:t>
      </w:r>
      <w:proofErr w:type="spellStart"/>
      <w:r>
        <w:rPr>
          <w:rFonts w:hint="cs"/>
          <w:lang w:bidi="fa-IR"/>
        </w:rPr>
        <w:t>زیست</w:t>
      </w:r>
      <w:r>
        <w:rPr>
          <w:rFonts w:hint="cs"/>
          <w:lang w:bidi="fa-IR"/>
        </w:rPr>
        <w:softHyphen/>
        <w:t>شناختی</w:t>
      </w:r>
      <w:proofErr w:type="spellEnd"/>
      <w:r>
        <w:rPr>
          <w:rFonts w:hint="cs"/>
          <w:lang w:bidi="fa-IR"/>
        </w:rPr>
        <w:t xml:space="preserve"> به سه دسته تقسیم می شوند:</w:t>
      </w:r>
    </w:p>
    <w:p w14:paraId="4EEB22B2" w14:textId="77777777" w:rsidR="00912462" w:rsidRDefault="00000000" w:rsidP="00503BED">
      <w:pPr>
        <w:keepNext/>
        <w:keepLines/>
        <w:spacing w:before="240" w:after="100" w:line="276" w:lineRule="auto"/>
        <w:rPr>
          <w:rFonts w:cs="B Lotus"/>
          <w:b/>
          <w:bCs/>
          <w:color w:val="auto"/>
          <w:lang w:bidi="fa-IR"/>
        </w:rPr>
      </w:pPr>
      <w:bookmarkStart w:id="10" w:name="_Hlk215535180"/>
      <w:r>
        <w:rPr>
          <w:rFonts w:cs="B Titr" w:hint="cs"/>
          <w:b/>
          <w:bCs/>
          <w:sz w:val="30"/>
          <w:szCs w:val="30"/>
          <w:lang w:bidi="fa-IR"/>
        </w:rPr>
        <w:t>۱-۱-۲-۱-۲-</w:t>
      </w:r>
      <w:bookmarkEnd w:id="10"/>
      <w:r>
        <w:rPr>
          <w:rFonts w:cs="B Titr" w:hint="cs"/>
          <w:b/>
          <w:bCs/>
          <w:sz w:val="30"/>
          <w:szCs w:val="30"/>
          <w:lang w:bidi="fa-IR"/>
        </w:rPr>
        <w:t xml:space="preserve"> نظریه ایمنی</w:t>
      </w:r>
    </w:p>
    <w:p w14:paraId="2D9ED497" w14:textId="77777777" w:rsidR="00912462" w:rsidRDefault="00000000">
      <w:pPr>
        <w:ind w:firstLine="397"/>
        <w:jc w:val="both"/>
        <w:rPr>
          <w:rFonts w:cs="B Lotus"/>
          <w:color w:val="auto"/>
          <w:lang w:bidi="fa-IR"/>
        </w:rPr>
      </w:pPr>
      <w:r>
        <w:rPr>
          <w:rFonts w:hint="cs"/>
          <w:lang w:bidi="fa-IR"/>
        </w:rPr>
        <w:t>بر اساس نظریه ایمنی</w:t>
      </w:r>
      <w:r>
        <w:rPr>
          <w:rStyle w:val="FootnoteReference"/>
          <w:rFonts w:hint="cs"/>
          <w:lang w:bidi="fa-IR"/>
        </w:rPr>
        <w:footnoteReference w:id="10"/>
      </w:r>
      <w:r>
        <w:rPr>
          <w:rFonts w:hint="cs"/>
          <w:lang w:bidi="fa-IR"/>
        </w:rPr>
        <w:t xml:space="preserve">پیری تا حدی نتیجه تغییرات تدریجی در عملکرد سیستم ایمنی بدن است. سیستم ایمنی وظیفه شناسایی و حذف عوامل </w:t>
      </w:r>
      <w:proofErr w:type="spellStart"/>
      <w:r>
        <w:rPr>
          <w:rFonts w:hint="cs"/>
          <w:lang w:bidi="fa-IR"/>
        </w:rPr>
        <w:t>بیماری‌زا</w:t>
      </w:r>
      <w:proofErr w:type="spellEnd"/>
      <w:r>
        <w:rPr>
          <w:rFonts w:hint="cs"/>
          <w:lang w:bidi="fa-IR"/>
        </w:rPr>
        <w:t xml:space="preserve"> مانند </w:t>
      </w:r>
      <w:proofErr w:type="spellStart"/>
      <w:r>
        <w:rPr>
          <w:rFonts w:hint="cs"/>
          <w:lang w:bidi="fa-IR"/>
        </w:rPr>
        <w:t>ویروس‌ها</w:t>
      </w:r>
      <w:proofErr w:type="spellEnd"/>
      <w:r>
        <w:rPr>
          <w:rFonts w:hint="cs"/>
          <w:lang w:bidi="fa-IR"/>
        </w:rPr>
        <w:t xml:space="preserve">، </w:t>
      </w:r>
      <w:proofErr w:type="spellStart"/>
      <w:r>
        <w:rPr>
          <w:rFonts w:hint="cs"/>
          <w:lang w:bidi="fa-IR"/>
        </w:rPr>
        <w:t>باکتری‌ها</w:t>
      </w:r>
      <w:proofErr w:type="spellEnd"/>
      <w:r>
        <w:rPr>
          <w:rFonts w:hint="cs"/>
          <w:lang w:bidi="fa-IR"/>
        </w:rPr>
        <w:t xml:space="preserve">، </w:t>
      </w:r>
      <w:proofErr w:type="spellStart"/>
      <w:r>
        <w:rPr>
          <w:rFonts w:hint="cs"/>
          <w:lang w:bidi="fa-IR"/>
        </w:rPr>
        <w:t>قارچ‌ها</w:t>
      </w:r>
      <w:proofErr w:type="spellEnd"/>
      <w:r>
        <w:rPr>
          <w:rFonts w:hint="cs"/>
          <w:lang w:bidi="fa-IR"/>
        </w:rPr>
        <w:t xml:space="preserve"> و همچنین </w:t>
      </w:r>
      <w:proofErr w:type="spellStart"/>
      <w:r>
        <w:rPr>
          <w:rFonts w:hint="cs"/>
          <w:lang w:bidi="fa-IR"/>
        </w:rPr>
        <w:t>سلول‌های</w:t>
      </w:r>
      <w:proofErr w:type="spellEnd"/>
      <w:r>
        <w:rPr>
          <w:rFonts w:hint="cs"/>
          <w:lang w:bidi="fa-IR"/>
        </w:rPr>
        <w:t xml:space="preserve"> غیرطبیعی از جمله </w:t>
      </w:r>
      <w:proofErr w:type="spellStart"/>
      <w:r>
        <w:rPr>
          <w:rFonts w:hint="cs"/>
          <w:lang w:bidi="fa-IR"/>
        </w:rPr>
        <w:t>سلول‌های</w:t>
      </w:r>
      <w:proofErr w:type="spellEnd"/>
      <w:r>
        <w:rPr>
          <w:rFonts w:hint="cs"/>
          <w:lang w:bidi="fa-IR"/>
        </w:rPr>
        <w:t xml:space="preserve"> توموری را بر عهده دارد. با افزایش سن، کارایی سیستم ایمنی کاهش یافته و </w:t>
      </w:r>
      <w:proofErr w:type="spellStart"/>
      <w:r>
        <w:rPr>
          <w:rFonts w:hint="cs"/>
          <w:lang w:bidi="fa-IR"/>
        </w:rPr>
        <w:t>پدیده‌ای</w:t>
      </w:r>
      <w:proofErr w:type="spellEnd"/>
      <w:r>
        <w:rPr>
          <w:rFonts w:hint="cs"/>
          <w:lang w:bidi="fa-IR"/>
        </w:rPr>
        <w:t xml:space="preserve"> به نام پیری ایمنی رخ </w:t>
      </w:r>
      <w:proofErr w:type="spellStart"/>
      <w:r>
        <w:rPr>
          <w:rFonts w:hint="cs"/>
          <w:lang w:bidi="fa-IR"/>
        </w:rPr>
        <w:t>می‌دهد</w:t>
      </w:r>
      <w:proofErr w:type="spellEnd"/>
      <w:r>
        <w:rPr>
          <w:rFonts w:hint="cs"/>
          <w:lang w:bidi="fa-IR"/>
        </w:rPr>
        <w:t xml:space="preserve"> که با کاهش پاسخ ایمنی، افزایش استعداد ابتلا به </w:t>
      </w:r>
      <w:proofErr w:type="spellStart"/>
      <w:r>
        <w:rPr>
          <w:rFonts w:hint="cs"/>
          <w:lang w:bidi="fa-IR"/>
        </w:rPr>
        <w:t>عفونت‌ها</w:t>
      </w:r>
      <w:proofErr w:type="spellEnd"/>
      <w:r>
        <w:rPr>
          <w:rFonts w:hint="cs"/>
          <w:lang w:bidi="fa-IR"/>
        </w:rPr>
        <w:t xml:space="preserve">، سرطان و </w:t>
      </w:r>
      <w:proofErr w:type="spellStart"/>
      <w:r>
        <w:rPr>
          <w:rFonts w:hint="cs"/>
          <w:lang w:bidi="fa-IR"/>
        </w:rPr>
        <w:t>بیماری‌های</w:t>
      </w:r>
      <w:proofErr w:type="spellEnd"/>
      <w:r>
        <w:rPr>
          <w:rFonts w:hint="cs"/>
          <w:lang w:bidi="fa-IR"/>
        </w:rPr>
        <w:t xml:space="preserve"> مزمن همراه است. علاوه بر این، در سالمندی احتمال بروز </w:t>
      </w:r>
      <w:proofErr w:type="spellStart"/>
      <w:r>
        <w:rPr>
          <w:rFonts w:hint="cs"/>
          <w:lang w:bidi="fa-IR"/>
        </w:rPr>
        <w:t>پاسخ‌های</w:t>
      </w:r>
      <w:proofErr w:type="spellEnd"/>
      <w:r>
        <w:rPr>
          <w:rFonts w:hint="cs"/>
          <w:lang w:bidi="fa-IR"/>
        </w:rPr>
        <w:t xml:space="preserve"> </w:t>
      </w:r>
      <w:proofErr w:type="spellStart"/>
      <w:r>
        <w:rPr>
          <w:rFonts w:hint="cs"/>
          <w:lang w:bidi="fa-IR"/>
        </w:rPr>
        <w:t>خودایمنی</w:t>
      </w:r>
      <w:proofErr w:type="spellEnd"/>
      <w:r>
        <w:rPr>
          <w:rFonts w:hint="cs"/>
          <w:lang w:bidi="fa-IR"/>
        </w:rPr>
        <w:t xml:space="preserve"> و التهاب مزمن نیز افزایش </w:t>
      </w:r>
      <w:proofErr w:type="spellStart"/>
      <w:r>
        <w:rPr>
          <w:rFonts w:hint="cs"/>
          <w:lang w:bidi="fa-IR"/>
        </w:rPr>
        <w:t>می‌یابد</w:t>
      </w:r>
      <w:proofErr w:type="spellEnd"/>
      <w:r>
        <w:rPr>
          <w:rFonts w:hint="cs"/>
          <w:lang w:bidi="fa-IR"/>
        </w:rPr>
        <w:t xml:space="preserve"> که </w:t>
      </w:r>
      <w:proofErr w:type="spellStart"/>
      <w:r>
        <w:rPr>
          <w:rFonts w:hint="cs"/>
          <w:lang w:bidi="fa-IR"/>
        </w:rPr>
        <w:t>می‌تواند</w:t>
      </w:r>
      <w:proofErr w:type="spellEnd"/>
      <w:r>
        <w:rPr>
          <w:rFonts w:hint="cs"/>
          <w:lang w:bidi="fa-IR"/>
        </w:rPr>
        <w:t xml:space="preserve"> به آسیب </w:t>
      </w:r>
      <w:proofErr w:type="spellStart"/>
      <w:r>
        <w:rPr>
          <w:rFonts w:hint="cs"/>
          <w:lang w:bidi="fa-IR"/>
        </w:rPr>
        <w:t>بافت‌های</w:t>
      </w:r>
      <w:proofErr w:type="spellEnd"/>
      <w:r>
        <w:rPr>
          <w:rFonts w:hint="cs"/>
          <w:lang w:bidi="fa-IR"/>
        </w:rPr>
        <w:t xml:space="preserve"> سالم بدن منجر شود. اگرچه نظریه ایمنی بخشی از فرایند سالمندی را تبیین </w:t>
      </w:r>
      <w:proofErr w:type="spellStart"/>
      <w:r>
        <w:rPr>
          <w:rFonts w:hint="cs"/>
          <w:lang w:bidi="fa-IR"/>
        </w:rPr>
        <w:t>می‌کند</w:t>
      </w:r>
      <w:proofErr w:type="spellEnd"/>
      <w:r>
        <w:rPr>
          <w:rFonts w:hint="cs"/>
          <w:lang w:bidi="fa-IR"/>
        </w:rPr>
        <w:t xml:space="preserve">، اما </w:t>
      </w:r>
      <w:proofErr w:type="spellStart"/>
      <w:r>
        <w:rPr>
          <w:rFonts w:hint="cs"/>
          <w:lang w:bidi="fa-IR"/>
        </w:rPr>
        <w:t>به‌تنهایی</w:t>
      </w:r>
      <w:proofErr w:type="spellEnd"/>
      <w:r>
        <w:rPr>
          <w:rFonts w:hint="cs"/>
          <w:lang w:bidi="fa-IR"/>
        </w:rPr>
        <w:t xml:space="preserve"> قادر به توضیح همه </w:t>
      </w:r>
      <w:proofErr w:type="spellStart"/>
      <w:r>
        <w:rPr>
          <w:rFonts w:hint="cs"/>
          <w:lang w:bidi="fa-IR"/>
        </w:rPr>
        <w:t>جنبه‌های</w:t>
      </w:r>
      <w:proofErr w:type="spellEnd"/>
      <w:r>
        <w:rPr>
          <w:rFonts w:hint="cs"/>
          <w:lang w:bidi="fa-IR"/>
        </w:rPr>
        <w:t xml:space="preserve"> پیچیده پیری نیست و امروزه در کنار سایر </w:t>
      </w:r>
      <w:proofErr w:type="spellStart"/>
      <w:r>
        <w:rPr>
          <w:rFonts w:hint="cs"/>
          <w:lang w:bidi="fa-IR"/>
        </w:rPr>
        <w:t>نظریه‌های</w:t>
      </w:r>
      <w:proofErr w:type="spellEnd"/>
      <w:r>
        <w:rPr>
          <w:rFonts w:hint="cs"/>
          <w:lang w:bidi="fa-IR"/>
        </w:rPr>
        <w:t xml:space="preserve"> زیستی مورد بررسی قرار </w:t>
      </w:r>
      <w:proofErr w:type="spellStart"/>
      <w:r>
        <w:rPr>
          <w:rFonts w:hint="cs"/>
          <w:lang w:bidi="fa-IR"/>
        </w:rPr>
        <w:t>می‌گیرد</w:t>
      </w:r>
      <w:proofErr w:type="spellEnd"/>
      <w:r>
        <w:rPr>
          <w:rFonts w:hint="cs"/>
          <w:lang w:bidi="fa-IR"/>
        </w:rPr>
        <w:t xml:space="preserve"> (</w:t>
      </w:r>
      <w:proofErr w:type="spellStart"/>
      <w:r>
        <w:rPr>
          <w:rFonts w:hint="cs"/>
          <w:lang w:bidi="fa-IR"/>
        </w:rPr>
        <w:t>نیکولاس</w:t>
      </w:r>
      <w:proofErr w:type="spellEnd"/>
      <w:r>
        <w:rPr>
          <w:rStyle w:val="FootnoteReference"/>
          <w:rFonts w:hint="cs"/>
          <w:lang w:bidi="fa-IR"/>
        </w:rPr>
        <w:footnoteReference w:id="11"/>
      </w:r>
      <w:r>
        <w:rPr>
          <w:rFonts w:hint="cs"/>
          <w:lang w:bidi="fa-IR"/>
        </w:rPr>
        <w:t xml:space="preserve"> و همکاران، ۲۰۲۳؛ </w:t>
      </w:r>
      <w:proofErr w:type="spellStart"/>
      <w:r>
        <w:rPr>
          <w:rFonts w:hint="cs"/>
          <w:lang w:bidi="fa-IR"/>
        </w:rPr>
        <w:t>فولپ</w:t>
      </w:r>
      <w:proofErr w:type="spellEnd"/>
      <w:r>
        <w:rPr>
          <w:rStyle w:val="FootnoteReference"/>
          <w:rFonts w:hint="cs"/>
          <w:lang w:bidi="fa-IR"/>
        </w:rPr>
        <w:footnoteReference w:id="12"/>
      </w:r>
      <w:r>
        <w:rPr>
          <w:rFonts w:hint="cs"/>
          <w:lang w:bidi="fa-IR"/>
        </w:rPr>
        <w:t xml:space="preserve"> و همکاران، ۲۰۲۳).</w:t>
      </w:r>
    </w:p>
    <w:p w14:paraId="414E7B1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۲-۱-۲-۱-۲-نظریه پیر شدن سلولی</w:t>
      </w:r>
    </w:p>
    <w:p w14:paraId="7AD54A8A" w14:textId="77777777" w:rsidR="00912462" w:rsidRDefault="00000000">
      <w:pPr>
        <w:ind w:firstLine="397"/>
        <w:jc w:val="both"/>
        <w:rPr>
          <w:rFonts w:cs="B Lotus"/>
          <w:color w:val="auto"/>
          <w:lang w:bidi="fa-IR"/>
        </w:rPr>
      </w:pPr>
      <w:r>
        <w:rPr>
          <w:rFonts w:hint="cs"/>
          <w:lang w:bidi="fa-IR"/>
        </w:rPr>
        <w:t xml:space="preserve">بر اساس نظریه پیری سلولی، سالمندی نتیجه تجمع تدریجی </w:t>
      </w:r>
      <w:proofErr w:type="spellStart"/>
      <w:r>
        <w:rPr>
          <w:rFonts w:hint="cs"/>
          <w:lang w:bidi="fa-IR"/>
        </w:rPr>
        <w:t>آسیب‌های</w:t>
      </w:r>
      <w:proofErr w:type="spellEnd"/>
      <w:r>
        <w:rPr>
          <w:rFonts w:hint="cs"/>
          <w:lang w:bidi="fa-IR"/>
        </w:rPr>
        <w:t xml:space="preserve"> </w:t>
      </w:r>
      <w:proofErr w:type="spellStart"/>
      <w:r>
        <w:rPr>
          <w:rFonts w:hint="cs"/>
          <w:lang w:bidi="fa-IR"/>
        </w:rPr>
        <w:t>مولکولی</w:t>
      </w:r>
      <w:proofErr w:type="spellEnd"/>
      <w:r>
        <w:rPr>
          <w:rFonts w:hint="cs"/>
          <w:lang w:bidi="fa-IR"/>
        </w:rPr>
        <w:t xml:space="preserve"> و سلولی، </w:t>
      </w:r>
      <w:proofErr w:type="spellStart"/>
      <w:r>
        <w:rPr>
          <w:rFonts w:hint="cs"/>
          <w:lang w:bidi="fa-IR"/>
        </w:rPr>
        <w:t>به‌ویژه</w:t>
      </w:r>
      <w:proofErr w:type="spellEnd"/>
      <w:r>
        <w:rPr>
          <w:rFonts w:hint="cs"/>
          <w:lang w:bidi="fa-IR"/>
        </w:rPr>
        <w:t xml:space="preserve"> در ماده ژنتیکی </w:t>
      </w:r>
      <w:proofErr w:type="spellStart"/>
      <w:r>
        <w:rPr>
          <w:rFonts w:hint="cs"/>
          <w:lang w:bidi="fa-IR"/>
        </w:rPr>
        <w:t>سلول‌ها</w:t>
      </w:r>
      <w:proofErr w:type="spellEnd"/>
      <w:r>
        <w:rPr>
          <w:rFonts w:hint="cs"/>
          <w:lang w:bidi="fa-IR"/>
        </w:rPr>
        <w:t>(</w:t>
      </w:r>
      <w:r>
        <w:rPr>
          <w:rFonts w:ascii="Times New Roman" w:hAnsi="Times New Roman" w:cs="Times New Roman"/>
          <w:rtl w:val="0"/>
        </w:rPr>
        <w:t>DNA</w:t>
      </w:r>
      <w:r>
        <w:rPr>
          <w:rFonts w:hint="cs"/>
          <w:lang w:bidi="fa-IR"/>
        </w:rPr>
        <w:t xml:space="preserve">)، است. در طول زندگی، عوامل درونی و محیطی موجب بروز آسیب در </w:t>
      </w:r>
      <w:r>
        <w:rPr>
          <w:rFonts w:ascii="Times New Roman" w:hAnsi="Times New Roman" w:cs="Times New Roman"/>
          <w:rtl w:val="0"/>
        </w:rPr>
        <w:t>DNA</w:t>
      </w:r>
      <w:r>
        <w:rPr>
          <w:rFonts w:hint="cs"/>
          <w:lang w:bidi="fa-IR"/>
        </w:rPr>
        <w:t xml:space="preserve">  و سایر اجزای سلول </w:t>
      </w:r>
      <w:proofErr w:type="spellStart"/>
      <w:r>
        <w:rPr>
          <w:rFonts w:hint="cs"/>
          <w:lang w:bidi="fa-IR"/>
        </w:rPr>
        <w:t>می‌شوند</w:t>
      </w:r>
      <w:proofErr w:type="spellEnd"/>
      <w:r>
        <w:rPr>
          <w:rFonts w:hint="cs"/>
          <w:lang w:bidi="fa-IR"/>
        </w:rPr>
        <w:t xml:space="preserve"> و با کاهش توانایی </w:t>
      </w:r>
      <w:proofErr w:type="spellStart"/>
      <w:r>
        <w:rPr>
          <w:rFonts w:hint="cs"/>
          <w:lang w:bidi="fa-IR"/>
        </w:rPr>
        <w:t>سیستم‌های</w:t>
      </w:r>
      <w:proofErr w:type="spellEnd"/>
      <w:r>
        <w:rPr>
          <w:rFonts w:hint="cs"/>
          <w:lang w:bidi="fa-IR"/>
        </w:rPr>
        <w:t xml:space="preserve"> ترمیم</w:t>
      </w:r>
      <w:r>
        <w:rPr>
          <w:rFonts w:ascii="Times New Roman" w:hAnsi="Times New Roman" w:cs="Times New Roman"/>
          <w:rtl w:val="0"/>
        </w:rPr>
        <w:t>DNA</w:t>
      </w:r>
      <w:r>
        <w:rPr>
          <w:rFonts w:hint="cs"/>
          <w:lang w:bidi="fa-IR"/>
        </w:rPr>
        <w:t xml:space="preserve">، این </w:t>
      </w:r>
      <w:proofErr w:type="spellStart"/>
      <w:r>
        <w:rPr>
          <w:rFonts w:hint="cs"/>
          <w:lang w:bidi="fa-IR"/>
        </w:rPr>
        <w:t>آسیب‌ها</w:t>
      </w:r>
      <w:proofErr w:type="spellEnd"/>
      <w:r>
        <w:rPr>
          <w:rFonts w:hint="cs"/>
          <w:lang w:bidi="fa-IR"/>
        </w:rPr>
        <w:t xml:space="preserve"> </w:t>
      </w:r>
      <w:proofErr w:type="spellStart"/>
      <w:r>
        <w:rPr>
          <w:rFonts w:hint="cs"/>
          <w:lang w:bidi="fa-IR"/>
        </w:rPr>
        <w:t>به‌تدریج</w:t>
      </w:r>
      <w:proofErr w:type="spellEnd"/>
      <w:r>
        <w:rPr>
          <w:rFonts w:hint="cs"/>
          <w:lang w:bidi="fa-IR"/>
        </w:rPr>
        <w:t xml:space="preserve"> انباشته </w:t>
      </w:r>
      <w:proofErr w:type="spellStart"/>
      <w:r>
        <w:rPr>
          <w:rFonts w:hint="cs"/>
          <w:lang w:bidi="fa-IR"/>
        </w:rPr>
        <w:t>می‌شوند</w:t>
      </w:r>
      <w:proofErr w:type="spellEnd"/>
      <w:r>
        <w:rPr>
          <w:rFonts w:hint="cs"/>
          <w:lang w:bidi="fa-IR"/>
        </w:rPr>
        <w:t xml:space="preserve">. در نتیجه، عملکرد طبیعی </w:t>
      </w:r>
      <w:proofErr w:type="spellStart"/>
      <w:r>
        <w:rPr>
          <w:rFonts w:hint="cs"/>
          <w:lang w:bidi="fa-IR"/>
        </w:rPr>
        <w:t>سلول‌ها</w:t>
      </w:r>
      <w:proofErr w:type="spellEnd"/>
      <w:r>
        <w:rPr>
          <w:rFonts w:hint="cs"/>
          <w:lang w:bidi="fa-IR"/>
        </w:rPr>
        <w:t xml:space="preserve"> مختل شده و ظرفیت تکثیر و بازسازی </w:t>
      </w:r>
      <w:proofErr w:type="spellStart"/>
      <w:r>
        <w:rPr>
          <w:rFonts w:hint="cs"/>
          <w:lang w:bidi="fa-IR"/>
        </w:rPr>
        <w:t>آن‌ها</w:t>
      </w:r>
      <w:proofErr w:type="spellEnd"/>
      <w:r>
        <w:rPr>
          <w:rFonts w:hint="cs"/>
          <w:lang w:bidi="fa-IR"/>
        </w:rPr>
        <w:t xml:space="preserve"> کاهش </w:t>
      </w:r>
      <w:proofErr w:type="spellStart"/>
      <w:r>
        <w:rPr>
          <w:rFonts w:hint="cs"/>
          <w:lang w:bidi="fa-IR"/>
        </w:rPr>
        <w:t>می‌یابد</w:t>
      </w:r>
      <w:proofErr w:type="spellEnd"/>
      <w:r>
        <w:rPr>
          <w:rFonts w:hint="cs"/>
          <w:lang w:bidi="fa-IR"/>
        </w:rPr>
        <w:t xml:space="preserve">. علاوه بر این، کوتاه شدن </w:t>
      </w:r>
      <w:proofErr w:type="spellStart"/>
      <w:r>
        <w:rPr>
          <w:rFonts w:hint="cs"/>
          <w:lang w:bidi="fa-IR"/>
        </w:rPr>
        <w:t>تلومرها</w:t>
      </w:r>
      <w:proofErr w:type="spellEnd"/>
      <w:r>
        <w:rPr>
          <w:rFonts w:hint="cs"/>
          <w:lang w:bidi="fa-IR"/>
        </w:rPr>
        <w:t xml:space="preserve">، تغییرات </w:t>
      </w:r>
      <w:proofErr w:type="spellStart"/>
      <w:r>
        <w:rPr>
          <w:rFonts w:hint="cs"/>
          <w:lang w:bidi="fa-IR"/>
        </w:rPr>
        <w:t>اپی‌ژنتیکی</w:t>
      </w:r>
      <w:proofErr w:type="spellEnd"/>
      <w:r>
        <w:rPr>
          <w:rFonts w:hint="cs"/>
          <w:lang w:bidi="fa-IR"/>
        </w:rPr>
        <w:t xml:space="preserve">، اختلال در بیان </w:t>
      </w:r>
      <w:proofErr w:type="spellStart"/>
      <w:r>
        <w:rPr>
          <w:rFonts w:hint="cs"/>
          <w:lang w:bidi="fa-IR"/>
        </w:rPr>
        <w:t>ژن‌ها</w:t>
      </w:r>
      <w:proofErr w:type="spellEnd"/>
      <w:r>
        <w:rPr>
          <w:rFonts w:hint="cs"/>
          <w:lang w:bidi="fa-IR"/>
        </w:rPr>
        <w:t xml:space="preserve"> و ورود </w:t>
      </w:r>
      <w:proofErr w:type="spellStart"/>
      <w:r>
        <w:rPr>
          <w:rFonts w:hint="cs"/>
          <w:lang w:bidi="fa-IR"/>
        </w:rPr>
        <w:t>سلول‌ها</w:t>
      </w:r>
      <w:proofErr w:type="spellEnd"/>
      <w:r>
        <w:rPr>
          <w:rFonts w:hint="cs"/>
          <w:lang w:bidi="fa-IR"/>
        </w:rPr>
        <w:t xml:space="preserve"> به مرحله پیری سلولی از </w:t>
      </w:r>
      <w:proofErr w:type="spellStart"/>
      <w:r>
        <w:rPr>
          <w:rFonts w:hint="cs"/>
          <w:lang w:bidi="fa-IR"/>
        </w:rPr>
        <w:t>مهم‌ترین</w:t>
      </w:r>
      <w:proofErr w:type="spellEnd"/>
      <w:r>
        <w:rPr>
          <w:rFonts w:hint="cs"/>
          <w:lang w:bidi="fa-IR"/>
        </w:rPr>
        <w:t xml:space="preserve"> سازوکارهای مؤثر در این فرایند به شمار </w:t>
      </w:r>
      <w:proofErr w:type="spellStart"/>
      <w:r>
        <w:rPr>
          <w:rFonts w:hint="cs"/>
          <w:lang w:bidi="fa-IR"/>
        </w:rPr>
        <w:t>می‌روند</w:t>
      </w:r>
      <w:proofErr w:type="spellEnd"/>
      <w:r>
        <w:rPr>
          <w:rFonts w:hint="cs"/>
          <w:lang w:bidi="fa-IR"/>
        </w:rPr>
        <w:t xml:space="preserve">. این تغییرات در نهایت باعث کاهش عملکرد </w:t>
      </w:r>
      <w:proofErr w:type="spellStart"/>
      <w:r>
        <w:rPr>
          <w:rFonts w:hint="cs"/>
          <w:lang w:bidi="fa-IR"/>
        </w:rPr>
        <w:lastRenderedPageBreak/>
        <w:t>بافت‌ها</w:t>
      </w:r>
      <w:proofErr w:type="spellEnd"/>
      <w:r>
        <w:rPr>
          <w:rFonts w:hint="cs"/>
          <w:lang w:bidi="fa-IR"/>
        </w:rPr>
        <w:t xml:space="preserve"> و </w:t>
      </w:r>
      <w:proofErr w:type="spellStart"/>
      <w:r>
        <w:rPr>
          <w:rFonts w:hint="cs"/>
          <w:lang w:bidi="fa-IR"/>
        </w:rPr>
        <w:t>اندام‌ها</w:t>
      </w:r>
      <w:proofErr w:type="spellEnd"/>
      <w:r>
        <w:rPr>
          <w:rFonts w:hint="cs"/>
          <w:lang w:bidi="fa-IR"/>
        </w:rPr>
        <w:t xml:space="preserve">، افت توانایی ترمیم، افزایش سفتی </w:t>
      </w:r>
      <w:proofErr w:type="spellStart"/>
      <w:r>
        <w:rPr>
          <w:rFonts w:hint="cs"/>
          <w:lang w:bidi="fa-IR"/>
        </w:rPr>
        <w:t>بافت‌ها</w:t>
      </w:r>
      <w:proofErr w:type="spellEnd"/>
      <w:r>
        <w:rPr>
          <w:rFonts w:hint="cs"/>
          <w:lang w:bidi="fa-IR"/>
        </w:rPr>
        <w:t xml:space="preserve"> و بروز تدریجی </w:t>
      </w:r>
      <w:proofErr w:type="spellStart"/>
      <w:r>
        <w:rPr>
          <w:rFonts w:hint="cs"/>
          <w:lang w:bidi="fa-IR"/>
        </w:rPr>
        <w:t>ویژگی‌های</w:t>
      </w:r>
      <w:proofErr w:type="spellEnd"/>
      <w:r>
        <w:rPr>
          <w:rFonts w:hint="cs"/>
          <w:lang w:bidi="fa-IR"/>
        </w:rPr>
        <w:t xml:space="preserve"> سالمندی </w:t>
      </w:r>
      <w:proofErr w:type="spellStart"/>
      <w:r>
        <w:rPr>
          <w:rFonts w:hint="cs"/>
          <w:lang w:bidi="fa-IR"/>
        </w:rPr>
        <w:t>می‌شوند</w:t>
      </w:r>
      <w:proofErr w:type="spellEnd"/>
      <w:r>
        <w:rPr>
          <w:rFonts w:hint="cs"/>
          <w:lang w:bidi="fa-IR"/>
        </w:rPr>
        <w:t xml:space="preserve">. با این حال، پژوهشگران معتقدند که پیری سلولی تنها یکی از </w:t>
      </w:r>
      <w:proofErr w:type="spellStart"/>
      <w:r>
        <w:rPr>
          <w:rFonts w:hint="cs"/>
          <w:lang w:bidi="fa-IR"/>
        </w:rPr>
        <w:t>مکانیسم‌های</w:t>
      </w:r>
      <w:proofErr w:type="spellEnd"/>
      <w:r>
        <w:rPr>
          <w:rFonts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lang w:bidi="fa-IR"/>
        </w:rPr>
        <w:t>لوپز-اوتین</w:t>
      </w:r>
      <w:proofErr w:type="spellEnd"/>
      <w:r>
        <w:rPr>
          <w:rStyle w:val="FootnoteReference"/>
          <w:rFonts w:hint="cs"/>
          <w:lang w:bidi="fa-IR"/>
        </w:rPr>
        <w:footnoteReference w:id="13"/>
      </w:r>
      <w:r>
        <w:rPr>
          <w:rFonts w:hint="cs"/>
          <w:lang w:bidi="fa-IR"/>
        </w:rPr>
        <w:t xml:space="preserve"> و همکاران، ۲۰۲۳؛ </w:t>
      </w:r>
      <w:proofErr w:type="spellStart"/>
      <w:r>
        <w:rPr>
          <w:rFonts w:hint="cs"/>
          <w:lang w:bidi="fa-IR"/>
        </w:rPr>
        <w:t>کامپیزی</w:t>
      </w:r>
      <w:proofErr w:type="spellEnd"/>
      <w:r>
        <w:rPr>
          <w:rStyle w:val="FootnoteReference"/>
          <w:rFonts w:hint="cs"/>
          <w:lang w:bidi="fa-IR"/>
        </w:rPr>
        <w:footnoteReference w:id="14"/>
      </w:r>
      <w:r>
        <w:rPr>
          <w:rFonts w:hint="cs"/>
          <w:lang w:bidi="fa-IR"/>
        </w:rPr>
        <w:t>، ۲۰۲۴).</w:t>
      </w:r>
    </w:p>
    <w:p w14:paraId="639995E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۳-۱-۲-۱-۲-نظریه رادیکال آزاد </w:t>
      </w:r>
    </w:p>
    <w:p w14:paraId="1617BB6C" w14:textId="77777777" w:rsidR="00912462" w:rsidRDefault="00000000">
      <w:pPr>
        <w:ind w:firstLine="397"/>
        <w:jc w:val="both"/>
        <w:rPr>
          <w:rFonts w:cs="B Lotus"/>
          <w:color w:val="auto"/>
          <w:lang w:bidi="fa-IR"/>
        </w:rPr>
      </w:pPr>
      <w:r>
        <w:rPr>
          <w:rFonts w:hint="cs"/>
          <w:lang w:bidi="fa-IR"/>
        </w:rPr>
        <w:t xml:space="preserve">بر اساس نظریه </w:t>
      </w:r>
      <w:proofErr w:type="spellStart"/>
      <w:r>
        <w:rPr>
          <w:rFonts w:hint="cs"/>
          <w:lang w:bidi="fa-IR"/>
        </w:rPr>
        <w:t>رادیکال‌های</w:t>
      </w:r>
      <w:proofErr w:type="spellEnd"/>
      <w:r>
        <w:rPr>
          <w:rFonts w:hint="cs"/>
          <w:lang w:bidi="fa-IR"/>
        </w:rPr>
        <w:t xml:space="preserve"> آزاد، سالمندی تا حدی نتیجه تجمع </w:t>
      </w:r>
      <w:proofErr w:type="spellStart"/>
      <w:r>
        <w:rPr>
          <w:rFonts w:hint="cs"/>
          <w:lang w:bidi="fa-IR"/>
        </w:rPr>
        <w:t>آسیب‌های</w:t>
      </w:r>
      <w:proofErr w:type="spellEnd"/>
      <w:r>
        <w:rPr>
          <w:rFonts w:hint="cs"/>
          <w:lang w:bidi="fa-IR"/>
        </w:rPr>
        <w:t xml:space="preserve"> ناشی از </w:t>
      </w:r>
      <w:proofErr w:type="spellStart"/>
      <w:r>
        <w:rPr>
          <w:rFonts w:hint="cs"/>
          <w:lang w:bidi="fa-IR"/>
        </w:rPr>
        <w:t>گونه‌های</w:t>
      </w:r>
      <w:proofErr w:type="spellEnd"/>
      <w:r>
        <w:rPr>
          <w:rFonts w:hint="cs"/>
          <w:lang w:bidi="fa-IR"/>
        </w:rPr>
        <w:t xml:space="preserve"> فعال اکسیژن و سایر </w:t>
      </w:r>
      <w:proofErr w:type="spellStart"/>
      <w:r>
        <w:rPr>
          <w:rFonts w:hint="cs"/>
          <w:lang w:bidi="fa-IR"/>
        </w:rPr>
        <w:t>رادیکال‌های</w:t>
      </w:r>
      <w:proofErr w:type="spellEnd"/>
      <w:r>
        <w:rPr>
          <w:rFonts w:hint="cs"/>
          <w:lang w:bidi="fa-IR"/>
        </w:rPr>
        <w:t xml:space="preserve"> آزاد در </w:t>
      </w:r>
      <w:proofErr w:type="spellStart"/>
      <w:r>
        <w:rPr>
          <w:rFonts w:hint="cs"/>
          <w:lang w:bidi="fa-IR"/>
        </w:rPr>
        <w:t>سلول‌ها</w:t>
      </w:r>
      <w:proofErr w:type="spellEnd"/>
      <w:r>
        <w:rPr>
          <w:rFonts w:hint="cs"/>
          <w:lang w:bidi="fa-IR"/>
        </w:rPr>
        <w:t xml:space="preserve"> است. این </w:t>
      </w:r>
      <w:proofErr w:type="spellStart"/>
      <w:r>
        <w:rPr>
          <w:rFonts w:hint="cs"/>
          <w:lang w:bidi="fa-IR"/>
        </w:rPr>
        <w:t>مولکول‌های</w:t>
      </w:r>
      <w:proofErr w:type="spellEnd"/>
      <w:r>
        <w:rPr>
          <w:rFonts w:hint="cs"/>
          <w:lang w:bidi="fa-IR"/>
        </w:rPr>
        <w:t xml:space="preserve"> بسیار </w:t>
      </w:r>
      <w:proofErr w:type="spellStart"/>
      <w:r>
        <w:rPr>
          <w:rFonts w:hint="cs"/>
          <w:lang w:bidi="fa-IR"/>
        </w:rPr>
        <w:t>واکنش‌پذیر</w:t>
      </w:r>
      <w:proofErr w:type="spellEnd"/>
      <w:r>
        <w:rPr>
          <w:rFonts w:hint="cs"/>
          <w:lang w:bidi="fa-IR"/>
        </w:rPr>
        <w:t xml:space="preserve"> در جریان </w:t>
      </w:r>
      <w:proofErr w:type="spellStart"/>
      <w:r>
        <w:rPr>
          <w:rFonts w:hint="cs"/>
          <w:lang w:bidi="fa-IR"/>
        </w:rPr>
        <w:t>فرایندهای</w:t>
      </w:r>
      <w:proofErr w:type="spellEnd"/>
      <w:r>
        <w:rPr>
          <w:rFonts w:hint="cs"/>
          <w:lang w:bidi="fa-IR"/>
        </w:rPr>
        <w:t xml:space="preserve"> طبیعی متابولیسم، </w:t>
      </w:r>
      <w:proofErr w:type="spellStart"/>
      <w:r>
        <w:rPr>
          <w:rFonts w:hint="cs"/>
          <w:lang w:bidi="fa-IR"/>
        </w:rPr>
        <w:t>به‌ویژه</w:t>
      </w:r>
      <w:proofErr w:type="spellEnd"/>
      <w:r>
        <w:rPr>
          <w:rFonts w:hint="cs"/>
          <w:lang w:bidi="fa-IR"/>
        </w:rPr>
        <w:t xml:space="preserve"> در </w:t>
      </w:r>
      <w:proofErr w:type="spellStart"/>
      <w:r>
        <w:rPr>
          <w:rFonts w:hint="cs"/>
          <w:lang w:bidi="fa-IR"/>
        </w:rPr>
        <w:t>میتوکندری</w:t>
      </w:r>
      <w:proofErr w:type="spellEnd"/>
      <w:r>
        <w:rPr>
          <w:rFonts w:hint="cs"/>
          <w:lang w:bidi="fa-IR"/>
        </w:rPr>
        <w:t xml:space="preserve">، تولید </w:t>
      </w:r>
      <w:proofErr w:type="spellStart"/>
      <w:r>
        <w:rPr>
          <w:rFonts w:hint="cs"/>
          <w:lang w:bidi="fa-IR"/>
        </w:rPr>
        <w:t>می‌شوند</w:t>
      </w:r>
      <w:proofErr w:type="spellEnd"/>
      <w:r>
        <w:rPr>
          <w:rFonts w:hint="cs"/>
          <w:lang w:bidi="fa-IR"/>
        </w:rPr>
        <w:t xml:space="preserve"> و در صورت برهم خوردن تعادل میان تولید </w:t>
      </w:r>
      <w:proofErr w:type="spellStart"/>
      <w:r>
        <w:rPr>
          <w:rFonts w:hint="cs"/>
          <w:lang w:bidi="fa-IR"/>
        </w:rPr>
        <w:t>آن‌ها</w:t>
      </w:r>
      <w:proofErr w:type="spellEnd"/>
      <w:r>
        <w:rPr>
          <w:rFonts w:hint="cs"/>
          <w:lang w:bidi="fa-IR"/>
        </w:rPr>
        <w:t xml:space="preserve"> و ظرفیت </w:t>
      </w:r>
      <w:proofErr w:type="spellStart"/>
      <w:r>
        <w:rPr>
          <w:rFonts w:hint="cs"/>
          <w:lang w:bidi="fa-IR"/>
        </w:rPr>
        <w:t>سیستم‌های</w:t>
      </w:r>
      <w:proofErr w:type="spellEnd"/>
      <w:r>
        <w:rPr>
          <w:rFonts w:hint="cs"/>
          <w:lang w:bidi="fa-IR"/>
        </w:rPr>
        <w:t xml:space="preserve"> </w:t>
      </w:r>
      <w:proofErr w:type="spellStart"/>
      <w:r>
        <w:rPr>
          <w:rFonts w:hint="cs"/>
          <w:lang w:bidi="fa-IR"/>
        </w:rPr>
        <w:t>آنتی‌اکسیدانی</w:t>
      </w:r>
      <w:proofErr w:type="spellEnd"/>
      <w:r>
        <w:rPr>
          <w:rFonts w:hint="cs"/>
          <w:lang w:bidi="fa-IR"/>
        </w:rPr>
        <w:t xml:space="preserve">، موجب بروز استرس </w:t>
      </w:r>
      <w:proofErr w:type="spellStart"/>
      <w:r>
        <w:rPr>
          <w:rFonts w:hint="cs"/>
          <w:lang w:bidi="fa-IR"/>
        </w:rPr>
        <w:t>اکسیداتیو</w:t>
      </w:r>
      <w:proofErr w:type="spellEnd"/>
      <w:r>
        <w:rPr>
          <w:rFonts w:hint="cs"/>
          <w:lang w:bidi="fa-IR"/>
        </w:rPr>
        <w:t xml:space="preserve"> </w:t>
      </w:r>
      <w:proofErr w:type="spellStart"/>
      <w:r>
        <w:rPr>
          <w:rFonts w:hint="cs"/>
          <w:lang w:bidi="fa-IR"/>
        </w:rPr>
        <w:t>می‌شوند</w:t>
      </w:r>
      <w:proofErr w:type="spellEnd"/>
      <w:r>
        <w:rPr>
          <w:rFonts w:hint="cs"/>
          <w:lang w:bidi="fa-IR"/>
        </w:rPr>
        <w:t xml:space="preserve">. استرس </w:t>
      </w:r>
      <w:proofErr w:type="spellStart"/>
      <w:r>
        <w:rPr>
          <w:rFonts w:hint="cs"/>
          <w:lang w:bidi="fa-IR"/>
        </w:rPr>
        <w:t>اکسیداتیو</w:t>
      </w:r>
      <w:proofErr w:type="spellEnd"/>
      <w:r>
        <w:rPr>
          <w:rFonts w:hint="cs"/>
          <w:lang w:bidi="fa-IR"/>
        </w:rPr>
        <w:t xml:space="preserve"> </w:t>
      </w:r>
      <w:proofErr w:type="spellStart"/>
      <w:r>
        <w:rPr>
          <w:rFonts w:hint="cs"/>
          <w:lang w:bidi="fa-IR"/>
        </w:rPr>
        <w:t>می‌تواند</w:t>
      </w:r>
      <w:proofErr w:type="spellEnd"/>
      <w:r>
        <w:rPr>
          <w:rFonts w:hint="cs"/>
          <w:lang w:bidi="fa-IR"/>
        </w:rPr>
        <w:t xml:space="preserve"> به </w:t>
      </w:r>
      <w:r>
        <w:rPr>
          <w:rFonts w:ascii="Times New Roman" w:hAnsi="Times New Roman" w:cs="Times New Roman"/>
          <w:rtl w:val="0"/>
        </w:rPr>
        <w:t>DNA</w:t>
      </w:r>
      <w:r>
        <w:rPr>
          <w:rFonts w:hint="cs"/>
          <w:lang w:bidi="fa-IR"/>
        </w:rPr>
        <w:t xml:space="preserve">، </w:t>
      </w:r>
      <w:proofErr w:type="spellStart"/>
      <w:r>
        <w:rPr>
          <w:rFonts w:hint="cs"/>
          <w:lang w:bidi="fa-IR"/>
        </w:rPr>
        <w:t>پروتئین‌ها</w:t>
      </w:r>
      <w:proofErr w:type="spellEnd"/>
      <w:r>
        <w:rPr>
          <w:rFonts w:hint="cs"/>
          <w:lang w:bidi="fa-IR"/>
        </w:rPr>
        <w:t xml:space="preserve">، </w:t>
      </w:r>
      <w:proofErr w:type="spellStart"/>
      <w:r>
        <w:rPr>
          <w:rFonts w:hint="cs"/>
          <w:lang w:bidi="fa-IR"/>
        </w:rPr>
        <w:t>لیپیدهای</w:t>
      </w:r>
      <w:proofErr w:type="spellEnd"/>
      <w:r>
        <w:rPr>
          <w:rFonts w:hint="cs"/>
          <w:lang w:bidi="fa-IR"/>
        </w:rPr>
        <w:t xml:space="preserve"> </w:t>
      </w:r>
      <w:proofErr w:type="spellStart"/>
      <w:r>
        <w:rPr>
          <w:rFonts w:hint="cs"/>
          <w:lang w:bidi="fa-IR"/>
        </w:rPr>
        <w:t>غشایی</w:t>
      </w:r>
      <w:proofErr w:type="spellEnd"/>
      <w:r>
        <w:rPr>
          <w:rFonts w:hint="cs"/>
          <w:lang w:bidi="fa-IR"/>
        </w:rPr>
        <w:t xml:space="preserve"> و سایر اجزای سلولی آسیب برساند و به اختلال عملکرد </w:t>
      </w:r>
      <w:proofErr w:type="spellStart"/>
      <w:r>
        <w:rPr>
          <w:rFonts w:hint="cs"/>
          <w:lang w:bidi="fa-IR"/>
        </w:rPr>
        <w:t>سلول‌ها</w:t>
      </w:r>
      <w:proofErr w:type="spellEnd"/>
      <w:r>
        <w:rPr>
          <w:rFonts w:hint="cs"/>
          <w:lang w:bidi="fa-IR"/>
        </w:rPr>
        <w:t xml:space="preserve"> و </w:t>
      </w:r>
      <w:proofErr w:type="spellStart"/>
      <w:r>
        <w:rPr>
          <w:rFonts w:hint="cs"/>
          <w:lang w:bidi="fa-IR"/>
        </w:rPr>
        <w:t>بافت‌ها</w:t>
      </w:r>
      <w:proofErr w:type="spellEnd"/>
      <w:r>
        <w:rPr>
          <w:rFonts w:hint="cs"/>
          <w:lang w:bidi="fa-IR"/>
        </w:rPr>
        <w:t xml:space="preserve"> منجر شود. همچنین، با افزایش سن تغییراتی در بافت همبند از جمله افزایش پیوندهای عرضی </w:t>
      </w:r>
      <w:proofErr w:type="spellStart"/>
      <w:r>
        <w:rPr>
          <w:rFonts w:hint="cs"/>
          <w:lang w:bidi="fa-IR"/>
        </w:rPr>
        <w:t>رشته‌های</w:t>
      </w:r>
      <w:proofErr w:type="spellEnd"/>
      <w:r>
        <w:rPr>
          <w:rFonts w:hint="cs"/>
          <w:lang w:bidi="fa-IR"/>
        </w:rPr>
        <w:t xml:space="preserve"> کلاژن و کاهش خاصیت ارتجاعی </w:t>
      </w:r>
      <w:proofErr w:type="spellStart"/>
      <w:r>
        <w:rPr>
          <w:rFonts w:hint="cs"/>
          <w:lang w:bidi="fa-IR"/>
        </w:rPr>
        <w:t>آن‌ها</w:t>
      </w:r>
      <w:proofErr w:type="spellEnd"/>
      <w:r>
        <w:rPr>
          <w:rFonts w:hint="cs"/>
          <w:lang w:bidi="fa-IR"/>
        </w:rPr>
        <w:t xml:space="preserve"> مشاهده </w:t>
      </w:r>
      <w:proofErr w:type="spellStart"/>
      <w:r>
        <w:rPr>
          <w:rFonts w:hint="cs"/>
          <w:lang w:bidi="fa-IR"/>
        </w:rPr>
        <w:t>می‌شود</w:t>
      </w:r>
      <w:proofErr w:type="spellEnd"/>
      <w:r>
        <w:rPr>
          <w:rFonts w:hint="cs"/>
          <w:lang w:bidi="fa-IR"/>
        </w:rPr>
        <w:t xml:space="preserve">. از سوی دیگر، تجمع رنگدانه </w:t>
      </w:r>
      <w:proofErr w:type="spellStart"/>
      <w:r>
        <w:rPr>
          <w:rFonts w:hint="cs"/>
          <w:lang w:bidi="fa-IR"/>
        </w:rPr>
        <w:t>لیپوفوسین</w:t>
      </w:r>
      <w:proofErr w:type="spellEnd"/>
      <w:r>
        <w:rPr>
          <w:rFonts w:hint="cs"/>
          <w:lang w:bidi="fa-IR"/>
        </w:rPr>
        <w:t xml:space="preserve"> که حاصل اکسیداسیون </w:t>
      </w:r>
      <w:proofErr w:type="spellStart"/>
      <w:r>
        <w:rPr>
          <w:rFonts w:hint="cs"/>
          <w:lang w:bidi="fa-IR"/>
        </w:rPr>
        <w:t>لیپیدها</w:t>
      </w:r>
      <w:proofErr w:type="spellEnd"/>
      <w:r>
        <w:rPr>
          <w:rFonts w:hint="cs"/>
          <w:lang w:bidi="fa-IR"/>
        </w:rPr>
        <w:t xml:space="preserve"> و </w:t>
      </w:r>
      <w:proofErr w:type="spellStart"/>
      <w:r>
        <w:rPr>
          <w:rFonts w:hint="cs"/>
          <w:lang w:bidi="fa-IR"/>
        </w:rPr>
        <w:t>پروتئین‌ها</w:t>
      </w:r>
      <w:proofErr w:type="spellEnd"/>
      <w:r>
        <w:rPr>
          <w:rFonts w:hint="cs"/>
          <w:lang w:bidi="fa-IR"/>
        </w:rPr>
        <w:t xml:space="preserve"> است، یکی از </w:t>
      </w:r>
      <w:proofErr w:type="spellStart"/>
      <w:r>
        <w:rPr>
          <w:rFonts w:hint="cs"/>
          <w:lang w:bidi="fa-IR"/>
        </w:rPr>
        <w:t>شاخص‌های</w:t>
      </w:r>
      <w:proofErr w:type="spellEnd"/>
      <w:r>
        <w:rPr>
          <w:rFonts w:hint="cs"/>
          <w:lang w:bidi="fa-IR"/>
        </w:rPr>
        <w:t xml:space="preserve"> </w:t>
      </w:r>
      <w:proofErr w:type="spellStart"/>
      <w:r>
        <w:rPr>
          <w:rFonts w:hint="cs"/>
          <w:lang w:bidi="fa-IR"/>
        </w:rPr>
        <w:t>شناخته‌شده</w:t>
      </w:r>
      <w:proofErr w:type="spellEnd"/>
      <w:r>
        <w:rPr>
          <w:rFonts w:hint="cs"/>
          <w:lang w:bidi="fa-IR"/>
        </w:rPr>
        <w:t xml:space="preserve"> پیری سلولی محسوب </w:t>
      </w:r>
      <w:proofErr w:type="spellStart"/>
      <w:r>
        <w:rPr>
          <w:rFonts w:hint="cs"/>
          <w:lang w:bidi="fa-IR"/>
        </w:rPr>
        <w:t>می‌شود</w:t>
      </w:r>
      <w:proofErr w:type="spellEnd"/>
      <w:r>
        <w:rPr>
          <w:rFonts w:hint="cs"/>
          <w:lang w:bidi="fa-IR"/>
        </w:rPr>
        <w:t xml:space="preserve"> و </w:t>
      </w:r>
      <w:proofErr w:type="spellStart"/>
      <w:r>
        <w:rPr>
          <w:rFonts w:hint="cs"/>
          <w:lang w:bidi="fa-IR"/>
        </w:rPr>
        <w:t>می‌تواند</w:t>
      </w:r>
      <w:proofErr w:type="spellEnd"/>
      <w:r>
        <w:rPr>
          <w:rFonts w:hint="cs"/>
          <w:lang w:bidi="fa-IR"/>
        </w:rPr>
        <w:t xml:space="preserve"> با اختلال در عملکرد طبیعی </w:t>
      </w:r>
      <w:proofErr w:type="spellStart"/>
      <w:r>
        <w:rPr>
          <w:rFonts w:hint="cs"/>
          <w:lang w:bidi="fa-IR"/>
        </w:rPr>
        <w:t>سلول‌ها</w:t>
      </w:r>
      <w:proofErr w:type="spellEnd"/>
      <w:r>
        <w:rPr>
          <w:rFonts w:hint="cs"/>
          <w:lang w:bidi="fa-IR"/>
        </w:rPr>
        <w:t xml:space="preserve"> و کاهش توانایی </w:t>
      </w:r>
      <w:proofErr w:type="spellStart"/>
      <w:r>
        <w:rPr>
          <w:rFonts w:hint="cs"/>
          <w:lang w:bidi="fa-IR"/>
        </w:rPr>
        <w:t>آن‌ها</w:t>
      </w:r>
      <w:proofErr w:type="spellEnd"/>
      <w:r>
        <w:rPr>
          <w:rFonts w:hint="cs"/>
          <w:lang w:bidi="fa-IR"/>
        </w:rPr>
        <w:t xml:space="preserve"> در دفع مواد زائد، در فرایند سالمندی نقش داشته باشد. اگرچه امروزه نقش استرس </w:t>
      </w:r>
      <w:proofErr w:type="spellStart"/>
      <w:r>
        <w:rPr>
          <w:rFonts w:hint="cs"/>
          <w:lang w:bidi="fa-IR"/>
        </w:rPr>
        <w:t>اکسیداتیو</w:t>
      </w:r>
      <w:proofErr w:type="spellEnd"/>
      <w:r>
        <w:rPr>
          <w:rFonts w:hint="cs"/>
          <w:lang w:bidi="fa-IR"/>
        </w:rPr>
        <w:t xml:space="preserve"> در سالمندی </w:t>
      </w:r>
      <w:proofErr w:type="spellStart"/>
      <w:r>
        <w:rPr>
          <w:rFonts w:hint="cs"/>
          <w:lang w:bidi="fa-IR"/>
        </w:rPr>
        <w:t>به‌خوبی</w:t>
      </w:r>
      <w:proofErr w:type="spellEnd"/>
      <w:r>
        <w:rPr>
          <w:rFonts w:hint="cs"/>
          <w:lang w:bidi="fa-IR"/>
        </w:rPr>
        <w:t xml:space="preserve"> پذیرفته شده است، اما پژوهشگران معتقدند که این نظریه </w:t>
      </w:r>
      <w:proofErr w:type="spellStart"/>
      <w:r>
        <w:rPr>
          <w:rFonts w:hint="cs"/>
          <w:lang w:bidi="fa-IR"/>
        </w:rPr>
        <w:t>به‌تنهایی</w:t>
      </w:r>
      <w:proofErr w:type="spellEnd"/>
      <w:r>
        <w:rPr>
          <w:rFonts w:hint="cs"/>
          <w:lang w:bidi="fa-IR"/>
        </w:rPr>
        <w:t xml:space="preserve"> قادر به تبیین تمامی ابعاد پیچیده سالمندی نیست و باید در کنار سایر </w:t>
      </w:r>
      <w:proofErr w:type="spellStart"/>
      <w:r>
        <w:rPr>
          <w:rFonts w:hint="cs"/>
          <w:lang w:bidi="fa-IR"/>
        </w:rPr>
        <w:t>مکانیسم‌های</w:t>
      </w:r>
      <w:proofErr w:type="spellEnd"/>
      <w:r>
        <w:rPr>
          <w:rFonts w:hint="cs"/>
          <w:lang w:bidi="fa-IR"/>
        </w:rPr>
        <w:t xml:space="preserve"> زیستی مورد بررسی قرار گیرد (</w:t>
      </w:r>
      <w:proofErr w:type="spellStart"/>
      <w:r>
        <w:rPr>
          <w:rFonts w:hint="cs"/>
          <w:lang w:bidi="fa-IR"/>
        </w:rPr>
        <w:t>لوپز-اوتین</w:t>
      </w:r>
      <w:proofErr w:type="spellEnd"/>
      <w:r>
        <w:rPr>
          <w:rFonts w:hint="cs"/>
          <w:lang w:bidi="fa-IR"/>
        </w:rPr>
        <w:t xml:space="preserve"> و همکاران، ۲۰۲۳؛ </w:t>
      </w:r>
      <w:proofErr w:type="spellStart"/>
      <w:r>
        <w:rPr>
          <w:rFonts w:hint="cs"/>
          <w:lang w:bidi="fa-IR"/>
        </w:rPr>
        <w:t>گلادیشف</w:t>
      </w:r>
      <w:proofErr w:type="spellEnd"/>
      <w:r>
        <w:rPr>
          <w:rStyle w:val="FootnoteReference"/>
          <w:rFonts w:hint="cs"/>
          <w:lang w:bidi="fa-IR"/>
        </w:rPr>
        <w:footnoteReference w:id="15"/>
      </w:r>
      <w:r>
        <w:rPr>
          <w:rFonts w:hint="cs"/>
          <w:lang w:bidi="fa-IR"/>
        </w:rPr>
        <w:t>، ۲۰۲۴).</w:t>
      </w:r>
    </w:p>
    <w:p w14:paraId="277DDA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۲-۲-۱-۲- نظریه</w:t>
      </w:r>
      <w:r>
        <w:rPr>
          <w:rFonts w:cs="B Titr" w:hint="cs"/>
          <w:b/>
          <w:bCs/>
          <w:sz w:val="30"/>
          <w:szCs w:val="30"/>
          <w:lang w:bidi="fa-IR"/>
        </w:rPr>
        <w:softHyphen/>
        <w:t>های روان</w:t>
      </w:r>
      <w:r>
        <w:rPr>
          <w:rFonts w:cs="B Titr" w:hint="cs"/>
          <w:b/>
          <w:bCs/>
          <w:sz w:val="30"/>
          <w:szCs w:val="30"/>
          <w:lang w:bidi="fa-IR"/>
        </w:rPr>
        <w:softHyphen/>
        <w:t>شناختی</w:t>
      </w:r>
    </w:p>
    <w:p w14:paraId="2227D62D" w14:textId="77777777" w:rsidR="00912462" w:rsidRDefault="00000000">
      <w:pPr>
        <w:ind w:firstLine="397"/>
        <w:jc w:val="both"/>
        <w:rPr>
          <w:rFonts w:cs="B Lotus"/>
          <w:color w:val="auto"/>
          <w:lang w:bidi="fa-IR"/>
        </w:rPr>
      </w:pPr>
      <w:proofErr w:type="spellStart"/>
      <w:r>
        <w:rPr>
          <w:rFonts w:hint="cs"/>
          <w:lang w:bidi="fa-IR"/>
        </w:rPr>
        <w:t>نظریه‌های</w:t>
      </w:r>
      <w:proofErr w:type="spellEnd"/>
      <w:r>
        <w:rPr>
          <w:rFonts w:hint="cs"/>
          <w:lang w:bidi="fa-IR"/>
        </w:rPr>
        <w:t xml:space="preserve"> </w:t>
      </w:r>
      <w:proofErr w:type="spellStart"/>
      <w:r>
        <w:rPr>
          <w:rFonts w:hint="cs"/>
          <w:lang w:bidi="fa-IR"/>
        </w:rPr>
        <w:t>روان‌شناختی</w:t>
      </w:r>
      <w:proofErr w:type="spellEnd"/>
      <w:r>
        <w:rPr>
          <w:rFonts w:hint="cs"/>
          <w:lang w:bidi="fa-IR"/>
        </w:rPr>
        <w:t xml:space="preserve"> سالمندی در </w:t>
      </w:r>
      <w:proofErr w:type="spellStart"/>
      <w:r>
        <w:rPr>
          <w:rFonts w:hint="cs"/>
          <w:lang w:bidi="fa-IR"/>
        </w:rPr>
        <w:t>تلاش‌اند</w:t>
      </w:r>
      <w:proofErr w:type="spellEnd"/>
      <w:r>
        <w:rPr>
          <w:rFonts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6D50506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۱-۲-۲-۱-۲- نظریه گولد</w:t>
      </w:r>
    </w:p>
    <w:p w14:paraId="3D29EB11" w14:textId="77777777" w:rsidR="00912462" w:rsidRDefault="00000000">
      <w:pPr>
        <w:ind w:firstLine="397"/>
        <w:jc w:val="both"/>
        <w:rPr>
          <w:rFonts w:cs="B Lotus"/>
          <w:color w:val="auto"/>
          <w:lang w:bidi="fa-IR"/>
        </w:rPr>
      </w:pPr>
      <w:proofErr w:type="spellStart"/>
      <w:r>
        <w:rPr>
          <w:rFonts w:hint="cs"/>
          <w:lang w:bidi="fa-IR"/>
        </w:rPr>
        <w:t>راجر</w:t>
      </w:r>
      <w:proofErr w:type="spellEnd"/>
      <w:r>
        <w:rPr>
          <w:rFonts w:hint="cs"/>
          <w:lang w:bidi="fa-IR"/>
        </w:rPr>
        <w:t xml:space="preserve"> گولد</w:t>
      </w:r>
      <w:r>
        <w:rPr>
          <w:rStyle w:val="FootnoteReference"/>
          <w:rFonts w:hint="cs"/>
          <w:lang w:bidi="fa-IR"/>
        </w:rPr>
        <w:footnoteReference w:id="16"/>
      </w:r>
      <w:r>
        <w:rPr>
          <w:rFonts w:hint="cs"/>
          <w:lang w:bidi="fa-IR"/>
        </w:rPr>
        <w:t xml:space="preserve"> سالمندی را </w:t>
      </w:r>
      <w:proofErr w:type="spellStart"/>
      <w:r>
        <w:rPr>
          <w:rFonts w:hint="cs"/>
          <w:lang w:bidi="fa-IR"/>
        </w:rPr>
        <w:t>مرحله‌ای</w:t>
      </w:r>
      <w:proofErr w:type="spellEnd"/>
      <w:r>
        <w:rPr>
          <w:rFonts w:hint="cs"/>
          <w:lang w:bidi="fa-IR"/>
        </w:rPr>
        <w:t xml:space="preserve"> از زندگی </w:t>
      </w:r>
      <w:proofErr w:type="spellStart"/>
      <w:r>
        <w:rPr>
          <w:rFonts w:hint="cs"/>
          <w:lang w:bidi="fa-IR"/>
        </w:rPr>
        <w:t>می‌داند</w:t>
      </w:r>
      <w:proofErr w:type="spellEnd"/>
      <w:r>
        <w:rPr>
          <w:rFonts w:hint="cs"/>
          <w:lang w:bidi="fa-IR"/>
        </w:rPr>
        <w:t xml:space="preserve"> که با افزایش </w:t>
      </w:r>
      <w:proofErr w:type="spellStart"/>
      <w:r>
        <w:rPr>
          <w:rFonts w:hint="cs"/>
          <w:lang w:bidi="fa-IR"/>
        </w:rPr>
        <w:t>نرم‌خویی</w:t>
      </w:r>
      <w:proofErr w:type="spellEnd"/>
      <w:r>
        <w:rPr>
          <w:rFonts w:hint="cs"/>
          <w:lang w:bidi="fa-IR"/>
        </w:rPr>
        <w:t xml:space="preserve">، گرمی عاطفی، بازنگری در روابط با والدین، فرزندان و دوستان، مرور </w:t>
      </w:r>
      <w:proofErr w:type="spellStart"/>
      <w:r>
        <w:rPr>
          <w:rFonts w:hint="cs"/>
          <w:lang w:bidi="fa-IR"/>
        </w:rPr>
        <w:t>تجربه‌های</w:t>
      </w:r>
      <w:proofErr w:type="spellEnd"/>
      <w:r>
        <w:rPr>
          <w:rFonts w:hint="cs"/>
          <w:lang w:bidi="fa-IR"/>
        </w:rPr>
        <w:t xml:space="preserve"> گذشته و طرح دوباره </w:t>
      </w:r>
      <w:proofErr w:type="spellStart"/>
      <w:r>
        <w:rPr>
          <w:rFonts w:hint="cs"/>
          <w:lang w:bidi="fa-IR"/>
        </w:rPr>
        <w:t>پرسش‌هایی</w:t>
      </w:r>
      <w:proofErr w:type="spellEnd"/>
      <w:r>
        <w:rPr>
          <w:rFonts w:hint="cs"/>
          <w:lang w:bidi="fa-IR"/>
        </w:rPr>
        <w:t xml:space="preserve">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lang w:bidi="fa-IR"/>
        </w:rPr>
        <w:t>می‌کنند</w:t>
      </w:r>
      <w:proofErr w:type="spellEnd"/>
      <w:r>
        <w:rPr>
          <w:rFonts w:hint="cs"/>
          <w:lang w:bidi="fa-IR"/>
        </w:rPr>
        <w:t xml:space="preserve"> (گولد، ۲۰۰۱، ترجمه </w:t>
      </w:r>
      <w:proofErr w:type="spellStart"/>
      <w:r>
        <w:rPr>
          <w:rFonts w:hint="cs"/>
          <w:lang w:bidi="fa-IR"/>
        </w:rPr>
        <w:t>فروغیان</w:t>
      </w:r>
      <w:proofErr w:type="spellEnd"/>
      <w:r>
        <w:rPr>
          <w:rFonts w:hint="cs"/>
          <w:lang w:bidi="fa-IR"/>
        </w:rPr>
        <w:t>، ۱۳۹۲).</w:t>
      </w:r>
    </w:p>
    <w:p w14:paraId="0C2BCF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۲-۲-۲-۱-۲- نظریه </w:t>
      </w:r>
      <w:proofErr w:type="spellStart"/>
      <w:r>
        <w:rPr>
          <w:rFonts w:cs="B Titr" w:hint="cs"/>
          <w:b/>
          <w:bCs/>
          <w:sz w:val="30"/>
          <w:szCs w:val="30"/>
          <w:lang w:bidi="fa-IR"/>
        </w:rPr>
        <w:t>لوینسون</w:t>
      </w:r>
      <w:proofErr w:type="spellEnd"/>
      <w:r>
        <w:rPr>
          <w:rFonts w:cs="B Titr" w:hint="cs"/>
          <w:b/>
          <w:bCs/>
          <w:sz w:val="30"/>
          <w:szCs w:val="30"/>
          <w:lang w:bidi="fa-IR"/>
        </w:rPr>
        <w:t xml:space="preserve"> و شی</w:t>
      </w:r>
    </w:p>
    <w:p w14:paraId="07B32ACD" w14:textId="77777777" w:rsidR="00912462" w:rsidRDefault="00000000">
      <w:pPr>
        <w:ind w:firstLine="397"/>
        <w:jc w:val="both"/>
        <w:rPr>
          <w:rFonts w:cs="B Lotus"/>
          <w:color w:val="auto"/>
          <w:lang w:bidi="fa-IR"/>
        </w:rPr>
      </w:pPr>
      <w:proofErr w:type="spellStart"/>
      <w:r>
        <w:rPr>
          <w:rFonts w:hint="cs"/>
          <w:lang w:bidi="fa-IR"/>
        </w:rPr>
        <w:t>دانیل</w:t>
      </w:r>
      <w:proofErr w:type="spellEnd"/>
      <w:r>
        <w:rPr>
          <w:rFonts w:hint="cs"/>
          <w:lang w:bidi="fa-IR"/>
        </w:rPr>
        <w:t xml:space="preserve"> </w:t>
      </w:r>
      <w:proofErr w:type="spellStart"/>
      <w:r>
        <w:rPr>
          <w:rFonts w:hint="cs"/>
          <w:lang w:bidi="fa-IR"/>
        </w:rPr>
        <w:t>لوینسون</w:t>
      </w:r>
      <w:proofErr w:type="spellEnd"/>
      <w:r>
        <w:rPr>
          <w:rStyle w:val="FootnoteReference"/>
          <w:rFonts w:hint="cs"/>
          <w:lang w:bidi="fa-IR"/>
        </w:rPr>
        <w:footnoteReference w:id="17"/>
      </w:r>
      <w:r>
        <w:rPr>
          <w:rFonts w:hint="cs"/>
          <w:lang w:bidi="fa-IR"/>
        </w:rPr>
        <w:t xml:space="preserve">(۱۹۷۸؛ به نقل از رایس،۲۰۰۱، ترجمه </w:t>
      </w:r>
      <w:proofErr w:type="spellStart"/>
      <w:r>
        <w:rPr>
          <w:rFonts w:hint="cs"/>
          <w:lang w:bidi="fa-IR"/>
        </w:rPr>
        <w:t>فروغان</w:t>
      </w:r>
      <w:proofErr w:type="spellEnd"/>
      <w:r>
        <w:rPr>
          <w:rFonts w:hint="cs"/>
          <w:lang w:bidi="fa-IR"/>
        </w:rPr>
        <w:t>، ۱۳۹۲) سالمندی را مواجهه با خود و زندگی و نیاز به برقراری صلح جهانی می</w:t>
      </w:r>
      <w:r>
        <w:rPr>
          <w:rFonts w:hint="cs"/>
          <w:lang w:bidi="fa-IR"/>
        </w:rPr>
        <w:softHyphen/>
        <w:t>داند. شی</w:t>
      </w:r>
      <w:r>
        <w:rPr>
          <w:rStyle w:val="FootnoteReference"/>
          <w:rFonts w:hint="cs"/>
          <w:lang w:bidi="fa-IR"/>
        </w:rPr>
        <w:footnoteReference w:id="18"/>
      </w:r>
      <w:r>
        <w:rPr>
          <w:rFonts w:hint="cs"/>
          <w:lang w:bidi="fa-IR"/>
        </w:rPr>
        <w:t>)۱۹۷۹؛ به نقل از منصور، ۱۳۸۶) سالمندی را مرحله ایجاد وحدت و تمامیت می</w:t>
      </w:r>
      <w:r>
        <w:rPr>
          <w:rFonts w:hint="cs"/>
          <w:lang w:bidi="fa-IR"/>
        </w:rPr>
        <w:softHyphen/>
        <w:t xml:space="preserve">داند و فرد بیشتر بر </w:t>
      </w:r>
      <w:proofErr w:type="spellStart"/>
      <w:r>
        <w:rPr>
          <w:rFonts w:hint="cs"/>
          <w:lang w:bidi="fa-IR"/>
        </w:rPr>
        <w:t>هدفها</w:t>
      </w:r>
      <w:proofErr w:type="spellEnd"/>
      <w:r>
        <w:rPr>
          <w:rFonts w:hint="cs"/>
          <w:lang w:bidi="fa-IR"/>
        </w:rPr>
        <w:t xml:space="preserve"> و اعمال خویش متمرکز است و از بسیاری از فعالیت</w:t>
      </w:r>
      <w:r>
        <w:rPr>
          <w:rFonts w:hint="cs"/>
          <w:lang w:bidi="fa-IR"/>
        </w:rPr>
        <w:softHyphen/>
        <w:t>ها انصراف حاصل می</w:t>
      </w:r>
      <w:r>
        <w:rPr>
          <w:rFonts w:hint="cs"/>
          <w:lang w:bidi="fa-IR"/>
        </w:rPr>
        <w:softHyphen/>
        <w:t>کند.</w:t>
      </w:r>
    </w:p>
    <w:p w14:paraId="7F7D9E5C"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۳-۲-۲-۱-۲- نظریه </w:t>
      </w:r>
      <w:proofErr w:type="spellStart"/>
      <w:r>
        <w:rPr>
          <w:rFonts w:cs="B Titr" w:hint="cs"/>
          <w:b/>
          <w:bCs/>
          <w:sz w:val="30"/>
          <w:szCs w:val="30"/>
          <w:lang w:bidi="fa-IR"/>
        </w:rPr>
        <w:t>اریکسون</w:t>
      </w:r>
      <w:proofErr w:type="spellEnd"/>
    </w:p>
    <w:p w14:paraId="11312FDA" w14:textId="77777777" w:rsidR="00912462" w:rsidRDefault="00000000">
      <w:pPr>
        <w:ind w:firstLine="397"/>
        <w:jc w:val="both"/>
        <w:rPr>
          <w:rFonts w:cs="B Lotus"/>
          <w:color w:val="auto"/>
          <w:lang w:bidi="fa-IR"/>
        </w:rPr>
      </w:pPr>
      <w:r>
        <w:rPr>
          <w:rFonts w:hint="cs"/>
          <w:lang w:bidi="fa-IR"/>
        </w:rPr>
        <w:t xml:space="preserve">از دیدگاه </w:t>
      </w:r>
      <w:proofErr w:type="spellStart"/>
      <w:r>
        <w:rPr>
          <w:rFonts w:hint="cs"/>
          <w:lang w:bidi="fa-IR"/>
        </w:rPr>
        <w:t>اریکسون</w:t>
      </w:r>
      <w:proofErr w:type="spellEnd"/>
      <w:r>
        <w:rPr>
          <w:rStyle w:val="FootnoteReference"/>
          <w:rFonts w:hint="cs"/>
          <w:lang w:bidi="fa-IR"/>
        </w:rPr>
        <w:footnoteReference w:id="19"/>
      </w:r>
      <w:r>
        <w:rPr>
          <w:rFonts w:hint="cs"/>
          <w:lang w:bidi="fa-IR"/>
        </w:rPr>
        <w:t xml:space="preserve">، واپسین مرحله رشد روانی ـ اجتماعی با تعارض «انسجام من در برابر ناامیدی» مشخص </w:t>
      </w:r>
      <w:proofErr w:type="spellStart"/>
      <w:r>
        <w:rPr>
          <w:rFonts w:hint="cs"/>
          <w:lang w:bidi="fa-IR"/>
        </w:rPr>
        <w:t>می‌شود</w:t>
      </w:r>
      <w:proofErr w:type="spellEnd"/>
      <w:r>
        <w:rPr>
          <w:rFonts w:hint="cs"/>
          <w:lang w:bidi="fa-IR"/>
        </w:rPr>
        <w:t xml:space="preserve">. در این مرحله، سالمندان زندگی گذشته خود را مرور و </w:t>
      </w:r>
      <w:proofErr w:type="spellStart"/>
      <w:r>
        <w:rPr>
          <w:rFonts w:hint="cs"/>
          <w:lang w:bidi="fa-IR"/>
        </w:rPr>
        <w:t>موفقیت‌ها</w:t>
      </w:r>
      <w:proofErr w:type="spellEnd"/>
      <w:r>
        <w:rPr>
          <w:rFonts w:hint="cs"/>
          <w:lang w:bidi="fa-IR"/>
        </w:rPr>
        <w:t xml:space="preserve"> و </w:t>
      </w:r>
      <w:proofErr w:type="spellStart"/>
      <w:r>
        <w:rPr>
          <w:rFonts w:hint="cs"/>
          <w:lang w:bidi="fa-IR"/>
        </w:rPr>
        <w:t>شکست‌هایشان</w:t>
      </w:r>
      <w:proofErr w:type="spellEnd"/>
      <w:r>
        <w:rPr>
          <w:rFonts w:hint="cs"/>
          <w:lang w:bidi="fa-IR"/>
        </w:rPr>
        <w:t xml:space="preserve"> را ارزیابی </w:t>
      </w:r>
      <w:proofErr w:type="spellStart"/>
      <w:r>
        <w:rPr>
          <w:rFonts w:hint="cs"/>
          <w:lang w:bidi="fa-IR"/>
        </w:rPr>
        <w:lastRenderedPageBreak/>
        <w:t>می‌کنند</w:t>
      </w:r>
      <w:proofErr w:type="spellEnd"/>
      <w:r>
        <w:rPr>
          <w:rFonts w:hint="cs"/>
          <w:lang w:bidi="fa-IR"/>
        </w:rPr>
        <w:t xml:space="preserve"> و </w:t>
      </w:r>
      <w:proofErr w:type="spellStart"/>
      <w:r>
        <w:rPr>
          <w:rFonts w:hint="cs"/>
          <w:lang w:bidi="fa-IR"/>
        </w:rPr>
        <w:t>می‌کوشند</w:t>
      </w:r>
      <w:proofErr w:type="spellEnd"/>
      <w:r>
        <w:rPr>
          <w:rFonts w:hint="cs"/>
          <w:lang w:bidi="fa-IR"/>
        </w:rPr>
        <w:t xml:space="preserve"> برای زندگی خود معنا و انسجام بیابند. افرادی که گذشته خود را با احساس رضایت و پذیرش ارزیابی </w:t>
      </w:r>
      <w:proofErr w:type="spellStart"/>
      <w:r>
        <w:rPr>
          <w:rFonts w:hint="cs"/>
          <w:lang w:bidi="fa-IR"/>
        </w:rPr>
        <w:t>می‌کنند</w:t>
      </w:r>
      <w:proofErr w:type="spellEnd"/>
      <w:r>
        <w:rPr>
          <w:rFonts w:hint="cs"/>
          <w:lang w:bidi="fa-IR"/>
        </w:rPr>
        <w:t xml:space="preserve">، به احساس انسجام، آرامش و خرد دست </w:t>
      </w:r>
      <w:proofErr w:type="spellStart"/>
      <w:r>
        <w:rPr>
          <w:rFonts w:hint="cs"/>
          <w:lang w:bidi="fa-IR"/>
        </w:rPr>
        <w:t>می‌یابند</w:t>
      </w:r>
      <w:proofErr w:type="spellEnd"/>
      <w:r>
        <w:rPr>
          <w:rFonts w:hint="cs"/>
          <w:lang w:bidi="fa-IR"/>
        </w:rPr>
        <w:t xml:space="preserve">؛ در مقابل، کسانی که زندگی خود را سرشار از </w:t>
      </w:r>
      <w:proofErr w:type="spellStart"/>
      <w:r>
        <w:rPr>
          <w:rFonts w:hint="cs"/>
          <w:lang w:bidi="fa-IR"/>
        </w:rPr>
        <w:t>فرصت‌های</w:t>
      </w:r>
      <w:proofErr w:type="spellEnd"/>
      <w:r>
        <w:rPr>
          <w:rFonts w:hint="cs"/>
          <w:lang w:bidi="fa-IR"/>
        </w:rPr>
        <w:t xml:space="preserve"> </w:t>
      </w:r>
      <w:proofErr w:type="spellStart"/>
      <w:r>
        <w:rPr>
          <w:rFonts w:hint="cs"/>
          <w:lang w:bidi="fa-IR"/>
        </w:rPr>
        <w:t>ازدست‌رفته</w:t>
      </w:r>
      <w:proofErr w:type="spellEnd"/>
      <w:r>
        <w:rPr>
          <w:rFonts w:hint="cs"/>
          <w:lang w:bidi="fa-IR"/>
        </w:rPr>
        <w:t xml:space="preserve"> و ناکامی </w:t>
      </w:r>
      <w:proofErr w:type="spellStart"/>
      <w:r>
        <w:rPr>
          <w:rFonts w:hint="cs"/>
          <w:lang w:bidi="fa-IR"/>
        </w:rPr>
        <w:t>می‌دانند</w:t>
      </w:r>
      <w:proofErr w:type="spellEnd"/>
      <w:r>
        <w:rPr>
          <w:rFonts w:hint="cs"/>
          <w:lang w:bidi="fa-IR"/>
        </w:rPr>
        <w:t xml:space="preserve">، ممکن است دچار احساس ناامیدی، پوچی و ترس از مرگ شوند. از </w:t>
      </w:r>
      <w:proofErr w:type="spellStart"/>
      <w:r>
        <w:rPr>
          <w:rFonts w:hint="cs"/>
          <w:lang w:bidi="fa-IR"/>
        </w:rPr>
        <w:t>این‌رو</w:t>
      </w:r>
      <w:proofErr w:type="spellEnd"/>
      <w:r>
        <w:rPr>
          <w:rFonts w:hint="cs"/>
          <w:lang w:bidi="fa-IR"/>
        </w:rPr>
        <w:t>، دستیابی به احساس انسجام در این مرحله نقش مهمی در سلامت روان و سازگاری سالمندان دارد (</w:t>
      </w:r>
      <w:proofErr w:type="spellStart"/>
      <w:r>
        <w:rPr>
          <w:rFonts w:hint="cs"/>
          <w:lang w:bidi="fa-IR"/>
        </w:rPr>
        <w:t>اریکسون</w:t>
      </w:r>
      <w:proofErr w:type="spellEnd"/>
      <w:r>
        <w:rPr>
          <w:rFonts w:hint="cs"/>
          <w:lang w:bidi="fa-IR"/>
        </w:rPr>
        <w:t xml:space="preserve">، ۱۹۸۲؛ </w:t>
      </w:r>
      <w:proofErr w:type="spellStart"/>
      <w:r>
        <w:rPr>
          <w:rFonts w:hint="cs"/>
          <w:lang w:bidi="fa-IR"/>
        </w:rPr>
        <w:t>اریکسون</w:t>
      </w:r>
      <w:proofErr w:type="spellEnd"/>
      <w:r>
        <w:rPr>
          <w:rFonts w:hint="cs"/>
          <w:lang w:bidi="fa-IR"/>
        </w:rPr>
        <w:t xml:space="preserve"> و </w:t>
      </w:r>
      <w:proofErr w:type="spellStart"/>
      <w:r>
        <w:rPr>
          <w:rFonts w:hint="cs"/>
          <w:lang w:bidi="fa-IR"/>
        </w:rPr>
        <w:t>کیونیو</w:t>
      </w:r>
      <w:proofErr w:type="spellEnd"/>
      <w:r>
        <w:rPr>
          <w:rStyle w:val="FootnoteReference"/>
          <w:rFonts w:hint="cs"/>
          <w:lang w:bidi="fa-IR"/>
        </w:rPr>
        <w:footnoteReference w:id="20"/>
      </w:r>
      <w:r>
        <w:rPr>
          <w:rFonts w:hint="cs"/>
          <w:lang w:bidi="fa-IR"/>
        </w:rPr>
        <w:t>، ۱۹۸۶).</w:t>
      </w:r>
    </w:p>
    <w:p w14:paraId="27057E9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۳-۲-۱-۲- نظریه</w:t>
      </w:r>
      <w:r>
        <w:rPr>
          <w:rFonts w:cs="B Titr" w:hint="cs"/>
          <w:b/>
          <w:bCs/>
          <w:sz w:val="30"/>
          <w:szCs w:val="30"/>
          <w:lang w:bidi="fa-IR"/>
        </w:rPr>
        <w:softHyphen/>
        <w:t>های جامعه شناختی</w:t>
      </w:r>
    </w:p>
    <w:p w14:paraId="18D50EEA" w14:textId="77777777" w:rsidR="00912462" w:rsidRDefault="00000000" w:rsidP="00503BED">
      <w:pPr>
        <w:keepNext/>
        <w:keepLines/>
        <w:spacing w:before="240" w:after="100" w:line="276" w:lineRule="auto"/>
        <w:rPr>
          <w:rFonts w:cs="B Lotus"/>
          <w:b/>
          <w:bCs/>
          <w:color w:val="auto"/>
          <w:lang w:bidi="fa-IR"/>
        </w:rPr>
      </w:pPr>
      <w:bookmarkStart w:id="11" w:name="_Hlk215535516"/>
      <w:r>
        <w:rPr>
          <w:rFonts w:cs="B Titr" w:hint="cs"/>
          <w:b/>
          <w:bCs/>
          <w:sz w:val="30"/>
          <w:szCs w:val="30"/>
          <w:lang w:bidi="fa-IR"/>
        </w:rPr>
        <w:t xml:space="preserve">۱-۳-۲-۱-۲- </w:t>
      </w:r>
      <w:bookmarkEnd w:id="11"/>
      <w:r>
        <w:rPr>
          <w:rFonts w:cs="B Titr" w:hint="cs"/>
          <w:b/>
          <w:bCs/>
          <w:sz w:val="30"/>
          <w:szCs w:val="30"/>
          <w:lang w:bidi="fa-IR"/>
        </w:rPr>
        <w:t>نظریه عدم تعهد</w:t>
      </w:r>
    </w:p>
    <w:p w14:paraId="40A9EE1D" w14:textId="77777777" w:rsidR="00912462" w:rsidRDefault="00000000">
      <w:pPr>
        <w:ind w:firstLine="397"/>
        <w:jc w:val="both"/>
        <w:rPr>
          <w:rFonts w:cs="B Lotus"/>
          <w:color w:val="auto"/>
          <w:lang w:bidi="fa-IR"/>
        </w:rPr>
      </w:pPr>
      <w:r>
        <w:rPr>
          <w:rFonts w:hint="cs"/>
          <w:lang w:bidi="fa-IR"/>
        </w:rPr>
        <w:t>نظریه عدم تعهد</w:t>
      </w:r>
      <w:r>
        <w:rPr>
          <w:rStyle w:val="FootnoteReference"/>
          <w:rFonts w:hint="cs"/>
          <w:lang w:bidi="fa-IR"/>
        </w:rPr>
        <w:footnoteReference w:id="21"/>
      </w:r>
      <w:r>
        <w:rPr>
          <w:rFonts w:hint="cs"/>
          <w:lang w:bidi="fa-IR"/>
        </w:rPr>
        <w:t xml:space="preserve">که توسط </w:t>
      </w:r>
      <w:proofErr w:type="spellStart"/>
      <w:r>
        <w:rPr>
          <w:rFonts w:hint="cs"/>
          <w:lang w:bidi="fa-IR"/>
        </w:rPr>
        <w:t>کامینگ</w:t>
      </w:r>
      <w:proofErr w:type="spellEnd"/>
      <w:r>
        <w:rPr>
          <w:rFonts w:hint="cs"/>
          <w:lang w:bidi="fa-IR"/>
        </w:rPr>
        <w:t xml:space="preserve"> و هنری ارائه شد، بیان </w:t>
      </w:r>
      <w:proofErr w:type="spellStart"/>
      <w:r>
        <w:rPr>
          <w:rFonts w:hint="cs"/>
          <w:lang w:bidi="fa-IR"/>
        </w:rPr>
        <w:t>می‌کند</w:t>
      </w:r>
      <w:proofErr w:type="spellEnd"/>
      <w:r>
        <w:rPr>
          <w:rFonts w:hint="cs"/>
          <w:lang w:bidi="fa-IR"/>
        </w:rPr>
        <w:t xml:space="preserve"> که سالمندی با کاهش تدریجی تعاملات و </w:t>
      </w:r>
      <w:proofErr w:type="spellStart"/>
      <w:r>
        <w:rPr>
          <w:rFonts w:hint="cs"/>
          <w:lang w:bidi="fa-IR"/>
        </w:rPr>
        <w:t>نقش‌های</w:t>
      </w:r>
      <w:proofErr w:type="spellEnd"/>
      <w:r>
        <w:rPr>
          <w:rFonts w:hint="cs"/>
          <w:lang w:bidi="fa-IR"/>
        </w:rPr>
        <w:t xml:space="preserve"> اجتماعی همراه است. بر اساس این نظریه، با افزایش سن، فرد </w:t>
      </w:r>
      <w:proofErr w:type="spellStart"/>
      <w:r>
        <w:rPr>
          <w:rFonts w:hint="cs"/>
          <w:lang w:bidi="fa-IR"/>
        </w:rPr>
        <w:t>به‌تدریج</w:t>
      </w:r>
      <w:proofErr w:type="spellEnd"/>
      <w:r>
        <w:rPr>
          <w:rFonts w:hint="cs"/>
          <w:lang w:bidi="fa-IR"/>
        </w:rPr>
        <w:t xml:space="preserve"> از برخی </w:t>
      </w:r>
      <w:proofErr w:type="spellStart"/>
      <w:r>
        <w:rPr>
          <w:rFonts w:hint="cs"/>
          <w:lang w:bidi="fa-IR"/>
        </w:rPr>
        <w:t>مسئولیت‌ها</w:t>
      </w:r>
      <w:proofErr w:type="spellEnd"/>
      <w:r>
        <w:rPr>
          <w:rFonts w:hint="cs"/>
          <w:lang w:bidi="fa-IR"/>
        </w:rPr>
        <w:t xml:space="preserve"> و روابط اجتماعی فاصله </w:t>
      </w:r>
      <w:proofErr w:type="spellStart"/>
      <w:r>
        <w:rPr>
          <w:rFonts w:hint="cs"/>
          <w:lang w:bidi="fa-IR"/>
        </w:rPr>
        <w:t>می‌گیرد</w:t>
      </w:r>
      <w:proofErr w:type="spellEnd"/>
      <w:r>
        <w:rPr>
          <w:rFonts w:hint="cs"/>
          <w:lang w:bidi="fa-IR"/>
        </w:rPr>
        <w:t xml:space="preserve"> و جامعه نیز متقابلاً </w:t>
      </w:r>
      <w:proofErr w:type="spellStart"/>
      <w:r>
        <w:rPr>
          <w:rFonts w:hint="cs"/>
          <w:lang w:bidi="fa-IR"/>
        </w:rPr>
        <w:t>نقش‌های</w:t>
      </w:r>
      <w:proofErr w:type="spellEnd"/>
      <w:r>
        <w:rPr>
          <w:rFonts w:hint="cs"/>
          <w:lang w:bidi="fa-IR"/>
        </w:rPr>
        <w:t xml:space="preserve"> کمتری به او واگذار </w:t>
      </w:r>
      <w:proofErr w:type="spellStart"/>
      <w:r>
        <w:rPr>
          <w:rFonts w:hint="cs"/>
          <w:lang w:bidi="fa-IR"/>
        </w:rPr>
        <w:t>می‌کند</w:t>
      </w:r>
      <w:proofErr w:type="spellEnd"/>
      <w:r>
        <w:rPr>
          <w:rFonts w:hint="cs"/>
          <w:lang w:bidi="fa-IR"/>
        </w:rPr>
        <w:t xml:space="preserve">. این فرایند به سالمند فرصت </w:t>
      </w:r>
      <w:proofErr w:type="spellStart"/>
      <w:r>
        <w:rPr>
          <w:rFonts w:hint="cs"/>
          <w:lang w:bidi="fa-IR"/>
        </w:rPr>
        <w:t>می‌دهد</w:t>
      </w:r>
      <w:proofErr w:type="spellEnd"/>
      <w:r>
        <w:rPr>
          <w:rFonts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lang w:bidi="fa-IR"/>
        </w:rPr>
        <w:t>زمینه‌ساز</w:t>
      </w:r>
      <w:proofErr w:type="spellEnd"/>
      <w:r>
        <w:rPr>
          <w:rFonts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lang w:bidi="fa-IR"/>
        </w:rPr>
        <w:t>نقش‌های</w:t>
      </w:r>
      <w:proofErr w:type="spellEnd"/>
      <w:r>
        <w:rPr>
          <w:rFonts w:hint="cs"/>
          <w:lang w:bidi="fa-IR"/>
        </w:rPr>
        <w:t xml:space="preserve"> فعال در دوران سالمندی تأکید کردند (</w:t>
      </w:r>
      <w:proofErr w:type="spellStart"/>
      <w:r>
        <w:rPr>
          <w:rFonts w:hint="cs"/>
          <w:lang w:bidi="fa-IR"/>
        </w:rPr>
        <w:t>کامینگ</w:t>
      </w:r>
      <w:proofErr w:type="spellEnd"/>
      <w:r>
        <w:rPr>
          <w:rFonts w:hint="cs"/>
          <w:lang w:bidi="fa-IR"/>
        </w:rPr>
        <w:t xml:space="preserve"> و هنری</w:t>
      </w:r>
      <w:r>
        <w:rPr>
          <w:rStyle w:val="FootnoteReference"/>
          <w:rFonts w:hint="cs"/>
          <w:lang w:bidi="fa-IR"/>
        </w:rPr>
        <w:footnoteReference w:id="22"/>
      </w:r>
      <w:r>
        <w:rPr>
          <w:rFonts w:hint="cs"/>
          <w:lang w:bidi="fa-IR"/>
        </w:rPr>
        <w:t xml:space="preserve">، ۱۹۶۱؛ </w:t>
      </w:r>
      <w:proofErr w:type="spellStart"/>
      <w:r>
        <w:rPr>
          <w:rFonts w:hint="cs"/>
          <w:lang w:bidi="fa-IR"/>
        </w:rPr>
        <w:t>آچلی</w:t>
      </w:r>
      <w:proofErr w:type="spellEnd"/>
      <w:r>
        <w:rPr>
          <w:rStyle w:val="FootnoteReference"/>
          <w:rFonts w:hint="cs"/>
          <w:lang w:bidi="fa-IR"/>
        </w:rPr>
        <w:footnoteReference w:id="23"/>
      </w:r>
      <w:r>
        <w:rPr>
          <w:rFonts w:hint="cs"/>
          <w:lang w:bidi="fa-IR"/>
        </w:rPr>
        <w:t>، ۲۰۱۶).</w:t>
      </w:r>
    </w:p>
    <w:p w14:paraId="5220B6D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۲-۳-۲-۱-۲- نظریه فعالیت</w:t>
      </w:r>
    </w:p>
    <w:p w14:paraId="4C130396" w14:textId="77777777" w:rsidR="00912462" w:rsidRDefault="00000000">
      <w:pPr>
        <w:ind w:firstLine="397"/>
        <w:jc w:val="both"/>
        <w:rPr>
          <w:rFonts w:cs="B Lotus"/>
          <w:color w:val="auto"/>
          <w:lang w:bidi="fa-IR"/>
        </w:rPr>
      </w:pPr>
      <w:r>
        <w:rPr>
          <w:rFonts w:hint="cs"/>
          <w:lang w:bidi="fa-IR"/>
        </w:rPr>
        <w:t>نظریه فعالیت</w:t>
      </w:r>
      <w:r>
        <w:rPr>
          <w:rStyle w:val="FootnoteReference"/>
          <w:rFonts w:hint="cs"/>
          <w:lang w:bidi="fa-IR"/>
        </w:rPr>
        <w:footnoteReference w:id="24"/>
      </w:r>
      <w:r>
        <w:rPr>
          <w:rFonts w:hint="cs"/>
          <w:lang w:bidi="fa-IR"/>
        </w:rPr>
        <w:t xml:space="preserve">که توسط </w:t>
      </w:r>
      <w:proofErr w:type="spellStart"/>
      <w:r>
        <w:rPr>
          <w:rFonts w:hint="cs"/>
          <w:lang w:bidi="fa-IR"/>
        </w:rPr>
        <w:t>هاویگهرست</w:t>
      </w:r>
      <w:proofErr w:type="spellEnd"/>
      <w:r>
        <w:rPr>
          <w:rFonts w:hint="cs"/>
          <w:lang w:bidi="fa-IR"/>
        </w:rPr>
        <w:t xml:space="preserve"> و همکاران مطرح شد، در تقابل با نظریه عدم تعهد قرار دارد. بر اساس این نظریه، حفظ </w:t>
      </w:r>
      <w:proofErr w:type="spellStart"/>
      <w:r>
        <w:rPr>
          <w:rFonts w:hint="cs"/>
          <w:lang w:bidi="fa-IR"/>
        </w:rPr>
        <w:t>فعالیت‌های</w:t>
      </w:r>
      <w:proofErr w:type="spellEnd"/>
      <w:r>
        <w:rPr>
          <w:rFonts w:hint="cs"/>
          <w:lang w:bidi="fa-IR"/>
        </w:rPr>
        <w:t xml:space="preserve"> جسمی، روانی و اجتماعی و تداوم ایفای </w:t>
      </w:r>
      <w:proofErr w:type="spellStart"/>
      <w:r>
        <w:rPr>
          <w:rFonts w:hint="cs"/>
          <w:lang w:bidi="fa-IR"/>
        </w:rPr>
        <w:t>نقش‌های</w:t>
      </w:r>
      <w:proofErr w:type="spellEnd"/>
      <w:r>
        <w:rPr>
          <w:rFonts w:hint="cs"/>
          <w:lang w:bidi="fa-IR"/>
        </w:rPr>
        <w:t xml:space="preserve"> معنادار، نقش مهمی در رضایت از زندگی و سلامت سالمندان دارد. این دیدگاه بیان </w:t>
      </w:r>
      <w:proofErr w:type="spellStart"/>
      <w:r>
        <w:rPr>
          <w:rFonts w:hint="cs"/>
          <w:lang w:bidi="fa-IR"/>
        </w:rPr>
        <w:t>می‌کند</w:t>
      </w:r>
      <w:proofErr w:type="spellEnd"/>
      <w:r>
        <w:rPr>
          <w:rFonts w:hint="cs"/>
          <w:lang w:bidi="fa-IR"/>
        </w:rPr>
        <w:t xml:space="preserve"> که سالمندی موفق زمانی تحقق </w:t>
      </w:r>
      <w:proofErr w:type="spellStart"/>
      <w:r>
        <w:rPr>
          <w:rFonts w:hint="cs"/>
          <w:lang w:bidi="fa-IR"/>
        </w:rPr>
        <w:t>می‌یابد</w:t>
      </w:r>
      <w:proofErr w:type="spellEnd"/>
      <w:r>
        <w:rPr>
          <w:rFonts w:hint="cs"/>
          <w:lang w:bidi="fa-IR"/>
        </w:rPr>
        <w:t xml:space="preserve"> که فرد بتواند ضمن حفظ </w:t>
      </w:r>
      <w:proofErr w:type="spellStart"/>
      <w:r>
        <w:rPr>
          <w:rFonts w:hint="cs"/>
          <w:lang w:bidi="fa-IR"/>
        </w:rPr>
        <w:t>نقش‌های</w:t>
      </w:r>
      <w:proofErr w:type="spellEnd"/>
      <w:r>
        <w:rPr>
          <w:rFonts w:hint="cs"/>
          <w:lang w:bidi="fa-IR"/>
        </w:rPr>
        <w:t xml:space="preserve"> پیشین یا جایگزین کردن </w:t>
      </w:r>
      <w:proofErr w:type="spellStart"/>
      <w:r>
        <w:rPr>
          <w:rFonts w:hint="cs"/>
          <w:lang w:bidi="fa-IR"/>
        </w:rPr>
        <w:t>آن‌ها</w:t>
      </w:r>
      <w:proofErr w:type="spellEnd"/>
      <w:r>
        <w:rPr>
          <w:rFonts w:hint="cs"/>
          <w:lang w:bidi="fa-IR"/>
        </w:rPr>
        <w:t xml:space="preserve"> با </w:t>
      </w:r>
      <w:proofErr w:type="spellStart"/>
      <w:r>
        <w:rPr>
          <w:rFonts w:hint="cs"/>
          <w:lang w:bidi="fa-IR"/>
        </w:rPr>
        <w:t>نقش‌های</w:t>
      </w:r>
      <w:proofErr w:type="spellEnd"/>
      <w:r>
        <w:rPr>
          <w:rFonts w:hint="cs"/>
          <w:lang w:bidi="fa-IR"/>
        </w:rPr>
        <w:t xml:space="preserve"> جدید، همچنان در </w:t>
      </w:r>
      <w:proofErr w:type="spellStart"/>
      <w:r>
        <w:rPr>
          <w:rFonts w:hint="cs"/>
          <w:lang w:bidi="fa-IR"/>
        </w:rPr>
        <w:t>فعالیت‌های</w:t>
      </w:r>
      <w:proofErr w:type="spellEnd"/>
      <w:r>
        <w:rPr>
          <w:rFonts w:hint="cs"/>
          <w:lang w:bidi="fa-IR"/>
        </w:rPr>
        <w:t xml:space="preserve"> فردی و اجتماعی مشارکت داشته باشد. از این منظر، </w:t>
      </w:r>
      <w:proofErr w:type="spellStart"/>
      <w:r>
        <w:rPr>
          <w:rFonts w:hint="cs"/>
          <w:lang w:bidi="fa-IR"/>
        </w:rPr>
        <w:t>سالمندانی</w:t>
      </w:r>
      <w:proofErr w:type="spellEnd"/>
      <w:r>
        <w:rPr>
          <w:rFonts w:hint="cs"/>
          <w:lang w:bidi="fa-IR"/>
        </w:rPr>
        <w:t xml:space="preserve"> که سبک زندگی </w:t>
      </w:r>
      <w:proofErr w:type="spellStart"/>
      <w:r>
        <w:rPr>
          <w:rFonts w:hint="cs"/>
          <w:lang w:bidi="fa-IR"/>
        </w:rPr>
        <w:t>فعال‌تری</w:t>
      </w:r>
      <w:proofErr w:type="spellEnd"/>
      <w:r>
        <w:rPr>
          <w:rFonts w:hint="cs"/>
          <w:lang w:bidi="fa-IR"/>
        </w:rPr>
        <w:t xml:space="preserve"> دارند، سازگاری روانی و اجتماعی بیشتری را تجربه کرده و از سلامت جسمی و کیفیت زندگی </w:t>
      </w:r>
      <w:proofErr w:type="spellStart"/>
      <w:r>
        <w:rPr>
          <w:rFonts w:hint="cs"/>
          <w:lang w:bidi="fa-IR"/>
        </w:rPr>
        <w:t>مطلوب‌تری</w:t>
      </w:r>
      <w:proofErr w:type="spellEnd"/>
      <w:r>
        <w:rPr>
          <w:rFonts w:hint="cs"/>
          <w:lang w:bidi="fa-IR"/>
        </w:rPr>
        <w:t xml:space="preserve"> برخوردار هستند (</w:t>
      </w:r>
      <w:proofErr w:type="spellStart"/>
      <w:r>
        <w:rPr>
          <w:rFonts w:hint="cs"/>
          <w:lang w:bidi="fa-IR"/>
        </w:rPr>
        <w:t>هاویگهرست</w:t>
      </w:r>
      <w:proofErr w:type="spellEnd"/>
      <w:r>
        <w:rPr>
          <w:rStyle w:val="FootnoteReference"/>
          <w:rFonts w:hint="cs"/>
          <w:lang w:bidi="fa-IR"/>
        </w:rPr>
        <w:footnoteReference w:id="25"/>
      </w:r>
      <w:r>
        <w:rPr>
          <w:rFonts w:hint="cs"/>
          <w:lang w:bidi="fa-IR"/>
        </w:rPr>
        <w:t xml:space="preserve">، ۱۹۶۱؛ </w:t>
      </w:r>
      <w:proofErr w:type="spellStart"/>
      <w:r>
        <w:rPr>
          <w:rFonts w:hint="cs"/>
          <w:lang w:bidi="fa-IR"/>
        </w:rPr>
        <w:t>هاویگهرست</w:t>
      </w:r>
      <w:proofErr w:type="spellEnd"/>
      <w:r>
        <w:rPr>
          <w:rFonts w:hint="cs"/>
          <w:lang w:bidi="fa-IR"/>
        </w:rPr>
        <w:t xml:space="preserve">، </w:t>
      </w:r>
      <w:proofErr w:type="spellStart"/>
      <w:r>
        <w:rPr>
          <w:rFonts w:hint="cs"/>
          <w:lang w:bidi="fa-IR"/>
        </w:rPr>
        <w:t>نیوگارتن</w:t>
      </w:r>
      <w:proofErr w:type="spellEnd"/>
      <w:r>
        <w:rPr>
          <w:rFonts w:hint="cs"/>
          <w:lang w:bidi="fa-IR"/>
        </w:rPr>
        <w:t xml:space="preserve"> و </w:t>
      </w:r>
      <w:proofErr w:type="spellStart"/>
      <w:r>
        <w:rPr>
          <w:rFonts w:hint="cs"/>
          <w:lang w:bidi="fa-IR"/>
        </w:rPr>
        <w:t>توبین</w:t>
      </w:r>
      <w:proofErr w:type="spellEnd"/>
      <w:r>
        <w:rPr>
          <w:rStyle w:val="FootnoteReference"/>
          <w:rFonts w:hint="cs"/>
          <w:lang w:bidi="fa-IR"/>
        </w:rPr>
        <w:footnoteReference w:id="26"/>
      </w:r>
      <w:r>
        <w:rPr>
          <w:rFonts w:hint="cs"/>
          <w:lang w:bidi="fa-IR"/>
        </w:rPr>
        <w:t>، ۱۹۶۸).</w:t>
      </w:r>
    </w:p>
    <w:p w14:paraId="107D752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۳-۳-۲-۱-۲- نظریه مبادله یا تعامل</w:t>
      </w:r>
    </w:p>
    <w:p w14:paraId="3803FC9C" w14:textId="77777777" w:rsidR="00912462" w:rsidRDefault="00000000">
      <w:pPr>
        <w:ind w:firstLine="397"/>
        <w:jc w:val="both"/>
        <w:rPr>
          <w:rFonts w:cs="B Lotus"/>
          <w:color w:val="auto"/>
          <w:lang w:bidi="fa-IR"/>
        </w:rPr>
      </w:pPr>
      <w:r>
        <w:rPr>
          <w:rFonts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hint="cs"/>
          <w:lang w:bidi="fa-IR"/>
        </w:rPr>
        <w:t>پاداش‌ها</w:t>
      </w:r>
      <w:proofErr w:type="spellEnd"/>
      <w:r>
        <w:rPr>
          <w:rFonts w:hint="cs"/>
          <w:lang w:bidi="fa-IR"/>
        </w:rPr>
        <w:t xml:space="preserve"> و </w:t>
      </w:r>
      <w:proofErr w:type="spellStart"/>
      <w:r>
        <w:rPr>
          <w:rFonts w:hint="cs"/>
          <w:lang w:bidi="fa-IR"/>
        </w:rPr>
        <w:t>هزینه‌ها</w:t>
      </w:r>
      <w:proofErr w:type="spellEnd"/>
      <w:r>
        <w:rPr>
          <w:rFonts w:hint="cs"/>
          <w:lang w:bidi="fa-IR"/>
        </w:rPr>
        <w:t xml:space="preserve"> شکل </w:t>
      </w:r>
      <w:proofErr w:type="spellStart"/>
      <w:r>
        <w:rPr>
          <w:rFonts w:hint="cs"/>
          <w:lang w:bidi="fa-IR"/>
        </w:rPr>
        <w:t>می‌گیرند</w:t>
      </w:r>
      <w:proofErr w:type="spellEnd"/>
      <w:r>
        <w:rPr>
          <w:rFonts w:hint="cs"/>
          <w:lang w:bidi="fa-IR"/>
        </w:rPr>
        <w:t xml:space="preserve">. بر اساس این نظریه، با افزایش سن و کاهش برخی </w:t>
      </w:r>
      <w:proofErr w:type="spellStart"/>
      <w:r>
        <w:rPr>
          <w:rFonts w:hint="cs"/>
          <w:lang w:bidi="fa-IR"/>
        </w:rPr>
        <w:t>توانایی‌ها</w:t>
      </w:r>
      <w:proofErr w:type="spellEnd"/>
      <w:r>
        <w:rPr>
          <w:rFonts w:hint="cs"/>
          <w:lang w:bidi="fa-IR"/>
        </w:rPr>
        <w:t xml:space="preserve"> و </w:t>
      </w:r>
      <w:proofErr w:type="spellStart"/>
      <w:r>
        <w:rPr>
          <w:rFonts w:hint="cs"/>
          <w:lang w:bidi="fa-IR"/>
        </w:rPr>
        <w:t>نقش‌های</w:t>
      </w:r>
      <w:proofErr w:type="spellEnd"/>
      <w:r>
        <w:rPr>
          <w:rFonts w:hint="cs"/>
          <w:lang w:bidi="fa-IR"/>
        </w:rPr>
        <w:t xml:space="preserve"> اجتماعی، سالمندان ممکن است منابع و قدرت اجتماعی کمتری در اختیار داشته باشند؛ </w:t>
      </w:r>
      <w:proofErr w:type="spellStart"/>
      <w:r>
        <w:rPr>
          <w:rFonts w:hint="cs"/>
          <w:lang w:bidi="fa-IR"/>
        </w:rPr>
        <w:t>ازاین‌رو</w:t>
      </w:r>
      <w:proofErr w:type="spellEnd"/>
      <w:r>
        <w:rPr>
          <w:rFonts w:hint="cs"/>
          <w:lang w:bidi="fa-IR"/>
        </w:rPr>
        <w:t xml:space="preserve">، جامعه باید در مقابل کاهش مشارکت شغلی و اجتماعی آنان، </w:t>
      </w:r>
      <w:proofErr w:type="spellStart"/>
      <w:r>
        <w:rPr>
          <w:rFonts w:hint="cs"/>
          <w:lang w:bidi="fa-IR"/>
        </w:rPr>
        <w:t>حمایت‌هایی</w:t>
      </w:r>
      <w:proofErr w:type="spellEnd"/>
      <w:r>
        <w:rPr>
          <w:rFonts w:hint="cs"/>
          <w:lang w:bidi="fa-IR"/>
        </w:rPr>
        <w:t xml:space="preserve"> مانند مستمری بازنشستگی، خدمات بهداشتی و درمانی، تأمین اجتماعی، </w:t>
      </w:r>
      <w:proofErr w:type="spellStart"/>
      <w:r>
        <w:rPr>
          <w:rFonts w:hint="cs"/>
          <w:lang w:bidi="fa-IR"/>
        </w:rPr>
        <w:t>مراقبت‌های</w:t>
      </w:r>
      <w:proofErr w:type="spellEnd"/>
      <w:r>
        <w:rPr>
          <w:rFonts w:hint="cs"/>
          <w:lang w:bidi="fa-IR"/>
        </w:rPr>
        <w:t xml:space="preserve"> حمایتی و </w:t>
      </w:r>
      <w:proofErr w:type="spellStart"/>
      <w:r>
        <w:rPr>
          <w:rFonts w:hint="cs"/>
          <w:lang w:bidi="fa-IR"/>
        </w:rPr>
        <w:t>برنامه‌های</w:t>
      </w:r>
      <w:proofErr w:type="spellEnd"/>
      <w:r>
        <w:rPr>
          <w:rFonts w:hint="cs"/>
          <w:lang w:bidi="fa-IR"/>
        </w:rPr>
        <w:t xml:space="preserve"> </w:t>
      </w:r>
      <w:proofErr w:type="spellStart"/>
      <w:r>
        <w:rPr>
          <w:rFonts w:hint="cs"/>
          <w:lang w:bidi="fa-IR"/>
        </w:rPr>
        <w:t>توانمندسازی</w:t>
      </w:r>
      <w:proofErr w:type="spellEnd"/>
      <w:r>
        <w:rPr>
          <w:rFonts w:hint="cs"/>
          <w:lang w:bidi="fa-IR"/>
        </w:rPr>
        <w:t xml:space="preserve"> را فراهم کند. این </w:t>
      </w:r>
      <w:proofErr w:type="spellStart"/>
      <w:r>
        <w:rPr>
          <w:rFonts w:hint="cs"/>
          <w:lang w:bidi="fa-IR"/>
        </w:rPr>
        <w:t>حمایت‌ها</w:t>
      </w:r>
      <w:proofErr w:type="spellEnd"/>
      <w:r>
        <w:rPr>
          <w:rFonts w:hint="cs"/>
          <w:lang w:bidi="fa-IR"/>
        </w:rPr>
        <w:t xml:space="preserve"> موجب حفظ منزلت اجتماعی، افزایش کیفیت زندگی و ارتقای رفاه سالمندان </w:t>
      </w:r>
      <w:proofErr w:type="spellStart"/>
      <w:r>
        <w:rPr>
          <w:rFonts w:hint="cs"/>
          <w:lang w:bidi="fa-IR"/>
        </w:rPr>
        <w:t>می‌شود</w:t>
      </w:r>
      <w:proofErr w:type="spellEnd"/>
      <w:r>
        <w:rPr>
          <w:rFonts w:hint="cs"/>
          <w:lang w:bidi="fa-IR"/>
        </w:rPr>
        <w:t xml:space="preserve"> (داود</w:t>
      </w:r>
      <w:r>
        <w:rPr>
          <w:rStyle w:val="FootnoteReference"/>
          <w:rFonts w:hint="cs"/>
          <w:lang w:bidi="fa-IR"/>
        </w:rPr>
        <w:footnoteReference w:id="27"/>
      </w:r>
      <w:r>
        <w:rPr>
          <w:rFonts w:hint="cs"/>
          <w:lang w:bidi="fa-IR"/>
        </w:rPr>
        <w:t xml:space="preserve">، ۱۹۷۵؛ </w:t>
      </w:r>
      <w:proofErr w:type="spellStart"/>
      <w:r>
        <w:rPr>
          <w:rFonts w:hint="cs"/>
          <w:lang w:bidi="fa-IR"/>
        </w:rPr>
        <w:t>هوگلند</w:t>
      </w:r>
      <w:proofErr w:type="spellEnd"/>
      <w:r>
        <w:rPr>
          <w:rFonts w:hint="cs"/>
          <w:lang w:bidi="fa-IR"/>
        </w:rPr>
        <w:t xml:space="preserve"> و </w:t>
      </w:r>
      <w:proofErr w:type="spellStart"/>
      <w:r>
        <w:rPr>
          <w:rFonts w:hint="cs"/>
          <w:lang w:bidi="fa-IR"/>
        </w:rPr>
        <w:t>هولشتاین</w:t>
      </w:r>
      <w:proofErr w:type="spellEnd"/>
      <w:r>
        <w:rPr>
          <w:rFonts w:hint="cs"/>
          <w:lang w:bidi="fa-IR"/>
        </w:rPr>
        <w:t>، ۲۰۱۵).</w:t>
      </w:r>
    </w:p>
    <w:p w14:paraId="0BFEC34B"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۴-۳-۲-۱-۲- نظریه استمرار</w:t>
      </w:r>
    </w:p>
    <w:p w14:paraId="4796C6D3" w14:textId="77777777" w:rsidR="00912462" w:rsidRDefault="00000000">
      <w:pPr>
        <w:ind w:firstLine="397"/>
        <w:jc w:val="both"/>
        <w:rPr>
          <w:rFonts w:cs="B Lotus"/>
          <w:color w:val="auto"/>
          <w:lang w:bidi="fa-IR"/>
        </w:rPr>
      </w:pPr>
      <w:r>
        <w:rPr>
          <w:rFonts w:hint="cs"/>
          <w:lang w:bidi="fa-IR"/>
        </w:rPr>
        <w:t>نظریه تداوم یا استمرار</w:t>
      </w:r>
      <w:r>
        <w:rPr>
          <w:rStyle w:val="FootnoteReference"/>
          <w:rFonts w:hint="cs"/>
          <w:lang w:bidi="fa-IR"/>
        </w:rPr>
        <w:footnoteReference w:id="28"/>
      </w:r>
      <w:r>
        <w:rPr>
          <w:rFonts w:hint="cs"/>
          <w:lang w:bidi="fa-IR"/>
        </w:rPr>
        <w:t xml:space="preserve"> که توسط رابرت </w:t>
      </w:r>
      <w:proofErr w:type="spellStart"/>
      <w:r>
        <w:rPr>
          <w:rFonts w:hint="cs"/>
          <w:lang w:bidi="fa-IR"/>
        </w:rPr>
        <w:t>آچلی</w:t>
      </w:r>
      <w:proofErr w:type="spellEnd"/>
      <w:r>
        <w:rPr>
          <w:rFonts w:hint="cs"/>
          <w:lang w:bidi="fa-IR"/>
        </w:rPr>
        <w:t xml:space="preserve"> ارائه شد، بیان </w:t>
      </w:r>
      <w:proofErr w:type="spellStart"/>
      <w:r>
        <w:rPr>
          <w:rFonts w:hint="cs"/>
          <w:lang w:bidi="fa-IR"/>
        </w:rPr>
        <w:t>می‌کند</w:t>
      </w:r>
      <w:proofErr w:type="spellEnd"/>
      <w:r>
        <w:rPr>
          <w:rFonts w:hint="cs"/>
          <w:lang w:bidi="fa-IR"/>
        </w:rPr>
        <w:t xml:space="preserve"> که سالمندی ادامه طبیعی مراحل پیشین زندگی است و افراد </w:t>
      </w:r>
      <w:proofErr w:type="spellStart"/>
      <w:r>
        <w:rPr>
          <w:rFonts w:hint="cs"/>
          <w:lang w:bidi="fa-IR"/>
        </w:rPr>
        <w:t>می‌کوشند</w:t>
      </w:r>
      <w:proofErr w:type="spellEnd"/>
      <w:r>
        <w:rPr>
          <w:rFonts w:hint="cs"/>
          <w:lang w:bidi="fa-IR"/>
        </w:rPr>
        <w:t xml:space="preserve"> با حفظ الگوهای رفتاری، </w:t>
      </w:r>
      <w:proofErr w:type="spellStart"/>
      <w:r>
        <w:rPr>
          <w:rFonts w:hint="cs"/>
          <w:lang w:bidi="fa-IR"/>
        </w:rPr>
        <w:t>ارزش‌ها</w:t>
      </w:r>
      <w:proofErr w:type="spellEnd"/>
      <w:r>
        <w:rPr>
          <w:rFonts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lang w:bidi="fa-IR"/>
        </w:rPr>
        <w:t>مهارت‌ها</w:t>
      </w:r>
      <w:proofErr w:type="spellEnd"/>
      <w:r>
        <w:rPr>
          <w:rFonts w:hint="cs"/>
          <w:lang w:bidi="fa-IR"/>
        </w:rPr>
        <w:t xml:space="preserve"> و راهبردهای </w:t>
      </w:r>
      <w:proofErr w:type="spellStart"/>
      <w:r>
        <w:rPr>
          <w:rFonts w:hint="cs"/>
          <w:lang w:bidi="fa-IR"/>
        </w:rPr>
        <w:t>مقابله‌ای</w:t>
      </w:r>
      <w:proofErr w:type="spellEnd"/>
      <w:r>
        <w:rPr>
          <w:rFonts w:hint="cs"/>
          <w:lang w:bidi="fa-IR"/>
        </w:rPr>
        <w:t xml:space="preserve"> که در طول زندگی کسب </w:t>
      </w:r>
      <w:proofErr w:type="spellStart"/>
      <w:r>
        <w:rPr>
          <w:rFonts w:hint="cs"/>
          <w:lang w:bidi="fa-IR"/>
        </w:rPr>
        <w:t>کرده‌اند</w:t>
      </w:r>
      <w:proofErr w:type="spellEnd"/>
      <w:r>
        <w:rPr>
          <w:rFonts w:hint="cs"/>
          <w:lang w:bidi="fa-IR"/>
        </w:rPr>
        <w:t xml:space="preserve"> استفاده </w:t>
      </w:r>
      <w:proofErr w:type="spellStart"/>
      <w:r>
        <w:rPr>
          <w:rFonts w:hint="cs"/>
          <w:lang w:bidi="fa-IR"/>
        </w:rPr>
        <w:t>می‌کنند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حفظ تداوم در </w:t>
      </w:r>
      <w:proofErr w:type="spellStart"/>
      <w:r>
        <w:rPr>
          <w:rFonts w:hint="cs"/>
          <w:lang w:bidi="fa-IR"/>
        </w:rPr>
        <w:t>نقش‌ها</w:t>
      </w:r>
      <w:proofErr w:type="spellEnd"/>
      <w:r>
        <w:rPr>
          <w:rFonts w:hint="cs"/>
          <w:lang w:bidi="fa-IR"/>
        </w:rPr>
        <w:t xml:space="preserve">، </w:t>
      </w:r>
      <w:proofErr w:type="spellStart"/>
      <w:r>
        <w:rPr>
          <w:rFonts w:hint="cs"/>
          <w:lang w:bidi="fa-IR"/>
        </w:rPr>
        <w:t>فعالیت‌ها</w:t>
      </w:r>
      <w:proofErr w:type="spellEnd"/>
      <w:r>
        <w:rPr>
          <w:rFonts w:hint="cs"/>
          <w:lang w:bidi="fa-IR"/>
        </w:rPr>
        <w:t xml:space="preserve"> و روابط اجتماعی </w:t>
      </w:r>
      <w:proofErr w:type="spellStart"/>
      <w:r>
        <w:rPr>
          <w:rFonts w:hint="cs"/>
          <w:lang w:bidi="fa-IR"/>
        </w:rPr>
        <w:t>می‌تواند</w:t>
      </w:r>
      <w:proofErr w:type="spellEnd"/>
      <w:r>
        <w:rPr>
          <w:rFonts w:hint="cs"/>
          <w:lang w:bidi="fa-IR"/>
        </w:rPr>
        <w:t xml:space="preserve"> به افزایش سازگاری، رضایت از زندگی و سلامت روان سالمندان کمک کند. این نظریه در واقع برخی از </w:t>
      </w:r>
      <w:proofErr w:type="spellStart"/>
      <w:r>
        <w:rPr>
          <w:rFonts w:hint="cs"/>
          <w:lang w:bidi="fa-IR"/>
        </w:rPr>
        <w:t>جنبه‌های</w:t>
      </w:r>
      <w:proofErr w:type="spellEnd"/>
      <w:r>
        <w:rPr>
          <w:rFonts w:hint="cs"/>
          <w:lang w:bidi="fa-IR"/>
        </w:rPr>
        <w:t xml:space="preserve"> </w:t>
      </w:r>
      <w:proofErr w:type="spellStart"/>
      <w:r>
        <w:rPr>
          <w:rFonts w:hint="cs"/>
          <w:lang w:bidi="fa-IR"/>
        </w:rPr>
        <w:t>نظریه‌های</w:t>
      </w:r>
      <w:proofErr w:type="spellEnd"/>
      <w:r>
        <w:rPr>
          <w:rFonts w:hint="cs"/>
          <w:lang w:bidi="fa-IR"/>
        </w:rPr>
        <w:t xml:space="preserve"> فعالیت و عدم تعهد را با یکدیگر تلفیق کرده و معتقد است میزان مشارکت یا </w:t>
      </w:r>
      <w:proofErr w:type="spellStart"/>
      <w:r>
        <w:rPr>
          <w:rFonts w:hint="cs"/>
          <w:lang w:bidi="fa-IR"/>
        </w:rPr>
        <w:t>کناره‌گیری</w:t>
      </w:r>
      <w:proofErr w:type="spellEnd"/>
      <w:r>
        <w:rPr>
          <w:rFonts w:hint="cs"/>
          <w:lang w:bidi="fa-IR"/>
        </w:rPr>
        <w:t xml:space="preserve"> اجتماعی باید متناسب با </w:t>
      </w:r>
      <w:proofErr w:type="spellStart"/>
      <w:r>
        <w:rPr>
          <w:rFonts w:hint="cs"/>
          <w:lang w:bidi="fa-IR"/>
        </w:rPr>
        <w:t>ویژگی‌ها</w:t>
      </w:r>
      <w:proofErr w:type="spellEnd"/>
      <w:r>
        <w:rPr>
          <w:rFonts w:hint="cs"/>
          <w:lang w:bidi="fa-IR"/>
        </w:rPr>
        <w:t xml:space="preserve"> و تجربیات هر فرد تداوم یابد (</w:t>
      </w:r>
      <w:proofErr w:type="spellStart"/>
      <w:r>
        <w:rPr>
          <w:rFonts w:hint="cs"/>
          <w:lang w:bidi="fa-IR"/>
        </w:rPr>
        <w:t>آچلی</w:t>
      </w:r>
      <w:proofErr w:type="spellEnd"/>
      <w:r>
        <w:rPr>
          <w:rFonts w:hint="cs"/>
          <w:lang w:bidi="fa-IR"/>
        </w:rPr>
        <w:t xml:space="preserve">، ۱۹۸۹؛ </w:t>
      </w:r>
      <w:proofErr w:type="spellStart"/>
      <w:r>
        <w:rPr>
          <w:rFonts w:hint="cs"/>
          <w:lang w:bidi="fa-IR"/>
        </w:rPr>
        <w:t>آچلی</w:t>
      </w:r>
      <w:proofErr w:type="spellEnd"/>
      <w:r>
        <w:rPr>
          <w:rFonts w:hint="cs"/>
          <w:lang w:bidi="fa-IR"/>
        </w:rPr>
        <w:t>، ۲۰۱۶).</w:t>
      </w:r>
    </w:p>
    <w:p w14:paraId="7E56576D"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 گستره دوم: اضطراب مرگ</w:t>
      </w:r>
    </w:p>
    <w:p w14:paraId="5164FB7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۲-۲-۱- مفهوم اضطراب مرگ</w:t>
      </w:r>
    </w:p>
    <w:p w14:paraId="2A0EE7DB" w14:textId="77777777" w:rsidR="00912462" w:rsidRDefault="00000000">
      <w:pPr>
        <w:ind w:firstLine="397"/>
        <w:jc w:val="both"/>
        <w:rPr>
          <w:rFonts w:cs="B Lotus"/>
          <w:color w:val="auto"/>
          <w:lang w:bidi="fa-IR"/>
        </w:rPr>
      </w:pPr>
      <w:bookmarkStart w:id="12" w:name="_Hlk200163441"/>
      <w:r>
        <w:rPr>
          <w:rFonts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lang w:bidi="fa-IR"/>
        </w:rPr>
        <w:t>می‌تواند</w:t>
      </w:r>
      <w:proofErr w:type="spellEnd"/>
      <w:r>
        <w:rPr>
          <w:rFonts w:hint="cs"/>
          <w:lang w:bidi="fa-IR"/>
        </w:rPr>
        <w:t xml:space="preserve"> </w:t>
      </w:r>
      <w:proofErr w:type="spellStart"/>
      <w:r>
        <w:rPr>
          <w:rFonts w:hint="cs"/>
          <w:lang w:bidi="fa-IR"/>
        </w:rPr>
        <w:t>به‌صورت</w:t>
      </w:r>
      <w:proofErr w:type="spellEnd"/>
      <w:r>
        <w:rPr>
          <w:rFonts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hint="cs"/>
          <w:lang w:bidi="fa-IR"/>
        </w:rPr>
        <w:t>نگرانی‌های</w:t>
      </w:r>
      <w:proofErr w:type="spellEnd"/>
      <w:r>
        <w:rPr>
          <w:rFonts w:hint="cs"/>
          <w:lang w:bidi="fa-IR"/>
        </w:rPr>
        <w:t xml:space="preserve"> اساسی انسان محسوب </w:t>
      </w:r>
      <w:proofErr w:type="spellStart"/>
      <w:r>
        <w:rPr>
          <w:rFonts w:hint="cs"/>
          <w:lang w:bidi="fa-IR"/>
        </w:rPr>
        <w:t>می‌شود</w:t>
      </w:r>
      <w:proofErr w:type="spellEnd"/>
      <w:r>
        <w:rPr>
          <w:rFonts w:hint="cs"/>
          <w:lang w:bidi="fa-IR"/>
        </w:rPr>
        <w:t xml:space="preserve"> و </w:t>
      </w:r>
      <w:proofErr w:type="spellStart"/>
      <w:r>
        <w:rPr>
          <w:rFonts w:hint="cs"/>
          <w:lang w:bidi="fa-IR"/>
        </w:rPr>
        <w:t>می‌تواند</w:t>
      </w:r>
      <w:proofErr w:type="spellEnd"/>
      <w:r>
        <w:rPr>
          <w:rFonts w:hint="cs"/>
          <w:lang w:bidi="fa-IR"/>
        </w:rPr>
        <w:t xml:space="preserve"> بر سلامت روان، نگرش فرد نسبت به زندگی، روابط اجتماعی و احساس معنا در زندگی تأثیرگذار باشد.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می‌دهند</w:t>
      </w:r>
      <w:proofErr w:type="spellEnd"/>
      <w:r>
        <w:rPr>
          <w:rFonts w:hint="cs"/>
          <w:lang w:bidi="fa-IR"/>
        </w:rPr>
        <w:t xml:space="preserve"> که مواجهه با </w:t>
      </w:r>
      <w:proofErr w:type="spellStart"/>
      <w:r>
        <w:rPr>
          <w:rFonts w:hint="cs"/>
          <w:lang w:bidi="fa-IR"/>
        </w:rPr>
        <w:t>محدودیت‌های</w:t>
      </w:r>
      <w:proofErr w:type="spellEnd"/>
      <w:r>
        <w:rPr>
          <w:rFonts w:hint="cs"/>
          <w:lang w:bidi="fa-IR"/>
        </w:rPr>
        <w:t xml:space="preserve"> زندگی و آگاهی از </w:t>
      </w:r>
      <w:proofErr w:type="spellStart"/>
      <w:r>
        <w:rPr>
          <w:rFonts w:hint="cs"/>
          <w:lang w:bidi="fa-IR"/>
        </w:rPr>
        <w:t>فناپذیری</w:t>
      </w:r>
      <w:proofErr w:type="spellEnd"/>
      <w:r>
        <w:rPr>
          <w:rFonts w:hint="cs"/>
          <w:lang w:bidi="fa-IR"/>
        </w:rPr>
        <w:t xml:space="preserve">، نقش مهمی در </w:t>
      </w:r>
      <w:proofErr w:type="spellStart"/>
      <w:r>
        <w:rPr>
          <w:rFonts w:hint="cs"/>
          <w:lang w:bidi="fa-IR"/>
        </w:rPr>
        <w:t>شکل‌گیری</w:t>
      </w:r>
      <w:proofErr w:type="spellEnd"/>
      <w:r>
        <w:rPr>
          <w:rFonts w:hint="cs"/>
          <w:lang w:bidi="fa-IR"/>
        </w:rPr>
        <w:t xml:space="preserve"> </w:t>
      </w:r>
      <w:proofErr w:type="spellStart"/>
      <w:r>
        <w:rPr>
          <w:rFonts w:hint="cs"/>
          <w:lang w:bidi="fa-IR"/>
        </w:rPr>
        <w:t>واکنش‌های</w:t>
      </w:r>
      <w:proofErr w:type="spellEnd"/>
      <w:r>
        <w:rPr>
          <w:rFonts w:hint="cs"/>
          <w:lang w:bidi="fa-IR"/>
        </w:rPr>
        <w:t xml:space="preserve"> هیجانی و سازگاری </w:t>
      </w:r>
      <w:proofErr w:type="spellStart"/>
      <w:r>
        <w:rPr>
          <w:rFonts w:hint="cs"/>
          <w:lang w:bidi="fa-IR"/>
        </w:rPr>
        <w:t>روان‌شناختی</w:t>
      </w:r>
      <w:proofErr w:type="spellEnd"/>
      <w:r>
        <w:rPr>
          <w:rFonts w:hint="cs"/>
          <w:lang w:bidi="fa-IR"/>
        </w:rPr>
        <w:t xml:space="preserve"> افراد دارد (</w:t>
      </w:r>
      <w:proofErr w:type="spellStart"/>
      <w:r>
        <w:rPr>
          <w:rFonts w:hint="cs"/>
          <w:lang w:bidi="fa-IR"/>
        </w:rPr>
        <w:t>نوردگرن</w:t>
      </w:r>
      <w:proofErr w:type="spellEnd"/>
      <w:r>
        <w:rPr>
          <w:rStyle w:val="FootnoteReference"/>
          <w:rFonts w:hint="cs"/>
          <w:lang w:bidi="fa-IR"/>
        </w:rPr>
        <w:footnoteReference w:id="29"/>
      </w:r>
      <w:r>
        <w:rPr>
          <w:rFonts w:hint="cs"/>
          <w:lang w:bidi="fa-IR"/>
        </w:rPr>
        <w:t xml:space="preserve"> و همکاران، ۲۰۲۲؛ مارتین </w:t>
      </w:r>
      <w:r>
        <w:rPr>
          <w:rStyle w:val="FootnoteReference"/>
          <w:rFonts w:hint="cs"/>
          <w:lang w:bidi="fa-IR"/>
        </w:rPr>
        <w:footnoteReference w:id="30"/>
      </w:r>
      <w:r>
        <w:rPr>
          <w:rFonts w:hint="cs"/>
          <w:lang w:bidi="fa-IR"/>
        </w:rPr>
        <w:t>و همکاران، ۲۰۲۳).</w:t>
      </w:r>
    </w:p>
    <w:p w14:paraId="18E193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 xml:space="preserve">۲-۲-۲- </w:t>
      </w:r>
      <w:bookmarkEnd w:id="12"/>
      <w:proofErr w:type="spellStart"/>
      <w:r>
        <w:rPr>
          <w:rFonts w:cs="B Titr" w:hint="cs"/>
          <w:b/>
          <w:bCs/>
          <w:sz w:val="30"/>
          <w:szCs w:val="30"/>
          <w:lang w:bidi="fa-IR"/>
        </w:rPr>
        <w:t>نظریه‌های</w:t>
      </w:r>
      <w:proofErr w:type="spellEnd"/>
      <w:r>
        <w:rPr>
          <w:rFonts w:cs="B Titr" w:hint="cs"/>
          <w:b/>
          <w:bCs/>
          <w:sz w:val="30"/>
          <w:szCs w:val="30"/>
          <w:lang w:bidi="fa-IR"/>
        </w:rPr>
        <w:t xml:space="preserve"> مرتبط با اضطراب مرگ</w:t>
      </w:r>
    </w:p>
    <w:p w14:paraId="20D7FE4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۲-۲-۲-۱- نظریه فروید (</w:t>
      </w:r>
      <w:proofErr w:type="spellStart"/>
      <w:r>
        <w:rPr>
          <w:rFonts w:cs="B Titr" w:hint="cs"/>
          <w:b/>
          <w:bCs/>
          <w:sz w:val="30"/>
          <w:szCs w:val="30"/>
          <w:lang w:bidi="fa-IR"/>
        </w:rPr>
        <w:t>روان‌تحلیل‌گری</w:t>
      </w:r>
      <w:proofErr w:type="spellEnd"/>
      <w:r>
        <w:rPr>
          <w:rFonts w:cs="B Titr" w:hint="cs"/>
          <w:b/>
          <w:bCs/>
          <w:sz w:val="30"/>
          <w:szCs w:val="30"/>
          <w:lang w:bidi="fa-IR"/>
        </w:rPr>
        <w:t>)</w:t>
      </w:r>
    </w:p>
    <w:p w14:paraId="194327AA" w14:textId="77777777" w:rsidR="00912462" w:rsidRDefault="00000000">
      <w:pPr>
        <w:ind w:firstLine="397"/>
        <w:jc w:val="both"/>
        <w:rPr>
          <w:rFonts w:cs="B Lotus"/>
          <w:color w:val="auto"/>
          <w:lang w:bidi="fa-IR"/>
        </w:rPr>
      </w:pPr>
      <w:r>
        <w:rPr>
          <w:rFonts w:hint="cs"/>
          <w:lang w:bidi="fa-IR"/>
        </w:rPr>
        <w:t xml:space="preserve">فروید معتقد بود که ذهن </w:t>
      </w:r>
      <w:proofErr w:type="spellStart"/>
      <w:r>
        <w:rPr>
          <w:rFonts w:hint="cs"/>
          <w:lang w:bidi="fa-IR"/>
        </w:rPr>
        <w:t>ناهشیار</w:t>
      </w:r>
      <w:proofErr w:type="spellEnd"/>
      <w:r>
        <w:rPr>
          <w:rFonts w:hint="cs"/>
          <w:lang w:bidi="fa-IR"/>
        </w:rPr>
        <w:t xml:space="preserve"> انسان مرگ را انکار </w:t>
      </w:r>
      <w:proofErr w:type="spellStart"/>
      <w:r>
        <w:rPr>
          <w:rFonts w:hint="cs"/>
          <w:lang w:bidi="fa-IR"/>
        </w:rPr>
        <w:t>می‌کند</w:t>
      </w:r>
      <w:proofErr w:type="spellEnd"/>
      <w:r>
        <w:rPr>
          <w:rFonts w:hint="cs"/>
          <w:lang w:bidi="fa-IR"/>
        </w:rPr>
        <w:t xml:space="preserve">؛ زیرا مرگ مفهومی </w:t>
      </w:r>
      <w:proofErr w:type="spellStart"/>
      <w:r>
        <w:rPr>
          <w:rFonts w:hint="cs"/>
          <w:lang w:bidi="fa-IR"/>
        </w:rPr>
        <w:t>ناپذیرفتنی</w:t>
      </w:r>
      <w:proofErr w:type="spellEnd"/>
      <w:r>
        <w:rPr>
          <w:rFonts w:hint="cs"/>
          <w:lang w:bidi="fa-IR"/>
        </w:rPr>
        <w:t xml:space="preserve"> برای ذهن انسان است. او بر این باور بود که اضطراب مرگ ناشی از </w:t>
      </w:r>
      <w:proofErr w:type="spellStart"/>
      <w:r>
        <w:rPr>
          <w:rFonts w:hint="cs"/>
          <w:lang w:bidi="fa-IR"/>
        </w:rPr>
        <w:t>تعارضات</w:t>
      </w:r>
      <w:proofErr w:type="spellEnd"/>
      <w:r>
        <w:rPr>
          <w:rFonts w:hint="cs"/>
          <w:lang w:bidi="fa-IR"/>
        </w:rPr>
        <w:t xml:space="preserve"> درونی </w:t>
      </w:r>
      <w:proofErr w:type="spellStart"/>
      <w:r>
        <w:rPr>
          <w:rFonts w:hint="cs"/>
          <w:lang w:bidi="fa-IR"/>
        </w:rPr>
        <w:t>سرکوب‌شده</w:t>
      </w:r>
      <w:proofErr w:type="spellEnd"/>
      <w:r>
        <w:rPr>
          <w:rFonts w:hint="cs"/>
          <w:lang w:bidi="fa-IR"/>
        </w:rPr>
        <w:t xml:space="preserve"> و </w:t>
      </w:r>
      <w:proofErr w:type="spellStart"/>
      <w:r>
        <w:rPr>
          <w:rFonts w:hint="cs"/>
          <w:lang w:bidi="fa-IR"/>
        </w:rPr>
        <w:t>ترس‌های</w:t>
      </w:r>
      <w:proofErr w:type="spellEnd"/>
      <w:r>
        <w:rPr>
          <w:rFonts w:hint="cs"/>
          <w:lang w:bidi="fa-IR"/>
        </w:rPr>
        <w:t xml:space="preserve"> اولیه در دوران کودکی است. به عقیده او، اضطراب مرگ به شکل نمادین و با </w:t>
      </w:r>
      <w:proofErr w:type="spellStart"/>
      <w:r>
        <w:rPr>
          <w:rFonts w:hint="cs"/>
          <w:lang w:bidi="fa-IR"/>
        </w:rPr>
        <w:t>پوشش‌های</w:t>
      </w:r>
      <w:proofErr w:type="spellEnd"/>
      <w:r>
        <w:rPr>
          <w:rFonts w:hint="cs"/>
          <w:lang w:bidi="fa-IR"/>
        </w:rPr>
        <w:t xml:space="preserve"> مختلف (مانند ترس از بیماری، تاریکی، یا از دست دادن) بروز </w:t>
      </w:r>
      <w:proofErr w:type="spellStart"/>
      <w:r>
        <w:rPr>
          <w:rFonts w:hint="cs"/>
          <w:lang w:bidi="fa-IR"/>
        </w:rPr>
        <w:t>می‌کند</w:t>
      </w:r>
      <w:proofErr w:type="spellEnd"/>
      <w:r>
        <w:rPr>
          <w:rFonts w:hint="cs"/>
          <w:lang w:bidi="fa-IR"/>
        </w:rPr>
        <w:t xml:space="preserve"> (فروید</w:t>
      </w:r>
      <w:r>
        <w:rPr>
          <w:rStyle w:val="FootnoteReference"/>
          <w:rFonts w:hint="cs"/>
          <w:lang w:bidi="fa-IR"/>
        </w:rPr>
        <w:footnoteReference w:id="31"/>
      </w:r>
      <w:r>
        <w:rPr>
          <w:rFonts w:hint="cs"/>
          <w:lang w:bidi="fa-IR"/>
        </w:rPr>
        <w:t xml:space="preserve"> ۱۹۲۰).</w:t>
      </w:r>
    </w:p>
    <w:p w14:paraId="405562E0" w14:textId="77777777" w:rsidR="00912462" w:rsidRDefault="00000000" w:rsidP="00503BED">
      <w:pPr>
        <w:keepNext/>
        <w:keepLines/>
        <w:spacing w:before="240" w:after="100" w:line="276" w:lineRule="auto"/>
        <w:rPr>
          <w:rFonts w:cs="B Lotus"/>
          <w:b/>
          <w:bCs/>
          <w:color w:val="auto"/>
          <w:lang w:bidi="fa-IR"/>
        </w:rPr>
      </w:pPr>
      <w:bookmarkStart w:id="13" w:name="_Hlk200162910"/>
      <w:r>
        <w:rPr>
          <w:rFonts w:cs="B Titr" w:hint="cs"/>
          <w:b/>
          <w:bCs/>
          <w:sz w:val="30"/>
          <w:szCs w:val="30"/>
          <w:lang w:bidi="fa-IR"/>
        </w:rPr>
        <w:t xml:space="preserve">۲-۲-۲-۲- </w:t>
      </w:r>
      <w:bookmarkEnd w:id="13"/>
      <w:r>
        <w:rPr>
          <w:rFonts w:cs="B Titr" w:hint="cs"/>
          <w:b/>
          <w:bCs/>
          <w:sz w:val="30"/>
          <w:szCs w:val="30"/>
          <w:lang w:bidi="fa-IR"/>
        </w:rPr>
        <w:t xml:space="preserve">نظریه </w:t>
      </w:r>
      <w:proofErr w:type="spellStart"/>
      <w:r>
        <w:rPr>
          <w:rFonts w:cs="B Titr" w:hint="cs"/>
          <w:b/>
          <w:bCs/>
          <w:sz w:val="30"/>
          <w:szCs w:val="30"/>
          <w:lang w:bidi="fa-IR"/>
        </w:rPr>
        <w:t>یالوم</w:t>
      </w:r>
      <w:proofErr w:type="spellEnd"/>
      <w:r>
        <w:rPr>
          <w:rFonts w:cs="B Titr" w:hint="cs"/>
          <w:b/>
          <w:bCs/>
          <w:sz w:val="30"/>
          <w:szCs w:val="30"/>
          <w:lang w:bidi="fa-IR"/>
        </w:rPr>
        <w:t xml:space="preserve"> (</w:t>
      </w:r>
      <w:proofErr w:type="spellStart"/>
      <w:r>
        <w:rPr>
          <w:rFonts w:cs="B Titr" w:hint="cs"/>
          <w:b/>
          <w:bCs/>
          <w:sz w:val="30"/>
          <w:szCs w:val="30"/>
          <w:lang w:bidi="fa-IR"/>
        </w:rPr>
        <w:t>وجودگرایی</w:t>
      </w:r>
      <w:proofErr w:type="spellEnd"/>
      <w:r>
        <w:rPr>
          <w:rFonts w:cs="B Titr" w:hint="cs"/>
          <w:b/>
          <w:bCs/>
          <w:sz w:val="30"/>
          <w:szCs w:val="30"/>
          <w:lang w:bidi="fa-IR"/>
        </w:rPr>
        <w:t>)</w:t>
      </w:r>
    </w:p>
    <w:p w14:paraId="26BEF51B" w14:textId="77777777" w:rsidR="00912462" w:rsidRDefault="00000000">
      <w:pPr>
        <w:ind w:firstLine="397"/>
        <w:jc w:val="both"/>
        <w:rPr>
          <w:rFonts w:cs="B Lotus"/>
          <w:color w:val="auto"/>
          <w:lang w:bidi="fa-IR"/>
        </w:rPr>
      </w:pPr>
      <w:r>
        <w:rPr>
          <w:rFonts w:hint="cs"/>
          <w:lang w:bidi="fa-IR"/>
        </w:rPr>
        <w:t xml:space="preserve">اروین </w:t>
      </w:r>
      <w:proofErr w:type="spellStart"/>
      <w:r>
        <w:rPr>
          <w:rFonts w:hint="cs"/>
          <w:lang w:bidi="fa-IR"/>
        </w:rPr>
        <w:t>یالوم</w:t>
      </w:r>
      <w:proofErr w:type="spellEnd"/>
      <w:r>
        <w:rPr>
          <w:rFonts w:hint="cs"/>
          <w:lang w:bidi="fa-IR"/>
        </w:rPr>
        <w:t xml:space="preserve"> اضطراب مرگ را یکی از چهار دغدغه اساسی انسان (مرگ، آزادی، تنهایی، </w:t>
      </w:r>
      <w:proofErr w:type="spellStart"/>
      <w:r>
        <w:rPr>
          <w:rFonts w:hint="cs"/>
          <w:lang w:bidi="fa-IR"/>
        </w:rPr>
        <w:t>بی‌معنایی</w:t>
      </w:r>
      <w:proofErr w:type="spellEnd"/>
      <w:r>
        <w:rPr>
          <w:rFonts w:hint="cs"/>
          <w:lang w:bidi="fa-IR"/>
        </w:rPr>
        <w:t xml:space="preserve">) معرفی </w:t>
      </w:r>
      <w:proofErr w:type="spellStart"/>
      <w:r>
        <w:rPr>
          <w:rFonts w:hint="cs"/>
          <w:lang w:bidi="fa-IR"/>
        </w:rPr>
        <w:t>می‌کند</w:t>
      </w:r>
      <w:proofErr w:type="spellEnd"/>
      <w:r>
        <w:rPr>
          <w:rFonts w:hint="cs"/>
          <w:lang w:bidi="fa-IR"/>
        </w:rPr>
        <w:t xml:space="preserve">. از دید او، انسان با آگاهی از مرگ و </w:t>
      </w:r>
      <w:proofErr w:type="spellStart"/>
      <w:r>
        <w:rPr>
          <w:rFonts w:hint="cs"/>
          <w:lang w:bidi="fa-IR"/>
        </w:rPr>
        <w:t>فناپذیری</w:t>
      </w:r>
      <w:proofErr w:type="spellEnd"/>
      <w:r>
        <w:rPr>
          <w:rFonts w:hint="cs"/>
          <w:lang w:bidi="fa-IR"/>
        </w:rPr>
        <w:t xml:space="preserve"> خویش دچار اضطراب </w:t>
      </w:r>
      <w:proofErr w:type="spellStart"/>
      <w:r>
        <w:rPr>
          <w:rFonts w:hint="cs"/>
          <w:lang w:bidi="fa-IR"/>
        </w:rPr>
        <w:t>می‌شود</w:t>
      </w:r>
      <w:proofErr w:type="spellEnd"/>
      <w:r>
        <w:rPr>
          <w:rFonts w:hint="cs"/>
          <w:lang w:bidi="fa-IR"/>
        </w:rPr>
        <w:t xml:space="preserve">. اما مواجهه اصیل با مرگ </w:t>
      </w:r>
      <w:proofErr w:type="spellStart"/>
      <w:r>
        <w:rPr>
          <w:rFonts w:hint="cs"/>
          <w:lang w:bidi="fa-IR"/>
        </w:rPr>
        <w:t>می‌تواند</w:t>
      </w:r>
      <w:proofErr w:type="spellEnd"/>
      <w:r>
        <w:rPr>
          <w:rFonts w:hint="cs"/>
          <w:lang w:bidi="fa-IR"/>
        </w:rPr>
        <w:t xml:space="preserve"> موجب رشد روانی، افزایش خودآگاهی و </w:t>
      </w:r>
      <w:proofErr w:type="spellStart"/>
      <w:r>
        <w:rPr>
          <w:rFonts w:hint="cs"/>
          <w:lang w:bidi="fa-IR"/>
        </w:rPr>
        <w:t>تجربه‌ی</w:t>
      </w:r>
      <w:proofErr w:type="spellEnd"/>
      <w:r>
        <w:rPr>
          <w:rFonts w:hint="cs"/>
          <w:lang w:bidi="fa-IR"/>
        </w:rPr>
        <w:t xml:space="preserve"> زندگی </w:t>
      </w:r>
      <w:proofErr w:type="spellStart"/>
      <w:r>
        <w:rPr>
          <w:rFonts w:hint="cs"/>
          <w:lang w:bidi="fa-IR"/>
        </w:rPr>
        <w:t>معنا‌دارتر</w:t>
      </w:r>
      <w:proofErr w:type="spellEnd"/>
      <w:r>
        <w:rPr>
          <w:rFonts w:hint="cs"/>
          <w:lang w:bidi="fa-IR"/>
        </w:rPr>
        <w:t xml:space="preserve"> شود (</w:t>
      </w:r>
      <w:proofErr w:type="spellStart"/>
      <w:r>
        <w:rPr>
          <w:rFonts w:hint="cs"/>
          <w:lang w:bidi="fa-IR"/>
        </w:rPr>
        <w:t>یالوم</w:t>
      </w:r>
      <w:proofErr w:type="spellEnd"/>
      <w:r>
        <w:rPr>
          <w:rFonts w:hint="cs"/>
          <w:lang w:bidi="fa-IR"/>
        </w:rPr>
        <w:t xml:space="preserve"> </w:t>
      </w:r>
      <w:r>
        <w:rPr>
          <w:rStyle w:val="FootnoteReference"/>
          <w:rFonts w:hint="cs"/>
          <w:lang w:bidi="fa-IR"/>
        </w:rPr>
        <w:footnoteReference w:id="32"/>
      </w:r>
      <w:r>
        <w:rPr>
          <w:rFonts w:hint="cs"/>
          <w:lang w:bidi="fa-IR"/>
        </w:rPr>
        <w:t>۱۹۸۰).</w:t>
      </w:r>
    </w:p>
    <w:p w14:paraId="06CDDC76" w14:textId="77777777" w:rsidR="00912462" w:rsidRDefault="00000000" w:rsidP="00503BED">
      <w:pPr>
        <w:keepNext/>
        <w:keepLines/>
        <w:spacing w:before="240" w:after="100" w:line="276" w:lineRule="auto"/>
        <w:rPr>
          <w:rFonts w:cs="B Lotus"/>
          <w:b/>
          <w:bCs/>
          <w:color w:val="auto"/>
          <w:lang w:bidi="fa-IR"/>
        </w:rPr>
      </w:pPr>
      <w:bookmarkStart w:id="14" w:name="_Hlk200163160"/>
      <w:r>
        <w:rPr>
          <w:rFonts w:cs="B Titr" w:hint="cs"/>
          <w:b/>
          <w:bCs/>
          <w:sz w:val="30"/>
          <w:szCs w:val="30"/>
          <w:lang w:bidi="fa-IR"/>
        </w:rPr>
        <w:t xml:space="preserve">۲-۲-۲-۳- </w:t>
      </w:r>
      <w:bookmarkEnd w:id="14"/>
      <w:r>
        <w:rPr>
          <w:rFonts w:cs="B Titr" w:hint="cs"/>
          <w:b/>
          <w:bCs/>
          <w:sz w:val="30"/>
          <w:szCs w:val="30"/>
          <w:lang w:bidi="fa-IR"/>
        </w:rPr>
        <w:t>نظریه مدیریت وحشت (</w:t>
      </w:r>
      <w:r>
        <w:rPr>
          <w:rFonts w:ascii="Times New Roman" w:hAnsi="Times New Roman" w:cs="B Lotus"/>
          <w:b/>
          <w:bCs/>
          <w:sz w:val="30"/>
          <w:szCs w:val="30"/>
          <w:rtl w:val="0"/>
        </w:rPr>
        <w:t>TMT</w:t>
      </w:r>
      <w:r>
        <w:rPr>
          <w:rFonts w:cs="B Titr" w:hint="cs"/>
          <w:b/>
          <w:bCs/>
          <w:sz w:val="30"/>
          <w:szCs w:val="30"/>
          <w:lang w:bidi="fa-IR"/>
        </w:rPr>
        <w:t>)</w:t>
      </w:r>
    </w:p>
    <w:p w14:paraId="228F5191" w14:textId="77777777" w:rsidR="00912462" w:rsidRDefault="00000000">
      <w:pPr>
        <w:ind w:firstLine="397"/>
        <w:jc w:val="both"/>
        <w:rPr>
          <w:rFonts w:cs="B Lotus"/>
          <w:color w:val="auto"/>
          <w:lang w:bidi="fa-IR"/>
        </w:rPr>
      </w:pPr>
      <w:r>
        <w:rPr>
          <w:rFonts w:hint="cs"/>
          <w:lang w:bidi="fa-IR"/>
        </w:rPr>
        <w:t xml:space="preserve">طبق این نظریه، که توسط </w:t>
      </w:r>
      <w:proofErr w:type="spellStart"/>
      <w:r>
        <w:rPr>
          <w:rFonts w:hint="cs"/>
          <w:lang w:bidi="fa-IR"/>
        </w:rPr>
        <w:t>گرینبرگ</w:t>
      </w:r>
      <w:proofErr w:type="spellEnd"/>
      <w:r>
        <w:rPr>
          <w:rFonts w:hint="cs"/>
          <w:lang w:bidi="fa-IR"/>
        </w:rPr>
        <w:t xml:space="preserve"> و همکارانش مطرح شده است، </w:t>
      </w:r>
      <w:proofErr w:type="spellStart"/>
      <w:r>
        <w:rPr>
          <w:rFonts w:hint="cs"/>
          <w:lang w:bidi="fa-IR"/>
        </w:rPr>
        <w:t>انسان‌ها</w:t>
      </w:r>
      <w:proofErr w:type="spellEnd"/>
      <w:r>
        <w:rPr>
          <w:rFonts w:hint="cs"/>
          <w:lang w:bidi="fa-IR"/>
        </w:rPr>
        <w:t xml:space="preserve"> برای مقابله با اضطراب مرگ، به </w:t>
      </w:r>
      <w:proofErr w:type="spellStart"/>
      <w:r>
        <w:rPr>
          <w:rFonts w:hint="cs"/>
          <w:lang w:bidi="fa-IR"/>
        </w:rPr>
        <w:t>سیستم‌های</w:t>
      </w:r>
      <w:proofErr w:type="spellEnd"/>
      <w:r>
        <w:rPr>
          <w:rFonts w:hint="cs"/>
          <w:lang w:bidi="fa-IR"/>
        </w:rPr>
        <w:t xml:space="preserve"> دفاعی </w:t>
      </w:r>
      <w:proofErr w:type="spellStart"/>
      <w:r>
        <w:rPr>
          <w:rFonts w:hint="cs"/>
          <w:lang w:bidi="fa-IR"/>
        </w:rPr>
        <w:t>روان‌شناختی</w:t>
      </w:r>
      <w:proofErr w:type="spellEnd"/>
      <w:r>
        <w:rPr>
          <w:rFonts w:hint="cs"/>
          <w:lang w:bidi="fa-IR"/>
        </w:rPr>
        <w:t xml:space="preserve"> مانند باورهای مذهبی، هویت فرهنگی و </w:t>
      </w:r>
      <w:proofErr w:type="spellStart"/>
      <w:r>
        <w:rPr>
          <w:rFonts w:hint="cs"/>
          <w:lang w:bidi="fa-IR"/>
        </w:rPr>
        <w:t>عزت‌نفس</w:t>
      </w:r>
      <w:proofErr w:type="spellEnd"/>
      <w:r>
        <w:rPr>
          <w:rFonts w:hint="cs"/>
          <w:lang w:bidi="fa-IR"/>
        </w:rPr>
        <w:t xml:space="preserve"> متوسل </w:t>
      </w:r>
      <w:proofErr w:type="spellStart"/>
      <w:r>
        <w:rPr>
          <w:rFonts w:hint="cs"/>
          <w:lang w:bidi="fa-IR"/>
        </w:rPr>
        <w:t>می‌شوند</w:t>
      </w:r>
      <w:proofErr w:type="spellEnd"/>
      <w:r>
        <w:rPr>
          <w:rFonts w:hint="cs"/>
          <w:lang w:bidi="fa-IR"/>
        </w:rPr>
        <w:t xml:space="preserve">. یادآوری مرگ باعث </w:t>
      </w:r>
      <w:proofErr w:type="spellStart"/>
      <w:r>
        <w:rPr>
          <w:rFonts w:hint="cs"/>
          <w:lang w:bidi="fa-IR"/>
        </w:rPr>
        <w:t>می‌شود</w:t>
      </w:r>
      <w:proofErr w:type="spellEnd"/>
      <w:r>
        <w:rPr>
          <w:rFonts w:hint="cs"/>
          <w:lang w:bidi="fa-IR"/>
        </w:rPr>
        <w:t xml:space="preserve"> افراد تلاش کنند تا بیشتر با </w:t>
      </w:r>
      <w:proofErr w:type="spellStart"/>
      <w:r>
        <w:rPr>
          <w:rFonts w:hint="cs"/>
          <w:lang w:bidi="fa-IR"/>
        </w:rPr>
        <w:t>ارزش‌ها</w:t>
      </w:r>
      <w:proofErr w:type="spellEnd"/>
      <w:r>
        <w:rPr>
          <w:rFonts w:hint="cs"/>
          <w:lang w:bidi="fa-IR"/>
        </w:rPr>
        <w:t xml:space="preserve"> و هنجارهای فرهنگی خود همسو شوند تا احساس جاودانگی نمادین پیدا کنند(گرین برگ</w:t>
      </w:r>
      <w:r>
        <w:rPr>
          <w:rStyle w:val="FootnoteReference"/>
          <w:rFonts w:hint="cs"/>
          <w:lang w:bidi="fa-IR"/>
        </w:rPr>
        <w:footnoteReference w:id="33"/>
      </w:r>
      <w:r>
        <w:rPr>
          <w:rFonts w:hint="cs"/>
          <w:lang w:bidi="fa-IR"/>
        </w:rPr>
        <w:t xml:space="preserve"> و همکاران، ۱۹۸۶).</w:t>
      </w:r>
    </w:p>
    <w:p w14:paraId="6F38F21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۲-۲-۲-۴- نظریه دلبستگی</w:t>
      </w:r>
    </w:p>
    <w:p w14:paraId="76ABD143" w14:textId="77777777" w:rsidR="00912462" w:rsidRDefault="00000000">
      <w:pPr>
        <w:ind w:firstLine="397"/>
        <w:jc w:val="both"/>
        <w:rPr>
          <w:rFonts w:cs="B Lotus"/>
          <w:color w:val="auto"/>
          <w:lang w:bidi="fa-IR"/>
        </w:rPr>
      </w:pPr>
      <w:proofErr w:type="spellStart"/>
      <w:r>
        <w:rPr>
          <w:rFonts w:hint="cs"/>
          <w:lang w:bidi="fa-IR"/>
        </w:rPr>
        <w:t>میکولینسر</w:t>
      </w:r>
      <w:proofErr w:type="spellEnd"/>
      <w:r>
        <w:rPr>
          <w:rFonts w:hint="cs"/>
          <w:lang w:bidi="fa-IR"/>
        </w:rPr>
        <w:t xml:space="preserve"> و </w:t>
      </w:r>
      <w:proofErr w:type="spellStart"/>
      <w:r>
        <w:rPr>
          <w:rFonts w:hint="cs"/>
          <w:lang w:bidi="fa-IR"/>
        </w:rPr>
        <w:t>فلوریان</w:t>
      </w:r>
      <w:proofErr w:type="spellEnd"/>
      <w:r>
        <w:rPr>
          <w:rStyle w:val="FootnoteReference"/>
          <w:rFonts w:hint="cs"/>
          <w:lang w:bidi="fa-IR"/>
        </w:rPr>
        <w:footnoteReference w:id="34"/>
      </w:r>
      <w:r>
        <w:rPr>
          <w:rFonts w:hint="cs"/>
          <w:lang w:bidi="fa-IR"/>
        </w:rPr>
        <w:t xml:space="preserve"> (۲۰۰۰) با تکیه بر نظریه دلبستگی </w:t>
      </w:r>
      <w:proofErr w:type="spellStart"/>
      <w:r>
        <w:rPr>
          <w:rFonts w:hint="cs"/>
          <w:lang w:bidi="fa-IR"/>
        </w:rPr>
        <w:t>بالبی</w:t>
      </w:r>
      <w:proofErr w:type="spellEnd"/>
      <w:r>
        <w:rPr>
          <w:rFonts w:hint="cs"/>
          <w:lang w:bidi="fa-IR"/>
        </w:rPr>
        <w:t xml:space="preserve">، معتقدند سبک دلبستگی فرد در دوران کودکی، </w:t>
      </w:r>
      <w:proofErr w:type="spellStart"/>
      <w:r>
        <w:rPr>
          <w:rFonts w:hint="cs"/>
          <w:lang w:bidi="fa-IR"/>
        </w:rPr>
        <w:t>تعیین‌کننده</w:t>
      </w:r>
      <w:proofErr w:type="spellEnd"/>
      <w:r>
        <w:rPr>
          <w:rFonts w:hint="cs"/>
          <w:lang w:bidi="fa-IR"/>
        </w:rPr>
        <w:t xml:space="preserve"> میزان تحمل و </w:t>
      </w:r>
      <w:proofErr w:type="spellStart"/>
      <w:r>
        <w:rPr>
          <w:rFonts w:hint="cs"/>
          <w:lang w:bidi="fa-IR"/>
        </w:rPr>
        <w:t>تاب‌آوری</w:t>
      </w:r>
      <w:proofErr w:type="spellEnd"/>
      <w:r>
        <w:rPr>
          <w:rFonts w:hint="cs"/>
          <w:lang w:bidi="fa-IR"/>
        </w:rPr>
        <w:t xml:space="preserve"> او در برابر اضطراب مرگ در بزرگسالی است. افراد با دلبستگی ایمن در مواجهه با تهدیدات </w:t>
      </w:r>
      <w:proofErr w:type="spellStart"/>
      <w:r>
        <w:rPr>
          <w:rFonts w:hint="cs"/>
          <w:lang w:bidi="fa-IR"/>
        </w:rPr>
        <w:t>وجودی</w:t>
      </w:r>
      <w:proofErr w:type="spellEnd"/>
      <w:r>
        <w:rPr>
          <w:rFonts w:hint="cs"/>
          <w:lang w:bidi="fa-IR"/>
        </w:rPr>
        <w:t>، از جمله مرگ، سازگاری بیشتری دارند.</w:t>
      </w:r>
    </w:p>
    <w:p w14:paraId="3887FC0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۲-۲-۳- ابعاد اضطراب مرگ</w:t>
      </w:r>
    </w:p>
    <w:p w14:paraId="53DCD97C" w14:textId="77777777" w:rsidR="00912462" w:rsidRDefault="00000000">
      <w:pPr>
        <w:ind w:firstLine="397"/>
        <w:jc w:val="both"/>
        <w:rPr>
          <w:rFonts w:cs="B Lotus"/>
          <w:color w:val="auto"/>
          <w:lang w:bidi="fa-IR"/>
        </w:rPr>
      </w:pPr>
      <w:r>
        <w:rPr>
          <w:rFonts w:hint="cs"/>
          <w:lang w:bidi="fa-IR"/>
        </w:rPr>
        <w:t xml:space="preserve">پژوهشگران مختلف ابعاد گوناگونی را برای اضطراب مرگ </w:t>
      </w:r>
      <w:proofErr w:type="spellStart"/>
      <w:r>
        <w:rPr>
          <w:rFonts w:hint="cs"/>
          <w:lang w:bidi="fa-IR"/>
        </w:rPr>
        <w:t>برشمرده‌اند</w:t>
      </w:r>
      <w:proofErr w:type="spellEnd"/>
      <w:r>
        <w:rPr>
          <w:rFonts w:hint="cs"/>
          <w:lang w:bidi="fa-IR"/>
        </w:rPr>
        <w:t xml:space="preserve">. از جمله </w:t>
      </w:r>
      <w:proofErr w:type="spellStart"/>
      <w:r>
        <w:rPr>
          <w:rFonts w:hint="cs"/>
          <w:lang w:bidi="fa-IR"/>
        </w:rPr>
        <w:t>رایج‌ترین</w:t>
      </w:r>
      <w:proofErr w:type="spellEnd"/>
      <w:r>
        <w:rPr>
          <w:rFonts w:hint="cs"/>
          <w:lang w:bidi="fa-IR"/>
        </w:rPr>
        <w:t xml:space="preserve"> </w:t>
      </w:r>
      <w:proofErr w:type="spellStart"/>
      <w:r>
        <w:rPr>
          <w:rFonts w:hint="cs"/>
          <w:lang w:bidi="fa-IR"/>
        </w:rPr>
        <w:t>طبقه‌بندی‌ها</w:t>
      </w:r>
      <w:proofErr w:type="spellEnd"/>
      <w:r>
        <w:rPr>
          <w:rFonts w:hint="cs"/>
          <w:lang w:bidi="fa-IR"/>
        </w:rPr>
        <w:t xml:space="preserve">، </w:t>
      </w:r>
      <w:proofErr w:type="spellStart"/>
      <w:r>
        <w:rPr>
          <w:rFonts w:hint="cs"/>
          <w:lang w:bidi="fa-IR"/>
        </w:rPr>
        <w:t>می‌توان</w:t>
      </w:r>
      <w:proofErr w:type="spellEnd"/>
      <w:r>
        <w:rPr>
          <w:rFonts w:hint="cs"/>
          <w:lang w:bidi="fa-IR"/>
        </w:rPr>
        <w:t xml:space="preserve"> به موارد زیر اشاره کرد:</w:t>
      </w:r>
    </w:p>
    <w:p w14:paraId="5A903952" w14:textId="77777777" w:rsidR="00912462" w:rsidRDefault="00000000">
      <w:pPr>
        <w:numPr>
          <w:ilvl w:val="0"/>
          <w:numId w:val="21"/>
        </w:numPr>
        <w:ind w:left="0" w:firstLine="397"/>
        <w:jc w:val="both"/>
        <w:rPr>
          <w:rFonts w:cs="B Lotus"/>
          <w:color w:val="auto"/>
          <w:lang w:bidi="fa-IR"/>
        </w:rPr>
      </w:pPr>
      <w:r>
        <w:rPr>
          <w:rFonts w:hint="cs"/>
          <w:lang w:bidi="fa-IR"/>
        </w:rPr>
        <w:t>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w:t>
      </w:r>
      <w:proofErr w:type="spellStart"/>
      <w:r>
        <w:rPr>
          <w:rFonts w:hint="cs"/>
          <w:lang w:bidi="fa-IR"/>
        </w:rPr>
        <w:t>ناشناخته‌ها</w:t>
      </w:r>
      <w:proofErr w:type="spellEnd"/>
      <w:r>
        <w:rPr>
          <w:rFonts w:hint="cs"/>
          <w:lang w:bidi="fa-IR"/>
        </w:rPr>
        <w:t xml:space="preserve"> و ندانستن آنچه پس از مرگ رخ </w:t>
      </w:r>
      <w:proofErr w:type="spellStart"/>
      <w:r>
        <w:rPr>
          <w:rFonts w:hint="cs"/>
          <w:lang w:bidi="fa-IR"/>
        </w:rPr>
        <w:t>می‌دهد</w:t>
      </w:r>
      <w:proofErr w:type="spellEnd"/>
    </w:p>
    <w:p w14:paraId="4BCD1E85"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درباره از دست دادن </w:t>
      </w:r>
      <w:proofErr w:type="spellStart"/>
      <w:r>
        <w:rPr>
          <w:rFonts w:hint="cs"/>
          <w:lang w:bidi="fa-IR"/>
        </w:rPr>
        <w:t>فرصت‌های</w:t>
      </w:r>
      <w:proofErr w:type="spellEnd"/>
      <w:r>
        <w:rPr>
          <w:rFonts w:hint="cs"/>
          <w:lang w:bidi="fa-IR"/>
        </w:rPr>
        <w:t xml:space="preserve"> زندگی</w:t>
      </w:r>
    </w:p>
    <w:p w14:paraId="1718BA72"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جدایی از عزیزان و آسیب دیدن </w:t>
      </w:r>
      <w:proofErr w:type="spellStart"/>
      <w:r>
        <w:rPr>
          <w:rFonts w:hint="cs"/>
          <w:lang w:bidi="fa-IR"/>
        </w:rPr>
        <w:t>آن‌ها</w:t>
      </w:r>
      <w:proofErr w:type="spellEnd"/>
    </w:p>
    <w:p w14:paraId="2AB570FF"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w:t>
      </w:r>
      <w:proofErr w:type="spellStart"/>
      <w:r>
        <w:rPr>
          <w:rFonts w:hint="cs"/>
          <w:lang w:bidi="fa-IR"/>
        </w:rPr>
        <w:t>درباره‌ی</w:t>
      </w:r>
      <w:proofErr w:type="spellEnd"/>
      <w:r>
        <w:rPr>
          <w:rFonts w:hint="cs"/>
          <w:lang w:bidi="fa-IR"/>
        </w:rPr>
        <w:t xml:space="preserve"> تأثیر منفی مرگ بر دیگران (</w:t>
      </w:r>
      <w:proofErr w:type="spellStart"/>
      <w:r>
        <w:rPr>
          <w:rFonts w:hint="cs"/>
          <w:lang w:bidi="fa-IR"/>
        </w:rPr>
        <w:t>وابستگان</w:t>
      </w:r>
      <w:proofErr w:type="spellEnd"/>
      <w:r>
        <w:rPr>
          <w:rFonts w:hint="cs"/>
          <w:lang w:bidi="fa-IR"/>
        </w:rPr>
        <w:t>)</w:t>
      </w:r>
    </w:p>
    <w:p w14:paraId="0DBCA85A" w14:textId="77777777" w:rsidR="00912462" w:rsidRDefault="00000000">
      <w:pPr>
        <w:numPr>
          <w:ilvl w:val="0"/>
          <w:numId w:val="21"/>
        </w:numPr>
        <w:ind w:left="0" w:firstLine="397"/>
        <w:jc w:val="both"/>
        <w:rPr>
          <w:rFonts w:cs="B Lotus"/>
          <w:color w:val="auto"/>
          <w:lang w:bidi="fa-IR"/>
        </w:rPr>
      </w:pPr>
      <w:r>
        <w:rPr>
          <w:rFonts w:hint="cs"/>
          <w:lang w:bidi="fa-IR"/>
        </w:rPr>
        <w:t xml:space="preserve">اضطراب درباره </w:t>
      </w:r>
      <w:proofErr w:type="spellStart"/>
      <w:r>
        <w:rPr>
          <w:rFonts w:hint="cs"/>
          <w:lang w:bidi="fa-IR"/>
        </w:rPr>
        <w:t>نحوه‌ی</w:t>
      </w:r>
      <w:proofErr w:type="spellEnd"/>
      <w:r>
        <w:rPr>
          <w:rFonts w:hint="cs"/>
          <w:lang w:bidi="fa-IR"/>
        </w:rPr>
        <w:t xml:space="preserve"> به یاد آوردن فرد پس از مرگ (میراث روانی)</w:t>
      </w:r>
    </w:p>
    <w:p w14:paraId="199343A3"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۲-۲-۴- عوامل مؤثر بر اضطراب مرگ در سالمندان</w:t>
      </w:r>
    </w:p>
    <w:p w14:paraId="41968DDF" w14:textId="77777777" w:rsidR="00912462" w:rsidRDefault="00000000">
      <w:pPr>
        <w:ind w:firstLine="397"/>
        <w:jc w:val="both"/>
        <w:rPr>
          <w:rFonts w:cs="B Lotus"/>
          <w:color w:val="auto"/>
          <w:lang w:bidi="fa-IR"/>
        </w:rPr>
      </w:pPr>
      <w:r>
        <w:rPr>
          <w:rFonts w:hint="cs"/>
          <w:lang w:bidi="fa-IR"/>
        </w:rPr>
        <w:t xml:space="preserve">اضطراب مرگ در سالمندان تحت تأثیر عوامل </w:t>
      </w:r>
      <w:proofErr w:type="spellStart"/>
      <w:r>
        <w:rPr>
          <w:rFonts w:hint="cs"/>
          <w:lang w:bidi="fa-IR"/>
        </w:rPr>
        <w:t>روان‌شناختی</w:t>
      </w:r>
      <w:proofErr w:type="spellEnd"/>
      <w:r>
        <w:rPr>
          <w:rFonts w:hint="cs"/>
          <w:lang w:bidi="fa-IR"/>
        </w:rPr>
        <w:t xml:space="preserve">، اجتماعی و معنوی قرار دارد. </w:t>
      </w:r>
      <w:proofErr w:type="spellStart"/>
      <w:r>
        <w:rPr>
          <w:rFonts w:hint="cs"/>
          <w:lang w:bidi="fa-IR"/>
        </w:rPr>
        <w:t>مهم‌ترین</w:t>
      </w:r>
      <w:proofErr w:type="spellEnd"/>
      <w:r>
        <w:rPr>
          <w:rFonts w:hint="cs"/>
          <w:lang w:bidi="fa-IR"/>
        </w:rPr>
        <w:t xml:space="preserve"> عوامل </w:t>
      </w:r>
      <w:proofErr w:type="spellStart"/>
      <w:r>
        <w:rPr>
          <w:rFonts w:hint="cs"/>
          <w:lang w:bidi="fa-IR"/>
        </w:rPr>
        <w:t>عبارت‌اند</w:t>
      </w:r>
      <w:proofErr w:type="spellEnd"/>
      <w:r>
        <w:rPr>
          <w:rFonts w:hint="cs"/>
          <w:lang w:bidi="fa-IR"/>
        </w:rPr>
        <w:t xml:space="preserve"> از:</w:t>
      </w:r>
    </w:p>
    <w:p w14:paraId="47CD6CB1" w14:textId="77777777" w:rsidR="00912462" w:rsidRDefault="00000000">
      <w:pPr>
        <w:numPr>
          <w:ilvl w:val="0"/>
          <w:numId w:val="20"/>
        </w:numPr>
        <w:ind w:left="0" w:firstLine="397"/>
        <w:jc w:val="both"/>
        <w:rPr>
          <w:rFonts w:cs="B Lotus"/>
          <w:color w:val="auto"/>
          <w:lang w:bidi="fa-IR"/>
        </w:rPr>
      </w:pPr>
      <w:r>
        <w:rPr>
          <w:rFonts w:hint="cs"/>
          <w:lang w:bidi="fa-IR"/>
        </w:rPr>
        <w:t>تجربه مرگ نزدیکان یا همسر</w:t>
      </w:r>
    </w:p>
    <w:p w14:paraId="2ECFA37C" w14:textId="77777777" w:rsidR="00912462" w:rsidRDefault="00000000">
      <w:pPr>
        <w:numPr>
          <w:ilvl w:val="0"/>
          <w:numId w:val="20"/>
        </w:numPr>
        <w:ind w:left="0" w:firstLine="397"/>
        <w:jc w:val="both"/>
        <w:rPr>
          <w:rFonts w:cs="B Lotus"/>
          <w:color w:val="auto"/>
          <w:lang w:bidi="fa-IR"/>
        </w:rPr>
      </w:pPr>
      <w:r>
        <w:rPr>
          <w:rFonts w:hint="cs"/>
          <w:lang w:bidi="fa-IR"/>
        </w:rPr>
        <w:lastRenderedPageBreak/>
        <w:t>سطح سلامت جسمی و روانی</w:t>
      </w:r>
    </w:p>
    <w:p w14:paraId="6EBF9613" w14:textId="77777777" w:rsidR="00912462" w:rsidRDefault="00000000">
      <w:pPr>
        <w:numPr>
          <w:ilvl w:val="0"/>
          <w:numId w:val="20"/>
        </w:numPr>
        <w:ind w:left="0" w:firstLine="397"/>
        <w:jc w:val="both"/>
        <w:rPr>
          <w:rFonts w:cs="B Lotus"/>
          <w:color w:val="auto"/>
          <w:lang w:bidi="fa-IR"/>
        </w:rPr>
      </w:pPr>
      <w:r>
        <w:rPr>
          <w:rFonts w:hint="cs"/>
          <w:lang w:bidi="fa-IR"/>
        </w:rPr>
        <w:t>باورهای مذهبی و معنوی</w:t>
      </w:r>
    </w:p>
    <w:p w14:paraId="46ED426D" w14:textId="77777777" w:rsidR="00912462" w:rsidRDefault="00000000">
      <w:pPr>
        <w:numPr>
          <w:ilvl w:val="0"/>
          <w:numId w:val="20"/>
        </w:numPr>
        <w:ind w:left="0" w:firstLine="397"/>
        <w:jc w:val="both"/>
        <w:rPr>
          <w:rFonts w:cs="B Lotus"/>
          <w:color w:val="auto"/>
          <w:lang w:bidi="fa-IR"/>
        </w:rPr>
      </w:pPr>
      <w:r>
        <w:rPr>
          <w:rFonts w:hint="cs"/>
          <w:lang w:bidi="fa-IR"/>
        </w:rPr>
        <w:t>سطح هوش معنوی</w:t>
      </w:r>
    </w:p>
    <w:p w14:paraId="171A1C41" w14:textId="77777777" w:rsidR="00912462" w:rsidRDefault="00000000">
      <w:pPr>
        <w:numPr>
          <w:ilvl w:val="0"/>
          <w:numId w:val="20"/>
        </w:numPr>
        <w:ind w:left="0" w:firstLine="397"/>
        <w:jc w:val="both"/>
        <w:rPr>
          <w:rFonts w:cs="B Lotus"/>
          <w:color w:val="auto"/>
          <w:lang w:bidi="fa-IR"/>
        </w:rPr>
      </w:pPr>
      <w:r>
        <w:rPr>
          <w:rFonts w:hint="cs"/>
          <w:lang w:bidi="fa-IR"/>
        </w:rPr>
        <w:t xml:space="preserve">سبک دلبستگی و </w:t>
      </w:r>
      <w:proofErr w:type="spellStart"/>
      <w:r>
        <w:rPr>
          <w:rFonts w:hint="cs"/>
          <w:lang w:bidi="fa-IR"/>
        </w:rPr>
        <w:t>تجربه‌های</w:t>
      </w:r>
      <w:proofErr w:type="spellEnd"/>
      <w:r>
        <w:rPr>
          <w:rFonts w:hint="cs"/>
          <w:lang w:bidi="fa-IR"/>
        </w:rPr>
        <w:t xml:space="preserve"> عاطفی دوران کودکی</w:t>
      </w:r>
    </w:p>
    <w:p w14:paraId="5FBA961E" w14:textId="77777777" w:rsidR="00912462" w:rsidRDefault="00000000">
      <w:pPr>
        <w:numPr>
          <w:ilvl w:val="0"/>
          <w:numId w:val="20"/>
        </w:numPr>
        <w:ind w:left="0" w:firstLine="397"/>
        <w:jc w:val="both"/>
        <w:rPr>
          <w:rFonts w:cs="B Lotus"/>
          <w:b/>
          <w:bCs/>
          <w:color w:val="auto"/>
          <w:lang w:bidi="fa-IR"/>
        </w:rPr>
      </w:pPr>
      <w:r>
        <w:rPr>
          <w:rFonts w:hint="cs"/>
          <w:lang w:bidi="fa-IR"/>
        </w:rPr>
        <w:t>میزان حمایت اجتماعی و خانوادگی</w:t>
      </w:r>
    </w:p>
    <w:p w14:paraId="141DF9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۲-۲-۵- اضطراب مرگ و سالمندی</w:t>
      </w:r>
    </w:p>
    <w:p w14:paraId="5CE86719" w14:textId="77777777" w:rsidR="00912462" w:rsidRDefault="00000000">
      <w:pPr>
        <w:ind w:firstLine="397"/>
        <w:jc w:val="both"/>
        <w:rPr>
          <w:rFonts w:cs="B Lotus"/>
          <w:color w:val="auto"/>
          <w:lang w:bidi="fa-IR"/>
        </w:rPr>
      </w:pPr>
      <w:r>
        <w:rPr>
          <w:rFonts w:hint="cs"/>
          <w:lang w:bidi="fa-IR"/>
        </w:rPr>
        <w:t xml:space="preserve">دوران سالمندی با کاهش </w:t>
      </w:r>
      <w:proofErr w:type="spellStart"/>
      <w:r>
        <w:rPr>
          <w:rFonts w:hint="cs"/>
          <w:lang w:bidi="fa-IR"/>
        </w:rPr>
        <w:t>توانایی‌های</w:t>
      </w:r>
      <w:proofErr w:type="spellEnd"/>
      <w:r>
        <w:rPr>
          <w:rFonts w:hint="cs"/>
          <w:lang w:bidi="fa-IR"/>
        </w:rPr>
        <w:t xml:space="preserve"> جسمانی، بازنشستگی، تنهایی، و افزایش احتمال ابتلا به </w:t>
      </w:r>
      <w:proofErr w:type="spellStart"/>
      <w:r>
        <w:rPr>
          <w:rFonts w:hint="cs"/>
          <w:lang w:bidi="fa-IR"/>
        </w:rPr>
        <w:t>بیماری‌های</w:t>
      </w:r>
      <w:proofErr w:type="spellEnd"/>
      <w:r>
        <w:rPr>
          <w:rFonts w:hint="cs"/>
          <w:lang w:bidi="fa-IR"/>
        </w:rPr>
        <w:t xml:space="preserve"> مزمن همراه است. این عوامل، احتمال بروز اضطراب مرگ را افزایش </w:t>
      </w:r>
      <w:proofErr w:type="spellStart"/>
      <w:r>
        <w:rPr>
          <w:rFonts w:hint="cs"/>
          <w:lang w:bidi="fa-IR"/>
        </w:rPr>
        <w:t>می‌دهند</w:t>
      </w:r>
      <w:proofErr w:type="spellEnd"/>
      <w:r>
        <w:rPr>
          <w:rFonts w:hint="cs"/>
          <w:lang w:bidi="fa-IR"/>
        </w:rPr>
        <w:t xml:space="preserve">. با این حال،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همه سالمندان به یک میزان اضطراب مرگ ندارند و عواملی همچون پذیرش معنوی، هوش معنوی بالا، یا </w:t>
      </w:r>
      <w:proofErr w:type="spellStart"/>
      <w:r>
        <w:rPr>
          <w:rFonts w:hint="cs"/>
          <w:lang w:bidi="fa-IR"/>
        </w:rPr>
        <w:t>تجربه‌های</w:t>
      </w:r>
      <w:proofErr w:type="spellEnd"/>
      <w:r>
        <w:rPr>
          <w:rFonts w:hint="cs"/>
          <w:lang w:bidi="fa-IR"/>
        </w:rPr>
        <w:t xml:space="preserve"> مثبت در زندگی، </w:t>
      </w:r>
      <w:proofErr w:type="spellStart"/>
      <w:r>
        <w:rPr>
          <w:rFonts w:hint="cs"/>
          <w:lang w:bidi="fa-IR"/>
        </w:rPr>
        <w:t>می‌توانند</w:t>
      </w:r>
      <w:proofErr w:type="spellEnd"/>
      <w:r>
        <w:rPr>
          <w:rFonts w:hint="cs"/>
          <w:lang w:bidi="fa-IR"/>
        </w:rPr>
        <w:t xml:space="preserve"> </w:t>
      </w:r>
      <w:proofErr w:type="spellStart"/>
      <w:r>
        <w:rPr>
          <w:rFonts w:hint="cs"/>
          <w:lang w:bidi="fa-IR"/>
        </w:rPr>
        <w:t>به‌عنوان</w:t>
      </w:r>
      <w:proofErr w:type="spellEnd"/>
      <w:r>
        <w:rPr>
          <w:rFonts w:hint="cs"/>
          <w:lang w:bidi="fa-IR"/>
        </w:rPr>
        <w:t xml:space="preserve"> متغیرهای </w:t>
      </w:r>
      <w:proofErr w:type="spellStart"/>
      <w:r>
        <w:rPr>
          <w:rFonts w:hint="cs"/>
          <w:lang w:bidi="fa-IR"/>
        </w:rPr>
        <w:t>تعدیل‌گر</w:t>
      </w:r>
      <w:proofErr w:type="spellEnd"/>
      <w:r>
        <w:rPr>
          <w:rFonts w:hint="cs"/>
          <w:lang w:bidi="fa-IR"/>
        </w:rPr>
        <w:t xml:space="preserve"> عمل کرده و اضطراب مرگ را کاهش دهند (</w:t>
      </w:r>
      <w:proofErr w:type="spellStart"/>
      <w:r>
        <w:rPr>
          <w:rFonts w:hint="cs"/>
          <w:lang w:bidi="fa-IR"/>
        </w:rPr>
        <w:t>نیمیر</w:t>
      </w:r>
      <w:proofErr w:type="spellEnd"/>
      <w:r>
        <w:rPr>
          <w:rStyle w:val="FootnoteReference"/>
          <w:rFonts w:hint="cs"/>
          <w:lang w:bidi="fa-IR"/>
        </w:rPr>
        <w:footnoteReference w:id="35"/>
      </w:r>
      <w:r>
        <w:rPr>
          <w:rFonts w:hint="cs"/>
          <w:lang w:bidi="fa-IR"/>
        </w:rPr>
        <w:t>، ۱۹۹۴).</w:t>
      </w:r>
    </w:p>
    <w:p w14:paraId="5AC82231" w14:textId="77777777" w:rsidR="00912462" w:rsidRDefault="00000000">
      <w:pPr>
        <w:ind w:firstLine="397"/>
        <w:jc w:val="both"/>
        <w:rPr>
          <w:rFonts w:cs="B Lotus"/>
          <w:color w:val="auto"/>
          <w:lang w:bidi="fa-IR"/>
        </w:rPr>
      </w:pPr>
      <w:r>
        <w:rPr>
          <w:rFonts w:hint="cs"/>
          <w:lang w:bidi="fa-IR"/>
        </w:rPr>
        <w:t xml:space="preserve">دوران سالمندی معمولاً با تغییراتی مانند کاهش </w:t>
      </w:r>
      <w:proofErr w:type="spellStart"/>
      <w:r>
        <w:rPr>
          <w:rFonts w:hint="cs"/>
          <w:lang w:bidi="fa-IR"/>
        </w:rPr>
        <w:t>توانایی‌های</w:t>
      </w:r>
      <w:proofErr w:type="spellEnd"/>
      <w:r>
        <w:rPr>
          <w:rFonts w:hint="cs"/>
          <w:lang w:bidi="fa-IR"/>
        </w:rPr>
        <w:t xml:space="preserve"> جسمانی، بازنشستگی، کاهش برخی تعاملات اجتماعی، تجربه فقدان نزدیکان و افزایش احتمال ابتلا به </w:t>
      </w:r>
      <w:proofErr w:type="spellStart"/>
      <w:r>
        <w:rPr>
          <w:rFonts w:hint="cs"/>
          <w:lang w:bidi="fa-IR"/>
        </w:rPr>
        <w:t>بیماری‌های</w:t>
      </w:r>
      <w:proofErr w:type="spellEnd"/>
      <w:r>
        <w:rPr>
          <w:rFonts w:hint="cs"/>
          <w:lang w:bidi="fa-IR"/>
        </w:rPr>
        <w:t xml:space="preserve"> مزمن همراه است. این شرایط </w:t>
      </w:r>
      <w:proofErr w:type="spellStart"/>
      <w:r>
        <w:rPr>
          <w:rFonts w:hint="cs"/>
          <w:lang w:bidi="fa-IR"/>
        </w:rPr>
        <w:t>می‌تواند</w:t>
      </w:r>
      <w:proofErr w:type="spellEnd"/>
      <w:r>
        <w:rPr>
          <w:rFonts w:hint="cs"/>
          <w:lang w:bidi="fa-IR"/>
        </w:rPr>
        <w:t xml:space="preserve"> زمینه افزایش </w:t>
      </w:r>
      <w:proofErr w:type="spellStart"/>
      <w:r>
        <w:rPr>
          <w:rFonts w:hint="cs"/>
          <w:lang w:bidi="fa-IR"/>
        </w:rPr>
        <w:t>نگرانی‌ها</w:t>
      </w:r>
      <w:proofErr w:type="spellEnd"/>
      <w:r>
        <w:rPr>
          <w:rFonts w:hint="cs"/>
          <w:lang w:bidi="fa-IR"/>
        </w:rPr>
        <w:t xml:space="preserve"> و </w:t>
      </w:r>
      <w:proofErr w:type="spellStart"/>
      <w:r>
        <w:rPr>
          <w:rFonts w:hint="cs"/>
          <w:lang w:bidi="fa-IR"/>
        </w:rPr>
        <w:t>اضطراب‌های</w:t>
      </w:r>
      <w:proofErr w:type="spellEnd"/>
      <w:r>
        <w:rPr>
          <w:rFonts w:hint="cs"/>
          <w:lang w:bidi="fa-IR"/>
        </w:rPr>
        <w:t xml:space="preserve"> مرتبط با مرگ را در برخی سالمندان فراهم کند. با این حال، </w:t>
      </w: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تجربه اضطراب مرگ در میان سالمندان یکسان نیست و عواملی مانند </w:t>
      </w:r>
      <w:proofErr w:type="spellStart"/>
      <w:r>
        <w:rPr>
          <w:rFonts w:hint="cs"/>
          <w:lang w:bidi="fa-IR"/>
        </w:rPr>
        <w:t>معناجویی</w:t>
      </w:r>
      <w:proofErr w:type="spellEnd"/>
      <w:r>
        <w:rPr>
          <w:rFonts w:hint="cs"/>
          <w:lang w:bidi="fa-IR"/>
        </w:rPr>
        <w:t xml:space="preserve">، باورهای معنوی، دینداری، هوش معنوی و برخورداری از تجارب مثبت زندگی </w:t>
      </w:r>
      <w:proofErr w:type="spellStart"/>
      <w:r>
        <w:rPr>
          <w:rFonts w:hint="cs"/>
          <w:lang w:bidi="fa-IR"/>
        </w:rPr>
        <w:t>می‌توانند</w:t>
      </w:r>
      <w:proofErr w:type="spellEnd"/>
      <w:r>
        <w:rPr>
          <w:rFonts w:hint="cs"/>
          <w:lang w:bidi="fa-IR"/>
        </w:rPr>
        <w:t xml:space="preserve"> نقش محافظتی داشته باشند و به کاهش ترس و اضطراب مرتبط با مرگ کمک کنند. همچنین، داشتن احساس معنا در زندگی و پذیرش </w:t>
      </w:r>
      <w:r>
        <w:rPr>
          <w:rFonts w:hint="cs"/>
          <w:lang w:bidi="fa-IR"/>
        </w:rPr>
        <w:lastRenderedPageBreak/>
        <w:t xml:space="preserve">فرایند سالمندی </w:t>
      </w:r>
      <w:proofErr w:type="spellStart"/>
      <w:r>
        <w:rPr>
          <w:rFonts w:hint="cs"/>
          <w:lang w:bidi="fa-IR"/>
        </w:rPr>
        <w:t>می‌تواند</w:t>
      </w:r>
      <w:proofErr w:type="spellEnd"/>
      <w:r>
        <w:rPr>
          <w:rFonts w:hint="cs"/>
          <w:lang w:bidi="fa-IR"/>
        </w:rPr>
        <w:t xml:space="preserve"> سازگاری </w:t>
      </w:r>
      <w:proofErr w:type="spellStart"/>
      <w:r>
        <w:rPr>
          <w:rFonts w:hint="cs"/>
          <w:lang w:bidi="fa-IR"/>
        </w:rPr>
        <w:t>روان‌شناختی</w:t>
      </w:r>
      <w:proofErr w:type="spellEnd"/>
      <w:r>
        <w:rPr>
          <w:rFonts w:hint="cs"/>
          <w:lang w:bidi="fa-IR"/>
        </w:rPr>
        <w:t xml:space="preserve"> افراد را در مواجهه با پایان زندگی افزایش دهد (ون </w:t>
      </w:r>
      <w:proofErr w:type="spellStart"/>
      <w:r>
        <w:rPr>
          <w:rFonts w:hint="cs"/>
          <w:lang w:bidi="fa-IR"/>
        </w:rPr>
        <w:t>بروگن</w:t>
      </w:r>
      <w:proofErr w:type="spellEnd"/>
      <w:r>
        <w:rPr>
          <w:rFonts w:hint="cs"/>
          <w:lang w:bidi="fa-IR"/>
        </w:rPr>
        <w:t xml:space="preserve"> </w:t>
      </w:r>
      <w:r>
        <w:rPr>
          <w:rStyle w:val="FootnoteReference"/>
          <w:rFonts w:hint="cs"/>
          <w:lang w:bidi="fa-IR"/>
        </w:rPr>
        <w:footnoteReference w:id="36"/>
      </w:r>
      <w:r>
        <w:rPr>
          <w:rFonts w:hint="cs"/>
          <w:lang w:bidi="fa-IR"/>
        </w:rPr>
        <w:t xml:space="preserve">و همکاران، ۲۰۲۱؛ </w:t>
      </w:r>
      <w:proofErr w:type="spellStart"/>
      <w:r>
        <w:rPr>
          <w:rFonts w:hint="cs"/>
          <w:lang w:bidi="fa-IR"/>
        </w:rPr>
        <w:t>هوانگ</w:t>
      </w:r>
      <w:proofErr w:type="spellEnd"/>
      <w:r>
        <w:rPr>
          <w:rFonts w:hint="cs"/>
          <w:lang w:bidi="fa-IR"/>
        </w:rPr>
        <w:t xml:space="preserve"> </w:t>
      </w:r>
      <w:r>
        <w:rPr>
          <w:rStyle w:val="FootnoteReference"/>
          <w:rFonts w:hint="cs"/>
          <w:lang w:bidi="fa-IR"/>
        </w:rPr>
        <w:footnoteReference w:id="37"/>
      </w:r>
      <w:r>
        <w:rPr>
          <w:rFonts w:hint="cs"/>
          <w:lang w:bidi="fa-IR"/>
        </w:rPr>
        <w:t>و همکاران، ۲۰۲۳).</w:t>
      </w:r>
    </w:p>
    <w:p w14:paraId="4AD4922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۲-۲-۶- پیامدهای اضطراب مرگ</w:t>
      </w:r>
    </w:p>
    <w:p w14:paraId="57F7F8FF" w14:textId="77777777" w:rsidR="00912462" w:rsidRDefault="00000000">
      <w:pPr>
        <w:ind w:firstLine="397"/>
        <w:jc w:val="both"/>
        <w:rPr>
          <w:rFonts w:cs="B Lotus"/>
          <w:color w:val="auto"/>
          <w:lang w:bidi="fa-IR"/>
        </w:rPr>
      </w:pPr>
      <w:r>
        <w:rPr>
          <w:rFonts w:hint="cs"/>
          <w:lang w:bidi="fa-IR"/>
        </w:rPr>
        <w:t xml:space="preserve">اضطراب مرگ </w:t>
      </w:r>
      <w:proofErr w:type="spellStart"/>
      <w:r>
        <w:rPr>
          <w:rFonts w:hint="cs"/>
          <w:lang w:bidi="fa-IR"/>
        </w:rPr>
        <w:t>می‌تواند</w:t>
      </w:r>
      <w:proofErr w:type="spellEnd"/>
      <w:r>
        <w:rPr>
          <w:rFonts w:hint="cs"/>
          <w:lang w:bidi="fa-IR"/>
        </w:rPr>
        <w:t xml:space="preserve"> پیامدهای متعددی داشته باشد، از جمله:</w:t>
      </w:r>
    </w:p>
    <w:p w14:paraId="5F184120" w14:textId="77777777" w:rsidR="00912462" w:rsidRDefault="00000000">
      <w:pPr>
        <w:numPr>
          <w:ilvl w:val="0"/>
          <w:numId w:val="5"/>
        </w:numPr>
        <w:ind w:left="0" w:firstLine="397"/>
        <w:jc w:val="both"/>
        <w:rPr>
          <w:rFonts w:cs="B Lotus"/>
          <w:color w:val="auto"/>
          <w:lang w:bidi="fa-IR"/>
        </w:rPr>
      </w:pPr>
      <w:r>
        <w:rPr>
          <w:rFonts w:hint="cs"/>
          <w:lang w:bidi="fa-IR"/>
        </w:rPr>
        <w:t>افسردگی</w:t>
      </w:r>
    </w:p>
    <w:p w14:paraId="40875772" w14:textId="77777777" w:rsidR="00912462" w:rsidRDefault="00000000">
      <w:pPr>
        <w:numPr>
          <w:ilvl w:val="0"/>
          <w:numId w:val="5"/>
        </w:numPr>
        <w:ind w:left="0" w:firstLine="397"/>
        <w:jc w:val="both"/>
        <w:rPr>
          <w:rFonts w:cs="B Lotus"/>
          <w:color w:val="auto"/>
          <w:lang w:bidi="fa-IR"/>
        </w:rPr>
      </w:pPr>
      <w:r>
        <w:rPr>
          <w:rFonts w:hint="cs"/>
          <w:lang w:bidi="fa-IR"/>
        </w:rPr>
        <w:t>اختلالات اضطرابی</w:t>
      </w:r>
    </w:p>
    <w:p w14:paraId="23327CB1" w14:textId="77777777" w:rsidR="00912462" w:rsidRDefault="00000000">
      <w:pPr>
        <w:numPr>
          <w:ilvl w:val="0"/>
          <w:numId w:val="5"/>
        </w:numPr>
        <w:ind w:left="0" w:firstLine="397"/>
        <w:jc w:val="both"/>
        <w:rPr>
          <w:rFonts w:cs="B Lotus"/>
          <w:color w:val="auto"/>
          <w:lang w:bidi="fa-IR"/>
        </w:rPr>
      </w:pPr>
      <w:r>
        <w:rPr>
          <w:rFonts w:hint="cs"/>
          <w:lang w:bidi="fa-IR"/>
        </w:rPr>
        <w:t>وسواس فکری</w:t>
      </w:r>
    </w:p>
    <w:p w14:paraId="62E668B1" w14:textId="77777777" w:rsidR="00912462" w:rsidRDefault="00000000">
      <w:pPr>
        <w:numPr>
          <w:ilvl w:val="0"/>
          <w:numId w:val="5"/>
        </w:numPr>
        <w:ind w:left="0" w:firstLine="397"/>
        <w:jc w:val="both"/>
        <w:rPr>
          <w:rFonts w:cs="B Lotus"/>
          <w:color w:val="auto"/>
          <w:lang w:bidi="fa-IR"/>
        </w:rPr>
      </w:pPr>
      <w:r>
        <w:rPr>
          <w:rFonts w:hint="cs"/>
          <w:lang w:bidi="fa-IR"/>
        </w:rPr>
        <w:t xml:space="preserve">اجتناب از </w:t>
      </w:r>
      <w:proofErr w:type="spellStart"/>
      <w:r>
        <w:rPr>
          <w:rFonts w:hint="cs"/>
          <w:lang w:bidi="fa-IR"/>
        </w:rPr>
        <w:t>موقعیت‌های</w:t>
      </w:r>
      <w:proofErr w:type="spellEnd"/>
      <w:r>
        <w:rPr>
          <w:rFonts w:hint="cs"/>
          <w:lang w:bidi="fa-IR"/>
        </w:rPr>
        <w:t xml:space="preserve"> مرتبط با مرگ (بیمارستان، مراسم تشییع)</w:t>
      </w:r>
    </w:p>
    <w:p w14:paraId="3C4B38B3" w14:textId="77777777" w:rsidR="00912462" w:rsidRDefault="00000000">
      <w:pPr>
        <w:numPr>
          <w:ilvl w:val="0"/>
          <w:numId w:val="5"/>
        </w:numPr>
        <w:ind w:left="0" w:firstLine="397"/>
        <w:jc w:val="both"/>
        <w:rPr>
          <w:rFonts w:cs="B Lotus"/>
          <w:color w:val="auto"/>
          <w:lang w:bidi="fa-IR"/>
        </w:rPr>
      </w:pPr>
      <w:r>
        <w:rPr>
          <w:rFonts w:hint="cs"/>
          <w:lang w:bidi="fa-IR"/>
        </w:rPr>
        <w:t>کاهش کیفیت زندگی</w:t>
      </w:r>
    </w:p>
    <w:p w14:paraId="2CCB022C" w14:textId="77777777" w:rsidR="00912462" w:rsidRDefault="00000000">
      <w:pPr>
        <w:numPr>
          <w:ilvl w:val="0"/>
          <w:numId w:val="5"/>
        </w:numPr>
        <w:ind w:left="0" w:firstLine="397"/>
        <w:jc w:val="both"/>
        <w:rPr>
          <w:rFonts w:cs="B Lotus"/>
          <w:color w:val="auto"/>
          <w:lang w:bidi="fa-IR"/>
        </w:rPr>
      </w:pPr>
      <w:r>
        <w:rPr>
          <w:rFonts w:hint="cs"/>
          <w:lang w:bidi="fa-IR"/>
        </w:rPr>
        <w:t>کاهش سلامت روانی و جسمی</w:t>
      </w:r>
    </w:p>
    <w:p w14:paraId="031F0EFB" w14:textId="77777777" w:rsidR="00912462" w:rsidRDefault="00000000">
      <w:pPr>
        <w:ind w:firstLine="397"/>
        <w:jc w:val="both"/>
        <w:rPr>
          <w:rFonts w:cs="B Lotus"/>
          <w:color w:val="auto"/>
          <w:lang w:bidi="fa-IR"/>
        </w:rPr>
      </w:pPr>
      <w:r>
        <w:rPr>
          <w:rFonts w:hint="cs"/>
          <w:lang w:bidi="fa-IR"/>
        </w:rPr>
        <w:t xml:space="preserve">در مقابل، کاهش اضطراب مرگ </w:t>
      </w:r>
      <w:proofErr w:type="spellStart"/>
      <w:r>
        <w:rPr>
          <w:rFonts w:hint="cs"/>
          <w:lang w:bidi="fa-IR"/>
        </w:rPr>
        <w:t>می‌تواند</w:t>
      </w:r>
      <w:proofErr w:type="spellEnd"/>
      <w:r>
        <w:rPr>
          <w:rFonts w:hint="cs"/>
          <w:lang w:bidi="fa-IR"/>
        </w:rPr>
        <w:t xml:space="preserve"> باعث افزایش آرامش روانی، رضایت از زندگی و امید به آینده شود.</w:t>
      </w:r>
    </w:p>
    <w:p w14:paraId="598E611D" w14:textId="77777777" w:rsidR="00912462" w:rsidRDefault="00000000" w:rsidP="00503BED">
      <w:pPr>
        <w:keepNext/>
        <w:keepLines/>
        <w:spacing w:before="240" w:after="100" w:line="276" w:lineRule="auto"/>
        <w:rPr>
          <w:rFonts w:cs="B Lotus"/>
          <w:b/>
          <w:bCs/>
          <w:color w:val="auto"/>
          <w:lang w:bidi="fa-IR"/>
        </w:rPr>
      </w:pPr>
      <w:bookmarkStart w:id="15" w:name="_Hlk200161578"/>
      <w:r>
        <w:rPr>
          <w:rFonts w:cs="B Titr" w:hint="cs"/>
          <w:b/>
          <w:bCs/>
          <w:sz w:val="30"/>
          <w:szCs w:val="30"/>
          <w:lang w:bidi="fa-IR"/>
        </w:rPr>
        <w:t xml:space="preserve">۲-۳- گستره سوم: </w:t>
      </w:r>
      <w:r>
        <w:rPr>
          <w:rFonts w:ascii="Times New Roman" w:eastAsia="Times New Roman" w:hAnsi="Times New Roman" w:cs="B Titr" w:hint="cs"/>
          <w:b/>
          <w:bCs/>
          <w:kern w:val="32"/>
          <w:sz w:val="30"/>
          <w:szCs w:val="30"/>
          <w:lang w:bidi="fa-IR"/>
        </w:rPr>
        <w:t>هوش معنوی</w:t>
      </w:r>
    </w:p>
    <w:p w14:paraId="46307CA4" w14:textId="77777777" w:rsidR="00912462" w:rsidRDefault="00000000" w:rsidP="00503BED">
      <w:pPr>
        <w:keepNext/>
        <w:keepLines/>
        <w:spacing w:before="240" w:after="100" w:line="276" w:lineRule="auto"/>
        <w:rPr>
          <w:rFonts w:cs="B Lotus"/>
          <w:b/>
          <w:bCs/>
          <w:color w:val="auto"/>
          <w:lang w:bidi="fa-IR"/>
        </w:rPr>
      </w:pPr>
      <w:bookmarkStart w:id="16" w:name="_Hlk200161626"/>
      <w:bookmarkEnd w:id="15"/>
      <w:r>
        <w:rPr>
          <w:rFonts w:cs="B Titr" w:hint="cs"/>
          <w:b/>
          <w:bCs/>
          <w:sz w:val="30"/>
          <w:szCs w:val="30"/>
          <w:lang w:bidi="fa-IR"/>
        </w:rPr>
        <w:t xml:space="preserve">۲-۳-۱- مفهوم </w:t>
      </w:r>
      <w:r>
        <w:rPr>
          <w:rFonts w:ascii="Times New Roman" w:eastAsia="Times New Roman" w:hAnsi="Times New Roman" w:cs="B Titr" w:hint="cs"/>
          <w:b/>
          <w:bCs/>
          <w:kern w:val="32"/>
          <w:sz w:val="30"/>
          <w:szCs w:val="30"/>
          <w:lang w:bidi="fa-IR"/>
        </w:rPr>
        <w:t>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lastRenderedPageBreak/>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Pr>
        <w:t>، ۲۰۲۰).</w:t>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Pr>
        <w:t xml:space="preserve"> و همکاران، ۲۰۲۴).</w:t>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 </w:t>
      </w:r>
      <w:r>
        <w:rPr>
          <w:rFonts w:ascii="Times New Roman" w:eastAsia="Times New Roman" w:hAnsi="Times New Roman" w:hint="cs"/>
          <w:lang w:bidi="fa-IR"/>
        </w:rPr>
        <w:t xml:space="preserve">از زمان های بسیار دور، همیشه این سئوال مطرح بوده که چه چیزی باعث خوشبختی و هوش معنوی می شود! هر یک از پژوهشگرانی که در این حیطه به  کار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عوامل و ابعاد خاصی، معرفی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که هر فردی که واجد این خصوصیات و ابعاد باشد، دارای نسبتی از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است. در این بخش سعی می گردد </w:t>
      </w:r>
      <w:proofErr w:type="spellStart"/>
      <w:r>
        <w:rPr>
          <w:rFonts w:ascii="Times New Roman" w:eastAsia="Times New Roman" w:hAnsi="Times New Roman" w:hint="cs"/>
          <w:lang w:bidi="fa-IR"/>
        </w:rPr>
        <w:t>تبیینهای</w:t>
      </w:r>
      <w:proofErr w:type="spellEnd"/>
      <w:r>
        <w:rPr>
          <w:rFonts w:ascii="Times New Roman" w:eastAsia="Times New Roman" w:hAnsi="Times New Roman" w:hint="cs"/>
          <w:lang w:bidi="fa-IR"/>
        </w:rPr>
        <w:t xml:space="preserve"> نظری گوناگون در این خصوص و نیز پژوهشهای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w:t>
      </w:r>
      <w:proofErr w:type="spellStart"/>
      <w:r>
        <w:rPr>
          <w:rFonts w:ascii="Times New Roman" w:eastAsia="Times New Roman" w:hAnsi="Times New Roman" w:hint="cs"/>
          <w:lang w:bidi="fa-IR"/>
        </w:rPr>
        <w:t>سودگرایی</w:t>
      </w:r>
      <w:proofErr w:type="spellEnd"/>
      <w:r>
        <w:rPr>
          <w:rFonts w:ascii="Times New Roman" w:eastAsia="Times New Roman" w:hAnsi="Times New Roman" w:hint="cs"/>
          <w:lang w:bidi="fa-IR"/>
        </w:rPr>
        <w:t xml:space="preserve">، مانند جرمی </w:t>
      </w:r>
      <w:proofErr w:type="spellStart"/>
      <w:r>
        <w:rPr>
          <w:rFonts w:ascii="Times New Roman" w:eastAsia="Times New Roman" w:hAnsi="Times New Roman" w:hint="cs"/>
          <w:lang w:bidi="fa-IR"/>
        </w:rPr>
        <w:t>بنتهام</w:t>
      </w:r>
      <w:proofErr w:type="spellEnd"/>
      <w:r>
        <w:rPr>
          <w:rFonts w:ascii="Times New Roman" w:eastAsia="Times New Roman" w:hAnsi="Times New Roman" w:hint="cs"/>
          <w:lang w:bidi="fa-IR"/>
        </w:rPr>
        <w:t xml:space="preserve"> اعتقاد داشتند که وجود خوشی و لذت، و عدم حضور درد در زندگی فرد، به هوش معنوی می انجامد. به این ترتیب، می توان </w:t>
      </w:r>
      <w:r>
        <w:rPr>
          <w:rFonts w:ascii="Times New Roman" w:eastAsia="Times New Roman" w:hAnsi="Times New Roman" w:hint="cs"/>
          <w:lang w:bidi="fa-IR"/>
        </w:rPr>
        <w:lastRenderedPageBreak/>
        <w:t xml:space="preserve">گفت که این دسته از افراد بر لذت هیجانی، معنوی و جسمانی تاکید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lang w:bidi="fa-IR"/>
        </w:rPr>
        <w:t>سختیهایی</w:t>
      </w:r>
      <w:proofErr w:type="spellEnd"/>
      <w:r>
        <w:rPr>
          <w:rFonts w:ascii="Times New Roman" w:eastAsia="Times New Roman" w:hAnsi="Times New Roman" w:hint="cs"/>
          <w:lang w:bidi="fa-IR"/>
        </w:rPr>
        <w:t xml:space="preserve"> که در زندگی دارند، خود را به سوی خوشبختی سوق می دهند. اینها کسانی هستند که توجهشان را از بیماری، مرگ و کشت و کشتار و </w:t>
      </w:r>
      <w:proofErr w:type="spellStart"/>
      <w:r>
        <w:rPr>
          <w:rFonts w:ascii="Times New Roman" w:eastAsia="Times New Roman" w:hAnsi="Times New Roman" w:hint="cs"/>
          <w:lang w:bidi="fa-IR"/>
        </w:rPr>
        <w:t>ناآرامیها</w:t>
      </w:r>
      <w:proofErr w:type="spellEnd"/>
      <w:r>
        <w:rPr>
          <w:rFonts w:ascii="Times New Roman" w:eastAsia="Times New Roman" w:hAnsi="Times New Roman" w:hint="cs"/>
          <w:lang w:bidi="fa-IR"/>
        </w:rPr>
        <w:t xml:space="preserve">، برگرفته و  به سوی مسائل </w:t>
      </w:r>
      <w:proofErr w:type="spellStart"/>
      <w:r>
        <w:rPr>
          <w:rFonts w:ascii="Times New Roman" w:eastAsia="Times New Roman" w:hAnsi="Times New Roman" w:hint="cs"/>
          <w:lang w:bidi="fa-IR"/>
        </w:rPr>
        <w:t>دلپذیرتر</w:t>
      </w:r>
      <w:proofErr w:type="spellEnd"/>
      <w:r>
        <w:rPr>
          <w:rFonts w:ascii="Times New Roman" w:eastAsia="Times New Roman" w:hAnsi="Times New Roman" w:hint="cs"/>
          <w:lang w:bidi="fa-IR"/>
        </w:rPr>
        <w:t xml:space="preserve"> و بهتر سوق می دهند. در نگاه اول این عقیده که می توان با وجود بیماری،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را تجربه کرد، قابل پذیرش نیست. با این حال، مطالعات بسیاری نشان دادند که می توان تحت بدترین شرایط نیز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w:t>
      </w:r>
      <w:proofErr w:type="spellStart"/>
      <w:r>
        <w:rPr>
          <w:rFonts w:ascii="Times New Roman" w:eastAsia="Times New Roman" w:hAnsi="Times New Roman" w:hint="cs"/>
          <w:lang w:bidi="fa-IR"/>
        </w:rPr>
        <w:t>تعارضات</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سائق</w:t>
      </w:r>
      <w:proofErr w:type="spellEnd"/>
      <w:r>
        <w:rPr>
          <w:rFonts w:ascii="Times New Roman" w:eastAsia="Times New Roman" w:hAnsi="Times New Roman" w:hint="cs"/>
          <w:lang w:bidi="fa-IR"/>
        </w:rPr>
        <w:t xml:space="preserve"> های غریزی است که انسان را به سمت </w:t>
      </w:r>
      <w:proofErr w:type="spellStart"/>
      <w:r>
        <w:rPr>
          <w:rFonts w:ascii="Times New Roman" w:eastAsia="Times New Roman" w:hAnsi="Times New Roman" w:hint="cs"/>
          <w:lang w:bidi="fa-IR"/>
        </w:rPr>
        <w:t>لذایذ</w:t>
      </w:r>
      <w:proofErr w:type="spellEnd"/>
      <w:r>
        <w:rPr>
          <w:rFonts w:ascii="Times New Roman" w:eastAsia="Times New Roman" w:hAnsi="Times New Roman" w:hint="cs"/>
          <w:lang w:bidi="fa-IR"/>
        </w:rPr>
        <w:t xml:space="preserve"> جنسی و پرخاشگری می کشاند. یونگ و </w:t>
      </w:r>
      <w:proofErr w:type="spellStart"/>
      <w:r>
        <w:rPr>
          <w:rFonts w:ascii="Times New Roman" w:eastAsia="Times New Roman" w:hAnsi="Times New Roman" w:hint="cs"/>
          <w:lang w:bidi="fa-IR"/>
        </w:rPr>
        <w:t>فرنس</w:t>
      </w:r>
      <w:proofErr w:type="spellEnd"/>
      <w:r>
        <w:rPr>
          <w:rFonts w:ascii="Times New Roman" w:eastAsia="Times New Roman" w:hAnsi="Times New Roman" w:hint="cs"/>
          <w:lang w:bidi="fa-IR"/>
        </w:rPr>
        <w:t xml:space="preserve"> در مخالفت با دیدگاه منفی فروید، تاکید بر یکپارچگی و هماهنگی خصوصیات خوب و بد انسانها، صفات مردانه و زنانه و هوش معنوی و توانایی آنها برای پذیرش چیزهای جدید داشت. عقیده محکم </w:t>
      </w:r>
      <w:proofErr w:type="spellStart"/>
      <w:r>
        <w:rPr>
          <w:rFonts w:ascii="Times New Roman" w:eastAsia="Times New Roman" w:hAnsi="Times New Roman" w:hint="cs"/>
          <w:lang w:bidi="fa-IR"/>
        </w:rPr>
        <w:t>اریکسون</w:t>
      </w:r>
      <w:proofErr w:type="spellEnd"/>
      <w:r>
        <w:rPr>
          <w:rFonts w:ascii="Times New Roman" w:eastAsia="Times New Roman" w:hAnsi="Times New Roman" w:hint="cs"/>
          <w:lang w:bidi="fa-IR"/>
        </w:rPr>
        <w:t xml:space="preserve"> مبنی بر رشد </w:t>
      </w:r>
      <w:proofErr w:type="spellStart"/>
      <w:r>
        <w:rPr>
          <w:rFonts w:ascii="Times New Roman" w:eastAsia="Times New Roman" w:hAnsi="Times New Roman" w:hint="cs"/>
          <w:lang w:bidi="fa-IR"/>
        </w:rPr>
        <w:t>ایگو</w:t>
      </w:r>
      <w:proofErr w:type="spellEnd"/>
      <w:r>
        <w:rPr>
          <w:rFonts w:ascii="Times New Roman" w:eastAsia="Times New Roman" w:hAnsi="Times New Roman" w:hint="cs"/>
          <w:lang w:bidi="fa-IR"/>
        </w:rPr>
        <w:t xml:space="preserve"> باعث اعتقاد به رشد مداوم فرد در طول زندگی شد. </w:t>
      </w:r>
      <w:proofErr w:type="spellStart"/>
      <w:r>
        <w:rPr>
          <w:rFonts w:ascii="Times New Roman" w:eastAsia="Times New Roman" w:hAnsi="Times New Roman" w:hint="cs"/>
          <w:lang w:bidi="fa-IR"/>
        </w:rPr>
        <w:t>بهلر</w:t>
      </w:r>
      <w:proofErr w:type="spellEnd"/>
      <w:r>
        <w:rPr>
          <w:rFonts w:ascii="Times New Roman" w:eastAsia="Times New Roman" w:hAnsi="Times New Roman" w:hint="cs"/>
          <w:lang w:bidi="fa-IR"/>
        </w:rPr>
        <w:t xml:space="preserve">، بیان داشت که انسان در طول زندگی به تکامل می رسد. </w:t>
      </w:r>
      <w:proofErr w:type="spellStart"/>
      <w:r>
        <w:rPr>
          <w:rFonts w:ascii="Times New Roman" w:eastAsia="Times New Roman" w:hAnsi="Times New Roman" w:hint="cs"/>
          <w:lang w:bidi="fa-IR"/>
        </w:rPr>
        <w:t>الپورت</w:t>
      </w:r>
      <w:proofErr w:type="spellEnd"/>
      <w:r>
        <w:rPr>
          <w:rFonts w:ascii="Times New Roman" w:eastAsia="Times New Roman" w:hAnsi="Times New Roman" w:hint="cs"/>
          <w:lang w:bidi="fa-IR"/>
        </w:rPr>
        <w:t xml:space="preserve"> نوعی بلوغ را مطرح کرد که شامل رشد فردی، داشتن روابط گرم با دیگران، داشتن امنیت هیجانی و </w:t>
      </w:r>
      <w:proofErr w:type="spellStart"/>
      <w:r>
        <w:rPr>
          <w:rFonts w:ascii="Times New Roman" w:eastAsia="Times New Roman" w:hAnsi="Times New Roman" w:hint="cs"/>
          <w:lang w:bidi="fa-IR"/>
        </w:rPr>
        <w:t>خودپنداره</w:t>
      </w:r>
      <w:proofErr w:type="spellEnd"/>
      <w:r>
        <w:rPr>
          <w:rFonts w:ascii="Times New Roman" w:eastAsia="Times New Roman" w:hAnsi="Times New Roman" w:hint="cs"/>
          <w:lang w:bidi="fa-IR"/>
        </w:rPr>
        <w:t xml:space="preserve"> ای مبنی بر واقعیت می شد. </w:t>
      </w:r>
      <w:proofErr w:type="spellStart"/>
      <w:r>
        <w:rPr>
          <w:rFonts w:ascii="Times New Roman" w:eastAsia="Times New Roman" w:hAnsi="Times New Roman" w:hint="cs"/>
          <w:lang w:bidi="fa-IR"/>
        </w:rPr>
        <w:t>مازلو</w:t>
      </w:r>
      <w:proofErr w:type="spellEnd"/>
      <w:r>
        <w:rPr>
          <w:rFonts w:ascii="Times New Roman" w:eastAsia="Times New Roman" w:hAnsi="Times New Roman" w:hint="cs"/>
          <w:lang w:bidi="fa-IR"/>
        </w:rPr>
        <w:t xml:space="preserve"> خصوصیات و مشخصه های افراد </w:t>
      </w:r>
      <w:proofErr w:type="spellStart"/>
      <w:r>
        <w:rPr>
          <w:rFonts w:ascii="Times New Roman" w:eastAsia="Times New Roman" w:hAnsi="Times New Roman" w:hint="cs"/>
          <w:lang w:bidi="fa-IR"/>
        </w:rPr>
        <w:t>خودشکوفا</w:t>
      </w:r>
      <w:proofErr w:type="spellEnd"/>
      <w:r>
        <w:rPr>
          <w:rFonts w:ascii="Times New Roman" w:eastAsia="Times New Roman" w:hAnsi="Times New Roman" w:hint="cs"/>
          <w:lang w:bidi="fa-IR"/>
        </w:rPr>
        <w:t xml:space="preserve"> را مطرح کرد. </w:t>
      </w:r>
      <w:proofErr w:type="spellStart"/>
      <w:r>
        <w:rPr>
          <w:rFonts w:ascii="Times New Roman" w:eastAsia="Times New Roman" w:hAnsi="Times New Roman" w:hint="cs"/>
          <w:lang w:bidi="fa-IR"/>
        </w:rPr>
        <w:t>جاهودا</w:t>
      </w:r>
      <w:proofErr w:type="spellEnd"/>
      <w:r>
        <w:rPr>
          <w:rFonts w:ascii="Times New Roman" w:eastAsia="Times New Roman" w:hAnsi="Times New Roman" w:hint="cs"/>
          <w:lang w:bidi="fa-IR"/>
        </w:rPr>
        <w:t xml:space="preserve"> دریافت که هوش چیزی فراتر از عدم وجود بیماری و اختلال است. او با این تبیین مشخصه های هوش را نیز بر شمرد. نظریه </w:t>
      </w:r>
      <w:proofErr w:type="spellStart"/>
      <w:r>
        <w:rPr>
          <w:rFonts w:ascii="Times New Roman" w:eastAsia="Times New Roman" w:hAnsi="Times New Roman" w:hint="cs"/>
          <w:lang w:bidi="fa-IR"/>
        </w:rPr>
        <w:t>فرانکل</w:t>
      </w:r>
      <w:proofErr w:type="spellEnd"/>
      <w:r>
        <w:rPr>
          <w:rFonts w:ascii="Times New Roman" w:eastAsia="Times New Roman" w:hAnsi="Times New Roman" w:hint="cs"/>
          <w:lang w:bidi="fa-IR"/>
        </w:rPr>
        <w:t xml:space="preserve"> بر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افراد در زندگی تاکید دارد. او معتقد است، که رفتار انسانها نه بر پایه لذت گرایی نظریه روانکاوی فروید و نه بر پایه نظریه قدرت طلبی </w:t>
      </w:r>
      <w:proofErr w:type="spellStart"/>
      <w:r>
        <w:rPr>
          <w:rFonts w:ascii="Times New Roman" w:eastAsia="Times New Roman" w:hAnsi="Times New Roman" w:hint="cs"/>
          <w:lang w:bidi="fa-IR"/>
        </w:rPr>
        <w:t>آدلر</w:t>
      </w:r>
      <w:proofErr w:type="spellEnd"/>
      <w:r>
        <w:rPr>
          <w:rFonts w:ascii="Times New Roman" w:eastAsia="Times New Roman" w:hAnsi="Times New Roman" w:hint="cs"/>
          <w:lang w:bidi="fa-IR"/>
        </w:rPr>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w:t>
      </w:r>
      <w:proofErr w:type="spellStart"/>
      <w:r>
        <w:rPr>
          <w:rFonts w:ascii="Times New Roman" w:eastAsia="Times New Roman" w:hAnsi="Times New Roman" w:hint="cs"/>
          <w:lang w:bidi="fa-IR"/>
        </w:rPr>
        <w:t>ملالت</w:t>
      </w:r>
      <w:proofErr w:type="spellEnd"/>
      <w:r>
        <w:rPr>
          <w:rFonts w:ascii="Times New Roman" w:eastAsia="Times New Roman" w:hAnsi="Times New Roman" w:hint="cs"/>
          <w:lang w:bidi="fa-IR"/>
        </w:rPr>
        <w:t xml:space="preserve"> و خستگی از زندگی تمام </w:t>
      </w:r>
      <w:proofErr w:type="spellStart"/>
      <w:r>
        <w:rPr>
          <w:rFonts w:ascii="Times New Roman" w:eastAsia="Times New Roman" w:hAnsi="Times New Roman" w:hint="cs"/>
          <w:lang w:bidi="fa-IR"/>
        </w:rPr>
        <w:t>وجودش</w:t>
      </w:r>
      <w:proofErr w:type="spellEnd"/>
      <w:r>
        <w:rPr>
          <w:rFonts w:ascii="Times New Roman" w:eastAsia="Times New Roman" w:hAnsi="Times New Roman" w:hint="cs"/>
          <w:lang w:bidi="fa-IR"/>
        </w:rPr>
        <w:t xml:space="preserve"> را فرا می گیرد. </w:t>
      </w:r>
      <w:proofErr w:type="spellStart"/>
      <w:r>
        <w:rPr>
          <w:rFonts w:ascii="Times New Roman" w:eastAsia="Times New Roman" w:hAnsi="Times New Roman" w:hint="cs"/>
          <w:lang w:bidi="fa-IR"/>
        </w:rPr>
        <w:t>الزاما</w:t>
      </w:r>
      <w:proofErr w:type="spellEnd"/>
      <w:r>
        <w:rPr>
          <w:rFonts w:ascii="Times New Roman" w:eastAsia="Times New Roman" w:hAnsi="Times New Roman" w:hint="cs"/>
          <w:lang w:bidi="fa-IR"/>
        </w:rPr>
        <w:t xml:space="preserve"> این حس منجر به بیماری معنوی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شود، بلکه پیش آگهی بدی برای ابتلا به این اختلالات است. بنابراین </w:t>
      </w:r>
      <w:proofErr w:type="spellStart"/>
      <w:r>
        <w:rPr>
          <w:rFonts w:ascii="Times New Roman" w:eastAsia="Times New Roman" w:hAnsi="Times New Roman" w:hint="cs"/>
          <w:lang w:bidi="fa-IR"/>
        </w:rPr>
        <w:t>فرانکل</w:t>
      </w:r>
      <w:proofErr w:type="spellEnd"/>
      <w:r>
        <w:rPr>
          <w:rFonts w:ascii="Times New Roman" w:eastAsia="Times New Roman" w:hAnsi="Times New Roman" w:hint="cs"/>
          <w:lang w:bidi="fa-IR"/>
        </w:rPr>
        <w:t xml:space="preserve"> هوش معنوی را در یافتن </w:t>
      </w:r>
      <w:proofErr w:type="spellStart"/>
      <w:r>
        <w:rPr>
          <w:rFonts w:ascii="Times New Roman" w:eastAsia="Times New Roman" w:hAnsi="Times New Roman" w:hint="cs"/>
          <w:lang w:bidi="fa-IR"/>
        </w:rPr>
        <w:t>معناو</w:t>
      </w:r>
      <w:proofErr w:type="spellEnd"/>
      <w:r>
        <w:rPr>
          <w:rFonts w:ascii="Times New Roman" w:eastAsia="Times New Roman" w:hAnsi="Times New Roman" w:hint="cs"/>
          <w:lang w:bidi="fa-IR"/>
        </w:rPr>
        <w:t xml:space="preserve"> مفهوم در زندگی  می داند(فرانک، ۲۰۱۸).</w:t>
      </w:r>
    </w:p>
    <w:p w14:paraId="1067F2A3"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bookmarkStart w:id="17" w:name="_Toc113114059"/>
      <w:r>
        <w:rPr>
          <w:rFonts w:ascii="Cambria" w:eastAsia="Times New Roman" w:hAnsi="Cambria" w:cs="B Titr" w:hint="cs"/>
          <w:b/>
          <w:bCs/>
          <w:kern w:val="32"/>
          <w:sz w:val="30"/>
          <w:szCs w:val="30"/>
          <w:lang w:bidi="fa-IR"/>
        </w:rPr>
        <w:lastRenderedPageBreak/>
        <w:t>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Pr>
        <w:t xml:space="preserve"> و همکاران، ۲۰۲۴). از جمله ارسطو صراحتا با برداشت لذت گرایانه از هوش مخالفت می کند و سبک زندگی پیشنهادی این سنت را برده وارد و مشابه زندگی حیوانات می داند. در </w:t>
      </w:r>
      <w:proofErr w:type="spellStart"/>
      <w:r>
        <w:rPr>
          <w:rFonts w:ascii="Times New Roman" w:eastAsia="Times New Roman" w:hAnsi="Times New Roman" w:hint="cs"/>
          <w:lang w:bidi="fa-IR"/>
        </w:rPr>
        <w:t>ازای</w:t>
      </w:r>
      <w:proofErr w:type="spellEnd"/>
      <w:r>
        <w:rPr>
          <w:rFonts w:ascii="Times New Roman" w:eastAsia="Times New Roman" w:hAnsi="Times New Roman" w:hint="cs"/>
          <w:lang w:bidi="fa-IR"/>
        </w:rPr>
        <w:t xml:space="preserve"> برابر دانستن هوش با شادکامی و لذت این اندیشمندان آن را با فضیلت برابر می گیرند. نظریات مبتنی بر فضیلت گرایی بر این باورند که </w:t>
      </w:r>
      <w:proofErr w:type="spellStart"/>
      <w:r>
        <w:rPr>
          <w:rFonts w:ascii="Times New Roman" w:eastAsia="Times New Roman" w:hAnsi="Times New Roman" w:hint="cs"/>
          <w:lang w:bidi="fa-IR"/>
        </w:rPr>
        <w:t>ارضای</w:t>
      </w:r>
      <w:proofErr w:type="spellEnd"/>
      <w:r>
        <w:rPr>
          <w:rFonts w:ascii="Times New Roman" w:eastAsia="Times New Roman" w:hAnsi="Times New Roman" w:hint="cs"/>
          <w:lang w:bidi="fa-IR"/>
        </w:rPr>
        <w:t xml:space="preserve"> امیال به رغم ایجاد لذت، همواره هوش را همراه ندارد و در نتیجه، هوش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تواند صرفا به معنای تجربه لذت باشد.(</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۲۰۱۵)،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(۱۹۸۹) به تفاوت های هوش هیجانی و هوش روانشناختی (که نظریه پردازان فضیلت گرا طرفدار دومی هستند)، اشاره می کند. این مؤلفه عقیده دارد که بعضی از جنبه های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بهینه، مانند تحقق هدف های فردی، متضمن </w:t>
      </w:r>
      <w:proofErr w:type="spellStart"/>
      <w:r>
        <w:rPr>
          <w:rFonts w:ascii="Times New Roman" w:eastAsia="Times New Roman" w:hAnsi="Times New Roman" w:hint="cs"/>
          <w:lang w:bidi="fa-IR"/>
        </w:rPr>
        <w:t>قانونمندی</w:t>
      </w:r>
      <w:proofErr w:type="spellEnd"/>
      <w:r>
        <w:rPr>
          <w:rFonts w:ascii="Times New Roman" w:eastAsia="Times New Roman" w:hAnsi="Times New Roman" w:hint="cs"/>
          <w:lang w:bidi="fa-IR"/>
        </w:rPr>
        <w:t xml:space="preserve"> و تلاش بسیار است و این امر حتی ممکن است در تعارض کامل با شادکامی کوتاه مدت باشد. بنابراین هوش را نباید ساده </w:t>
      </w:r>
      <w:proofErr w:type="spellStart"/>
      <w:r>
        <w:rPr>
          <w:rFonts w:ascii="Times New Roman" w:eastAsia="Times New Roman" w:hAnsi="Times New Roman" w:hint="cs"/>
          <w:lang w:bidi="fa-IR"/>
        </w:rPr>
        <w:t>نگرانه</w:t>
      </w:r>
      <w:proofErr w:type="spellEnd"/>
      <w:r>
        <w:rPr>
          <w:rFonts w:ascii="Times New Roman" w:eastAsia="Times New Roman" w:hAnsi="Times New Roman" w:hint="cs"/>
          <w:lang w:bidi="fa-IR"/>
        </w:rPr>
        <w:t xml:space="preserve"> معادل با تجربه بیشتر لذت در مقابل درد دانست ؛ در عوض هوش دربرگیرنده تلاش برای کمال و تحقق نیروهای بالقوه واقعی فرد است.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یک الگوی چند بعدی از </w:t>
      </w:r>
      <w:proofErr w:type="spellStart"/>
      <w:r>
        <w:rPr>
          <w:rFonts w:ascii="Times New Roman" w:eastAsia="Times New Roman" w:hAnsi="Times New Roman" w:hint="cs"/>
          <w:lang w:bidi="fa-IR"/>
        </w:rPr>
        <w:t>سلات</w:t>
      </w:r>
      <w:proofErr w:type="spellEnd"/>
      <w:r>
        <w:rPr>
          <w:rFonts w:ascii="Times New Roman" w:eastAsia="Times New Roman" w:hAnsi="Times New Roman" w:hint="cs"/>
          <w:lang w:bidi="fa-IR"/>
        </w:rPr>
        <w:t xml:space="preserve"> روانشناختی را مفهوم سازی و عملیاتی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در این الگو هوش شناختی دارای اهمیت مثبت عملکردی می باشد که متشکل از عناصر مختلفی از قبیل :</w:t>
      </w:r>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پذیرش خود: به نگرش مثبت خود، شناخت جنبه های مختلف خود که می تواند مثبت یا منفی باشد و احساس مثبت درباره گذشته خود. </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lastRenderedPageBreak/>
        <w:t xml:space="preserve">رابطه مثبت با دیگران : داشتن رابطه گرم، رضایت بخش و توام با ارتباط دیگران، توجه به سلامتی و خشنودی دیگران، احساس همدردی قوی با سایر افراد. . </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خود پیروی، مستقل و </w:t>
      </w:r>
      <w:proofErr w:type="spellStart"/>
      <w:r>
        <w:rPr>
          <w:rFonts w:ascii="Times New Roman" w:eastAsia="Times New Roman" w:hAnsi="Times New Roman" w:hint="cs"/>
          <w:lang w:bidi="fa-IR"/>
        </w:rPr>
        <w:t>خودمختار</w:t>
      </w:r>
      <w:proofErr w:type="spellEnd"/>
      <w:r>
        <w:rPr>
          <w:rFonts w:ascii="Times New Roman" w:eastAsia="Times New Roman" w:hAnsi="Times New Roman" w:hint="cs"/>
          <w:lang w:bidi="fa-IR"/>
        </w:rPr>
        <w:t xml:space="preserve"> بودن :توانایی مقاومت در برابر فشارهای اجتماعی، توانایی تنظیم رفتار از درون و ارزیابی خود بوسیله معیارهای شخصی. </w:t>
      </w:r>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غلبه بر محیط: داشتن حس غلبه و برتری بر محیط، </w:t>
      </w:r>
      <w:proofErr w:type="spellStart"/>
      <w:r>
        <w:rPr>
          <w:rFonts w:ascii="Times New Roman" w:eastAsia="Times New Roman" w:hAnsi="Times New Roman" w:hint="cs"/>
          <w:lang w:bidi="fa-IR"/>
        </w:rPr>
        <w:t>مهارکردن</w:t>
      </w:r>
      <w:proofErr w:type="spellEnd"/>
      <w:r>
        <w:rPr>
          <w:rFonts w:ascii="Times New Roman" w:eastAsia="Times New Roman" w:hAnsi="Times New Roman" w:hint="cs"/>
          <w:lang w:bidi="fa-IR"/>
        </w:rPr>
        <w:t xml:space="preserve"> ارایه پیچیده ای از فعالیت های بیرونی استفاده مؤثر بردن از فرصت های </w:t>
      </w:r>
      <w:proofErr w:type="spellStart"/>
      <w:r>
        <w:rPr>
          <w:rFonts w:ascii="Times New Roman" w:eastAsia="Times New Roman" w:hAnsi="Times New Roman" w:hint="cs"/>
          <w:lang w:bidi="fa-IR"/>
        </w:rPr>
        <w:t>بعمل</w:t>
      </w:r>
      <w:proofErr w:type="spellEnd"/>
      <w:r>
        <w:rPr>
          <w:rFonts w:ascii="Times New Roman" w:eastAsia="Times New Roman" w:hAnsi="Times New Roman" w:hint="cs"/>
          <w:lang w:bidi="fa-IR"/>
        </w:rPr>
        <w:t xml:space="preserve"> آمده، توانایی انتخاب یا ایجاد زمینه های مناسب برای نیازها و ارزش های شخصی. </w:t>
      </w:r>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هدفمندی در زندگی: داشتن هدف و جهت در زندگی، معنی دادن به زندگی در حال و گذشته، داشتن عقیده و باوری که به زندگی هدف می دهد. </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رشد شخصی: احساس رشد ممتد داشتن خود را در حال رشد و تحول دیدن، گشاده رو بودن برای تجارت جدید، داشتن حس تشخیص، توانایی بالقوه خود (</w:t>
      </w:r>
      <w:proofErr w:type="spellStart"/>
      <w:r>
        <w:rPr>
          <w:rFonts w:ascii="Times New Roman" w:eastAsia="Times New Roman" w:hAnsi="Times New Roman" w:hint="cs"/>
          <w:lang w:bidi="fa-IR"/>
        </w:rPr>
        <w:t>باباپور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خیرالدین</w:t>
      </w:r>
      <w:proofErr w:type="spellEnd"/>
      <w:r>
        <w:rPr>
          <w:rFonts w:ascii="Times New Roman" w:eastAsia="Times New Roman" w:hAnsi="Times New Roman" w:hint="cs"/>
          <w:lang w:bidi="fa-IR"/>
        </w:rPr>
        <w:t xml:space="preserve"> و همکاران، ۱۳۹۸).</w:t>
      </w:r>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w:t>
      </w:r>
      <w:r>
        <w:rPr>
          <w:rFonts w:ascii="Times New Roman" w:eastAsia="Times New Roman" w:hAnsi="Times New Roman" w:hint="cs"/>
          <w:b/>
          <w:bCs/>
          <w:lang w:bidi="fa-IR"/>
        </w:rPr>
        <w:t>مدل سلامت معنوی کامل:</w:t>
      </w:r>
      <w:r>
        <w:rPr>
          <w:rFonts w:ascii="Times New Roman" w:eastAsia="Times New Roman" w:hAnsi="Times New Roman" w:hint="cs"/>
          <w:lang w:bidi="fa-IR"/>
        </w:rPr>
        <w:t xml:space="preserve">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w:t>
      </w:r>
      <w:r>
        <w:rPr>
          <w:rFonts w:ascii="Times New Roman" w:eastAsia="Times New Roman" w:hAnsi="Times New Roman" w:hint="cs"/>
          <w:lang w:bidi="fa-IR"/>
        </w:rPr>
        <w:lastRenderedPageBreak/>
        <w:t xml:space="preserve">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vertAlign w:val="superscript"/>
          <w:lang w:bidi="fa-IR"/>
        </w:rPr>
        <w:t xml:space="preserve"> </w:t>
      </w:r>
      <w:r>
        <w:rPr>
          <w:rFonts w:ascii="Times New Roman" w:eastAsia="Times New Roman" w:hAnsi="Times New Roman" w:hint="cs"/>
          <w:lang w:bidi="fa-IR"/>
        </w:rPr>
        <w:t xml:space="preserve">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w:t>
      </w:r>
      <w:r>
        <w:rPr>
          <w:rFonts w:ascii="Times New Roman" w:eastAsia="Times New Roman" w:hAnsi="Times New Roman" w:hint="cs"/>
          <w:lang w:bidi="fa-IR"/>
        </w:rPr>
        <w:lastRenderedPageBreak/>
        <w:t xml:space="preserve">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w:t>
      </w:r>
      <w:r>
        <w:rPr>
          <w:rFonts w:ascii="Times New Roman" w:eastAsia="Times New Roman" w:hAnsi="Times New Roman" w:hint="cs"/>
          <w:lang w:bidi="fa-IR"/>
        </w:rPr>
        <w:softHyphen/>
        <w:t xml:space="preserve">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w:t>
      </w:r>
      <w:proofErr w:type="spellStart"/>
      <w:r>
        <w:rPr>
          <w:rFonts w:ascii="Times New Roman" w:eastAsia="Times New Roman" w:hAnsi="Times New Roman" w:hint="cs"/>
          <w:lang w:bidi="fa-IR"/>
        </w:rPr>
        <w:t>تنش‌های</w:t>
      </w:r>
      <w:proofErr w:type="spellEnd"/>
      <w:r>
        <w:rPr>
          <w:rFonts w:ascii="Times New Roman" w:eastAsia="Times New Roman" w:hAnsi="Times New Roman" w:hint="cs"/>
          <w:lang w:bidi="fa-IR"/>
        </w:rPr>
        <w:t xml:space="preserve"> معنوی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w:t>
      </w:r>
      <w:proofErr w:type="spellStart"/>
      <w:r>
        <w:rPr>
          <w:rFonts w:ascii="Times New Roman" w:eastAsia="Times New Roman" w:hAnsi="Times New Roman" w:hint="cs"/>
          <w:lang w:bidi="fa-IR"/>
        </w:rPr>
        <w:t>اعتمادبه‌نفس</w:t>
      </w:r>
      <w:proofErr w:type="spellEnd"/>
      <w:r>
        <w:rPr>
          <w:rFonts w:ascii="Times New Roman" w:eastAsia="Times New Roman" w:hAnsi="Times New Roman" w:hint="cs"/>
          <w:lang w:bidi="fa-IR"/>
        </w:rPr>
        <w:t xml:space="preserve">،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رشد شخصی، احساس هدفمندی، روابط مثبت با دیگران و پذیرش خود است و فرد سالم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فردی است که در مسیر رشد و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رول</w:t>
      </w:r>
      <w:proofErr w:type="spellEnd"/>
      <w:r>
        <w:rPr>
          <w:rFonts w:ascii="Times New Roman" w:eastAsia="Times New Roman" w:hAnsi="Times New Roman" w:hint="cs"/>
          <w:lang w:bidi="fa-IR"/>
        </w:rPr>
        <w:t xml:space="preserve"> و همکاران، ۲۰۲۴). گروهی از روانشناسان به جای اصطلاح سلامتی معنوی از هوش روانشناختی استفاده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زیرا </w:t>
      </w:r>
      <w:r>
        <w:rPr>
          <w:rFonts w:ascii="Times New Roman" w:eastAsia="Times New Roman" w:hAnsi="Times New Roman" w:hint="cs"/>
          <w:lang w:bidi="fa-IR"/>
        </w:rPr>
        <w:lastRenderedPageBreak/>
        <w:t xml:space="preserve">معتقدند این واژه بیشتر ابعاد مثبت را به ذهن متبادر می کند . در این راستا، مدل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مانند مدل </w:t>
      </w:r>
      <w:proofErr w:type="spellStart"/>
      <w:r>
        <w:rPr>
          <w:rFonts w:ascii="Times New Roman" w:eastAsia="Times New Roman" w:hAnsi="Times New Roman" w:hint="cs"/>
          <w:lang w:bidi="fa-IR"/>
        </w:rPr>
        <w:t>جاهودا</w:t>
      </w:r>
      <w:proofErr w:type="spellEnd"/>
      <w:r>
        <w:rPr>
          <w:rFonts w:ascii="Times New Roman" w:eastAsia="Times New Roman" w:hAnsi="Times New Roman" w:hint="cs"/>
          <w:lang w:bidi="fa-IR"/>
        </w:rPr>
        <w:t xml:space="preserve">، مدل هوش روان شناختی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و مدل شش عاملی هوش روان شناختی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تدوین شده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که در تعریف و تبیین سلامت معنوی به جای تمرکز بر تنش و ضعف بر توانایی ها و داشته های فرد متمرکز هستند. در سالهای اخیر، گروهی از پژوهشگران حوزه سلامت معنوی از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 رویکرد نظری و پژوهشی متفاوتی برای تبیین و مطالعه این مفهوم بر گزیده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 </w:t>
      </w:r>
      <w:proofErr w:type="spellStart"/>
      <w:r>
        <w:rPr>
          <w:rFonts w:ascii="Times New Roman" w:eastAsia="Times New Roman" w:hAnsi="Times New Roman" w:hint="cs"/>
          <w:lang w:bidi="fa-IR"/>
        </w:rPr>
        <w:t>انان</w:t>
      </w:r>
      <w:proofErr w:type="spellEnd"/>
      <w:r>
        <w:rPr>
          <w:rFonts w:ascii="Times New Roman" w:eastAsia="Times New Roman" w:hAnsi="Times New Roman" w:hint="cs"/>
          <w:lang w:bidi="fa-IR"/>
        </w:rPr>
        <w:t xml:space="preserve"> سلامت معنوی را معادل کارکرد مثبت روانشناختی، تلقی و آن را در قالب "هوش روانشناختی" مفهوم سازی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این گروه نداشتن تنش را برای احساس سلامت کافی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دادند، بلکه معتقدند که داشتن احساس رضایت از زندگی، پیشرفت بسنده، تعامل کار آمد و مؤثر با جهان، انرژی و خلق مثبت پیوند و رابطه مطلوب با جمع و اجتماع و پیشرفت مثبت، از مشخصه های فرد سالم است (همایی، ۱۳۹۶).</w:t>
      </w:r>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بیشتر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معتقدند معنویت بالغانه با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و تحمل بالا و همچنین با </w:t>
      </w:r>
      <w:proofErr w:type="spellStart"/>
      <w:r>
        <w:rPr>
          <w:rFonts w:ascii="Times New Roman" w:eastAsia="Times New Roman" w:hAnsi="Times New Roman" w:hint="cs"/>
          <w:lang w:bidi="fa-IR"/>
        </w:rPr>
        <w:t>خودمحوری</w:t>
      </w:r>
      <w:proofErr w:type="spellEnd"/>
      <w:r>
        <w:rPr>
          <w:rFonts w:ascii="Times New Roman" w:eastAsia="Times New Roman" w:hAnsi="Times New Roman" w:hint="cs"/>
          <w:lang w:bidi="fa-IR"/>
        </w:rPr>
        <w:t xml:space="preserve"> پایین ارتباط دارد.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فرایندهایی</w:t>
      </w:r>
      <w:proofErr w:type="spellEnd"/>
      <w:r>
        <w:rPr>
          <w:rFonts w:ascii="Times New Roman" w:eastAsia="Times New Roman" w:hAnsi="Times New Roman" w:hint="cs"/>
          <w:lang w:bidi="fa-IR"/>
        </w:rPr>
        <w:t xml:space="preserve"> را توضیح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بر اساس آن، فرد با بررسی ارتباط با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خود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معنویت بالغانه برسد. ایده اساسی در پس این </w:t>
      </w:r>
      <w:proofErr w:type="spellStart"/>
      <w:r>
        <w:rPr>
          <w:rFonts w:ascii="Times New Roman" w:eastAsia="Times New Roman" w:hAnsi="Times New Roman" w:hint="cs"/>
          <w:lang w:bidi="fa-IR"/>
        </w:rPr>
        <w:t>نظریه‌ها</w:t>
      </w:r>
      <w:proofErr w:type="spellEnd"/>
      <w:r>
        <w:rPr>
          <w:rFonts w:ascii="Times New Roman" w:eastAsia="Times New Roman" w:hAnsi="Times New Roman" w:hint="cs"/>
          <w:lang w:bidi="fa-IR"/>
        </w:rPr>
        <w:t xml:space="preserve"> آن است که </w:t>
      </w:r>
      <w:proofErr w:type="spellStart"/>
      <w:r>
        <w:rPr>
          <w:rFonts w:ascii="Times New Roman" w:eastAsia="Times New Roman" w:hAnsi="Times New Roman" w:hint="cs"/>
          <w:lang w:bidi="fa-IR"/>
        </w:rPr>
        <w:t>تعارض‌های</w:t>
      </w:r>
      <w:proofErr w:type="spellEnd"/>
      <w:r>
        <w:rPr>
          <w:rFonts w:ascii="Times New Roman" w:eastAsia="Times New Roman" w:hAnsi="Times New Roman" w:hint="cs"/>
          <w:lang w:bidi="fa-IR"/>
        </w:rPr>
        <w:t xml:space="preserve"> حل نشده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ممکن است از آگاهی شخص درباره نیازهای شخصی یا </w:t>
      </w:r>
      <w:proofErr w:type="spellStart"/>
      <w:r>
        <w:rPr>
          <w:rFonts w:ascii="Times New Roman" w:eastAsia="Times New Roman" w:hAnsi="Times New Roman" w:hint="cs"/>
          <w:lang w:bidi="fa-IR"/>
        </w:rPr>
        <w:t>تکانه‌های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دینی‌اش</w:t>
      </w:r>
      <w:proofErr w:type="spellEnd"/>
      <w:r>
        <w:rPr>
          <w:rFonts w:ascii="Times New Roman" w:eastAsia="Times New Roman" w:hAnsi="Times New Roman" w:hint="cs"/>
          <w:lang w:bidi="fa-IR"/>
        </w:rPr>
        <w:t xml:space="preserve"> جلوگیری کنند. در حقیقت، ممکن است مردم تا آنجا به حل مسائل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شخصی خود یا اهداف متمرکز بر خود </w:t>
      </w:r>
      <w:proofErr w:type="spellStart"/>
      <w:r>
        <w:rPr>
          <w:rFonts w:ascii="Times New Roman" w:eastAsia="Times New Roman" w:hAnsi="Times New Roman" w:hint="cs"/>
          <w:lang w:bidi="fa-IR"/>
        </w:rPr>
        <w:t>دل‌مشغول</w:t>
      </w:r>
      <w:proofErr w:type="spellEnd"/>
      <w:r>
        <w:rPr>
          <w:rFonts w:ascii="Times New Roman" w:eastAsia="Times New Roman" w:hAnsi="Times New Roman" w:hint="cs"/>
          <w:lang w:bidi="fa-IR"/>
        </w:rPr>
        <w:t xml:space="preserve"> شوند که </w:t>
      </w:r>
      <w:proofErr w:type="spellStart"/>
      <w:r>
        <w:rPr>
          <w:rFonts w:ascii="Times New Roman" w:eastAsia="Times New Roman" w:hAnsi="Times New Roman" w:hint="cs"/>
          <w:lang w:bidi="fa-IR"/>
        </w:rPr>
        <w:t>بُعد</w:t>
      </w:r>
      <w:proofErr w:type="spellEnd"/>
      <w:r>
        <w:rPr>
          <w:rFonts w:ascii="Times New Roman" w:eastAsia="Times New Roman" w:hAnsi="Times New Roman" w:hint="cs"/>
          <w:lang w:bidi="fa-IR"/>
        </w:rPr>
        <w:t xml:space="preserve"> معنوی زندگی را نشناسند یا درک نکنند. نخستین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مانند </w:t>
      </w:r>
      <w:proofErr w:type="spellStart"/>
      <w:r>
        <w:rPr>
          <w:rFonts w:ascii="Times New Roman" w:eastAsia="Times New Roman" w:hAnsi="Times New Roman" w:hint="cs"/>
          <w:lang w:bidi="fa-IR"/>
        </w:rPr>
        <w:t>آلفرد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آدلر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اریک</w:t>
      </w:r>
      <w:proofErr w:type="spellEnd"/>
      <w:r>
        <w:rPr>
          <w:rFonts w:ascii="Times New Roman" w:eastAsia="Times New Roman" w:hAnsi="Times New Roman" w:hint="cs"/>
          <w:lang w:bidi="fa-IR"/>
        </w:rPr>
        <w:t xml:space="preserve"> فرو معتقد بودند که حل </w:t>
      </w:r>
      <w:proofErr w:type="spellStart"/>
      <w:r>
        <w:rPr>
          <w:rFonts w:ascii="Times New Roman" w:eastAsia="Times New Roman" w:hAnsi="Times New Roman" w:hint="cs"/>
          <w:lang w:bidi="fa-IR"/>
        </w:rPr>
        <w:t>تعارض‌های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به افزایش دلسوزی،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عشق برادرانه و معنویت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منجر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به گفته </w:t>
      </w:r>
      <w:proofErr w:type="spellStart"/>
      <w:r>
        <w:rPr>
          <w:rFonts w:ascii="Times New Roman" w:eastAsia="Times New Roman" w:hAnsi="Times New Roman" w:hint="cs"/>
          <w:lang w:bidi="fa-IR"/>
        </w:rPr>
        <w:t>نظریه‌پردازن</w:t>
      </w:r>
      <w:proofErr w:type="spellEnd"/>
      <w:r>
        <w:rPr>
          <w:rFonts w:ascii="Times New Roman" w:eastAsia="Times New Roman" w:hAnsi="Times New Roman" w:hint="cs"/>
          <w:lang w:bidi="fa-IR"/>
        </w:rPr>
        <w:t xml:space="preserve"> دیگر، سطح </w:t>
      </w:r>
      <w:proofErr w:type="spellStart"/>
      <w:r>
        <w:rPr>
          <w:rFonts w:ascii="Times New Roman" w:eastAsia="Times New Roman" w:hAnsi="Times New Roman" w:hint="cs"/>
          <w:lang w:bidi="fa-IR"/>
        </w:rPr>
        <w:t>عمیق‌تری</w:t>
      </w:r>
      <w:proofErr w:type="spellEnd"/>
      <w:r>
        <w:rPr>
          <w:rFonts w:ascii="Times New Roman" w:eastAsia="Times New Roman" w:hAnsi="Times New Roman" w:hint="cs"/>
          <w:lang w:bidi="fa-IR"/>
        </w:rPr>
        <w:t xml:space="preserve"> از فرایند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در مردم وجود دارد که دسترسی به این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ناگزیر به افزایش معنویت منتهی </w:t>
      </w:r>
      <w:proofErr w:type="spellStart"/>
      <w:r>
        <w:rPr>
          <w:rFonts w:ascii="Times New Roman" w:eastAsia="Times New Roman" w:hAnsi="Times New Roman" w:hint="cs"/>
          <w:lang w:bidi="fa-IR"/>
        </w:rPr>
        <w:t>می‌گردد</w:t>
      </w:r>
      <w:proofErr w:type="spellEnd"/>
      <w:r>
        <w:rPr>
          <w:rFonts w:ascii="Times New Roman" w:eastAsia="Times New Roman" w:hAnsi="Times New Roman" w:hint="cs"/>
          <w:lang w:bidi="fa-IR"/>
        </w:rPr>
        <w:t xml:space="preserve">. یکی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روان‌پوشی</w:t>
      </w:r>
      <w:proofErr w:type="spellEnd"/>
      <w:r>
        <w:rPr>
          <w:rFonts w:ascii="Times New Roman" w:eastAsia="Times New Roman" w:hAnsi="Times New Roman" w:hint="cs"/>
          <w:lang w:bidi="fa-IR"/>
        </w:rPr>
        <w:t xml:space="preserve"> که بیش از دیگران به بعد معنوی پرداخت، کارل جی است. او معتقد بود که دین و معنویت با نیازهای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هیجانی فطری ارتباط دارند؛ نیاز به یافتن معنی در زندگی، </w:t>
      </w:r>
      <w:proofErr w:type="spellStart"/>
      <w:r>
        <w:rPr>
          <w:rFonts w:ascii="Times New Roman" w:eastAsia="Times New Roman" w:hAnsi="Times New Roman" w:hint="cs"/>
          <w:lang w:bidi="fa-IR"/>
        </w:rPr>
        <w:t>شکل‌دادن</w:t>
      </w:r>
      <w:proofErr w:type="spellEnd"/>
      <w:r>
        <w:rPr>
          <w:rFonts w:ascii="Times New Roman" w:eastAsia="Times New Roman" w:hAnsi="Times New Roman" w:hint="cs"/>
          <w:lang w:bidi="fa-IR"/>
        </w:rPr>
        <w:t xml:space="preserve"> به احساس تمامیت یا کمال </w:t>
      </w:r>
      <w:proofErr w:type="spellStart"/>
      <w:r>
        <w:rPr>
          <w:rFonts w:ascii="Times New Roman" w:eastAsia="Times New Roman" w:hAnsi="Times New Roman" w:hint="cs"/>
          <w:lang w:bidi="fa-IR"/>
        </w:rPr>
        <w:t>یافتگی</w:t>
      </w:r>
      <w:proofErr w:type="spellEnd"/>
      <w:r>
        <w:rPr>
          <w:rFonts w:ascii="Times New Roman" w:eastAsia="Times New Roman" w:hAnsi="Times New Roman" w:hint="cs"/>
          <w:lang w:bidi="fa-IR"/>
        </w:rPr>
        <w:t xml:space="preserve"> و پیوند داشتن با چیزی بزرگتر از خود فرد. نظریه شخصیت یونگ هنوز یکی از </w:t>
      </w:r>
      <w:proofErr w:type="spellStart"/>
      <w:r>
        <w:rPr>
          <w:rFonts w:ascii="Times New Roman" w:eastAsia="Times New Roman" w:hAnsi="Times New Roman" w:hint="cs"/>
          <w:lang w:bidi="fa-IR"/>
        </w:rPr>
        <w:t>غیرمعمول‌ترین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چشم‌اندازها</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غربی است. یونگ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را به شخصی و جمعی تقسیم کرد. </w:t>
      </w:r>
      <w:proofErr w:type="spellStart"/>
      <w:r>
        <w:rPr>
          <w:rFonts w:ascii="Times New Roman" w:eastAsia="Times New Roman" w:hAnsi="Times New Roman" w:hint="cs"/>
          <w:lang w:bidi="fa-IR"/>
        </w:rPr>
        <w:lastRenderedPageBreak/>
        <w:t>ناهشیار</w:t>
      </w:r>
      <w:proofErr w:type="spellEnd"/>
      <w:r>
        <w:rPr>
          <w:rFonts w:ascii="Times New Roman" w:eastAsia="Times New Roman" w:hAnsi="Times New Roman" w:hint="cs"/>
          <w:lang w:bidi="fa-IR"/>
        </w:rPr>
        <w:t xml:space="preserve"> شخصی، خاطرات و </w:t>
      </w:r>
      <w:proofErr w:type="spellStart"/>
      <w:r>
        <w:rPr>
          <w:rFonts w:ascii="Times New Roman" w:eastAsia="Times New Roman" w:hAnsi="Times New Roman" w:hint="cs"/>
          <w:lang w:bidi="fa-IR"/>
        </w:rPr>
        <w:t>تعارض‌ها</w:t>
      </w:r>
      <w:proofErr w:type="spellEnd"/>
      <w:r>
        <w:rPr>
          <w:rFonts w:ascii="Times New Roman" w:eastAsia="Times New Roman" w:hAnsi="Times New Roman" w:hint="cs"/>
          <w:lang w:bidi="fa-IR"/>
        </w:rPr>
        <w:t xml:space="preserve"> کودکی و تجارب سرکوب شده زندگی بزرگسالی را در </w:t>
      </w:r>
      <w:proofErr w:type="spellStart"/>
      <w:r>
        <w:rPr>
          <w:rFonts w:ascii="Times New Roman" w:eastAsia="Times New Roman" w:hAnsi="Times New Roman" w:hint="cs"/>
          <w:lang w:bidi="fa-IR"/>
        </w:rPr>
        <w:t>برمی‌گیرد</w:t>
      </w:r>
      <w:proofErr w:type="spellEnd"/>
      <w:r>
        <w:rPr>
          <w:rFonts w:ascii="Times New Roman" w:eastAsia="Times New Roman" w:hAnsi="Times New Roman" w:hint="cs"/>
          <w:lang w:bidi="fa-IR"/>
        </w:rPr>
        <w:t xml:space="preserve">. این مفهوم، شبیه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فروید است.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جمعی برخی از </w:t>
      </w:r>
      <w:proofErr w:type="spellStart"/>
      <w:r>
        <w:rPr>
          <w:rFonts w:ascii="Times New Roman" w:eastAsia="Times New Roman" w:hAnsi="Times New Roman" w:hint="cs"/>
          <w:lang w:bidi="fa-IR"/>
        </w:rPr>
        <w:t>موضوع‌های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را در </w:t>
      </w:r>
      <w:proofErr w:type="spellStart"/>
      <w:r>
        <w:rPr>
          <w:rFonts w:ascii="Times New Roman" w:eastAsia="Times New Roman" w:hAnsi="Times New Roman" w:hint="cs"/>
          <w:lang w:bidi="fa-IR"/>
        </w:rPr>
        <w:t>برمی‌گیرد</w:t>
      </w:r>
      <w:proofErr w:type="spellEnd"/>
      <w:r>
        <w:rPr>
          <w:rFonts w:ascii="Times New Roman" w:eastAsia="Times New Roman" w:hAnsi="Times New Roman" w:hint="cs"/>
          <w:lang w:bidi="fa-IR"/>
        </w:rPr>
        <w:t xml:space="preserve"> که جهان </w:t>
      </w:r>
      <w:proofErr w:type="spellStart"/>
      <w:r>
        <w:rPr>
          <w:rFonts w:ascii="Times New Roman" w:eastAsia="Times New Roman" w:hAnsi="Times New Roman" w:hint="cs"/>
          <w:lang w:bidi="fa-IR"/>
        </w:rPr>
        <w:t>شمول‌تر</w:t>
      </w:r>
      <w:proofErr w:type="spellEnd"/>
      <w:r>
        <w:rPr>
          <w:rFonts w:ascii="Times New Roman" w:eastAsia="Times New Roman" w:hAnsi="Times New Roman" w:hint="cs"/>
          <w:lang w:bidi="fa-IR"/>
        </w:rPr>
        <w:t xml:space="preserve"> بوده و همه افراد گونه انسانی در آن مشترک هستند. محتویات اصلی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جمعی کهن </w:t>
      </w:r>
      <w:proofErr w:type="spellStart"/>
      <w:r>
        <w:rPr>
          <w:rFonts w:ascii="Times New Roman" w:eastAsia="Times New Roman" w:hAnsi="Times New Roman" w:hint="cs"/>
          <w:lang w:bidi="fa-IR"/>
        </w:rPr>
        <w:t>الگوها</w:t>
      </w:r>
      <w:proofErr w:type="spellEnd"/>
      <w:r>
        <w:rPr>
          <w:rFonts w:ascii="Times New Roman" w:eastAsia="Times New Roman" w:hAnsi="Times New Roman" w:hint="cs"/>
          <w:lang w:bidi="fa-IR"/>
        </w:rPr>
        <w:t xml:space="preserve"> هستند که عبارتند از تمایلات فطری جهان شمول برای پاسخ هیجانی به برخی از </w:t>
      </w:r>
      <w:proofErr w:type="spellStart"/>
      <w:r>
        <w:rPr>
          <w:rFonts w:ascii="Times New Roman" w:eastAsia="Times New Roman" w:hAnsi="Times New Roman" w:hint="cs"/>
          <w:lang w:bidi="fa-IR"/>
        </w:rPr>
        <w:t>محرک‌های</w:t>
      </w:r>
      <w:proofErr w:type="spellEnd"/>
      <w:r>
        <w:rPr>
          <w:rFonts w:ascii="Times New Roman" w:eastAsia="Times New Roman" w:hAnsi="Times New Roman" w:hint="cs"/>
          <w:lang w:bidi="fa-IR"/>
        </w:rPr>
        <w:t xml:space="preserve"> محیط. یونگ کهن </w:t>
      </w:r>
      <w:proofErr w:type="spellStart"/>
      <w:r>
        <w:rPr>
          <w:rFonts w:ascii="Times New Roman" w:eastAsia="Times New Roman" w:hAnsi="Times New Roman" w:hint="cs"/>
          <w:lang w:bidi="fa-IR"/>
        </w:rPr>
        <w:t>الگوها</w:t>
      </w:r>
      <w:proofErr w:type="spellEnd"/>
      <w:r>
        <w:rPr>
          <w:rFonts w:ascii="Times New Roman" w:eastAsia="Times New Roman" w:hAnsi="Times New Roman" w:hint="cs"/>
          <w:lang w:bidi="fa-IR"/>
        </w:rPr>
        <w:t xml:space="preserve"> را در یک اثر «غرایز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نامیده است. در حالی که برخی از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معاصر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مانند نظریه دلبستگی نیز تمایلات فطری را در پاسخ هیجانی به برخی از </w:t>
      </w:r>
      <w:proofErr w:type="spellStart"/>
      <w:r>
        <w:rPr>
          <w:rFonts w:ascii="Times New Roman" w:eastAsia="Times New Roman" w:hAnsi="Times New Roman" w:hint="cs"/>
          <w:lang w:bidi="fa-IR"/>
        </w:rPr>
        <w:t>محرک‌های</w:t>
      </w:r>
      <w:proofErr w:type="spellEnd"/>
      <w:r>
        <w:rPr>
          <w:rFonts w:ascii="Times New Roman" w:eastAsia="Times New Roman" w:hAnsi="Times New Roman" w:hint="cs"/>
          <w:lang w:bidi="fa-IR"/>
        </w:rPr>
        <w:t xml:space="preserve"> محیط </w:t>
      </w:r>
      <w:proofErr w:type="spellStart"/>
      <w:r>
        <w:rPr>
          <w:rFonts w:ascii="Times New Roman" w:eastAsia="Times New Roman" w:hAnsi="Times New Roman" w:hint="cs"/>
          <w:lang w:bidi="fa-IR"/>
        </w:rPr>
        <w:t>مفروض</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دانسته‌اند</w:t>
      </w:r>
      <w:proofErr w:type="spellEnd"/>
      <w:r>
        <w:rPr>
          <w:rFonts w:ascii="Times New Roman" w:eastAsia="Times New Roman" w:hAnsi="Times New Roman" w:hint="cs"/>
          <w:lang w:bidi="fa-IR"/>
        </w:rPr>
        <w:t xml:space="preserve">؛ اما یونگ </w:t>
      </w:r>
      <w:proofErr w:type="spellStart"/>
      <w:r>
        <w:rPr>
          <w:rFonts w:ascii="Times New Roman" w:eastAsia="Times New Roman" w:hAnsi="Times New Roman" w:hint="cs"/>
          <w:lang w:bidi="fa-IR"/>
        </w:rPr>
        <w:t>کهن‌الگوهای</w:t>
      </w:r>
      <w:proofErr w:type="spellEnd"/>
      <w:r>
        <w:rPr>
          <w:rFonts w:ascii="Times New Roman" w:eastAsia="Times New Roman" w:hAnsi="Times New Roman" w:hint="cs"/>
          <w:lang w:bidi="fa-IR"/>
        </w:rPr>
        <w:t xml:space="preserve"> بسیار متنوعی را مطرح کرد و در نظریه خود برای آنها نقش محوری قائل شد(مهری، ۱۳۹۵).</w:t>
      </w:r>
    </w:p>
    <w:p w14:paraId="1C6D16A9"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r>
        <w:rPr>
          <w:rFonts w:ascii="Cambria" w:eastAsia="Times New Roman" w:hAnsi="Cambria" w:cs="B Titr" w:hint="cs"/>
          <w:b/>
          <w:bCs/>
          <w:kern w:val="32"/>
          <w:sz w:val="30"/>
          <w:szCs w:val="30"/>
          <w:lang w:bidi="fa-IR"/>
        </w:rPr>
        <w:t>۲-۳-۳- عوامل موثر بر هوش معنوی</w:t>
      </w:r>
      <w:bookmarkEnd w:id="17"/>
      <w:r>
        <w:rPr>
          <w:rFonts w:ascii="Cambria" w:eastAsia="Times New Roman" w:hAnsi="Cambria" w:cs="B Titr" w:hint="cs"/>
          <w:b/>
          <w:bCs/>
          <w:kern w:val="32"/>
          <w:sz w:val="30"/>
          <w:szCs w:val="30"/>
          <w:lang w:bidi="fa-IR"/>
        </w:rPr>
        <w:t xml:space="preserve"> </w:t>
      </w:r>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مانند </w:t>
      </w:r>
      <w:proofErr w:type="spellStart"/>
      <w:r>
        <w:rPr>
          <w:rFonts w:ascii="Times New Roman" w:eastAsia="Times New Roman" w:hAnsi="Times New Roman" w:hint="cs"/>
          <w:lang w:bidi="fa-IR"/>
        </w:rPr>
        <w:t>خوش‌بینی</w:t>
      </w:r>
      <w:proofErr w:type="spellEnd"/>
      <w:r>
        <w:rPr>
          <w:rFonts w:ascii="Times New Roman" w:eastAsia="Times New Roman" w:hAnsi="Times New Roman" w:hint="cs"/>
          <w:lang w:bidi="fa-IR"/>
        </w:rPr>
        <w:t xml:space="preserve">، احساس معنا در زندگی، سلامت روان، </w:t>
      </w:r>
      <w:proofErr w:type="spellStart"/>
      <w:r>
        <w:rPr>
          <w:rFonts w:ascii="Times New Roman" w:eastAsia="Times New Roman" w:hAnsi="Times New Roman" w:hint="cs"/>
          <w:lang w:bidi="fa-IR"/>
        </w:rPr>
        <w:t>عزت‌نفس</w:t>
      </w:r>
      <w:proofErr w:type="spellEnd"/>
      <w:r>
        <w:rPr>
          <w:rFonts w:ascii="Times New Roman" w:eastAsia="Times New Roman" w:hAnsi="Times New Roman" w:hint="cs"/>
          <w:lang w:bidi="fa-IR"/>
        </w:rPr>
        <w:t xml:space="preserve">، توانایی سازگاری و نگرش مثبت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با سطح بالاتر هوش معنوی ارتباط داشته باشند. همچنین، عواملی مانند تجارب زندگی، باورهای فردی و محیط اجتماعی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و رشد هوش معنوی نقش دارند. با این حال،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متغیرهای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مانند سن، سطح تحصیلات و وضعیت اقتصادی در برخی مطالعات اثر یکسانی بر هوش معنوی </w:t>
      </w:r>
      <w:proofErr w:type="spellStart"/>
      <w:r>
        <w:rPr>
          <w:rFonts w:ascii="Times New Roman" w:eastAsia="Times New Roman" w:hAnsi="Times New Roman" w:hint="cs"/>
          <w:lang w:bidi="fa-IR"/>
        </w:rPr>
        <w:t>نداشته‌اند</w:t>
      </w:r>
      <w:proofErr w:type="spellEnd"/>
      <w:r>
        <w:rPr>
          <w:rFonts w:ascii="Times New Roman" w:eastAsia="Times New Roman" w:hAnsi="Times New Roman" w:hint="cs"/>
          <w:lang w:bidi="fa-IR"/>
        </w:rPr>
        <w:t xml:space="preserve"> و نقش </w:t>
      </w:r>
      <w:proofErr w:type="spellStart"/>
      <w:r>
        <w:rPr>
          <w:rFonts w:ascii="Times New Roman" w:eastAsia="Times New Roman" w:hAnsi="Times New Roman" w:hint="cs"/>
          <w:lang w:bidi="fa-IR"/>
        </w:rPr>
        <w:t>آن‌ها</w:t>
      </w:r>
      <w:proofErr w:type="spellEnd"/>
      <w:r>
        <w:rPr>
          <w:rFonts w:ascii="Times New Roman" w:eastAsia="Times New Roman" w:hAnsi="Times New Roman" w:hint="cs"/>
          <w:lang w:bidi="fa-IR"/>
        </w:rPr>
        <w:t xml:space="preserve"> نیازمند بررسی بیشتر است (کینگ و </w:t>
      </w:r>
      <w:proofErr w:type="spellStart"/>
      <w:r>
        <w:rPr>
          <w:rFonts w:ascii="Times New Roman" w:eastAsia="Times New Roman" w:hAnsi="Times New Roman" w:hint="cs"/>
          <w:lang w:bidi="fa-IR"/>
        </w:rPr>
        <w:t>دی‌سیکو</w:t>
      </w:r>
      <w:proofErr w:type="spellEnd"/>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Pr>
        <w:t xml:space="preserve">، ۲۰۰۹؛ </w:t>
      </w:r>
      <w:proofErr w:type="spellStart"/>
      <w:r>
        <w:rPr>
          <w:rFonts w:ascii="Times New Roman" w:eastAsia="Times New Roman" w:hAnsi="Times New Roman" w:hint="cs"/>
          <w:lang w:bidi="fa-IR"/>
        </w:rPr>
        <w:t>زوهر</w:t>
      </w:r>
      <w:proofErr w:type="spellEnd"/>
      <w:r>
        <w:rPr>
          <w:rFonts w:ascii="Times New Roman" w:eastAsia="Times New Roman" w:hAnsi="Times New Roman" w:hint="cs"/>
          <w:lang w:bidi="fa-IR"/>
        </w:rPr>
        <w:t xml:space="preserve"> و مارشال</w:t>
      </w:r>
      <w:r>
        <w:rPr>
          <w:rStyle w:val="FootnoteReference"/>
          <w:rFonts w:ascii="Times New Roman" w:eastAsia="Times New Roman" w:hAnsi="Times New Roman" w:hint="cs"/>
          <w:lang w:bidi="fa-IR"/>
        </w:rPr>
        <w:footnoteReference w:id="43"/>
      </w:r>
      <w:r>
        <w:rPr>
          <w:rFonts w:ascii="Times New Roman" w:eastAsia="Times New Roman" w:hAnsi="Times New Roman" w:hint="cs"/>
          <w:lang w:bidi="fa-IR"/>
        </w:rPr>
        <w:t>، ۲۰۰۰).</w:t>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lastRenderedPageBreak/>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ترنت</w:t>
      </w:r>
      <w:proofErr w:type="spellEnd"/>
      <w:r>
        <w:rPr>
          <w:rFonts w:ascii="Times New Roman" w:eastAsia="Times New Roman" w:hAnsi="Times New Roman" w:hint="cs"/>
          <w:lang w:bidi="fa-IR"/>
        </w:rPr>
        <w:t xml:space="preserve"> معتقد است این جداسازی مفهومی، مزیت های متعددی به همراه دارد. مهمترین آن ها جدایی سلامت از تنش و تاکید بر هوش است. با توجه به این ایده می توان همزمان آن را در دو نقطه بر روی دو پیوستار، تجربه و درک کنیم. بنابراین باید در ابتدا عقاید مربوط به سلامت و هوش را جدای از سلامت – تنش و اختلال در نظر بگیریم. در این معنا، حتی بیمار مبتلا به اختلال شیدایی – افسردگی، می تواند بر حسب احساس آسایش ذهنی و کارکرد خوبی که دارد، هوش مناسبی را تجربه کند. به همین ترتیب بیمار </w:t>
      </w:r>
      <w:proofErr w:type="spellStart"/>
      <w:r>
        <w:rPr>
          <w:rFonts w:ascii="Times New Roman" w:eastAsia="Times New Roman" w:hAnsi="Times New Roman" w:hint="cs"/>
          <w:lang w:bidi="fa-IR"/>
        </w:rPr>
        <w:t>اسکیزوفرنی</w:t>
      </w:r>
      <w:proofErr w:type="spellEnd"/>
      <w:r>
        <w:rPr>
          <w:rFonts w:ascii="Times New Roman" w:eastAsia="Times New Roman" w:hAnsi="Times New Roman" w:hint="cs"/>
          <w:lang w:bidi="fa-IR"/>
        </w:rPr>
        <w:t xml:space="preserve"> که پاسخ خوبی به درمان می دهد ممکن است سلامت معنوی ضعیف و احساس خوبی در مورد خود نداشته باشد و مشکلاتی را در رابطه با خانواده، دوستان، وضعیت مسکن، اشتغال و مانند آن </w:t>
      </w:r>
      <w:proofErr w:type="spellStart"/>
      <w:r>
        <w:rPr>
          <w:rFonts w:ascii="Times New Roman" w:eastAsia="Times New Roman" w:hAnsi="Times New Roman" w:hint="cs"/>
          <w:lang w:bidi="fa-IR"/>
        </w:rPr>
        <w:t>هارا</w:t>
      </w:r>
      <w:proofErr w:type="spellEnd"/>
      <w:r>
        <w:rPr>
          <w:rFonts w:ascii="Times New Roman" w:eastAsia="Times New Roman" w:hAnsi="Times New Roman" w:hint="cs"/>
          <w:lang w:bidi="fa-IR"/>
        </w:rPr>
        <w:t xml:space="preserve"> تجربه کند. </w:t>
      </w:r>
      <w:proofErr w:type="spellStart"/>
      <w:r>
        <w:rPr>
          <w:rFonts w:ascii="Times New Roman" w:eastAsia="Times New Roman" w:hAnsi="Times New Roman" w:hint="cs"/>
          <w:lang w:bidi="fa-IR"/>
        </w:rPr>
        <w:t>داویس</w:t>
      </w:r>
      <w:proofErr w:type="spellEnd"/>
      <w:r>
        <w:rPr>
          <w:rFonts w:ascii="Times New Roman" w:eastAsia="Times New Roman" w:hAnsi="Times New Roman" w:hint="cs"/>
          <w:lang w:bidi="fa-IR"/>
        </w:rPr>
        <w:t xml:space="preserve"> به شیوه مشابهی، آسایش و سلامت – تنش را به هم ارتباط داده و آن را از طریق متقاطع کردن دو محور نشان داده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این دیدگاه در حوزه سلامت / تنش جسمی توسط </w:t>
      </w:r>
      <w:proofErr w:type="spellStart"/>
      <w:r>
        <w:rPr>
          <w:rFonts w:ascii="Times New Roman" w:eastAsia="Times New Roman" w:hAnsi="Times New Roman" w:hint="cs"/>
          <w:lang w:bidi="fa-IR"/>
        </w:rPr>
        <w:t>کاپلان</w:t>
      </w:r>
      <w:proofErr w:type="spellEnd"/>
      <w:r>
        <w:rPr>
          <w:rFonts w:ascii="Times New Roman" w:eastAsia="Times New Roman" w:hAnsi="Times New Roman" w:hint="cs"/>
          <w:lang w:bidi="fa-IR"/>
        </w:rPr>
        <w:t xml:space="preserve"> هم استفاده شده است. بین این دو پیوستار ارتباط وجود دارد، ولی هم از نظر مفهومی و هم از نظر ارتقاء اقدام مناسب، جداسازی آن ها مهمتر از ادغام آن </w:t>
      </w:r>
      <w:proofErr w:type="spellStart"/>
      <w:r>
        <w:rPr>
          <w:rFonts w:ascii="Times New Roman" w:eastAsia="Times New Roman" w:hAnsi="Times New Roman" w:hint="cs"/>
          <w:lang w:bidi="fa-IR"/>
        </w:rPr>
        <w:t>هاست</w:t>
      </w:r>
      <w:proofErr w:type="spellEnd"/>
      <w:r>
        <w:rPr>
          <w:rFonts w:ascii="Times New Roman" w:eastAsia="Times New Roman" w:hAnsi="Times New Roman" w:hint="cs"/>
          <w:lang w:bidi="fa-IR"/>
        </w:rPr>
        <w:t xml:space="preserve">.  در این معنا، همانطور که گراهام می گوید، اشتباه است فرض کنیم که هر کسی که مبتلا به افسردگی و اضطراب است،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تواند ملاک های هوش را داشته باشد، یا همانطور که </w:t>
      </w:r>
      <w:proofErr w:type="spellStart"/>
      <w:r>
        <w:rPr>
          <w:rFonts w:ascii="Times New Roman" w:eastAsia="Times New Roman" w:hAnsi="Times New Roman" w:hint="cs"/>
          <w:lang w:bidi="fa-IR"/>
        </w:rPr>
        <w:t>فرودنبرگ</w:t>
      </w:r>
      <w:proofErr w:type="spellEnd"/>
      <w:r>
        <w:rPr>
          <w:rFonts w:ascii="Times New Roman" w:eastAsia="Times New Roman" w:hAnsi="Times New Roman" w:hint="cs"/>
          <w:lang w:bidi="fa-IR"/>
        </w:rPr>
        <w:t xml:space="preserve"> مطرح می کند، </w:t>
      </w:r>
      <w:proofErr w:type="spellStart"/>
      <w:r>
        <w:rPr>
          <w:rFonts w:ascii="Times New Roman" w:eastAsia="Times New Roman" w:hAnsi="Times New Roman" w:hint="cs"/>
          <w:lang w:bidi="fa-IR"/>
        </w:rPr>
        <w:t>همپوشی</w:t>
      </w:r>
      <w:proofErr w:type="spellEnd"/>
      <w:r>
        <w:rPr>
          <w:rFonts w:ascii="Times New Roman" w:eastAsia="Times New Roman" w:hAnsi="Times New Roman" w:hint="cs"/>
          <w:lang w:bidi="fa-IR"/>
        </w:rPr>
        <w:t xml:space="preserve"> قابل ملاحظه ای بین هوش و عدم وجود اختلال معنوی وجود دارد. استفاده از مفهوم دو پیوستار و از حداقل تا حد مناسب هوش بر روی پیوستار دیگر تمایز ایجاد می کند. بنابراین سلامت – تنش متفاوت از تنش است و ثبات کمتری از آن دارد (کمالی، ۱۳۹۵).</w:t>
      </w:r>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برابر دانستن هوش با خوش لذت گرایانه یا شادکامی پیشینه ای طولانی دارد. برای مثال </w:t>
      </w:r>
      <w:proofErr w:type="spellStart"/>
      <w:r>
        <w:rPr>
          <w:rFonts w:ascii="Times New Roman" w:eastAsia="Times New Roman" w:hAnsi="Times New Roman" w:hint="cs"/>
          <w:lang w:bidi="fa-IR"/>
        </w:rPr>
        <w:t>اپیکور</w:t>
      </w:r>
      <w:proofErr w:type="spellEnd"/>
      <w:r>
        <w:rPr>
          <w:rFonts w:ascii="Times New Roman" w:eastAsia="Times New Roman" w:hAnsi="Times New Roman" w:hint="cs"/>
          <w:lang w:bidi="fa-IR"/>
        </w:rPr>
        <w:t xml:space="preserve"> فیلسوف یونانی بر این باور بود که لذت هدف اصلی زندگی است. لذت گرایی فلسفی وی توسط اندیشمندان متعددی </w:t>
      </w:r>
      <w:r>
        <w:rPr>
          <w:rFonts w:ascii="Times New Roman" w:eastAsia="Times New Roman" w:hAnsi="Times New Roman" w:hint="cs"/>
          <w:lang w:bidi="fa-IR"/>
        </w:rPr>
        <w:lastRenderedPageBreak/>
        <w:t xml:space="preserve">دنبال شد ؛ از جمله توماس </w:t>
      </w:r>
      <w:proofErr w:type="spellStart"/>
      <w:r>
        <w:rPr>
          <w:rFonts w:ascii="Times New Roman" w:eastAsia="Times New Roman" w:hAnsi="Times New Roman" w:hint="cs"/>
          <w:lang w:bidi="fa-IR"/>
        </w:rPr>
        <w:t>هابز</w:t>
      </w:r>
      <w:proofErr w:type="spellEnd"/>
      <w:r>
        <w:rPr>
          <w:rFonts w:ascii="Times New Roman" w:eastAsia="Times New Roman" w:hAnsi="Times New Roman" w:hint="cs"/>
          <w:lang w:bidi="fa-IR"/>
        </w:rPr>
        <w:t xml:space="preserve">، فیلسوف انگلیسی که معتقد بود شادکامی محصول تحقق موفقیت آمیز امیال است. یا جان استوارت میل، فیلسوفی که معتقد بود عمل درست عملی است که به ارتقاء سطح شادکامی در فرد منجر می شود. دیدگاه غالب </w:t>
      </w:r>
      <w:proofErr w:type="spellStart"/>
      <w:r>
        <w:rPr>
          <w:rFonts w:ascii="Times New Roman" w:eastAsia="Times New Roman" w:hAnsi="Times New Roman" w:hint="cs"/>
          <w:lang w:bidi="fa-IR"/>
        </w:rPr>
        <w:t>روشانشناسان</w:t>
      </w:r>
      <w:proofErr w:type="spellEnd"/>
      <w:r>
        <w:rPr>
          <w:rFonts w:ascii="Times New Roman" w:eastAsia="Times New Roman" w:hAnsi="Times New Roman" w:hint="cs"/>
          <w:lang w:bidi="fa-IR"/>
        </w:rPr>
        <w:t xml:space="preserve"> لذت گرا آن است که هوش برابر با شادکامی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و مرتبط با تجربه لذت در مقابل تجربه ناخشنودی است که   می توان چنین برداشتی را هوش هیجانی نامید. البته گروهی از محققان عنوان هوش شخصی را برای این برداشت بر می گزیند. اما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عنوان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را به نحو گسترده تری بکار می گیرد. از دید وی هوش شخصی صرفاً شامل بعد هیجانی هوش نیست و دو بعد دیگران یعنی هوش روانشناختی و اجتماعی را نیز در بر می گیرد هوش هیجانی شامل تعدادی از نشانه های بیانگر وجود یا فقدان احساس های مثبت نسبت به زندگی است. هوش هیجانی را می توان از طریق سه مقیاس ساخت یافته وجود اخلاقیات مثبت(مانند شادی و سر حالی)، فقدان اخلاقیات منفی(مانند اضطراب و نا امیدی)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سنجید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۲۰۱۲). البته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(۲۰۱۲) نیز دیدگاه هوش لذت گرا را برابر شادکامی شخصی و مرتبط با تجربه لذت در مقابل تجربه ناخشنودی است و چنین برداشتی از هوش شخصی، نامیده است و آن را متشکل از تعدادی از نشانه ها می داند. هوش شخصی را می توان از طریق ۳ مقیاس حضور اخلاقیات مثبت، غیاب اخلاقیات منفی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سنجید. </w:t>
      </w:r>
      <w:proofErr w:type="spellStart"/>
      <w:r>
        <w:rPr>
          <w:rFonts w:ascii="Times New Roman" w:eastAsia="Times New Roman" w:hAnsi="Times New Roman" w:hint="cs"/>
          <w:lang w:bidi="fa-IR"/>
        </w:rPr>
        <w:t>بالانس</w:t>
      </w:r>
      <w:proofErr w:type="spellEnd"/>
      <w:r>
        <w:rPr>
          <w:rFonts w:ascii="Times New Roman" w:eastAsia="Times New Roman" w:hAnsi="Times New Roman" w:hint="cs"/>
          <w:lang w:bidi="fa-IR"/>
        </w:rPr>
        <w:t xml:space="preserve"> خلقی میزان کثرت تجارت خلقی مثبت فرد از نمره اخلاقیات منفی وی ایجاد می شود. در این قسمت از یک مفهوم چند نام بیان شده است که شامل هوش شخصی و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و هوش هیجانی است که هر ۳ نام به شرح این مفهوم می پردازند. سازه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به صورت چند </w:t>
      </w:r>
      <w:proofErr w:type="spellStart"/>
      <w:r>
        <w:rPr>
          <w:rFonts w:ascii="Times New Roman" w:eastAsia="Times New Roman" w:hAnsi="Times New Roman" w:hint="cs"/>
          <w:lang w:bidi="fa-IR"/>
        </w:rPr>
        <w:t>وجهی</w:t>
      </w:r>
      <w:proofErr w:type="spellEnd"/>
      <w:r>
        <w:rPr>
          <w:rFonts w:ascii="Times New Roman" w:eastAsia="Times New Roman" w:hAnsi="Times New Roman" w:hint="cs"/>
          <w:lang w:bidi="fa-IR"/>
        </w:rPr>
        <w:t xml:space="preserve"> مفهوم سازی شده است و دارای دو مفهوم شناختی و خلقی است. مؤلفه شناختی آن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نام دارد. این مؤلفه ارزیابی و داوری کلی شخصی از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را در بر می گیرد. مؤلفه خلقی شامل عاطفه مثبت، نشان دهنده خوشایند بودن، داشتن شور و نشاط، آرامش، آسودگی خاطر و امید به زندگی است. عاطفه منفی نیز با بی قراری، </w:t>
      </w:r>
      <w:proofErr w:type="spellStart"/>
      <w:r>
        <w:rPr>
          <w:rFonts w:ascii="Times New Roman" w:eastAsia="Times New Roman" w:hAnsi="Times New Roman" w:hint="cs"/>
          <w:lang w:bidi="fa-IR"/>
        </w:rPr>
        <w:t>غمگینی</w:t>
      </w:r>
      <w:proofErr w:type="spellEnd"/>
      <w:r>
        <w:rPr>
          <w:rFonts w:ascii="Times New Roman" w:eastAsia="Times New Roman" w:hAnsi="Times New Roman" w:hint="cs"/>
          <w:lang w:bidi="fa-IR"/>
        </w:rPr>
        <w:t xml:space="preserve">، دلمشغولی، احساس عصبانیت و احساس بی ارزشی و نا امیدی تجلی می یابد. بنابراین افراد دارای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با حس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عاطفه مثبت بالا و عاطفه منفی پائین شناسایی می شوند (</w:t>
      </w:r>
      <w:proofErr w:type="spellStart"/>
      <w:r>
        <w:rPr>
          <w:rFonts w:ascii="Times New Roman" w:eastAsia="Times New Roman" w:hAnsi="Times New Roman" w:hint="cs"/>
          <w:lang w:bidi="fa-IR"/>
        </w:rPr>
        <w:t>دنیر</w:t>
      </w:r>
      <w:proofErr w:type="spellEnd"/>
      <w:r>
        <w:rPr>
          <w:rFonts w:ascii="Times New Roman" w:eastAsia="Times New Roman" w:hAnsi="Times New Roman" w:hint="cs"/>
          <w:lang w:bidi="fa-IR"/>
        </w:rPr>
        <w:t>، ۲۰۱۶).</w:t>
      </w:r>
    </w:p>
    <w:p w14:paraId="27F9C52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۲-۴- گستره چهارم: اضطراب سلامتی</w:t>
      </w:r>
    </w:p>
    <w:p w14:paraId="340E527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۲-۴-۱- مفهوم اضطراب سلامتی</w:t>
      </w:r>
    </w:p>
    <w:p w14:paraId="247EC0DA" w14:textId="77777777" w:rsidR="00912462" w:rsidRDefault="00000000">
      <w:pPr>
        <w:ind w:firstLine="397"/>
        <w:jc w:val="both"/>
        <w:rPr>
          <w:rFonts w:cs="B Lotus"/>
          <w:color w:val="auto"/>
          <w:lang w:bidi="fa-IR"/>
        </w:rPr>
      </w:pPr>
      <w:bookmarkStart w:id="18" w:name="_Hlk218187582"/>
      <w:r>
        <w:rPr>
          <w:rFonts w:hint="cs"/>
          <w:lang w:bidi="fa-IR"/>
        </w:rPr>
        <w:t xml:space="preserve">اضطراب سلامتی یکی از </w:t>
      </w:r>
      <w:proofErr w:type="spellStart"/>
      <w:r>
        <w:rPr>
          <w:rFonts w:hint="cs"/>
          <w:lang w:bidi="fa-IR"/>
        </w:rPr>
        <w:t>سازه‌های</w:t>
      </w:r>
      <w:proofErr w:type="spellEnd"/>
      <w:r>
        <w:rPr>
          <w:rFonts w:hint="cs"/>
          <w:lang w:bidi="fa-IR"/>
        </w:rPr>
        <w:t xml:space="preserve"> مهم در </w:t>
      </w:r>
      <w:proofErr w:type="spellStart"/>
      <w:r>
        <w:rPr>
          <w:rFonts w:hint="cs"/>
          <w:lang w:bidi="fa-IR"/>
        </w:rPr>
        <w:t>روان‌شناسی</w:t>
      </w:r>
      <w:proofErr w:type="spellEnd"/>
      <w:r>
        <w:rPr>
          <w:rFonts w:hint="cs"/>
          <w:lang w:bidi="fa-IR"/>
        </w:rPr>
        <w:t xml:space="preserve"> سلامت و </w:t>
      </w:r>
      <w:proofErr w:type="spellStart"/>
      <w:r>
        <w:rPr>
          <w:rFonts w:hint="cs"/>
          <w:lang w:bidi="fa-IR"/>
        </w:rPr>
        <w:t>آسیب‌شناسی</w:t>
      </w:r>
      <w:proofErr w:type="spellEnd"/>
      <w:r>
        <w:rPr>
          <w:rFonts w:hint="cs"/>
          <w:lang w:bidi="fa-IR"/>
        </w:rPr>
        <w:t xml:space="preserve"> روانی است که تأثیر قابل توجهی بر کیفیت زندگی و سلامت روان سالمندان دارد. این نوع اضطراب به نگرانی مداوم و شدید درباره </w:t>
      </w:r>
      <w:proofErr w:type="spellStart"/>
      <w:r>
        <w:rPr>
          <w:rFonts w:hint="cs"/>
          <w:lang w:bidi="fa-IR"/>
        </w:rPr>
        <w:t>بیماری‌ها</w:t>
      </w:r>
      <w:proofErr w:type="spellEnd"/>
      <w:r>
        <w:rPr>
          <w:rFonts w:hint="cs"/>
          <w:lang w:bidi="fa-IR"/>
        </w:rPr>
        <w:t xml:space="preserve"> و تفسیر منفی </w:t>
      </w:r>
      <w:proofErr w:type="spellStart"/>
      <w:r>
        <w:rPr>
          <w:rFonts w:hint="cs"/>
          <w:lang w:bidi="fa-IR"/>
        </w:rPr>
        <w:t>نشانه‌های</w:t>
      </w:r>
      <w:proofErr w:type="spellEnd"/>
      <w:r>
        <w:rPr>
          <w:rFonts w:hint="cs"/>
          <w:lang w:bidi="fa-IR"/>
        </w:rPr>
        <w:t xml:space="preserve"> جسمانی اشاره دارد که حتی در صورت اطمینان پزشکی نیز ادامه </w:t>
      </w:r>
      <w:proofErr w:type="spellStart"/>
      <w:r>
        <w:rPr>
          <w:rFonts w:hint="cs"/>
          <w:lang w:bidi="fa-IR"/>
        </w:rPr>
        <w:t>می‌یابد</w:t>
      </w:r>
      <w:proofErr w:type="spellEnd"/>
      <w:r>
        <w:rPr>
          <w:rFonts w:hint="cs"/>
          <w:lang w:bidi="fa-IR"/>
        </w:rPr>
        <w:t xml:space="preserve">. </w:t>
      </w:r>
      <w:bookmarkStart w:id="19" w:name="_Hlk216145996"/>
      <w:r>
        <w:rPr>
          <w:rFonts w:hint="cs"/>
          <w:lang w:bidi="fa-IR"/>
        </w:rPr>
        <w:t>(</w:t>
      </w:r>
      <w:proofErr w:type="spellStart"/>
      <w:r>
        <w:rPr>
          <w:rFonts w:hint="cs"/>
          <w:lang w:bidi="fa-IR"/>
        </w:rPr>
        <w:t>آبراموویتز</w:t>
      </w:r>
      <w:proofErr w:type="spellEnd"/>
      <w:r>
        <w:rPr>
          <w:rStyle w:val="FootnoteReference"/>
          <w:rFonts w:hint="cs"/>
          <w:lang w:bidi="fa-IR"/>
        </w:rPr>
        <w:footnoteReference w:id="44"/>
      </w:r>
      <w:r>
        <w:rPr>
          <w:rFonts w:hint="cs"/>
          <w:lang w:bidi="fa-IR"/>
        </w:rPr>
        <w:t xml:space="preserve"> و همکاران ۲۰۰۷). </w:t>
      </w:r>
      <w:bookmarkEnd w:id="19"/>
      <w:r>
        <w:rPr>
          <w:rFonts w:hint="cs"/>
          <w:lang w:bidi="fa-IR"/>
        </w:rPr>
        <w:t xml:space="preserve">سالمندان به دلیل تغییرات جسمانی، کاهش توان بدنی، افزایش </w:t>
      </w:r>
      <w:proofErr w:type="spellStart"/>
      <w:r>
        <w:rPr>
          <w:rFonts w:hint="cs"/>
          <w:lang w:bidi="fa-IR"/>
        </w:rPr>
        <w:t>بیماری‌های</w:t>
      </w:r>
      <w:proofErr w:type="spellEnd"/>
      <w:r>
        <w:rPr>
          <w:rFonts w:hint="cs"/>
          <w:lang w:bidi="fa-IR"/>
        </w:rPr>
        <w:t xml:space="preserve"> مزمن و مواجهه با </w:t>
      </w:r>
      <w:proofErr w:type="spellStart"/>
      <w:r>
        <w:rPr>
          <w:rFonts w:hint="cs"/>
          <w:lang w:bidi="fa-IR"/>
        </w:rPr>
        <w:t>فقدان‌ها</w:t>
      </w:r>
      <w:proofErr w:type="spellEnd"/>
      <w:r>
        <w:rPr>
          <w:rFonts w:hint="cs"/>
          <w:lang w:bidi="fa-IR"/>
        </w:rPr>
        <w:t xml:space="preserve"> و مرگ، در معرض شدت بیشتری از اضطراب سلامتی قرار دارند (</w:t>
      </w:r>
      <w:proofErr w:type="spellStart"/>
      <w:r>
        <w:rPr>
          <w:rFonts w:hint="cs"/>
          <w:lang w:bidi="fa-IR"/>
        </w:rPr>
        <w:t>پاپالیا</w:t>
      </w:r>
      <w:proofErr w:type="spellEnd"/>
      <w:r>
        <w:rPr>
          <w:rFonts w:hint="cs"/>
          <w:lang w:bidi="fa-IR"/>
        </w:rPr>
        <w:t xml:space="preserve"> و </w:t>
      </w:r>
      <w:proofErr w:type="spellStart"/>
      <w:r>
        <w:rPr>
          <w:rFonts w:hint="cs"/>
          <w:lang w:bidi="fa-IR"/>
        </w:rPr>
        <w:t>مارتورل</w:t>
      </w:r>
      <w:proofErr w:type="spellEnd"/>
      <w:r>
        <w:rPr>
          <w:rStyle w:val="FootnoteReference"/>
          <w:rFonts w:hint="cs"/>
          <w:lang w:bidi="fa-IR"/>
        </w:rPr>
        <w:footnoteReference w:id="45"/>
      </w:r>
      <w:r>
        <w:rPr>
          <w:rFonts w:hint="cs"/>
          <w:lang w:bidi="fa-IR"/>
        </w:rPr>
        <w:t xml:space="preserve">، ۲۰۱۵). شناخت عوامل، </w:t>
      </w:r>
      <w:proofErr w:type="spellStart"/>
      <w:r>
        <w:rPr>
          <w:rFonts w:hint="cs"/>
          <w:lang w:bidi="fa-IR"/>
        </w:rPr>
        <w:t>مدل‌های</w:t>
      </w:r>
      <w:proofErr w:type="spellEnd"/>
      <w:r>
        <w:rPr>
          <w:rFonts w:hint="cs"/>
          <w:lang w:bidi="fa-IR"/>
        </w:rPr>
        <w:t xml:space="preserve"> نظری و پیامدهای اضطراب سلامتی در سالمندان </w:t>
      </w:r>
      <w:proofErr w:type="spellStart"/>
      <w:r>
        <w:rPr>
          <w:rFonts w:hint="cs"/>
          <w:lang w:bidi="fa-IR"/>
        </w:rPr>
        <w:t>می‌تواند</w:t>
      </w:r>
      <w:proofErr w:type="spellEnd"/>
      <w:r>
        <w:rPr>
          <w:rFonts w:hint="cs"/>
          <w:lang w:bidi="fa-IR"/>
        </w:rPr>
        <w:t xml:space="preserve"> راهگشای طراحی مداخلات </w:t>
      </w:r>
      <w:proofErr w:type="spellStart"/>
      <w:r>
        <w:rPr>
          <w:rFonts w:hint="cs"/>
          <w:lang w:bidi="fa-IR"/>
        </w:rPr>
        <w:t>روان‌شناختی</w:t>
      </w:r>
      <w:proofErr w:type="spellEnd"/>
      <w:r>
        <w:rPr>
          <w:rFonts w:hint="cs"/>
          <w:lang w:bidi="fa-IR"/>
        </w:rPr>
        <w:t xml:space="preserve"> مؤثر باشد.</w:t>
      </w:r>
    </w:p>
    <w:bookmarkEnd w:id="18"/>
    <w:p w14:paraId="2DB93D51" w14:textId="77777777" w:rsidR="00912462" w:rsidRDefault="00000000">
      <w:pPr>
        <w:ind w:firstLine="397"/>
        <w:jc w:val="both"/>
        <w:rPr>
          <w:rFonts w:cs="B Lotus"/>
          <w:color w:val="auto"/>
          <w:lang w:bidi="fa-IR"/>
        </w:rPr>
      </w:pPr>
      <w:r>
        <w:rPr>
          <w:rFonts w:hint="cs"/>
          <w:lang w:bidi="fa-IR"/>
        </w:rPr>
        <w:t xml:space="preserve">اضطراب سلامتی عبارت است از نگرانی افراطی و پایدار درباره ابتلا به </w:t>
      </w:r>
      <w:proofErr w:type="spellStart"/>
      <w:r>
        <w:rPr>
          <w:rFonts w:hint="cs"/>
          <w:lang w:bidi="fa-IR"/>
        </w:rPr>
        <w:t>بیماری‌های</w:t>
      </w:r>
      <w:proofErr w:type="spellEnd"/>
      <w:r>
        <w:rPr>
          <w:rFonts w:hint="cs"/>
          <w:lang w:bidi="fa-IR"/>
        </w:rPr>
        <w:t xml:space="preserve"> جدی یا تعبیر و تفسیر </w:t>
      </w:r>
      <w:proofErr w:type="spellStart"/>
      <w:r>
        <w:rPr>
          <w:rFonts w:hint="cs"/>
          <w:lang w:bidi="fa-IR"/>
        </w:rPr>
        <w:t>فاجعه‌آمیز</w:t>
      </w:r>
      <w:proofErr w:type="spellEnd"/>
      <w:r>
        <w:rPr>
          <w:rFonts w:hint="cs"/>
          <w:lang w:bidi="fa-IR"/>
        </w:rPr>
        <w:t xml:space="preserve"> علائم جسمانی خفیف (</w:t>
      </w:r>
      <w:proofErr w:type="spellStart"/>
      <w:r>
        <w:rPr>
          <w:rFonts w:hint="cs"/>
          <w:lang w:bidi="fa-IR"/>
        </w:rPr>
        <w:t>سالکووسکیس</w:t>
      </w:r>
      <w:proofErr w:type="spellEnd"/>
      <w:r>
        <w:rPr>
          <w:rFonts w:hint="cs"/>
          <w:lang w:bidi="fa-IR"/>
        </w:rPr>
        <w:t xml:space="preserve"> و </w:t>
      </w:r>
      <w:proofErr w:type="spellStart"/>
      <w:r>
        <w:rPr>
          <w:rFonts w:hint="cs"/>
          <w:lang w:bidi="fa-IR"/>
        </w:rPr>
        <w:t>وارویک</w:t>
      </w:r>
      <w:proofErr w:type="spellEnd"/>
      <w:r>
        <w:rPr>
          <w:rStyle w:val="FootnoteReference"/>
          <w:rFonts w:hint="cs"/>
          <w:lang w:bidi="fa-IR"/>
        </w:rPr>
        <w:footnoteReference w:id="46"/>
      </w:r>
      <w:r>
        <w:rPr>
          <w:rFonts w:hint="cs"/>
          <w:lang w:bidi="fa-IR"/>
        </w:rPr>
        <w:t xml:space="preserve">، ۲۰۰۱). در سالمندان، این </w:t>
      </w:r>
      <w:proofErr w:type="spellStart"/>
      <w:r>
        <w:rPr>
          <w:rFonts w:hint="cs"/>
          <w:lang w:bidi="fa-IR"/>
        </w:rPr>
        <w:t>نگرانی‌ها</w:t>
      </w:r>
      <w:proofErr w:type="spellEnd"/>
      <w:r>
        <w:rPr>
          <w:rFonts w:hint="cs"/>
          <w:lang w:bidi="fa-IR"/>
        </w:rPr>
        <w:t xml:space="preserve"> معمولاً شامل ترس از پیشرفت </w:t>
      </w:r>
      <w:proofErr w:type="spellStart"/>
      <w:r>
        <w:rPr>
          <w:rFonts w:hint="cs"/>
          <w:lang w:bidi="fa-IR"/>
        </w:rPr>
        <w:t>بیماری‌ها</w:t>
      </w:r>
      <w:proofErr w:type="spellEnd"/>
      <w:r>
        <w:rPr>
          <w:rFonts w:hint="cs"/>
          <w:lang w:bidi="fa-IR"/>
        </w:rPr>
        <w:t xml:space="preserve">، تفسیر منفی </w:t>
      </w:r>
      <w:proofErr w:type="spellStart"/>
      <w:r>
        <w:rPr>
          <w:rFonts w:hint="cs"/>
          <w:lang w:bidi="fa-IR"/>
        </w:rPr>
        <w:t>آزمایش‌ها</w:t>
      </w:r>
      <w:proofErr w:type="spellEnd"/>
      <w:r>
        <w:rPr>
          <w:rFonts w:hint="cs"/>
          <w:lang w:bidi="fa-IR"/>
        </w:rPr>
        <w:t xml:space="preserve"> و ارزیابی مکرر وضعیت جسمانی است.</w:t>
      </w:r>
      <w:r>
        <w:rPr>
          <w:rFonts w:ascii="Times New Roman" w:hAnsi="Times New Roman" w:cs="Times New Roman"/>
          <w:rtl w:val="0"/>
        </w:rPr>
        <w:t>DSM-5</w:t>
      </w:r>
      <w:r>
        <w:rPr>
          <w:rFonts w:ascii="Times New Roman" w:hAnsi="Times New Roman" w:hint="cs"/>
          <w:lang w:bidi="fa-IR"/>
        </w:rPr>
        <w:t xml:space="preserve">  </w:t>
      </w:r>
      <w:r>
        <w:rPr>
          <w:rFonts w:hint="cs"/>
          <w:lang w:bidi="fa-IR"/>
        </w:rPr>
        <w:t xml:space="preserve">این سازه را عمدتاً در قالب دو تشخیص «اختلال علائم جسمانی» و «اختلال اضطراب بیماری» </w:t>
      </w:r>
      <w:proofErr w:type="spellStart"/>
      <w:r>
        <w:rPr>
          <w:rFonts w:hint="cs"/>
          <w:lang w:bidi="fa-IR"/>
        </w:rPr>
        <w:t>دسته‌بندی</w:t>
      </w:r>
      <w:proofErr w:type="spellEnd"/>
      <w:r>
        <w:rPr>
          <w:rFonts w:hint="cs"/>
          <w:lang w:bidi="fa-IR"/>
        </w:rPr>
        <w:t xml:space="preserve"> کرده است. در هر دو حالت، تمرکز اصلی بر ترس از بیماری یا ابتلا به آن است، حتی در غیاب شواهد بالینی معتبر.</w:t>
      </w:r>
    </w:p>
    <w:p w14:paraId="36722943" w14:textId="77777777" w:rsidR="00912462" w:rsidRDefault="00000000">
      <w:pPr>
        <w:ind w:firstLine="397"/>
        <w:jc w:val="both"/>
        <w:rPr>
          <w:rFonts w:cs="B Lotus"/>
          <w:color w:val="auto"/>
          <w:lang w:bidi="fa-IR"/>
        </w:rPr>
      </w:pPr>
      <w:r>
        <w:rPr>
          <w:rFonts w:hint="cs"/>
          <w:lang w:bidi="fa-IR"/>
        </w:rPr>
        <w:t>اضطراب سلامتی شامل سه بعد اساسی است:</w:t>
      </w:r>
    </w:p>
    <w:p w14:paraId="54A5CB33" w14:textId="77777777" w:rsidR="00912462" w:rsidRDefault="00000000">
      <w:pPr>
        <w:ind w:firstLine="397"/>
        <w:jc w:val="both"/>
        <w:rPr>
          <w:rFonts w:cs="B Lotus"/>
          <w:color w:val="auto"/>
          <w:lang w:bidi="fa-IR"/>
        </w:rPr>
      </w:pPr>
      <w:r>
        <w:rPr>
          <w:rFonts w:hint="cs"/>
          <w:lang w:bidi="fa-IR"/>
        </w:rPr>
        <w:t>بعد</w:t>
      </w:r>
      <w:r>
        <w:rPr>
          <w:rFonts w:hint="cs"/>
          <w:b/>
          <w:bCs/>
          <w:lang w:bidi="fa-IR"/>
        </w:rPr>
        <w:t xml:space="preserve"> شناختی: </w:t>
      </w:r>
      <w:r>
        <w:rPr>
          <w:rFonts w:hint="cs"/>
          <w:lang w:bidi="fa-IR"/>
        </w:rPr>
        <w:t xml:space="preserve">شامل باورهای ناکارآمد، </w:t>
      </w:r>
      <w:proofErr w:type="spellStart"/>
      <w:r>
        <w:rPr>
          <w:rFonts w:hint="cs"/>
          <w:lang w:bidi="fa-IR"/>
        </w:rPr>
        <w:t>فاجعه‌سازی</w:t>
      </w:r>
      <w:proofErr w:type="spellEnd"/>
      <w:r>
        <w:rPr>
          <w:rFonts w:hint="cs"/>
          <w:lang w:bidi="fa-IR"/>
        </w:rPr>
        <w:t xml:space="preserve"> و تعمیم افراطی درباره </w:t>
      </w:r>
      <w:proofErr w:type="spellStart"/>
      <w:r>
        <w:rPr>
          <w:rFonts w:hint="cs"/>
          <w:lang w:bidi="fa-IR"/>
        </w:rPr>
        <w:t>نشانه‌های</w:t>
      </w:r>
      <w:proofErr w:type="spellEnd"/>
      <w:r>
        <w:rPr>
          <w:rFonts w:hint="cs"/>
          <w:lang w:bidi="fa-IR"/>
        </w:rPr>
        <w:t xml:space="preserve"> بدنی است.</w:t>
      </w:r>
    </w:p>
    <w:p w14:paraId="777157E3" w14:textId="77777777" w:rsidR="00912462" w:rsidRDefault="00000000">
      <w:pPr>
        <w:ind w:firstLine="397"/>
        <w:jc w:val="both"/>
        <w:rPr>
          <w:rFonts w:cs="B Lotus"/>
          <w:color w:val="auto"/>
          <w:lang w:bidi="fa-IR"/>
        </w:rPr>
      </w:pPr>
      <w:r>
        <w:rPr>
          <w:rFonts w:hint="cs"/>
          <w:lang w:bidi="fa-IR"/>
        </w:rPr>
        <w:t>بعد</w:t>
      </w:r>
      <w:r>
        <w:rPr>
          <w:rFonts w:hint="cs"/>
          <w:b/>
          <w:bCs/>
          <w:lang w:bidi="fa-IR"/>
        </w:rPr>
        <w:t xml:space="preserve"> هیجانی: </w:t>
      </w:r>
      <w:r>
        <w:rPr>
          <w:rFonts w:hint="cs"/>
          <w:lang w:bidi="fa-IR"/>
        </w:rPr>
        <w:t xml:space="preserve">شامل ترس، نگرانی و اضطراب شدیدی است که به علائم جسمانی پاسخ </w:t>
      </w:r>
      <w:proofErr w:type="spellStart"/>
      <w:r>
        <w:rPr>
          <w:rFonts w:hint="cs"/>
          <w:lang w:bidi="fa-IR"/>
        </w:rPr>
        <w:t>می‌دهد</w:t>
      </w:r>
      <w:proofErr w:type="spellEnd"/>
      <w:r>
        <w:rPr>
          <w:rFonts w:hint="cs"/>
          <w:lang w:bidi="fa-IR"/>
        </w:rPr>
        <w:t>.</w:t>
      </w:r>
    </w:p>
    <w:p w14:paraId="5245A30A" w14:textId="77777777" w:rsidR="00912462" w:rsidRDefault="00000000">
      <w:pPr>
        <w:ind w:firstLine="397"/>
        <w:jc w:val="both"/>
        <w:rPr>
          <w:rFonts w:cs="B Lotus"/>
          <w:color w:val="auto"/>
          <w:lang w:bidi="fa-IR"/>
        </w:rPr>
      </w:pPr>
      <w:r>
        <w:rPr>
          <w:rFonts w:hint="cs"/>
          <w:lang w:bidi="fa-IR"/>
        </w:rPr>
        <w:lastRenderedPageBreak/>
        <w:t>بعد</w:t>
      </w:r>
      <w:r>
        <w:rPr>
          <w:rFonts w:hint="cs"/>
          <w:b/>
          <w:bCs/>
          <w:lang w:bidi="fa-IR"/>
        </w:rPr>
        <w:t xml:space="preserve"> رفتاری: </w:t>
      </w:r>
      <w:r>
        <w:rPr>
          <w:rFonts w:hint="cs"/>
          <w:lang w:bidi="fa-IR"/>
        </w:rPr>
        <w:t xml:space="preserve">شامل رفتارهای </w:t>
      </w:r>
      <w:proofErr w:type="spellStart"/>
      <w:r>
        <w:rPr>
          <w:rFonts w:hint="cs"/>
          <w:lang w:bidi="fa-IR"/>
        </w:rPr>
        <w:t>ایمنی‌بخش</w:t>
      </w:r>
      <w:proofErr w:type="spellEnd"/>
      <w:r>
        <w:rPr>
          <w:rFonts w:hint="cs"/>
          <w:lang w:bidi="fa-IR"/>
        </w:rPr>
        <w:t xml:space="preserve"> مانند چک کردن مداوم بدن، مراجعه مکرر به پزشک و اجتناب از </w:t>
      </w:r>
      <w:proofErr w:type="spellStart"/>
      <w:r>
        <w:rPr>
          <w:rFonts w:hint="cs"/>
          <w:lang w:bidi="fa-IR"/>
        </w:rPr>
        <w:t>فعالیت‌های</w:t>
      </w:r>
      <w:proofErr w:type="spellEnd"/>
      <w:r>
        <w:rPr>
          <w:rFonts w:hint="cs"/>
          <w:lang w:bidi="fa-IR"/>
        </w:rPr>
        <w:t xml:space="preserve"> روزمره است (</w:t>
      </w:r>
      <w:proofErr w:type="spellStart"/>
      <w:r>
        <w:rPr>
          <w:rFonts w:hint="cs"/>
          <w:lang w:bidi="fa-IR"/>
        </w:rPr>
        <w:t>آبراموویتز</w:t>
      </w:r>
      <w:proofErr w:type="spellEnd"/>
      <w:r>
        <w:rPr>
          <w:rFonts w:hint="cs"/>
          <w:lang w:bidi="fa-IR"/>
        </w:rPr>
        <w:t xml:space="preserve"> </w:t>
      </w:r>
      <w:r>
        <w:rPr>
          <w:rStyle w:val="FootnoteReference"/>
          <w:rFonts w:hint="cs"/>
          <w:lang w:bidi="fa-IR"/>
        </w:rPr>
        <w:footnoteReference w:id="47"/>
      </w:r>
      <w:r>
        <w:rPr>
          <w:rFonts w:hint="cs"/>
          <w:lang w:bidi="fa-IR"/>
        </w:rPr>
        <w:t>و همکاران ۲۰۰۷).</w:t>
      </w:r>
    </w:p>
    <w:p w14:paraId="548C8EF9" w14:textId="77777777" w:rsidR="00912462" w:rsidRDefault="00000000" w:rsidP="00503BED">
      <w:pPr>
        <w:keepNext/>
        <w:keepLines/>
        <w:spacing w:before="240" w:after="100" w:line="276" w:lineRule="auto"/>
        <w:rPr>
          <w:rFonts w:cs="B Lotus"/>
          <w:b/>
          <w:bCs/>
          <w:color w:val="auto"/>
          <w:lang w:bidi="fa-IR"/>
        </w:rPr>
      </w:pPr>
      <w:bookmarkStart w:id="20" w:name="_Hlk216147150"/>
      <w:r>
        <w:rPr>
          <w:rFonts w:cs="B Titr" w:hint="cs"/>
          <w:b/>
          <w:bCs/>
          <w:sz w:val="30"/>
          <w:szCs w:val="30"/>
          <w:lang w:bidi="fa-IR"/>
        </w:rPr>
        <w:t xml:space="preserve">۲-۴-۲- </w:t>
      </w:r>
      <w:bookmarkEnd w:id="20"/>
      <w:proofErr w:type="spellStart"/>
      <w:r>
        <w:rPr>
          <w:rFonts w:cs="B Titr" w:hint="cs"/>
          <w:b/>
          <w:bCs/>
          <w:sz w:val="30"/>
          <w:szCs w:val="30"/>
          <w:lang w:bidi="fa-IR"/>
        </w:rPr>
        <w:t>مدل‌های</w:t>
      </w:r>
      <w:proofErr w:type="spellEnd"/>
      <w:r>
        <w:rPr>
          <w:rFonts w:cs="B Titr" w:hint="cs"/>
          <w:b/>
          <w:bCs/>
          <w:sz w:val="30"/>
          <w:szCs w:val="30"/>
          <w:lang w:bidi="fa-IR"/>
        </w:rPr>
        <w:t xml:space="preserve"> نظری اضطراب سلامتی</w:t>
      </w:r>
    </w:p>
    <w:p w14:paraId="2F55C637" w14:textId="77777777" w:rsidR="00912462" w:rsidRDefault="00000000" w:rsidP="00503BED">
      <w:pPr>
        <w:keepNext/>
        <w:keepLines/>
        <w:spacing w:before="240" w:after="100" w:line="276" w:lineRule="auto"/>
        <w:rPr>
          <w:rFonts w:cs="B Lotus"/>
          <w:b/>
          <w:bCs/>
          <w:color w:val="auto"/>
          <w:lang w:bidi="fa-IR"/>
        </w:rPr>
      </w:pPr>
      <w:bookmarkStart w:id="21" w:name="_Hlk216147110"/>
      <w:r>
        <w:rPr>
          <w:rFonts w:cs="B Titr" w:hint="cs"/>
          <w:b/>
          <w:bCs/>
          <w:sz w:val="30"/>
          <w:szCs w:val="30"/>
          <w:lang w:bidi="fa-IR"/>
        </w:rPr>
        <w:t xml:space="preserve">۲-۴-۲-۱- </w:t>
      </w:r>
      <w:bookmarkEnd w:id="21"/>
      <w:r>
        <w:rPr>
          <w:rFonts w:cs="B Titr" w:hint="cs"/>
          <w:b/>
          <w:bCs/>
          <w:sz w:val="30"/>
          <w:szCs w:val="30"/>
          <w:lang w:bidi="fa-IR"/>
        </w:rPr>
        <w:t>مدل شناختی-رفتاری</w:t>
      </w:r>
    </w:p>
    <w:p w14:paraId="08A20B11" w14:textId="77777777" w:rsidR="00912462" w:rsidRDefault="00000000">
      <w:pPr>
        <w:ind w:firstLine="397"/>
        <w:jc w:val="both"/>
        <w:rPr>
          <w:rFonts w:cs="B Lotus"/>
          <w:color w:val="auto"/>
          <w:lang w:bidi="fa-IR"/>
        </w:rPr>
      </w:pPr>
      <w:r>
        <w:rPr>
          <w:rFonts w:hint="cs"/>
          <w:lang w:bidi="fa-IR"/>
        </w:rPr>
        <w:t xml:space="preserve">مدل شناختی-رفتاری بیان </w:t>
      </w:r>
      <w:proofErr w:type="spellStart"/>
      <w:r>
        <w:rPr>
          <w:rFonts w:hint="cs"/>
          <w:lang w:bidi="fa-IR"/>
        </w:rPr>
        <w:t>می‌کند</w:t>
      </w:r>
      <w:proofErr w:type="spellEnd"/>
      <w:r>
        <w:rPr>
          <w:rFonts w:hint="cs"/>
          <w:lang w:bidi="fa-IR"/>
        </w:rPr>
        <w:t xml:space="preserve"> که تفسیرهای منفی و </w:t>
      </w:r>
      <w:proofErr w:type="spellStart"/>
      <w:r>
        <w:rPr>
          <w:rFonts w:hint="cs"/>
          <w:lang w:bidi="fa-IR"/>
        </w:rPr>
        <w:t>فاجعه‌آمیز</w:t>
      </w:r>
      <w:proofErr w:type="spellEnd"/>
      <w:r>
        <w:rPr>
          <w:rFonts w:hint="cs"/>
          <w:lang w:bidi="fa-IR"/>
        </w:rPr>
        <w:t xml:space="preserve"> </w:t>
      </w:r>
      <w:proofErr w:type="spellStart"/>
      <w:r>
        <w:rPr>
          <w:rFonts w:hint="cs"/>
          <w:lang w:bidi="fa-IR"/>
        </w:rPr>
        <w:t>نشانه‌های</w:t>
      </w:r>
      <w:proofErr w:type="spellEnd"/>
      <w:r>
        <w:rPr>
          <w:rFonts w:hint="cs"/>
          <w:lang w:bidi="fa-IR"/>
        </w:rPr>
        <w:t xml:space="preserve"> جسمانی، باعث </w:t>
      </w:r>
      <w:proofErr w:type="spellStart"/>
      <w:r>
        <w:rPr>
          <w:rFonts w:hint="cs"/>
          <w:lang w:bidi="fa-IR"/>
        </w:rPr>
        <w:t>شکل‌گیری</w:t>
      </w:r>
      <w:proofErr w:type="spellEnd"/>
      <w:r>
        <w:rPr>
          <w:rFonts w:hint="cs"/>
          <w:lang w:bidi="fa-IR"/>
        </w:rPr>
        <w:t xml:space="preserve"> و تداوم اضطراب سلامتی </w:t>
      </w:r>
      <w:proofErr w:type="spellStart"/>
      <w:r>
        <w:rPr>
          <w:rFonts w:hint="cs"/>
          <w:lang w:bidi="fa-IR"/>
        </w:rPr>
        <w:t>می‌شوند</w:t>
      </w:r>
      <w:proofErr w:type="spellEnd"/>
      <w:r>
        <w:rPr>
          <w:rFonts w:hint="cs"/>
          <w:lang w:bidi="fa-IR"/>
        </w:rPr>
        <w:t xml:space="preserve"> (</w:t>
      </w:r>
      <w:proofErr w:type="spellStart"/>
      <w:r>
        <w:rPr>
          <w:rFonts w:hint="cs"/>
          <w:lang w:bidi="fa-IR"/>
        </w:rPr>
        <w:t>سالکووسکیس</w:t>
      </w:r>
      <w:proofErr w:type="spellEnd"/>
      <w:r>
        <w:rPr>
          <w:rFonts w:hint="cs"/>
          <w:lang w:bidi="fa-IR"/>
        </w:rPr>
        <w:t xml:space="preserve"> و </w:t>
      </w:r>
      <w:proofErr w:type="spellStart"/>
      <w:r>
        <w:rPr>
          <w:rFonts w:hint="cs"/>
          <w:lang w:bidi="fa-IR"/>
        </w:rPr>
        <w:t>واراِک</w:t>
      </w:r>
      <w:proofErr w:type="spellEnd"/>
      <w:r>
        <w:rPr>
          <w:rFonts w:hint="cs"/>
          <w:lang w:bidi="fa-IR"/>
        </w:rPr>
        <w:t xml:space="preserve">، ۲۰۰۱). سالمندان معمولاً علائم طبیعی سالمندی مانند خستگی، درد و ضعف را به </w:t>
      </w:r>
      <w:proofErr w:type="spellStart"/>
      <w:r>
        <w:rPr>
          <w:rFonts w:hint="cs"/>
          <w:lang w:bidi="fa-IR"/>
        </w:rPr>
        <w:t>بیماری‌های</w:t>
      </w:r>
      <w:proofErr w:type="spellEnd"/>
      <w:r>
        <w:rPr>
          <w:rFonts w:hint="cs"/>
          <w:lang w:bidi="fa-IR"/>
        </w:rPr>
        <w:t xml:space="preserve"> خطرناک نسبت </w:t>
      </w:r>
      <w:proofErr w:type="spellStart"/>
      <w:r>
        <w:rPr>
          <w:rFonts w:hint="cs"/>
          <w:lang w:bidi="fa-IR"/>
        </w:rPr>
        <w:t>می‌دهند</w:t>
      </w:r>
      <w:proofErr w:type="spellEnd"/>
      <w:r>
        <w:rPr>
          <w:rFonts w:hint="cs"/>
          <w:lang w:bidi="fa-IR"/>
        </w:rPr>
        <w:t xml:space="preserve">. این نگرش موجب رفتارهای </w:t>
      </w:r>
      <w:proofErr w:type="spellStart"/>
      <w:r>
        <w:rPr>
          <w:rFonts w:hint="cs"/>
          <w:lang w:bidi="fa-IR"/>
        </w:rPr>
        <w:t>ایمنی‌بخش</w:t>
      </w:r>
      <w:proofErr w:type="spellEnd"/>
      <w:r>
        <w:rPr>
          <w:rFonts w:hint="cs"/>
          <w:lang w:bidi="fa-IR"/>
        </w:rPr>
        <w:t xml:space="preserve">، افزایش توجه به بدن و تشدید چرخه اضطراب </w:t>
      </w:r>
      <w:proofErr w:type="spellStart"/>
      <w:r>
        <w:rPr>
          <w:rFonts w:hint="cs"/>
          <w:lang w:bidi="fa-IR"/>
        </w:rPr>
        <w:t>می‌شود</w:t>
      </w:r>
      <w:proofErr w:type="spellEnd"/>
      <w:r>
        <w:rPr>
          <w:rFonts w:hint="cs"/>
          <w:lang w:bidi="fa-IR"/>
        </w:rPr>
        <w:t xml:space="preserve"> (</w:t>
      </w:r>
      <w:proofErr w:type="spellStart"/>
      <w:r>
        <w:rPr>
          <w:rFonts w:hint="cs"/>
          <w:lang w:bidi="fa-IR"/>
        </w:rPr>
        <w:t>آبراموویتز</w:t>
      </w:r>
      <w:proofErr w:type="spellEnd"/>
      <w:r>
        <w:rPr>
          <w:rFonts w:hint="cs"/>
          <w:lang w:bidi="fa-IR"/>
        </w:rPr>
        <w:t xml:space="preserve"> و همکاران، ۲۰۰۷). در چارچوب این مدل، اصلاح باورهای ناکارآمد و مواجهه تدریجی با </w:t>
      </w:r>
      <w:proofErr w:type="spellStart"/>
      <w:r>
        <w:rPr>
          <w:rFonts w:hint="cs"/>
          <w:lang w:bidi="fa-IR"/>
        </w:rPr>
        <w:t>نشانه‌ها</w:t>
      </w:r>
      <w:proofErr w:type="spellEnd"/>
      <w:r>
        <w:rPr>
          <w:rFonts w:hint="cs"/>
          <w:lang w:bidi="fa-IR"/>
        </w:rPr>
        <w:t xml:space="preserve">، از مؤثرترین راهبردهای درمانی محسوب </w:t>
      </w:r>
      <w:proofErr w:type="spellStart"/>
      <w:r>
        <w:rPr>
          <w:rFonts w:hint="cs"/>
          <w:lang w:bidi="fa-IR"/>
        </w:rPr>
        <w:t>می‌شوند</w:t>
      </w:r>
      <w:proofErr w:type="spellEnd"/>
      <w:r>
        <w:rPr>
          <w:rFonts w:hint="cs"/>
          <w:lang w:bidi="fa-IR"/>
        </w:rPr>
        <w:t>.</w:t>
      </w:r>
    </w:p>
    <w:p w14:paraId="4B8F51E8"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۲-۴-۲-۲- مدل زیستی-روانی-اجتماعی</w:t>
      </w:r>
    </w:p>
    <w:p w14:paraId="54461D1A" w14:textId="77777777" w:rsidR="00912462" w:rsidRDefault="00000000">
      <w:pPr>
        <w:ind w:firstLine="397"/>
        <w:jc w:val="both"/>
        <w:rPr>
          <w:rFonts w:cs="B Lotus"/>
          <w:color w:val="auto"/>
          <w:lang w:bidi="fa-IR"/>
        </w:rPr>
      </w:pPr>
      <w:r>
        <w:rPr>
          <w:rFonts w:hint="cs"/>
          <w:lang w:bidi="fa-IR"/>
        </w:rPr>
        <w:t xml:space="preserve">این مدل تعامل پیچیده عوامل زیستی، </w:t>
      </w:r>
      <w:proofErr w:type="spellStart"/>
      <w:r>
        <w:rPr>
          <w:rFonts w:hint="cs"/>
          <w:lang w:bidi="fa-IR"/>
        </w:rPr>
        <w:t>روان‌شناختی</w:t>
      </w:r>
      <w:proofErr w:type="spellEnd"/>
      <w:r>
        <w:rPr>
          <w:rFonts w:hint="cs"/>
          <w:lang w:bidi="fa-IR"/>
        </w:rPr>
        <w:t xml:space="preserve"> و اجتماعی را در بروز اضطراب سلامتی نشان </w:t>
      </w:r>
      <w:proofErr w:type="spellStart"/>
      <w:r>
        <w:rPr>
          <w:rFonts w:hint="cs"/>
          <w:lang w:bidi="fa-IR"/>
        </w:rPr>
        <w:t>می‌دهد</w:t>
      </w:r>
      <w:proofErr w:type="spellEnd"/>
      <w:r>
        <w:rPr>
          <w:rFonts w:hint="cs"/>
          <w:lang w:bidi="fa-IR"/>
        </w:rPr>
        <w:t xml:space="preserve"> (انگل</w:t>
      </w:r>
      <w:r>
        <w:rPr>
          <w:rStyle w:val="FootnoteReference"/>
          <w:rFonts w:hint="cs"/>
          <w:lang w:bidi="fa-IR"/>
        </w:rPr>
        <w:footnoteReference w:id="48"/>
      </w:r>
      <w:r>
        <w:rPr>
          <w:rFonts w:hint="cs"/>
          <w:lang w:bidi="fa-IR"/>
        </w:rPr>
        <w:t xml:space="preserve">، ۱۹۷۷ </w:t>
      </w:r>
      <w:proofErr w:type="spellStart"/>
      <w:r>
        <w:rPr>
          <w:rFonts w:hint="cs"/>
          <w:lang w:bidi="fa-IR"/>
        </w:rPr>
        <w:t>اسموندسون</w:t>
      </w:r>
      <w:proofErr w:type="spellEnd"/>
      <w:r>
        <w:rPr>
          <w:rStyle w:val="FootnoteReference"/>
          <w:rFonts w:hint="cs"/>
          <w:lang w:bidi="fa-IR"/>
        </w:rPr>
        <w:footnoteReference w:id="49"/>
      </w:r>
      <w:r>
        <w:rPr>
          <w:rFonts w:hint="cs"/>
          <w:lang w:bidi="fa-IR"/>
        </w:rPr>
        <w:t xml:space="preserve">، ۲۰۰۴). عوامل زیستی شامل حساسیت عصبی و تغییرات جسمانی سالمندی، عوامل </w:t>
      </w:r>
      <w:proofErr w:type="spellStart"/>
      <w:r>
        <w:rPr>
          <w:rFonts w:hint="cs"/>
          <w:lang w:bidi="fa-IR"/>
        </w:rPr>
        <w:t>روان‌شناختی</w:t>
      </w:r>
      <w:proofErr w:type="spellEnd"/>
      <w:r>
        <w:rPr>
          <w:rFonts w:hint="cs"/>
          <w:lang w:bidi="fa-IR"/>
        </w:rPr>
        <w:t xml:space="preserve"> شامل تحمل پایین ابهام و </w:t>
      </w:r>
      <w:proofErr w:type="spellStart"/>
      <w:r>
        <w:rPr>
          <w:rFonts w:hint="cs"/>
          <w:lang w:bidi="fa-IR"/>
        </w:rPr>
        <w:t>کمال‌گرایی</w:t>
      </w:r>
      <w:proofErr w:type="spellEnd"/>
      <w:r>
        <w:rPr>
          <w:rFonts w:hint="cs"/>
          <w:lang w:bidi="fa-IR"/>
        </w:rPr>
        <w:t xml:space="preserve">، و عوامل اجتماعی شامل تجربه بیماری در خانواده و حمایت ناکافی اجتماعی </w:t>
      </w:r>
      <w:proofErr w:type="spellStart"/>
      <w:r>
        <w:rPr>
          <w:rFonts w:hint="cs"/>
          <w:lang w:bidi="fa-IR"/>
        </w:rPr>
        <w:t>می‌شوند</w:t>
      </w:r>
      <w:proofErr w:type="spellEnd"/>
      <w:r>
        <w:rPr>
          <w:rFonts w:hint="cs"/>
          <w:lang w:bidi="fa-IR"/>
        </w:rPr>
        <w:t xml:space="preserve">. در سالمندان، همزمانی این عوامل، سطح اضطراب سلامتی را افزایش </w:t>
      </w:r>
      <w:proofErr w:type="spellStart"/>
      <w:r>
        <w:rPr>
          <w:rFonts w:hint="cs"/>
          <w:lang w:bidi="fa-IR"/>
        </w:rPr>
        <w:t>می‌دهد</w:t>
      </w:r>
      <w:proofErr w:type="spellEnd"/>
      <w:r>
        <w:rPr>
          <w:rFonts w:hint="cs"/>
          <w:lang w:bidi="fa-IR"/>
        </w:rPr>
        <w:t>.</w:t>
      </w:r>
    </w:p>
    <w:p w14:paraId="20D756E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۲-۴-۲-۳- مدل دلبستگی</w:t>
      </w:r>
    </w:p>
    <w:p w14:paraId="002D70FA" w14:textId="77777777" w:rsidR="00912462" w:rsidRDefault="00000000">
      <w:pPr>
        <w:ind w:firstLine="397"/>
        <w:jc w:val="both"/>
        <w:rPr>
          <w:rFonts w:cs="B Lotus"/>
          <w:color w:val="auto"/>
          <w:lang w:bidi="fa-IR"/>
        </w:rPr>
      </w:pPr>
      <w:proofErr w:type="spellStart"/>
      <w:r>
        <w:rPr>
          <w:rFonts w:hint="cs"/>
          <w:lang w:bidi="fa-IR"/>
        </w:rPr>
        <w:t>سبک‌های</w:t>
      </w:r>
      <w:proofErr w:type="spellEnd"/>
      <w:r>
        <w:rPr>
          <w:rFonts w:hint="cs"/>
          <w:lang w:bidi="fa-IR"/>
        </w:rPr>
        <w:t xml:space="preserve"> دلبستگی </w:t>
      </w:r>
      <w:proofErr w:type="spellStart"/>
      <w:r>
        <w:rPr>
          <w:rFonts w:hint="cs"/>
          <w:lang w:bidi="fa-IR"/>
        </w:rPr>
        <w:t>ناایمن</w:t>
      </w:r>
      <w:proofErr w:type="spellEnd"/>
      <w:r>
        <w:rPr>
          <w:rFonts w:hint="cs"/>
          <w:lang w:bidi="fa-IR"/>
        </w:rPr>
        <w:t>، به ویژه دلبستگی اضطرابی، با سطوح بالاتر اضطراب سلامتی همراه هستند (</w:t>
      </w:r>
      <w:proofErr w:type="spellStart"/>
      <w:r>
        <w:rPr>
          <w:rFonts w:hint="cs"/>
          <w:lang w:bidi="fa-IR"/>
        </w:rPr>
        <w:t>ماوندر</w:t>
      </w:r>
      <w:proofErr w:type="spellEnd"/>
      <w:r>
        <w:rPr>
          <w:rFonts w:hint="cs"/>
          <w:lang w:bidi="fa-IR"/>
        </w:rPr>
        <w:t xml:space="preserve"> و </w:t>
      </w:r>
      <w:proofErr w:type="spellStart"/>
      <w:r>
        <w:rPr>
          <w:rFonts w:hint="cs"/>
          <w:lang w:bidi="fa-IR"/>
        </w:rPr>
        <w:t>هانتر</w:t>
      </w:r>
      <w:proofErr w:type="spellEnd"/>
      <w:r>
        <w:rPr>
          <w:rStyle w:val="FootnoteReference"/>
          <w:rFonts w:hint="cs"/>
          <w:lang w:bidi="fa-IR"/>
        </w:rPr>
        <w:footnoteReference w:id="50"/>
      </w:r>
      <w:r>
        <w:rPr>
          <w:rFonts w:hint="cs"/>
          <w:lang w:bidi="fa-IR"/>
        </w:rPr>
        <w:t xml:space="preserve">، ۲۰۰۱). </w:t>
      </w:r>
      <w:proofErr w:type="spellStart"/>
      <w:r>
        <w:rPr>
          <w:rFonts w:hint="cs"/>
          <w:lang w:bidi="fa-IR"/>
        </w:rPr>
        <w:t>سالمندانی</w:t>
      </w:r>
      <w:proofErr w:type="spellEnd"/>
      <w:r>
        <w:rPr>
          <w:rFonts w:hint="cs"/>
          <w:lang w:bidi="fa-IR"/>
        </w:rPr>
        <w:t xml:space="preserve"> که سبک دلبستگی اضطرابی دارند، معمولاً حمایت اجتماعی را ناکافی </w:t>
      </w:r>
      <w:proofErr w:type="spellStart"/>
      <w:r>
        <w:rPr>
          <w:rFonts w:hint="cs"/>
          <w:lang w:bidi="fa-IR"/>
        </w:rPr>
        <w:t>می‌دانند</w:t>
      </w:r>
      <w:proofErr w:type="spellEnd"/>
      <w:r>
        <w:rPr>
          <w:rFonts w:hint="cs"/>
          <w:lang w:bidi="fa-IR"/>
        </w:rPr>
        <w:t xml:space="preserve"> و نسبت به </w:t>
      </w:r>
      <w:proofErr w:type="spellStart"/>
      <w:r>
        <w:rPr>
          <w:rFonts w:hint="cs"/>
          <w:lang w:bidi="fa-IR"/>
        </w:rPr>
        <w:t>نشانه‌های</w:t>
      </w:r>
      <w:proofErr w:type="spellEnd"/>
      <w:r>
        <w:rPr>
          <w:rFonts w:hint="cs"/>
          <w:lang w:bidi="fa-IR"/>
        </w:rPr>
        <w:t xml:space="preserve"> بدنی حساسیت بیشتری نشان </w:t>
      </w:r>
      <w:proofErr w:type="spellStart"/>
      <w:r>
        <w:rPr>
          <w:rFonts w:hint="cs"/>
          <w:lang w:bidi="fa-IR"/>
        </w:rPr>
        <w:t>می‌دهند</w:t>
      </w:r>
      <w:proofErr w:type="spellEnd"/>
      <w:r>
        <w:rPr>
          <w:rFonts w:hint="cs"/>
          <w:lang w:bidi="fa-IR"/>
        </w:rPr>
        <w:t>.</w:t>
      </w:r>
    </w:p>
    <w:p w14:paraId="6A53DBD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۲-۴-۳- سالمندی و اضطراب سلامت</w:t>
      </w:r>
    </w:p>
    <w:p w14:paraId="2E26C491" w14:textId="77777777" w:rsidR="00912462" w:rsidRDefault="00000000">
      <w:pPr>
        <w:ind w:firstLine="397"/>
        <w:jc w:val="both"/>
        <w:rPr>
          <w:rFonts w:cs="B Lotus"/>
          <w:color w:val="auto"/>
          <w:lang w:bidi="fa-IR"/>
        </w:rPr>
      </w:pPr>
      <w:bookmarkStart w:id="22" w:name="_Hlk218187771"/>
      <w:r>
        <w:rPr>
          <w:rFonts w:hint="cs"/>
          <w:lang w:bidi="fa-IR"/>
        </w:rPr>
        <w:t xml:space="preserve">اضطراب سلامت به نگرانی و ترس مداوم درباره ابتلا به یک بیماری جدی اشاره دارد، </w:t>
      </w:r>
      <w:proofErr w:type="spellStart"/>
      <w:r>
        <w:rPr>
          <w:rFonts w:hint="cs"/>
          <w:lang w:bidi="fa-IR"/>
        </w:rPr>
        <w:t>به‌گونه‌ای</w:t>
      </w:r>
      <w:proofErr w:type="spellEnd"/>
      <w:r>
        <w:rPr>
          <w:rFonts w:hint="cs"/>
          <w:lang w:bidi="fa-IR"/>
        </w:rPr>
        <w:t xml:space="preserve"> که فرد نسبت به </w:t>
      </w:r>
      <w:proofErr w:type="spellStart"/>
      <w:r>
        <w:rPr>
          <w:rFonts w:hint="cs"/>
          <w:lang w:bidi="fa-IR"/>
        </w:rPr>
        <w:t>نشانه‌های</w:t>
      </w:r>
      <w:proofErr w:type="spellEnd"/>
      <w:r>
        <w:rPr>
          <w:rFonts w:hint="cs"/>
          <w:lang w:bidi="fa-IR"/>
        </w:rPr>
        <w:t xml:space="preserve"> جسمانی خود حساسیت بیش از حد نشان داده و </w:t>
      </w:r>
      <w:proofErr w:type="spellStart"/>
      <w:r>
        <w:rPr>
          <w:rFonts w:hint="cs"/>
          <w:lang w:bidi="fa-IR"/>
        </w:rPr>
        <w:t>آن‌ها</w:t>
      </w:r>
      <w:proofErr w:type="spellEnd"/>
      <w:r>
        <w:rPr>
          <w:rFonts w:hint="cs"/>
          <w:lang w:bidi="fa-IR"/>
        </w:rPr>
        <w:t xml:space="preserve"> را </w:t>
      </w:r>
      <w:proofErr w:type="spellStart"/>
      <w:r>
        <w:rPr>
          <w:rFonts w:hint="cs"/>
          <w:lang w:bidi="fa-IR"/>
        </w:rPr>
        <w:t>به‌عنوان</w:t>
      </w:r>
      <w:proofErr w:type="spellEnd"/>
      <w:r>
        <w:rPr>
          <w:rFonts w:hint="cs"/>
          <w:lang w:bidi="fa-IR"/>
        </w:rPr>
        <w:t xml:space="preserve"> </w:t>
      </w:r>
      <w:proofErr w:type="spellStart"/>
      <w:r>
        <w:rPr>
          <w:rFonts w:hint="cs"/>
          <w:lang w:bidi="fa-IR"/>
        </w:rPr>
        <w:t>نشانه‌ای</w:t>
      </w:r>
      <w:proofErr w:type="spellEnd"/>
      <w:r>
        <w:rPr>
          <w:rFonts w:hint="cs"/>
          <w:lang w:bidi="fa-IR"/>
        </w:rPr>
        <w:t xml:space="preserve"> از بیماری تفسیر </w:t>
      </w:r>
      <w:proofErr w:type="spellStart"/>
      <w:r>
        <w:rPr>
          <w:rFonts w:hint="cs"/>
          <w:lang w:bidi="fa-IR"/>
        </w:rPr>
        <w:t>می‌کند</w:t>
      </w:r>
      <w:proofErr w:type="spellEnd"/>
      <w:r>
        <w:rPr>
          <w:rFonts w:hint="cs"/>
          <w:lang w:bidi="fa-IR"/>
        </w:rPr>
        <w:t xml:space="preserve">. این مفهوم در یک طیف قرار دارد؛ به این معنا که نگرانی درباره سلامت </w:t>
      </w:r>
      <w:proofErr w:type="spellStart"/>
      <w:r>
        <w:rPr>
          <w:rFonts w:hint="cs"/>
          <w:lang w:bidi="fa-IR"/>
        </w:rPr>
        <w:t>می‌تواند</w:t>
      </w:r>
      <w:proofErr w:type="spellEnd"/>
      <w:r>
        <w:rPr>
          <w:rFonts w:hint="cs"/>
          <w:lang w:bidi="fa-IR"/>
        </w:rPr>
        <w:t xml:space="preserve"> از سطح طبیعی و خفیف تا سطوح شدیدتر مانند اختلال اضطراب بیماری ادامه یابد. </w:t>
      </w:r>
      <w:proofErr w:type="spellStart"/>
      <w:r>
        <w:rPr>
          <w:rFonts w:hint="cs"/>
          <w:lang w:bidi="fa-IR"/>
        </w:rPr>
        <w:t>سالکوویس</w:t>
      </w:r>
      <w:proofErr w:type="spellEnd"/>
      <w:r>
        <w:rPr>
          <w:rFonts w:hint="cs"/>
          <w:lang w:bidi="fa-IR"/>
        </w:rPr>
        <w:t xml:space="preserve"> و </w:t>
      </w:r>
      <w:proofErr w:type="spellStart"/>
      <w:r>
        <w:rPr>
          <w:rFonts w:hint="cs"/>
          <w:lang w:bidi="fa-IR"/>
        </w:rPr>
        <w:t>وارویک</w:t>
      </w:r>
      <w:proofErr w:type="spellEnd"/>
      <w:r>
        <w:rPr>
          <w:rFonts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داده‌اند</w:t>
      </w:r>
      <w:proofErr w:type="spellEnd"/>
      <w:r>
        <w:rPr>
          <w:rFonts w:hint="cs"/>
          <w:lang w:bidi="fa-IR"/>
        </w:rPr>
        <w:t xml:space="preserve"> که عواملی مانند افزایش سن، تجربه </w:t>
      </w:r>
      <w:proofErr w:type="spellStart"/>
      <w:r>
        <w:rPr>
          <w:rFonts w:hint="cs"/>
          <w:lang w:bidi="fa-IR"/>
        </w:rPr>
        <w:t>بیماری‌های</w:t>
      </w:r>
      <w:proofErr w:type="spellEnd"/>
      <w:r>
        <w:rPr>
          <w:rFonts w:hint="cs"/>
          <w:lang w:bidi="fa-IR"/>
        </w:rPr>
        <w:t xml:space="preserve"> مزمن، مواجهه بیشتر با مشکلات جسمانی و نگرانی درباره کاهش </w:t>
      </w:r>
      <w:proofErr w:type="spellStart"/>
      <w:r>
        <w:rPr>
          <w:rFonts w:hint="cs"/>
          <w:lang w:bidi="fa-IR"/>
        </w:rPr>
        <w:t>توانایی‌های</w:t>
      </w:r>
      <w:proofErr w:type="spellEnd"/>
      <w:r>
        <w:rPr>
          <w:rFonts w:hint="cs"/>
          <w:lang w:bidi="fa-IR"/>
        </w:rPr>
        <w:t xml:space="preserve"> بدنی </w:t>
      </w:r>
      <w:proofErr w:type="spellStart"/>
      <w:r>
        <w:rPr>
          <w:rFonts w:hint="cs"/>
          <w:lang w:bidi="fa-IR"/>
        </w:rPr>
        <w:t>می‌توانند</w:t>
      </w:r>
      <w:proofErr w:type="spellEnd"/>
      <w:r>
        <w:rPr>
          <w:rFonts w:hint="cs"/>
          <w:lang w:bidi="fa-IR"/>
        </w:rPr>
        <w:t xml:space="preserve"> اضطراب سلامت را در سالمندان افزایش دهند (انجمن </w:t>
      </w:r>
      <w:proofErr w:type="spellStart"/>
      <w:r>
        <w:rPr>
          <w:rFonts w:hint="cs"/>
          <w:lang w:bidi="fa-IR"/>
        </w:rPr>
        <w:t>روان‌پزشکی</w:t>
      </w:r>
      <w:proofErr w:type="spellEnd"/>
      <w:r>
        <w:rPr>
          <w:rFonts w:hint="cs"/>
          <w:lang w:bidi="fa-IR"/>
        </w:rPr>
        <w:t xml:space="preserve"> آمریکا</w:t>
      </w:r>
      <w:r>
        <w:rPr>
          <w:rStyle w:val="FootnoteReference"/>
          <w:rFonts w:hint="cs"/>
          <w:lang w:bidi="fa-IR"/>
        </w:rPr>
        <w:footnoteReference w:id="51"/>
      </w:r>
      <w:r>
        <w:rPr>
          <w:rFonts w:hint="cs"/>
          <w:lang w:bidi="fa-IR"/>
        </w:rPr>
        <w:t xml:space="preserve">،۲۰۲۲؛ </w:t>
      </w:r>
      <w:proofErr w:type="spellStart"/>
      <w:r>
        <w:rPr>
          <w:rFonts w:hint="cs"/>
          <w:lang w:bidi="fa-IR"/>
        </w:rPr>
        <w:t>فرگوس</w:t>
      </w:r>
      <w:proofErr w:type="spellEnd"/>
      <w:r>
        <w:rPr>
          <w:rFonts w:hint="cs"/>
          <w:lang w:bidi="fa-IR"/>
        </w:rPr>
        <w:t xml:space="preserve"> و </w:t>
      </w:r>
      <w:proofErr w:type="spellStart"/>
      <w:r>
        <w:rPr>
          <w:rFonts w:hint="cs"/>
          <w:lang w:bidi="fa-IR"/>
        </w:rPr>
        <w:t>والنتاینر</w:t>
      </w:r>
      <w:proofErr w:type="spellEnd"/>
      <w:r>
        <w:rPr>
          <w:rStyle w:val="FootnoteReference"/>
          <w:rFonts w:hint="cs"/>
          <w:lang w:bidi="fa-IR"/>
        </w:rPr>
        <w:footnoteReference w:id="52"/>
      </w:r>
      <w:r>
        <w:rPr>
          <w:rFonts w:hint="cs"/>
          <w:lang w:bidi="fa-IR"/>
        </w:rPr>
        <w:t xml:space="preserve">، ۲۰۲۲). </w:t>
      </w:r>
    </w:p>
    <w:p w14:paraId="204FCCA3" w14:textId="77777777" w:rsidR="00912462" w:rsidRDefault="00000000">
      <w:pPr>
        <w:ind w:firstLine="397"/>
        <w:jc w:val="both"/>
        <w:rPr>
          <w:rFonts w:cs="B Lotus"/>
          <w:color w:val="auto"/>
          <w:lang w:bidi="fa-IR"/>
        </w:rPr>
      </w:pPr>
      <w:r>
        <w:rPr>
          <w:rFonts w:hint="cs"/>
          <w:lang w:bidi="fa-IR"/>
        </w:rPr>
        <w:t xml:space="preserve">تحقیقات موجود حاکی از آن است که اضطراب سلامت، اواخر سن هر فرد شروع </w:t>
      </w:r>
      <w:proofErr w:type="spellStart"/>
      <w:r>
        <w:rPr>
          <w:rFonts w:hint="cs"/>
          <w:lang w:bidi="fa-IR"/>
        </w:rPr>
        <w:t>می‌شود</w:t>
      </w:r>
      <w:proofErr w:type="spellEnd"/>
      <w:r>
        <w:rPr>
          <w:rFonts w:hint="cs"/>
          <w:lang w:bidi="fa-IR"/>
        </w:rPr>
        <w:t xml:space="preserve">، شاید به این دلیل است که </w:t>
      </w:r>
      <w:proofErr w:type="spellStart"/>
      <w:r>
        <w:rPr>
          <w:rFonts w:hint="cs"/>
          <w:lang w:bidi="fa-IR"/>
        </w:rPr>
        <w:t>همبودی</w:t>
      </w:r>
      <w:proofErr w:type="spellEnd"/>
      <w:r>
        <w:rPr>
          <w:rFonts w:hint="cs"/>
          <w:lang w:bidi="fa-IR"/>
        </w:rPr>
        <w:t xml:space="preserve">، با شرایط سلامتی جسمی که احتمالاً با افزایش سن رخ </w:t>
      </w:r>
      <w:proofErr w:type="spellStart"/>
      <w:r>
        <w:rPr>
          <w:rFonts w:hint="cs"/>
          <w:lang w:bidi="fa-IR"/>
        </w:rPr>
        <w:t>می‌دهد</w:t>
      </w:r>
      <w:proofErr w:type="spellEnd"/>
      <w:r>
        <w:rPr>
          <w:rFonts w:hint="cs"/>
          <w:lang w:bidi="fa-IR"/>
        </w:rPr>
        <w:t xml:space="preserve"> (</w:t>
      </w:r>
      <w:proofErr w:type="spellStart"/>
      <w:r>
        <w:rPr>
          <w:rFonts w:hint="cs"/>
          <w:lang w:bidi="fa-IR"/>
        </w:rPr>
        <w:t>ال-گابالاوی</w:t>
      </w:r>
      <w:proofErr w:type="spellEnd"/>
      <w:r>
        <w:rPr>
          <w:rFonts w:hint="cs"/>
          <w:lang w:bidi="fa-IR"/>
        </w:rPr>
        <w:t xml:space="preserve">،  ۲۰۱۸). اضطراب یک بیماری شایع در سالمندان است، و تقریباً ۲۰_۱۰ درصد از افراد مسن را تحت تأثیر قرار </w:t>
      </w:r>
      <w:proofErr w:type="spellStart"/>
      <w:r>
        <w:rPr>
          <w:rFonts w:hint="cs"/>
          <w:lang w:bidi="fa-IR"/>
        </w:rPr>
        <w:t>می‌دهد</w:t>
      </w:r>
      <w:proofErr w:type="spellEnd"/>
      <w:r>
        <w:rPr>
          <w:rFonts w:hint="cs"/>
          <w:lang w:bidi="fa-IR"/>
        </w:rPr>
        <w:t xml:space="preserve">، اگرچه  اغلب  تشخیص داده </w:t>
      </w:r>
      <w:proofErr w:type="spellStart"/>
      <w:r>
        <w:rPr>
          <w:rFonts w:hint="cs"/>
          <w:lang w:bidi="fa-IR"/>
        </w:rPr>
        <w:t>نمی‌شود</w:t>
      </w:r>
      <w:proofErr w:type="spellEnd"/>
      <w:r>
        <w:rPr>
          <w:rFonts w:hint="cs"/>
          <w:lang w:bidi="fa-IR"/>
        </w:rPr>
        <w:t xml:space="preserve">. سالمندان با اختلالات اضطرابی اغلب به دلایل زیادی درمان </w:t>
      </w:r>
      <w:proofErr w:type="spellStart"/>
      <w:r>
        <w:rPr>
          <w:rFonts w:hint="cs"/>
          <w:lang w:bidi="fa-IR"/>
        </w:rPr>
        <w:t>نمی‌شوند</w:t>
      </w:r>
      <w:proofErr w:type="spellEnd"/>
      <w:r>
        <w:rPr>
          <w:rFonts w:hint="cs"/>
          <w:lang w:bidi="fa-IR"/>
        </w:rPr>
        <w:t xml:space="preserve"> یا اغلب علائم خود را تشخیص یا تصدیق </w:t>
      </w:r>
      <w:proofErr w:type="spellStart"/>
      <w:r>
        <w:rPr>
          <w:rFonts w:hint="cs"/>
          <w:lang w:bidi="fa-IR"/>
        </w:rPr>
        <w:t>نمی‌کنند</w:t>
      </w:r>
      <w:proofErr w:type="spellEnd"/>
      <w:r>
        <w:rPr>
          <w:rFonts w:hint="cs"/>
          <w:lang w:bidi="fa-IR"/>
        </w:rPr>
        <w:t xml:space="preserve">. وقتی اینکار را کردند، ممکن است تمایلی به  گفتگو  </w:t>
      </w:r>
      <w:r>
        <w:rPr>
          <w:rFonts w:hint="cs"/>
          <w:lang w:bidi="fa-IR"/>
        </w:rPr>
        <w:lastRenderedPageBreak/>
        <w:t xml:space="preserve">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hint="cs"/>
          <w:lang w:bidi="fa-IR"/>
        </w:rPr>
        <w:t>شده‌اند</w:t>
      </w:r>
      <w:proofErr w:type="spellEnd"/>
      <w:r>
        <w:rPr>
          <w:rFonts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lang w:bidi="fa-IR"/>
        </w:rPr>
        <w:t>بلع</w:t>
      </w:r>
      <w:proofErr w:type="spellEnd"/>
      <w:r>
        <w:rPr>
          <w:rFonts w:hint="cs"/>
          <w:lang w:bidi="fa-IR"/>
        </w:rPr>
        <w:t xml:space="preserve">، لرزش، لرزیدن، تحریک پذیری، تعریق، حالت تهوع و... است. همچنین باید توجه داشت که اضطراب درمان نشده </w:t>
      </w:r>
      <w:proofErr w:type="spellStart"/>
      <w:r>
        <w:rPr>
          <w:rFonts w:hint="cs"/>
          <w:lang w:bidi="fa-IR"/>
        </w:rPr>
        <w:t>می‌تواند</w:t>
      </w:r>
      <w:proofErr w:type="spellEnd"/>
      <w:r>
        <w:rPr>
          <w:rFonts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hint="cs"/>
          <w:lang w:bidi="fa-IR"/>
        </w:rPr>
        <w:t>ساکویا</w:t>
      </w:r>
      <w:proofErr w:type="spellEnd"/>
      <w:r>
        <w:rPr>
          <w:rFonts w:hint="cs"/>
          <w:lang w:bidi="fa-IR"/>
        </w:rPr>
        <w:t xml:space="preserve">، ۲۰۰۸). </w:t>
      </w:r>
      <w:bookmarkEnd w:id="22"/>
      <w:r>
        <w:rPr>
          <w:rFonts w:hint="cs"/>
          <w:lang w:bidi="fa-IR"/>
        </w:rPr>
        <w:t xml:space="preserve">سالمندان به دلیل مشکلات مختلف در ابعاد سلامت و آینده مبهم خویش گرفتار اضطراب </w:t>
      </w:r>
      <w:proofErr w:type="spellStart"/>
      <w:r>
        <w:rPr>
          <w:rFonts w:hint="cs"/>
          <w:lang w:bidi="fa-IR"/>
        </w:rPr>
        <w:t>می‌شوند</w:t>
      </w:r>
      <w:proofErr w:type="spellEnd"/>
      <w:r>
        <w:rPr>
          <w:rFonts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lang w:bidi="fa-IR"/>
        </w:rPr>
        <w:t>می‌باشد</w:t>
      </w:r>
      <w:proofErr w:type="spellEnd"/>
      <w:r>
        <w:rPr>
          <w:rFonts w:hint="cs"/>
          <w:lang w:bidi="fa-IR"/>
        </w:rPr>
        <w:t xml:space="preserve">. از علایم اضطراب در سالمندان </w:t>
      </w:r>
      <w:proofErr w:type="spellStart"/>
      <w:r>
        <w:rPr>
          <w:rFonts w:hint="cs"/>
          <w:lang w:bidi="fa-IR"/>
        </w:rPr>
        <w:t>می‌توان</w:t>
      </w:r>
      <w:proofErr w:type="spellEnd"/>
      <w:r>
        <w:rPr>
          <w:rFonts w:hint="cs"/>
          <w:lang w:bidi="fa-IR"/>
        </w:rPr>
        <w:t xml:space="preserve"> به افزایش فشار خون، تپش قلب، کاهش تمرکز، همچنین علایم گوارشی و </w:t>
      </w:r>
      <w:proofErr w:type="spellStart"/>
      <w:r>
        <w:rPr>
          <w:rFonts w:hint="cs"/>
          <w:lang w:bidi="fa-IR"/>
        </w:rPr>
        <w:t>تکرر</w:t>
      </w:r>
      <w:proofErr w:type="spellEnd"/>
      <w:r>
        <w:rPr>
          <w:rFonts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lang w:bidi="fa-IR"/>
        </w:rPr>
        <w:t>می‌تواند</w:t>
      </w:r>
      <w:proofErr w:type="spellEnd"/>
      <w:r>
        <w:rPr>
          <w:rFonts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hint="cs"/>
          <w:lang w:bidi="fa-IR"/>
        </w:rPr>
        <w:t>کابوس‌های</w:t>
      </w:r>
      <w:proofErr w:type="spellEnd"/>
      <w:r>
        <w:rPr>
          <w:rFonts w:hint="cs"/>
          <w:lang w:bidi="fa-IR"/>
        </w:rPr>
        <w:t xml:space="preserve"> شبانه و خستگی جسمانی و مراقبت از همسر خود </w:t>
      </w:r>
      <w:proofErr w:type="spellStart"/>
      <w:r>
        <w:rPr>
          <w:rFonts w:hint="cs"/>
          <w:lang w:bidi="fa-IR"/>
        </w:rPr>
        <w:t>می‌تواند</w:t>
      </w:r>
      <w:proofErr w:type="spellEnd"/>
      <w:r>
        <w:rPr>
          <w:rFonts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lang w:bidi="fa-IR"/>
        </w:rPr>
        <w:t>می‌کند</w:t>
      </w:r>
      <w:proofErr w:type="spellEnd"/>
      <w:r>
        <w:rPr>
          <w:rFonts w:hint="cs"/>
          <w:lang w:bidi="fa-IR"/>
        </w:rPr>
        <w:t xml:space="preserve">، اهداف، انتظارات، استاندارد و اولویت </w:t>
      </w:r>
      <w:proofErr w:type="spellStart"/>
      <w:r>
        <w:rPr>
          <w:rFonts w:hint="cs"/>
          <w:lang w:bidi="fa-IR"/>
        </w:rPr>
        <w:t>هایشان</w:t>
      </w:r>
      <w:proofErr w:type="spellEnd"/>
      <w:r>
        <w:rPr>
          <w:rFonts w:hint="cs"/>
          <w:lang w:bidi="fa-IR"/>
        </w:rPr>
        <w:t xml:space="preserve"> </w:t>
      </w:r>
      <w:proofErr w:type="spellStart"/>
      <w:r>
        <w:rPr>
          <w:rFonts w:hint="cs"/>
          <w:lang w:bidi="fa-IR"/>
        </w:rPr>
        <w:t>می‌باشد</w:t>
      </w:r>
      <w:proofErr w:type="spellEnd"/>
      <w:r>
        <w:rPr>
          <w:rFonts w:hint="cs"/>
          <w:lang w:bidi="fa-IR"/>
        </w:rPr>
        <w:t xml:space="preserve">. هم چنین تنهایی، اضطراب و افسردگی مشکلات رایجی هستند که در </w:t>
      </w:r>
      <w:proofErr w:type="spellStart"/>
      <w:r>
        <w:rPr>
          <w:rFonts w:hint="cs"/>
          <w:lang w:bidi="fa-IR"/>
        </w:rPr>
        <w:t>سالمندانی</w:t>
      </w:r>
      <w:proofErr w:type="spellEnd"/>
      <w:r>
        <w:rPr>
          <w:rFonts w:hint="cs"/>
          <w:lang w:bidi="fa-IR"/>
        </w:rPr>
        <w:t xml:space="preserve"> که تحت </w:t>
      </w:r>
      <w:proofErr w:type="spellStart"/>
      <w:r>
        <w:rPr>
          <w:rFonts w:hint="cs"/>
          <w:lang w:bidi="fa-IR"/>
        </w:rPr>
        <w:t>مراقبت‌های</w:t>
      </w:r>
      <w:proofErr w:type="spellEnd"/>
      <w:r>
        <w:rPr>
          <w:rFonts w:hint="cs"/>
          <w:lang w:bidi="fa-IR"/>
        </w:rPr>
        <w:t xml:space="preserve"> بهداشتی طولانی قرار دارند شایع است.</w:t>
      </w:r>
    </w:p>
    <w:p w14:paraId="306A5A83" w14:textId="77777777" w:rsidR="00912462" w:rsidRDefault="00000000">
      <w:pPr>
        <w:ind w:firstLine="397"/>
        <w:jc w:val="both"/>
        <w:rPr>
          <w:rFonts w:cs="B Lotus"/>
          <w:color w:val="auto"/>
          <w:lang w:bidi="fa-IR"/>
        </w:rPr>
      </w:pPr>
      <w:r>
        <w:rPr>
          <w:rFonts w:hint="cs"/>
          <w:lang w:bidi="fa-IR"/>
        </w:rPr>
        <w:t xml:space="preserve">اگرچه بسیاری از تغییرات جسمی، روانی و اجتماعی دوران سالمندی </w:t>
      </w:r>
      <w:proofErr w:type="spellStart"/>
      <w:r>
        <w:rPr>
          <w:rFonts w:hint="cs"/>
          <w:lang w:bidi="fa-IR"/>
        </w:rPr>
        <w:t>اجتناب‌ناپذیر</w:t>
      </w:r>
      <w:proofErr w:type="spellEnd"/>
      <w:r>
        <w:rPr>
          <w:rFonts w:hint="cs"/>
          <w:lang w:bidi="fa-IR"/>
        </w:rPr>
        <w:t xml:space="preserve"> هستند، اما بخش </w:t>
      </w:r>
      <w:proofErr w:type="spellStart"/>
      <w:r>
        <w:rPr>
          <w:rFonts w:hint="cs"/>
          <w:lang w:bidi="fa-IR"/>
        </w:rPr>
        <w:t>قابل‌توجهی</w:t>
      </w:r>
      <w:proofErr w:type="spellEnd"/>
      <w:r>
        <w:rPr>
          <w:rFonts w:hint="cs"/>
          <w:lang w:bidi="fa-IR"/>
        </w:rPr>
        <w:t xml:space="preserve"> از پیامدهای </w:t>
      </w:r>
      <w:proofErr w:type="spellStart"/>
      <w:r>
        <w:rPr>
          <w:rFonts w:hint="cs"/>
          <w:lang w:bidi="fa-IR"/>
        </w:rPr>
        <w:t>آن‌ها</w:t>
      </w:r>
      <w:proofErr w:type="spellEnd"/>
      <w:r>
        <w:rPr>
          <w:rFonts w:hint="cs"/>
          <w:lang w:bidi="fa-IR"/>
        </w:rPr>
        <w:t xml:space="preserve"> از طریق مداخلات مناسب قابل پیشگیری یا کنترل است. </w:t>
      </w: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تقویت حمایت اجتماعی، گسترش </w:t>
      </w:r>
      <w:proofErr w:type="spellStart"/>
      <w:r>
        <w:rPr>
          <w:rFonts w:hint="cs"/>
          <w:lang w:bidi="fa-IR"/>
        </w:rPr>
        <w:t>شبکه‌های</w:t>
      </w:r>
      <w:proofErr w:type="spellEnd"/>
      <w:r>
        <w:rPr>
          <w:rFonts w:hint="cs"/>
          <w:lang w:bidi="fa-IR"/>
        </w:rPr>
        <w:t xml:space="preserve"> ارتباطی، کاهش احساس تنهایی و افزایش مشارکت اجتماعی سالمندان </w:t>
      </w:r>
      <w:proofErr w:type="spellStart"/>
      <w:r>
        <w:rPr>
          <w:rFonts w:hint="cs"/>
          <w:lang w:bidi="fa-IR"/>
        </w:rPr>
        <w:t>می‌تواند</w:t>
      </w:r>
      <w:proofErr w:type="spellEnd"/>
      <w:r>
        <w:rPr>
          <w:rFonts w:hint="cs"/>
          <w:lang w:bidi="fa-IR"/>
        </w:rPr>
        <w:t xml:space="preserve"> به بهبود سلامت روان، کاهش افسردگی و اضطراب و ارتقای کیفیت زندگی آنان </w:t>
      </w:r>
      <w:r>
        <w:rPr>
          <w:rFonts w:hint="cs"/>
          <w:lang w:bidi="fa-IR"/>
        </w:rPr>
        <w:lastRenderedPageBreak/>
        <w:t xml:space="preserve">کمک کند. همچنین، عوامل اجتماعی و اقتصادی مانند وضعیت اقتصادی، درآمد، پوشش </w:t>
      </w:r>
      <w:proofErr w:type="spellStart"/>
      <w:r>
        <w:rPr>
          <w:rFonts w:hint="cs"/>
          <w:lang w:bidi="fa-IR"/>
        </w:rPr>
        <w:t>بیمه‌ای</w:t>
      </w:r>
      <w:proofErr w:type="spellEnd"/>
      <w:r>
        <w:rPr>
          <w:rFonts w:hint="cs"/>
          <w:lang w:bidi="fa-IR"/>
        </w:rPr>
        <w:t xml:space="preserve">، سطح تحصیلات، وضعیت اشتغال، شرایط مسکن، جنسیت و برخورداری از حمایت خانواده و افرادی که با سالمند زندگی </w:t>
      </w:r>
      <w:proofErr w:type="spellStart"/>
      <w:r>
        <w:rPr>
          <w:rFonts w:hint="cs"/>
          <w:lang w:bidi="fa-IR"/>
        </w:rPr>
        <w:t>می‌کنند</w:t>
      </w:r>
      <w:proofErr w:type="spellEnd"/>
      <w:r>
        <w:rPr>
          <w:rFonts w:hint="cs"/>
          <w:lang w:bidi="fa-IR"/>
        </w:rPr>
        <w:t xml:space="preserve">، از </w:t>
      </w:r>
      <w:proofErr w:type="spellStart"/>
      <w:r>
        <w:rPr>
          <w:rFonts w:hint="cs"/>
          <w:lang w:bidi="fa-IR"/>
        </w:rPr>
        <w:t>مهم‌ترین</w:t>
      </w:r>
      <w:proofErr w:type="spellEnd"/>
      <w:r>
        <w:rPr>
          <w:rFonts w:hint="cs"/>
          <w:lang w:bidi="fa-IR"/>
        </w:rPr>
        <w:t xml:space="preserve"> عوامل مؤثر بر سلامت و کیفیت زندگی سالمندان به شمار </w:t>
      </w:r>
      <w:proofErr w:type="spellStart"/>
      <w:r>
        <w:rPr>
          <w:rFonts w:hint="cs"/>
          <w:lang w:bidi="fa-IR"/>
        </w:rPr>
        <w:t>می‌روند</w:t>
      </w:r>
      <w:proofErr w:type="spellEnd"/>
      <w:r>
        <w:rPr>
          <w:rFonts w:hint="cs"/>
          <w:lang w:bidi="fa-IR"/>
        </w:rPr>
        <w:t xml:space="preserve"> (سازمان جهانی بهداشت، ۲۰۲۴؛ سازمان ملل متحد، ۲۰۲۳).</w:t>
      </w:r>
    </w:p>
    <w:p w14:paraId="7B1F307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 ۲-۴-۴- عوامل </w:t>
      </w:r>
      <w:proofErr w:type="spellStart"/>
      <w:r>
        <w:rPr>
          <w:rFonts w:cs="B Titr" w:hint="cs"/>
          <w:b/>
          <w:bCs/>
          <w:sz w:val="30"/>
          <w:szCs w:val="30"/>
          <w:lang w:bidi="fa-IR"/>
        </w:rPr>
        <w:t>زمینه‌ساز</w:t>
      </w:r>
      <w:proofErr w:type="spellEnd"/>
      <w:r>
        <w:rPr>
          <w:rFonts w:cs="B Titr" w:hint="cs"/>
          <w:b/>
          <w:bCs/>
          <w:sz w:val="30"/>
          <w:szCs w:val="30"/>
          <w:lang w:bidi="fa-IR"/>
        </w:rPr>
        <w:t xml:space="preserve"> اضطراب</w:t>
      </w:r>
    </w:p>
    <w:p w14:paraId="76948154" w14:textId="77777777" w:rsidR="00912462" w:rsidRDefault="00000000">
      <w:pPr>
        <w:ind w:firstLine="397"/>
        <w:jc w:val="both"/>
        <w:rPr>
          <w:rFonts w:cs="B Lotus"/>
          <w:color w:val="auto"/>
          <w:lang w:bidi="fa-IR"/>
        </w:rPr>
      </w:pPr>
      <w:r>
        <w:rPr>
          <w:rFonts w:hint="cs"/>
          <w:lang w:bidi="fa-IR"/>
        </w:rPr>
        <w:t xml:space="preserve">سالمندان به دلیل تغییرات جسمانی، </w:t>
      </w:r>
      <w:proofErr w:type="spellStart"/>
      <w:r>
        <w:rPr>
          <w:rFonts w:hint="cs"/>
          <w:lang w:bidi="fa-IR"/>
        </w:rPr>
        <w:t>روان‌شناختی</w:t>
      </w:r>
      <w:proofErr w:type="spellEnd"/>
      <w:r>
        <w:rPr>
          <w:rFonts w:hint="cs"/>
          <w:lang w:bidi="fa-IR"/>
        </w:rPr>
        <w:t xml:space="preserve"> و اجتماعی، بیش از سایر </w:t>
      </w:r>
      <w:proofErr w:type="spellStart"/>
      <w:r>
        <w:rPr>
          <w:rFonts w:hint="cs"/>
          <w:lang w:bidi="fa-IR"/>
        </w:rPr>
        <w:t>گروه‌های</w:t>
      </w:r>
      <w:proofErr w:type="spellEnd"/>
      <w:r>
        <w:rPr>
          <w:rFonts w:hint="cs"/>
          <w:lang w:bidi="fa-IR"/>
        </w:rPr>
        <w:t xml:space="preserve"> سنی در معرض مشکلات سلامت روان قرار دارند. کاهش </w:t>
      </w:r>
      <w:proofErr w:type="spellStart"/>
      <w:r>
        <w:rPr>
          <w:rFonts w:hint="cs"/>
          <w:lang w:bidi="fa-IR"/>
        </w:rPr>
        <w:t>توانایی‌های</w:t>
      </w:r>
      <w:proofErr w:type="spellEnd"/>
      <w:r>
        <w:rPr>
          <w:rFonts w:hint="cs"/>
          <w:lang w:bidi="fa-IR"/>
        </w:rPr>
        <w:t xml:space="preserve"> جسمی، ابتلا به </w:t>
      </w:r>
      <w:proofErr w:type="spellStart"/>
      <w:r>
        <w:rPr>
          <w:rFonts w:hint="cs"/>
          <w:lang w:bidi="fa-IR"/>
        </w:rPr>
        <w:t>بیماری‌های</w:t>
      </w:r>
      <w:proofErr w:type="spellEnd"/>
      <w:r>
        <w:rPr>
          <w:rFonts w:hint="cs"/>
          <w:lang w:bidi="fa-IR"/>
        </w:rPr>
        <w:t xml:space="preserve"> مزمن، از دست دادن همسر، دوستان و سایر نزدیکان، بازنشستگی، کاهش استقلال و محدود شدن مشارکت اجتماعی </w:t>
      </w:r>
      <w:proofErr w:type="spellStart"/>
      <w:r>
        <w:rPr>
          <w:rFonts w:hint="cs"/>
          <w:lang w:bidi="fa-IR"/>
        </w:rPr>
        <w:t>می‌تواند</w:t>
      </w:r>
      <w:proofErr w:type="spellEnd"/>
      <w:r>
        <w:rPr>
          <w:rFonts w:hint="cs"/>
          <w:lang w:bidi="fa-IR"/>
        </w:rPr>
        <w:t xml:space="preserve"> خطر بروز اضطراب، افسردگی و احساس تنهایی را افزایش دهد. همچنین، </w:t>
      </w:r>
      <w:proofErr w:type="spellStart"/>
      <w:r>
        <w:rPr>
          <w:rFonts w:hint="cs"/>
          <w:lang w:bidi="fa-IR"/>
        </w:rPr>
        <w:t>نشانه‌هایی</w:t>
      </w:r>
      <w:proofErr w:type="spellEnd"/>
      <w:r>
        <w:rPr>
          <w:rFonts w:hint="cs"/>
          <w:lang w:bidi="fa-IR"/>
        </w:rPr>
        <w:t xml:space="preserve"> مانند ترس از مرگ، احساس </w:t>
      </w:r>
      <w:proofErr w:type="spellStart"/>
      <w:r>
        <w:rPr>
          <w:rFonts w:hint="cs"/>
          <w:lang w:bidi="fa-IR"/>
        </w:rPr>
        <w:t>بی‌فایدگی</w:t>
      </w:r>
      <w:proofErr w:type="spellEnd"/>
      <w:r>
        <w:rPr>
          <w:rFonts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hint="cs"/>
          <w:lang w:bidi="fa-IR"/>
        </w:rPr>
        <w:t>فعالیت‌های</w:t>
      </w:r>
      <w:proofErr w:type="spellEnd"/>
      <w:r>
        <w:rPr>
          <w:rFonts w:hint="cs"/>
          <w:lang w:bidi="fa-IR"/>
        </w:rPr>
        <w:t xml:space="preserve"> روزمره کاهش داده و وابستگی آنان به دیگران را افزایش دهد که این امر </w:t>
      </w:r>
      <w:proofErr w:type="spellStart"/>
      <w:r>
        <w:rPr>
          <w:rFonts w:hint="cs"/>
          <w:lang w:bidi="fa-IR"/>
        </w:rPr>
        <w:t>می‌تواند</w:t>
      </w:r>
      <w:proofErr w:type="spellEnd"/>
      <w:r>
        <w:rPr>
          <w:rFonts w:hint="cs"/>
          <w:lang w:bidi="fa-IR"/>
        </w:rPr>
        <w:t xml:space="preserve"> </w:t>
      </w:r>
      <w:proofErr w:type="spellStart"/>
      <w:r>
        <w:rPr>
          <w:rFonts w:hint="cs"/>
          <w:lang w:bidi="fa-IR"/>
        </w:rPr>
        <w:t>زمینه‌ساز</w:t>
      </w:r>
      <w:proofErr w:type="spellEnd"/>
      <w:r>
        <w:rPr>
          <w:rFonts w:hint="cs"/>
          <w:lang w:bidi="fa-IR"/>
        </w:rPr>
        <w:t xml:space="preserve"> کاهش کیفیت زندگی و افزایش مشکلات </w:t>
      </w:r>
      <w:proofErr w:type="spellStart"/>
      <w:r>
        <w:rPr>
          <w:rFonts w:hint="cs"/>
          <w:lang w:bidi="fa-IR"/>
        </w:rPr>
        <w:t>روان‌شناختی</w:t>
      </w:r>
      <w:proofErr w:type="spellEnd"/>
      <w:r>
        <w:rPr>
          <w:rFonts w:hint="cs"/>
          <w:lang w:bidi="fa-IR"/>
        </w:rPr>
        <w:t xml:space="preserve"> شود.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حمایت خانوادگی و اجتماعی، حفظ استقلال عملکردی، مشارکت در </w:t>
      </w:r>
      <w:proofErr w:type="spellStart"/>
      <w:r>
        <w:rPr>
          <w:rFonts w:hint="cs"/>
          <w:lang w:bidi="fa-IR"/>
        </w:rPr>
        <w:t>فعالیت‌های</w:t>
      </w:r>
      <w:proofErr w:type="spellEnd"/>
      <w:r>
        <w:rPr>
          <w:rFonts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hint="cs"/>
          <w:lang w:bidi="fa-IR"/>
        </w:rPr>
        <w:t>روان‌پزشکی</w:t>
      </w:r>
      <w:proofErr w:type="spellEnd"/>
      <w:r>
        <w:rPr>
          <w:rFonts w:hint="cs"/>
          <w:lang w:bidi="fa-IR"/>
        </w:rPr>
        <w:t xml:space="preserve"> آمریکا، ۲۰۲۲).</w:t>
      </w:r>
    </w:p>
    <w:p w14:paraId="3A3263D5" w14:textId="77777777" w:rsidR="00912462" w:rsidRDefault="00000000">
      <w:pPr>
        <w:ind w:firstLine="397"/>
        <w:jc w:val="both"/>
        <w:rPr>
          <w:rFonts w:cs="B Lotus"/>
          <w:color w:val="auto"/>
          <w:lang w:bidi="fa-IR"/>
        </w:rPr>
      </w:pPr>
      <w:r>
        <w:rPr>
          <w:rFonts w:hint="cs"/>
          <w:lang w:bidi="fa-IR"/>
        </w:rPr>
        <w:t xml:space="preserve"> با افزایش جمعیت سالمندان، توجه به مشکلات </w:t>
      </w:r>
      <w:proofErr w:type="spellStart"/>
      <w:r>
        <w:rPr>
          <w:rFonts w:hint="cs"/>
          <w:lang w:bidi="fa-IR"/>
        </w:rPr>
        <w:t>روان‌شناختی</w:t>
      </w:r>
      <w:proofErr w:type="spellEnd"/>
      <w:r>
        <w:rPr>
          <w:rFonts w:hint="cs"/>
          <w:lang w:bidi="fa-IR"/>
        </w:rPr>
        <w:t xml:space="preserve">، </w:t>
      </w:r>
      <w:proofErr w:type="spellStart"/>
      <w:r>
        <w:rPr>
          <w:rFonts w:hint="cs"/>
          <w:lang w:bidi="fa-IR"/>
        </w:rPr>
        <w:t>به‌ویژه</w:t>
      </w:r>
      <w:proofErr w:type="spellEnd"/>
      <w:r>
        <w:rPr>
          <w:rFonts w:hint="cs"/>
          <w:lang w:bidi="fa-IR"/>
        </w:rPr>
        <w:t xml:space="preserve"> اضطراب، افسردگی و احساس تنهایی، به یکی از </w:t>
      </w:r>
      <w:proofErr w:type="spellStart"/>
      <w:r>
        <w:rPr>
          <w:rFonts w:hint="cs"/>
          <w:lang w:bidi="fa-IR"/>
        </w:rPr>
        <w:t>اولویت‌های</w:t>
      </w:r>
      <w:proofErr w:type="spellEnd"/>
      <w:r>
        <w:rPr>
          <w:rFonts w:hint="cs"/>
          <w:lang w:bidi="fa-IR"/>
        </w:rPr>
        <w:t xml:space="preserve"> </w:t>
      </w:r>
      <w:proofErr w:type="spellStart"/>
      <w:r>
        <w:rPr>
          <w:rFonts w:hint="cs"/>
          <w:lang w:bidi="fa-IR"/>
        </w:rPr>
        <w:t>نظام‌های</w:t>
      </w:r>
      <w:proofErr w:type="spellEnd"/>
      <w:r>
        <w:rPr>
          <w:rFonts w:hint="cs"/>
          <w:lang w:bidi="fa-IR"/>
        </w:rPr>
        <w:t xml:space="preserve"> سلامت تبدیل شده است. سالمندان به دلیل تغییرات جسمانی، روانی و اجتماعی، از </w:t>
      </w:r>
      <w:proofErr w:type="spellStart"/>
      <w:r>
        <w:rPr>
          <w:rFonts w:hint="cs"/>
          <w:lang w:bidi="fa-IR"/>
        </w:rPr>
        <w:t>گروه‌های</w:t>
      </w:r>
      <w:proofErr w:type="spellEnd"/>
      <w:r>
        <w:rPr>
          <w:rFonts w:hint="cs"/>
          <w:lang w:bidi="fa-IR"/>
        </w:rPr>
        <w:t xml:space="preserve"> </w:t>
      </w:r>
      <w:proofErr w:type="spellStart"/>
      <w:r>
        <w:rPr>
          <w:rFonts w:hint="cs"/>
          <w:lang w:bidi="fa-IR"/>
        </w:rPr>
        <w:t>آسیب‌پذیر</w:t>
      </w:r>
      <w:proofErr w:type="spellEnd"/>
      <w:r>
        <w:rPr>
          <w:rFonts w:hint="cs"/>
          <w:lang w:bidi="fa-IR"/>
        </w:rPr>
        <w:t xml:space="preserve"> جامعه محسوب </w:t>
      </w:r>
      <w:proofErr w:type="spellStart"/>
      <w:r>
        <w:rPr>
          <w:rFonts w:hint="cs"/>
          <w:lang w:bidi="fa-IR"/>
        </w:rPr>
        <w:t>می‌شوند</w:t>
      </w:r>
      <w:proofErr w:type="spellEnd"/>
      <w:r>
        <w:rPr>
          <w:rFonts w:hint="cs"/>
          <w:lang w:bidi="fa-IR"/>
        </w:rPr>
        <w:t xml:space="preserve"> و نیازمند </w:t>
      </w:r>
      <w:proofErr w:type="spellStart"/>
      <w:r>
        <w:rPr>
          <w:rFonts w:hint="cs"/>
          <w:lang w:bidi="fa-IR"/>
        </w:rPr>
        <w:t>برنامه‌ریزی</w:t>
      </w:r>
      <w:proofErr w:type="spellEnd"/>
      <w:r>
        <w:rPr>
          <w:rFonts w:hint="cs"/>
          <w:lang w:bidi="fa-IR"/>
        </w:rPr>
        <w:t xml:space="preserve"> و مداخلات هدفمند هستند. همچنین، تغییر ساختار خانواده از الگوی گسترده به خانواده </w:t>
      </w:r>
      <w:proofErr w:type="spellStart"/>
      <w:r>
        <w:rPr>
          <w:rFonts w:hint="cs"/>
          <w:lang w:bidi="fa-IR"/>
        </w:rPr>
        <w:t>هسته‌ای</w:t>
      </w:r>
      <w:proofErr w:type="spellEnd"/>
      <w:r>
        <w:rPr>
          <w:rFonts w:hint="cs"/>
          <w:lang w:bidi="fa-IR"/>
        </w:rPr>
        <w:t xml:space="preserve">، افزایش شهرنشینی، تغییر سبک زندگی و کاهش </w:t>
      </w:r>
      <w:proofErr w:type="spellStart"/>
      <w:r>
        <w:rPr>
          <w:rFonts w:hint="cs"/>
          <w:lang w:bidi="fa-IR"/>
        </w:rPr>
        <w:t>حمایت‌های</w:t>
      </w:r>
      <w:proofErr w:type="spellEnd"/>
      <w:r>
        <w:rPr>
          <w:rFonts w:hint="cs"/>
          <w:lang w:bidi="fa-IR"/>
        </w:rPr>
        <w:t xml:space="preserve"> سنتی، موجب شده است بسیاری از سالمندان با کاهش حمایت خانوادگی و اجتماعی </w:t>
      </w:r>
      <w:proofErr w:type="spellStart"/>
      <w:r>
        <w:rPr>
          <w:rFonts w:hint="cs"/>
          <w:lang w:bidi="fa-IR"/>
        </w:rPr>
        <w:lastRenderedPageBreak/>
        <w:t>روبه‌رو</w:t>
      </w:r>
      <w:proofErr w:type="spellEnd"/>
      <w:r>
        <w:rPr>
          <w:rFonts w:hint="cs"/>
          <w:lang w:bidi="fa-IR"/>
        </w:rPr>
        <w:t xml:space="preserve"> شوند. این تحولات، ضرورت شناسایی مستمر نیازهای جسمی، روانی و اجتماعی سالمندان و تدوین </w:t>
      </w:r>
      <w:proofErr w:type="spellStart"/>
      <w:r>
        <w:rPr>
          <w:rFonts w:hint="cs"/>
          <w:lang w:bidi="fa-IR"/>
        </w:rPr>
        <w:t>سیاست‌ها</w:t>
      </w:r>
      <w:proofErr w:type="spellEnd"/>
      <w:r>
        <w:rPr>
          <w:rFonts w:hint="cs"/>
          <w:lang w:bidi="fa-IR"/>
        </w:rPr>
        <w:t xml:space="preserve"> و </w:t>
      </w:r>
      <w:proofErr w:type="spellStart"/>
      <w:r>
        <w:rPr>
          <w:rFonts w:hint="cs"/>
          <w:lang w:bidi="fa-IR"/>
        </w:rPr>
        <w:t>برنامه‌های</w:t>
      </w:r>
      <w:proofErr w:type="spellEnd"/>
      <w:r>
        <w:rPr>
          <w:rFonts w:hint="cs"/>
          <w:lang w:bidi="fa-IR"/>
        </w:rPr>
        <w:t xml:space="preserve"> مبتنی بر شواهد را بیش از پیش آشکار ساخته است. </w:t>
      </w:r>
      <w:proofErr w:type="spellStart"/>
      <w:r>
        <w:rPr>
          <w:rFonts w:hint="cs"/>
          <w:lang w:bidi="fa-IR"/>
        </w:rPr>
        <w:t>ازاین‌رو</w:t>
      </w:r>
      <w:proofErr w:type="spellEnd"/>
      <w:r>
        <w:rPr>
          <w:rFonts w:hint="cs"/>
          <w:lang w:bidi="fa-IR"/>
        </w:rPr>
        <w:t xml:space="preserve">، انجام </w:t>
      </w:r>
      <w:proofErr w:type="spellStart"/>
      <w:r>
        <w:rPr>
          <w:rFonts w:hint="cs"/>
          <w:lang w:bidi="fa-IR"/>
        </w:rPr>
        <w:t>پژوهش‌های</w:t>
      </w:r>
      <w:proofErr w:type="spellEnd"/>
      <w:r>
        <w:rPr>
          <w:rFonts w:hint="cs"/>
          <w:lang w:bidi="fa-IR"/>
        </w:rPr>
        <w:t xml:space="preserve"> </w:t>
      </w:r>
      <w:proofErr w:type="spellStart"/>
      <w:r>
        <w:rPr>
          <w:rFonts w:hint="cs"/>
          <w:lang w:bidi="fa-IR"/>
        </w:rPr>
        <w:t>به‌روز</w:t>
      </w:r>
      <w:proofErr w:type="spellEnd"/>
      <w:r>
        <w:rPr>
          <w:rFonts w:hint="cs"/>
          <w:lang w:bidi="fa-IR"/>
        </w:rPr>
        <w:t xml:space="preserve">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
    <w:p w14:paraId="3A2CC702" w14:textId="77777777" w:rsidR="00912462" w:rsidRDefault="00000000">
      <w:pPr>
        <w:ind w:firstLine="397"/>
        <w:jc w:val="both"/>
        <w:rPr>
          <w:rFonts w:cs="B Lotus"/>
          <w:color w:val="auto"/>
          <w:lang w:bidi="fa-IR"/>
        </w:rPr>
      </w:pPr>
      <w:r>
        <w:rPr>
          <w:rFonts w:hint="cs"/>
          <w:lang w:bidi="fa-IR"/>
        </w:rPr>
        <w:t xml:space="preserve">تشخیص اختلالات اضطرابی در سالمندان به دلیل همپوشانی علائم </w:t>
      </w:r>
      <w:proofErr w:type="spellStart"/>
      <w:r>
        <w:rPr>
          <w:rFonts w:hint="cs"/>
          <w:lang w:bidi="fa-IR"/>
        </w:rPr>
        <w:t>روان‌شناختی</w:t>
      </w:r>
      <w:proofErr w:type="spellEnd"/>
      <w:r>
        <w:rPr>
          <w:rFonts w:hint="cs"/>
          <w:lang w:bidi="fa-IR"/>
        </w:rPr>
        <w:t xml:space="preserve"> با </w:t>
      </w:r>
      <w:proofErr w:type="spellStart"/>
      <w:r>
        <w:rPr>
          <w:rFonts w:hint="cs"/>
          <w:lang w:bidi="fa-IR"/>
        </w:rPr>
        <w:t>بیماری‌های</w:t>
      </w:r>
      <w:proofErr w:type="spellEnd"/>
      <w:r>
        <w:rPr>
          <w:rFonts w:hint="cs"/>
          <w:lang w:bidi="fa-IR"/>
        </w:rPr>
        <w:t xml:space="preserve"> جسمانی و تغییرات طبیعی ناشی از افزایش سن، با </w:t>
      </w:r>
      <w:proofErr w:type="spellStart"/>
      <w:r>
        <w:rPr>
          <w:rFonts w:hint="cs"/>
          <w:lang w:bidi="fa-IR"/>
        </w:rPr>
        <w:t>چالش‌های</w:t>
      </w:r>
      <w:proofErr w:type="spellEnd"/>
      <w:r>
        <w:rPr>
          <w:rFonts w:hint="cs"/>
          <w:lang w:bidi="fa-IR"/>
        </w:rPr>
        <w:t xml:space="preserve"> فراوانی همراه است. بسیاری از سالمندان به دلیل ابتلا به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جسمانی و نگرانی درباره وضعیت سلامت خود، بیش از سایر </w:t>
      </w:r>
      <w:proofErr w:type="spellStart"/>
      <w:r>
        <w:rPr>
          <w:rFonts w:hint="cs"/>
          <w:lang w:bidi="fa-IR"/>
        </w:rPr>
        <w:t>گروه‌های</w:t>
      </w:r>
      <w:proofErr w:type="spellEnd"/>
      <w:r>
        <w:rPr>
          <w:rFonts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hint="cs"/>
          <w:lang w:bidi="fa-IR"/>
        </w:rPr>
        <w:t>می‌شود</w:t>
      </w:r>
      <w:proofErr w:type="spellEnd"/>
      <w:r>
        <w:rPr>
          <w:rFonts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lang w:bidi="fa-IR"/>
        </w:rPr>
        <w:t>نامتناسب</w:t>
      </w:r>
      <w:proofErr w:type="spellEnd"/>
      <w:r>
        <w:rPr>
          <w:rFonts w:hint="cs"/>
          <w:lang w:bidi="fa-IR"/>
        </w:rPr>
        <w:t xml:space="preserve"> با شواهد پزشکی باشد، </w:t>
      </w:r>
      <w:proofErr w:type="spellStart"/>
      <w:r>
        <w:rPr>
          <w:rFonts w:hint="cs"/>
          <w:lang w:bidi="fa-IR"/>
        </w:rPr>
        <w:t>می‌تواند</w:t>
      </w:r>
      <w:proofErr w:type="spellEnd"/>
      <w:r>
        <w:rPr>
          <w:rFonts w:hint="cs"/>
          <w:lang w:bidi="fa-IR"/>
        </w:rPr>
        <w:t xml:space="preserve"> به اختلال اضطراب بیماری، کاهش کیفیت زندگی، افزایش مراجعات </w:t>
      </w:r>
      <w:proofErr w:type="spellStart"/>
      <w:r>
        <w:rPr>
          <w:rFonts w:hint="cs"/>
          <w:lang w:bidi="fa-IR"/>
        </w:rPr>
        <w:t>غیرضروری</w:t>
      </w:r>
      <w:proofErr w:type="spellEnd"/>
      <w:r>
        <w:rPr>
          <w:rFonts w:hint="cs"/>
          <w:lang w:bidi="fa-IR"/>
        </w:rPr>
        <w:t xml:space="preserve"> به مراکز درمانی و تشدید مشکلات </w:t>
      </w:r>
      <w:proofErr w:type="spellStart"/>
      <w:r>
        <w:rPr>
          <w:rFonts w:hint="cs"/>
          <w:lang w:bidi="fa-IR"/>
        </w:rPr>
        <w:t>روان‌شناختی</w:t>
      </w:r>
      <w:proofErr w:type="spellEnd"/>
      <w:r>
        <w:rPr>
          <w:rFonts w:hint="cs"/>
          <w:lang w:bidi="fa-IR"/>
        </w:rPr>
        <w:t xml:space="preserve"> منجر شود. </w:t>
      </w:r>
      <w:proofErr w:type="spellStart"/>
      <w:r>
        <w:rPr>
          <w:rFonts w:hint="cs"/>
          <w:lang w:bidi="fa-IR"/>
        </w:rPr>
        <w:t>ازاین‌رو</w:t>
      </w:r>
      <w:proofErr w:type="spellEnd"/>
      <w:r>
        <w:rPr>
          <w:rFonts w:hint="cs"/>
          <w:lang w:bidi="fa-IR"/>
        </w:rPr>
        <w:t xml:space="preserve">، شناسایی زودهنگام اضطراب سلامت در سالمندان و ارائه مداخلات </w:t>
      </w:r>
      <w:proofErr w:type="spellStart"/>
      <w:r>
        <w:rPr>
          <w:rFonts w:hint="cs"/>
          <w:lang w:bidi="fa-IR"/>
        </w:rPr>
        <w:t>روان‌شناختی</w:t>
      </w:r>
      <w:proofErr w:type="spellEnd"/>
      <w:r>
        <w:rPr>
          <w:rFonts w:hint="cs"/>
          <w:lang w:bidi="fa-IR"/>
        </w:rPr>
        <w:t xml:space="preserve"> مناسب، نقش مهمی در حفظ سلامت روان و بهبود عملکرد آنان دارد (انجمن </w:t>
      </w:r>
      <w:proofErr w:type="spellStart"/>
      <w:r>
        <w:rPr>
          <w:rFonts w:hint="cs"/>
          <w:lang w:bidi="fa-IR"/>
        </w:rPr>
        <w:t>روان‌پزشکی</w:t>
      </w:r>
      <w:proofErr w:type="spellEnd"/>
      <w:r>
        <w:rPr>
          <w:rFonts w:hint="cs"/>
          <w:lang w:bidi="fa-IR"/>
        </w:rPr>
        <w:t xml:space="preserve"> آمریکا، ۲۰۲۲؛ </w:t>
      </w:r>
      <w:proofErr w:type="spellStart"/>
      <w:r>
        <w:rPr>
          <w:rFonts w:hint="cs"/>
          <w:lang w:bidi="fa-IR"/>
        </w:rPr>
        <w:t>آبراموویتز</w:t>
      </w:r>
      <w:proofErr w:type="spellEnd"/>
      <w:r>
        <w:rPr>
          <w:rFonts w:hint="cs"/>
          <w:lang w:bidi="fa-IR"/>
        </w:rPr>
        <w:t xml:space="preserve"> و </w:t>
      </w:r>
      <w:proofErr w:type="spellStart"/>
      <w:r>
        <w:rPr>
          <w:rFonts w:hint="cs"/>
          <w:lang w:bidi="fa-IR"/>
        </w:rPr>
        <w:t>برادوک</w:t>
      </w:r>
      <w:proofErr w:type="spellEnd"/>
      <w:r>
        <w:rPr>
          <w:rStyle w:val="FootnoteReference"/>
          <w:rFonts w:hint="cs"/>
          <w:lang w:bidi="fa-IR"/>
        </w:rPr>
        <w:footnoteReference w:id="53"/>
      </w:r>
      <w:r>
        <w:rPr>
          <w:rFonts w:hint="cs"/>
          <w:lang w:bidi="fa-IR"/>
        </w:rPr>
        <w:t>، ۲۰۲۳).</w:t>
      </w:r>
    </w:p>
    <w:p w14:paraId="62DB6F64" w14:textId="77777777" w:rsidR="00912462" w:rsidRDefault="00000000">
      <w:pPr>
        <w:ind w:firstLine="397"/>
        <w:jc w:val="both"/>
        <w:rPr>
          <w:rFonts w:cs="B Lotus"/>
          <w:color w:val="auto"/>
          <w:lang w:bidi="fa-IR"/>
        </w:rPr>
      </w:pPr>
      <w:r>
        <w:rPr>
          <w:rFonts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hint="cs"/>
          <w:lang w:bidi="fa-IR"/>
        </w:rPr>
        <w:t>می‌شود</w:t>
      </w:r>
      <w:proofErr w:type="spellEnd"/>
      <w:r>
        <w:rPr>
          <w:rFonts w:hint="cs"/>
          <w:lang w:bidi="fa-IR"/>
        </w:rPr>
        <w:t xml:space="preserve">. در </w:t>
      </w:r>
      <w:proofErr w:type="spellStart"/>
      <w:r>
        <w:rPr>
          <w:rFonts w:hint="cs"/>
          <w:lang w:bidi="fa-IR"/>
        </w:rPr>
        <w:t>طبقه‌بندی</w:t>
      </w:r>
      <w:proofErr w:type="spellEnd"/>
      <w:r>
        <w:rPr>
          <w:rFonts w:hint="cs"/>
          <w:lang w:bidi="fa-IR"/>
        </w:rPr>
        <w:t xml:space="preserve"> جدید اختلالات </w:t>
      </w:r>
      <w:proofErr w:type="spellStart"/>
      <w:r>
        <w:rPr>
          <w:rFonts w:hint="cs"/>
          <w:lang w:bidi="fa-IR"/>
        </w:rPr>
        <w:t>روان‌پزشکی</w:t>
      </w:r>
      <w:proofErr w:type="spellEnd"/>
      <w:r>
        <w:rPr>
          <w:rFonts w:hint="cs"/>
          <w:lang w:bidi="fa-IR"/>
        </w:rPr>
        <w:t xml:space="preserve">، مفهوم اختلال اضطراب بیماری تا حد زیادی جایگزین تشخیص </w:t>
      </w:r>
      <w:proofErr w:type="spellStart"/>
      <w:r>
        <w:rPr>
          <w:rFonts w:hint="cs"/>
          <w:lang w:bidi="fa-IR"/>
        </w:rPr>
        <w:t>خودبیمارانگاری</w:t>
      </w:r>
      <w:proofErr w:type="spellEnd"/>
      <w:r>
        <w:rPr>
          <w:rFonts w:hint="cs"/>
          <w:lang w:bidi="fa-IR"/>
        </w:rPr>
        <w:t xml:space="preserve"> شده است و افرادی که با وجود </w:t>
      </w:r>
      <w:proofErr w:type="spellStart"/>
      <w:r>
        <w:rPr>
          <w:rFonts w:hint="cs"/>
          <w:lang w:bidi="fa-IR"/>
        </w:rPr>
        <w:t>ارزیابی‌های</w:t>
      </w:r>
      <w:proofErr w:type="spellEnd"/>
      <w:r>
        <w:rPr>
          <w:rFonts w:hint="cs"/>
          <w:lang w:bidi="fa-IR"/>
        </w:rPr>
        <w:t xml:space="preserve"> پزشکی </w:t>
      </w:r>
      <w:proofErr w:type="spellStart"/>
      <w:r>
        <w:rPr>
          <w:rFonts w:hint="cs"/>
          <w:lang w:bidi="fa-IR"/>
        </w:rPr>
        <w:t>اطمینان‌بخش</w:t>
      </w:r>
      <w:proofErr w:type="spellEnd"/>
      <w:r>
        <w:rPr>
          <w:rFonts w:hint="cs"/>
          <w:lang w:bidi="fa-IR"/>
        </w:rPr>
        <w:t xml:space="preserve"> همچنان نگرانی شدیدی درباره سلامت خود دارند، ممکن است در این گروه قرار گیرند. تداوم اضطراب سلامت </w:t>
      </w:r>
      <w:proofErr w:type="spellStart"/>
      <w:r>
        <w:rPr>
          <w:rFonts w:hint="cs"/>
          <w:lang w:bidi="fa-IR"/>
        </w:rPr>
        <w:t>می‌تواند</w:t>
      </w:r>
      <w:proofErr w:type="spellEnd"/>
      <w:r>
        <w:rPr>
          <w:rFonts w:hint="cs"/>
          <w:lang w:bidi="fa-IR"/>
        </w:rPr>
        <w:t xml:space="preserve"> موجب افزایش خطاهای شناختی، توجه انتخابی به علائم جسمانی و تفسیر </w:t>
      </w:r>
      <w:proofErr w:type="spellStart"/>
      <w:r>
        <w:rPr>
          <w:rFonts w:hint="cs"/>
          <w:lang w:bidi="fa-IR"/>
        </w:rPr>
        <w:t>فاجعه‌آمیز</w:t>
      </w:r>
      <w:proofErr w:type="spellEnd"/>
      <w:r>
        <w:rPr>
          <w:rFonts w:hint="cs"/>
          <w:lang w:bidi="fa-IR"/>
        </w:rPr>
        <w:t xml:space="preserve"> احساسات بدنی شود و </w:t>
      </w:r>
      <w:proofErr w:type="spellStart"/>
      <w:r>
        <w:rPr>
          <w:rFonts w:hint="cs"/>
          <w:lang w:bidi="fa-IR"/>
        </w:rPr>
        <w:t>زمینه‌ساز</w:t>
      </w:r>
      <w:proofErr w:type="spellEnd"/>
      <w:r>
        <w:rPr>
          <w:rFonts w:hint="cs"/>
          <w:lang w:bidi="fa-IR"/>
        </w:rPr>
        <w:t xml:space="preserve"> بروز یا تشدید مشکلات هیجانی مانند اضطراب و افسردگی گردد. در سالمندان، این </w:t>
      </w:r>
      <w:r>
        <w:rPr>
          <w:rFonts w:hint="cs"/>
          <w:lang w:bidi="fa-IR"/>
        </w:rPr>
        <w:lastRenderedPageBreak/>
        <w:t xml:space="preserve">وضعیت به دلیل </w:t>
      </w:r>
      <w:proofErr w:type="spellStart"/>
      <w:r>
        <w:rPr>
          <w:rFonts w:hint="cs"/>
          <w:lang w:bidi="fa-IR"/>
        </w:rPr>
        <w:t>هم‌زمانی</w:t>
      </w:r>
      <w:proofErr w:type="spellEnd"/>
      <w:r>
        <w:rPr>
          <w:rFonts w:hint="cs"/>
          <w:lang w:bidi="fa-IR"/>
        </w:rPr>
        <w:t xml:space="preserve"> </w:t>
      </w:r>
      <w:proofErr w:type="spellStart"/>
      <w:r>
        <w:rPr>
          <w:rFonts w:hint="cs"/>
          <w:lang w:bidi="fa-IR"/>
        </w:rPr>
        <w:t>بیماری‌های</w:t>
      </w:r>
      <w:proofErr w:type="spellEnd"/>
      <w:r>
        <w:rPr>
          <w:rFonts w:hint="cs"/>
          <w:lang w:bidi="fa-IR"/>
        </w:rPr>
        <w:t xml:space="preserve"> مزمن، کاهش عملکرد جسمانی و تغییرات مرتبط با سالمندی، از اهمیت بیشتری برخوردار است و </w:t>
      </w:r>
      <w:proofErr w:type="spellStart"/>
      <w:r>
        <w:rPr>
          <w:rFonts w:hint="cs"/>
          <w:lang w:bidi="fa-IR"/>
        </w:rPr>
        <w:t>می‌تواند</w:t>
      </w:r>
      <w:proofErr w:type="spellEnd"/>
      <w:r>
        <w:rPr>
          <w:rFonts w:hint="cs"/>
          <w:lang w:bidi="fa-IR"/>
        </w:rPr>
        <w:t xml:space="preserve"> کیفیت زندگی، عملکرد روزانه و سلامت روان را تحت تأثیر قرار دهد. افزون بر این، شواهد نشان </w:t>
      </w:r>
      <w:proofErr w:type="spellStart"/>
      <w:r>
        <w:rPr>
          <w:rFonts w:hint="cs"/>
          <w:lang w:bidi="fa-IR"/>
        </w:rPr>
        <w:t>می‌دهد</w:t>
      </w:r>
      <w:proofErr w:type="spellEnd"/>
      <w:r>
        <w:rPr>
          <w:rFonts w:hint="cs"/>
          <w:lang w:bidi="fa-IR"/>
        </w:rPr>
        <w:t xml:space="preserve">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w:t>
      </w:r>
      <w:proofErr w:type="spellStart"/>
      <w:r>
        <w:rPr>
          <w:rFonts w:hint="cs"/>
          <w:lang w:bidi="fa-IR"/>
        </w:rPr>
        <w:t>روان‌پزشکی</w:t>
      </w:r>
      <w:proofErr w:type="spellEnd"/>
      <w:r>
        <w:rPr>
          <w:rFonts w:hint="cs"/>
          <w:lang w:bidi="fa-IR"/>
        </w:rPr>
        <w:t xml:space="preserve"> آمریکا، ۲۰۲۲؛ </w:t>
      </w:r>
      <w:proofErr w:type="spellStart"/>
      <w:r>
        <w:rPr>
          <w:rFonts w:hint="cs"/>
          <w:lang w:bidi="fa-IR"/>
        </w:rPr>
        <w:t>تیلور</w:t>
      </w:r>
      <w:proofErr w:type="spellEnd"/>
      <w:r>
        <w:rPr>
          <w:rFonts w:hint="cs"/>
          <w:lang w:bidi="fa-IR"/>
        </w:rPr>
        <w:t xml:space="preserve"> و </w:t>
      </w:r>
      <w:proofErr w:type="spellStart"/>
      <w:r>
        <w:rPr>
          <w:rFonts w:hint="cs"/>
          <w:lang w:bidi="fa-IR"/>
        </w:rPr>
        <w:t>آسْموندسون</w:t>
      </w:r>
      <w:proofErr w:type="spellEnd"/>
      <w:r>
        <w:rPr>
          <w:rStyle w:val="FootnoteReference"/>
          <w:rFonts w:hint="cs"/>
          <w:lang w:bidi="fa-IR"/>
        </w:rPr>
        <w:footnoteReference w:id="54"/>
      </w:r>
      <w:r>
        <w:rPr>
          <w:rFonts w:hint="cs"/>
          <w:lang w:bidi="fa-IR"/>
        </w:rPr>
        <w:t>، ۲۰۲۱؛ سازمان جهانی بهداشت، ۲۰۲۴).</w:t>
      </w:r>
    </w:p>
    <w:p w14:paraId="174D3D1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۲-۴-۵- مداخلات معطوف به کاهش اضطراب سلامت سالمندان</w:t>
      </w:r>
    </w:p>
    <w:p w14:paraId="092DC5E5" w14:textId="77777777" w:rsidR="00912462" w:rsidRDefault="00000000">
      <w:pPr>
        <w:ind w:firstLine="397"/>
        <w:jc w:val="both"/>
        <w:rPr>
          <w:rFonts w:cs="B Lotus"/>
          <w:b/>
          <w:bCs/>
          <w:color w:val="auto"/>
          <w:lang w:bidi="fa-IR"/>
        </w:rPr>
      </w:pPr>
      <w:r>
        <w:rPr>
          <w:rFonts w:hint="cs"/>
          <w:lang w:bidi="fa-IR"/>
        </w:rPr>
        <w:t xml:space="preserve"> </w:t>
      </w:r>
      <w:r>
        <w:rPr>
          <w:rFonts w:hint="cs"/>
          <w:b/>
          <w:bCs/>
          <w:lang w:bidi="fa-IR"/>
        </w:rPr>
        <w:t>مداخلات معطوف به کاهش اضطراب سلامت سالمندان</w:t>
      </w:r>
    </w:p>
    <w:p w14:paraId="3C0DA58D" w14:textId="77777777" w:rsidR="00912462" w:rsidRDefault="00000000">
      <w:pPr>
        <w:ind w:firstLine="397"/>
        <w:jc w:val="both"/>
        <w:rPr>
          <w:rFonts w:cs="B Lotus"/>
          <w:color w:val="auto"/>
          <w:lang w:bidi="fa-IR"/>
        </w:rPr>
      </w:pPr>
      <w:r>
        <w:rPr>
          <w:rFonts w:hint="cs"/>
          <w:lang w:bidi="fa-IR"/>
        </w:rPr>
        <w:t xml:space="preserve">اضطراب و استرس در دوران سالمندی به دلیل تغییرات جسمانی، </w:t>
      </w:r>
      <w:proofErr w:type="spellStart"/>
      <w:r>
        <w:rPr>
          <w:rFonts w:hint="cs"/>
          <w:lang w:bidi="fa-IR"/>
        </w:rPr>
        <w:t>روان‌شناختی</w:t>
      </w:r>
      <w:proofErr w:type="spellEnd"/>
      <w:r>
        <w:rPr>
          <w:rFonts w:hint="cs"/>
          <w:lang w:bidi="fa-IR"/>
        </w:rPr>
        <w:t xml:space="preserve"> و اجتماعی، از مشکلات شایع این دوره به شمار </w:t>
      </w:r>
      <w:proofErr w:type="spellStart"/>
      <w:r>
        <w:rPr>
          <w:rFonts w:hint="cs"/>
          <w:lang w:bidi="fa-IR"/>
        </w:rPr>
        <w:t>می‌روند</w:t>
      </w:r>
      <w:proofErr w:type="spellEnd"/>
      <w:r>
        <w:rPr>
          <w:rFonts w:hint="cs"/>
          <w:lang w:bidi="fa-IR"/>
        </w:rPr>
        <w:t xml:space="preserve">. کاهش </w:t>
      </w:r>
      <w:proofErr w:type="spellStart"/>
      <w:r>
        <w:rPr>
          <w:rFonts w:hint="cs"/>
          <w:lang w:bidi="fa-IR"/>
        </w:rPr>
        <w:t>توانایی‌های</w:t>
      </w:r>
      <w:proofErr w:type="spellEnd"/>
      <w:r>
        <w:rPr>
          <w:rFonts w:hint="cs"/>
          <w:lang w:bidi="fa-IR"/>
        </w:rPr>
        <w:t xml:space="preserve"> جسمی، ابتلا به </w:t>
      </w:r>
      <w:proofErr w:type="spellStart"/>
      <w:r>
        <w:rPr>
          <w:rFonts w:hint="cs"/>
          <w:lang w:bidi="fa-IR"/>
        </w:rPr>
        <w:t>بیماری‌های</w:t>
      </w:r>
      <w:proofErr w:type="spellEnd"/>
      <w:r>
        <w:rPr>
          <w:rFonts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hint="cs"/>
          <w:lang w:bidi="fa-IR"/>
        </w:rPr>
        <w:t>می‌توانند</w:t>
      </w:r>
      <w:proofErr w:type="spellEnd"/>
      <w:r>
        <w:rPr>
          <w:rFonts w:hint="cs"/>
          <w:lang w:bidi="fa-IR"/>
        </w:rPr>
        <w:t xml:space="preserve"> سطح اضطراب سلامت را در سالمندان افزایش دهند. این وضعیت ممکن است با </w:t>
      </w:r>
      <w:proofErr w:type="spellStart"/>
      <w:r>
        <w:rPr>
          <w:rFonts w:hint="cs"/>
          <w:lang w:bidi="fa-IR"/>
        </w:rPr>
        <w:t>نشانه‌هایی</w:t>
      </w:r>
      <w:proofErr w:type="spellEnd"/>
      <w:r>
        <w:rPr>
          <w:rFonts w:hint="cs"/>
          <w:lang w:bidi="fa-IR"/>
        </w:rPr>
        <w:t xml:space="preserve"> مانند </w:t>
      </w:r>
      <w:proofErr w:type="spellStart"/>
      <w:r>
        <w:rPr>
          <w:rFonts w:hint="cs"/>
          <w:lang w:bidi="fa-IR"/>
        </w:rPr>
        <w:t>بی‌قراری</w:t>
      </w:r>
      <w:proofErr w:type="spellEnd"/>
      <w:r>
        <w:rPr>
          <w:rFonts w:hint="cs"/>
          <w:lang w:bidi="fa-IR"/>
        </w:rPr>
        <w:t xml:space="preserve">، نگرانی مداوم، اختلال خواب، کاهش تمرکز، خستگی، تپش قلب، افزایش فشار خون و کاهش توانایی انجام </w:t>
      </w:r>
      <w:proofErr w:type="spellStart"/>
      <w:r>
        <w:rPr>
          <w:rFonts w:hint="cs"/>
          <w:lang w:bidi="fa-IR"/>
        </w:rPr>
        <w:t>فعالیت‌های</w:t>
      </w:r>
      <w:proofErr w:type="spellEnd"/>
      <w:r>
        <w:rPr>
          <w:rFonts w:hint="cs"/>
          <w:lang w:bidi="fa-IR"/>
        </w:rPr>
        <w:t xml:space="preserve"> روزمره همراه باشد و در صورت تداوم، سلامت جسمی و روانی و کیفیت زندگی سالمندان را تحت تأثیر قرار دهد. </w:t>
      </w:r>
      <w:proofErr w:type="spellStart"/>
      <w:r>
        <w:rPr>
          <w:rFonts w:hint="cs"/>
          <w:lang w:bidi="fa-IR"/>
        </w:rPr>
        <w:t>ازاین‌رو</w:t>
      </w:r>
      <w:proofErr w:type="spellEnd"/>
      <w:r>
        <w:rPr>
          <w:rFonts w:hint="cs"/>
          <w:lang w:bidi="fa-IR"/>
        </w:rPr>
        <w:t xml:space="preserve">، </w:t>
      </w:r>
      <w:proofErr w:type="spellStart"/>
      <w:r>
        <w:rPr>
          <w:rFonts w:hint="cs"/>
          <w:lang w:bidi="fa-IR"/>
        </w:rPr>
        <w:t>مداخلاتی</w:t>
      </w:r>
      <w:proofErr w:type="spellEnd"/>
      <w:r>
        <w:rPr>
          <w:rFonts w:hint="cs"/>
          <w:lang w:bidi="fa-IR"/>
        </w:rPr>
        <w:t xml:space="preserve"> نظیر آموزش </w:t>
      </w:r>
      <w:proofErr w:type="spellStart"/>
      <w:r>
        <w:rPr>
          <w:rFonts w:hint="cs"/>
          <w:lang w:bidi="fa-IR"/>
        </w:rPr>
        <w:t>روان‌شناختی</w:t>
      </w:r>
      <w:proofErr w:type="spellEnd"/>
      <w:r>
        <w:rPr>
          <w:rFonts w:hint="cs"/>
          <w:lang w:bidi="fa-IR"/>
        </w:rPr>
        <w:t xml:space="preserve">، درمان شناختی ـ رفتاری، افزایش فعالیت بدنی متناسب با توانایی فرد، تقویت حمایت اجتماعی، آموزش </w:t>
      </w:r>
      <w:proofErr w:type="spellStart"/>
      <w:r>
        <w:rPr>
          <w:rFonts w:hint="cs"/>
          <w:lang w:bidi="fa-IR"/>
        </w:rPr>
        <w:t>مهارت‌های</w:t>
      </w:r>
      <w:proofErr w:type="spellEnd"/>
      <w:r>
        <w:rPr>
          <w:rFonts w:hint="cs"/>
          <w:lang w:bidi="fa-IR"/>
        </w:rPr>
        <w:t xml:space="preserve"> مقابله با استرس، </w:t>
      </w:r>
      <w:proofErr w:type="spellStart"/>
      <w:r>
        <w:rPr>
          <w:rFonts w:hint="cs"/>
          <w:lang w:bidi="fa-IR"/>
        </w:rPr>
        <w:t>تمرین‌های</w:t>
      </w:r>
      <w:proofErr w:type="spellEnd"/>
      <w:r>
        <w:rPr>
          <w:rFonts w:hint="cs"/>
          <w:lang w:bidi="fa-IR"/>
        </w:rPr>
        <w:t xml:space="preserve"> </w:t>
      </w:r>
      <w:proofErr w:type="spellStart"/>
      <w:r>
        <w:rPr>
          <w:rFonts w:hint="cs"/>
          <w:lang w:bidi="fa-IR"/>
        </w:rPr>
        <w:t>آرام‌سازی</w:t>
      </w:r>
      <w:proofErr w:type="spellEnd"/>
      <w:r>
        <w:rPr>
          <w:rFonts w:hint="cs"/>
          <w:lang w:bidi="fa-IR"/>
        </w:rPr>
        <w:t xml:space="preserve"> و </w:t>
      </w:r>
      <w:proofErr w:type="spellStart"/>
      <w:r>
        <w:rPr>
          <w:rFonts w:hint="cs"/>
          <w:lang w:bidi="fa-IR"/>
        </w:rPr>
        <w:t>ذهن‌آگاهی</w:t>
      </w:r>
      <w:proofErr w:type="spellEnd"/>
      <w:r>
        <w:rPr>
          <w:rFonts w:hint="cs"/>
          <w:lang w:bidi="fa-IR"/>
        </w:rPr>
        <w:t xml:space="preserve"> و ارتقای سبک زندگی سالم، از مؤثرترین راهکارهای کاهش </w:t>
      </w:r>
      <w:r>
        <w:rPr>
          <w:rFonts w:hint="cs"/>
          <w:lang w:bidi="fa-IR"/>
        </w:rPr>
        <w:lastRenderedPageBreak/>
        <w:t xml:space="preserve">اضطراب سلامت و بهبود سلامت روان سالمندان محسوب </w:t>
      </w:r>
      <w:proofErr w:type="spellStart"/>
      <w:r>
        <w:rPr>
          <w:rFonts w:hint="cs"/>
          <w:lang w:bidi="fa-IR"/>
        </w:rPr>
        <w:t>می‌شوند</w:t>
      </w:r>
      <w:proofErr w:type="spellEnd"/>
      <w:r>
        <w:rPr>
          <w:rFonts w:hint="cs"/>
          <w:lang w:bidi="fa-IR"/>
        </w:rPr>
        <w:t xml:space="preserve"> (سازمان جهانی بهداشت</w:t>
      </w:r>
      <w:r>
        <w:rPr>
          <w:rStyle w:val="FootnoteReference"/>
          <w:rFonts w:hint="cs"/>
          <w:lang w:bidi="fa-IR"/>
        </w:rPr>
        <w:footnoteReference w:id="55"/>
      </w:r>
      <w:r>
        <w:rPr>
          <w:rFonts w:hint="cs"/>
          <w:lang w:bidi="fa-IR"/>
        </w:rPr>
        <w:t xml:space="preserve">، ۲۰۲۴؛ انجمن </w:t>
      </w:r>
      <w:proofErr w:type="spellStart"/>
      <w:r>
        <w:rPr>
          <w:rFonts w:hint="cs"/>
          <w:lang w:bidi="fa-IR"/>
        </w:rPr>
        <w:t>روان‌پزشکی</w:t>
      </w:r>
      <w:proofErr w:type="spellEnd"/>
      <w:r>
        <w:rPr>
          <w:rFonts w:hint="cs"/>
          <w:lang w:bidi="fa-IR"/>
        </w:rPr>
        <w:t xml:space="preserve"> آمریکا</w:t>
      </w:r>
      <w:r>
        <w:rPr>
          <w:rStyle w:val="FootnoteReference"/>
          <w:rFonts w:hint="cs"/>
          <w:lang w:bidi="fa-IR"/>
        </w:rPr>
        <w:footnoteReference w:id="56"/>
      </w:r>
      <w:r>
        <w:rPr>
          <w:rFonts w:hint="cs"/>
          <w:lang w:bidi="fa-IR"/>
        </w:rPr>
        <w:t xml:space="preserve">، ۲۰۲۲؛ </w:t>
      </w:r>
      <w:proofErr w:type="spellStart"/>
      <w:r>
        <w:rPr>
          <w:rFonts w:hint="cs"/>
          <w:lang w:bidi="fa-IR"/>
        </w:rPr>
        <w:t>نشنال</w:t>
      </w:r>
      <w:proofErr w:type="spellEnd"/>
      <w:r>
        <w:rPr>
          <w:rFonts w:hint="cs"/>
          <w:lang w:bidi="fa-IR"/>
        </w:rPr>
        <w:t xml:space="preserve"> </w:t>
      </w:r>
      <w:proofErr w:type="spellStart"/>
      <w:r>
        <w:rPr>
          <w:rFonts w:hint="cs"/>
          <w:lang w:bidi="fa-IR"/>
        </w:rPr>
        <w:t>اینستیتوت</w:t>
      </w:r>
      <w:proofErr w:type="spellEnd"/>
      <w:r>
        <w:rPr>
          <w:rFonts w:hint="cs"/>
          <w:lang w:bidi="fa-IR"/>
        </w:rPr>
        <w:t xml:space="preserve"> آن </w:t>
      </w:r>
      <w:proofErr w:type="spellStart"/>
      <w:r>
        <w:rPr>
          <w:rFonts w:hint="cs"/>
          <w:lang w:bidi="fa-IR"/>
        </w:rPr>
        <w:t>ایجینگ</w:t>
      </w:r>
      <w:proofErr w:type="spellEnd"/>
      <w:r>
        <w:rPr>
          <w:rStyle w:val="FootnoteReference"/>
          <w:rFonts w:hint="cs"/>
          <w:lang w:bidi="fa-IR"/>
        </w:rPr>
        <w:footnoteReference w:id="57"/>
      </w:r>
      <w:r>
        <w:rPr>
          <w:rFonts w:hint="cs"/>
          <w:lang w:bidi="fa-IR"/>
        </w:rPr>
        <w:t>، ۲۰۲۳).</w:t>
      </w:r>
    </w:p>
    <w:p w14:paraId="7294F760" w14:textId="77777777" w:rsidR="00912462" w:rsidRDefault="00000000">
      <w:pPr>
        <w:ind w:firstLine="397"/>
        <w:jc w:val="both"/>
        <w:rPr>
          <w:rFonts w:cs="B Lotus"/>
          <w:color w:val="auto"/>
          <w:lang w:bidi="fa-IR"/>
        </w:rPr>
      </w:pPr>
      <w:r>
        <w:rPr>
          <w:rFonts w:hint="cs"/>
          <w:lang w:bidi="fa-IR"/>
        </w:rPr>
        <w:t xml:space="preserve"> مداخلات مبتنی بر معنویت از جمله رویکردهای مؤثر در کاهش اضطراب و ارتقای سلامت روان سالمندان به شمار </w:t>
      </w:r>
      <w:proofErr w:type="spellStart"/>
      <w:r>
        <w:rPr>
          <w:rFonts w:hint="cs"/>
          <w:lang w:bidi="fa-IR"/>
        </w:rPr>
        <w:t>می‌روند</w:t>
      </w:r>
      <w:proofErr w:type="spellEnd"/>
      <w:r>
        <w:rPr>
          <w:rFonts w:hint="cs"/>
          <w:lang w:bidi="fa-IR"/>
        </w:rPr>
        <w:t xml:space="preserve">. امروزه در ارائه </w:t>
      </w:r>
      <w:proofErr w:type="spellStart"/>
      <w:r>
        <w:rPr>
          <w:rFonts w:hint="cs"/>
          <w:lang w:bidi="fa-IR"/>
        </w:rPr>
        <w:t>مراقبت‌های</w:t>
      </w:r>
      <w:proofErr w:type="spellEnd"/>
      <w:r>
        <w:rPr>
          <w:rFonts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hint="cs"/>
          <w:lang w:bidi="fa-IR"/>
        </w:rPr>
        <w:t>می‌شود</w:t>
      </w:r>
      <w:proofErr w:type="spellEnd"/>
      <w:r>
        <w:rPr>
          <w:rFonts w:hint="cs"/>
          <w:lang w:bidi="fa-IR"/>
        </w:rPr>
        <w:t xml:space="preserve">. سلامت معنوی به فرد کمک </w:t>
      </w:r>
      <w:proofErr w:type="spellStart"/>
      <w:r>
        <w:rPr>
          <w:rFonts w:hint="cs"/>
          <w:lang w:bidi="fa-IR"/>
        </w:rPr>
        <w:t>می‌کند</w:t>
      </w:r>
      <w:proofErr w:type="spellEnd"/>
      <w:r>
        <w:rPr>
          <w:rFonts w:hint="cs"/>
          <w:lang w:bidi="fa-IR"/>
        </w:rPr>
        <w:t xml:space="preserve"> تا در زندگی احساس معنا، هدف، امید و آرامش بیشتری داشته باشد و در مواجهه با بیماری، استرس و </w:t>
      </w:r>
      <w:proofErr w:type="spellStart"/>
      <w:r>
        <w:rPr>
          <w:rFonts w:hint="cs"/>
          <w:lang w:bidi="fa-IR"/>
        </w:rPr>
        <w:t>چالش‌های</w:t>
      </w:r>
      <w:proofErr w:type="spellEnd"/>
      <w:r>
        <w:rPr>
          <w:rFonts w:hint="cs"/>
          <w:lang w:bidi="fa-IR"/>
        </w:rPr>
        <w:t xml:space="preserve"> دوران سالمندی، سازگاری </w:t>
      </w:r>
      <w:proofErr w:type="spellStart"/>
      <w:r>
        <w:rPr>
          <w:rFonts w:hint="cs"/>
          <w:lang w:bidi="fa-IR"/>
        </w:rPr>
        <w:t>مؤثرتری</w:t>
      </w:r>
      <w:proofErr w:type="spellEnd"/>
      <w:r>
        <w:rPr>
          <w:rFonts w:hint="cs"/>
          <w:lang w:bidi="fa-IR"/>
        </w:rPr>
        <w:t xml:space="preserve"> نشان دهد. این مفهوم معمولاً از دو مؤلفه اصلی تشکیل شده است: </w:t>
      </w:r>
      <w:r>
        <w:rPr>
          <w:rFonts w:hint="cs"/>
          <w:b/>
          <w:bCs/>
          <w:lang w:bidi="fa-IR"/>
        </w:rPr>
        <w:t>سلامت مذهبی</w:t>
      </w:r>
      <w:r>
        <w:rPr>
          <w:rFonts w:hint="cs"/>
          <w:lang w:bidi="fa-IR"/>
        </w:rPr>
        <w:t xml:space="preserve"> که بیانگر ارتباط فرد با خدا یا نیروی برتر است و </w:t>
      </w:r>
      <w:r>
        <w:rPr>
          <w:rFonts w:hint="cs"/>
          <w:b/>
          <w:bCs/>
          <w:lang w:bidi="fa-IR"/>
        </w:rPr>
        <w:t xml:space="preserve">سلامت </w:t>
      </w:r>
      <w:proofErr w:type="spellStart"/>
      <w:r>
        <w:rPr>
          <w:rFonts w:hint="cs"/>
          <w:b/>
          <w:bCs/>
          <w:lang w:bidi="fa-IR"/>
        </w:rPr>
        <w:t>وجودی</w:t>
      </w:r>
      <w:proofErr w:type="spellEnd"/>
      <w:r>
        <w:rPr>
          <w:rFonts w:hint="cs"/>
          <w:lang w:bidi="fa-IR"/>
        </w:rPr>
        <w:t xml:space="preserve"> که به احساس معنا، هدف، هویت و رضایت از زندگی اشاره دارد. این دو مؤلفه با یکدیگر تعامل داشته و در کنار هم </w:t>
      </w:r>
      <w:proofErr w:type="spellStart"/>
      <w:r>
        <w:rPr>
          <w:rFonts w:hint="cs"/>
          <w:lang w:bidi="fa-IR"/>
        </w:rPr>
        <w:t>می‌توانند</w:t>
      </w:r>
      <w:proofErr w:type="spellEnd"/>
      <w:r>
        <w:rPr>
          <w:rFonts w:hint="cs"/>
          <w:lang w:bidi="fa-IR"/>
        </w:rPr>
        <w:t xml:space="preserve"> به بهبود سلامت روان، کاهش اضطراب و افزایش کیفیت زندگی سالمندان کمک کنند (</w:t>
      </w:r>
      <w:proofErr w:type="spellStart"/>
      <w:r>
        <w:rPr>
          <w:rFonts w:hint="cs"/>
          <w:lang w:bidi="fa-IR"/>
        </w:rPr>
        <w:t>کونیگ</w:t>
      </w:r>
      <w:proofErr w:type="spellEnd"/>
      <w:r>
        <w:rPr>
          <w:rStyle w:val="FootnoteReference"/>
          <w:rFonts w:hint="cs"/>
          <w:lang w:bidi="fa-IR"/>
        </w:rPr>
        <w:footnoteReference w:id="58"/>
      </w:r>
      <w:r>
        <w:rPr>
          <w:rFonts w:hint="cs"/>
          <w:lang w:bidi="fa-IR"/>
        </w:rPr>
        <w:t>، ۲۰۲۳؛ سازمان جهانی بهداشت، ۲۰۲۴).</w:t>
      </w:r>
    </w:p>
    <w:p w14:paraId="57E2FFF4" w14:textId="77777777" w:rsidR="00912462" w:rsidRDefault="00000000">
      <w:pPr>
        <w:ind w:firstLine="397"/>
        <w:jc w:val="both"/>
        <w:rPr>
          <w:rFonts w:cs="B Lotus"/>
          <w:color w:val="auto"/>
          <w:lang w:bidi="fa-IR"/>
        </w:rPr>
      </w:pP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مداخلات مبتنی بر </w:t>
      </w:r>
      <w:proofErr w:type="spellStart"/>
      <w:r>
        <w:rPr>
          <w:rFonts w:hint="cs"/>
          <w:lang w:bidi="fa-IR"/>
        </w:rPr>
        <w:t>معنادرمانی</w:t>
      </w:r>
      <w:proofErr w:type="spellEnd"/>
      <w:r>
        <w:rPr>
          <w:rFonts w:hint="cs"/>
          <w:lang w:bidi="fa-IR"/>
        </w:rPr>
        <w:t xml:space="preserve"> </w:t>
      </w:r>
      <w:proofErr w:type="spellStart"/>
      <w:r>
        <w:rPr>
          <w:rFonts w:hint="cs"/>
          <w:lang w:bidi="fa-IR"/>
        </w:rPr>
        <w:t>می‌توانند</w:t>
      </w:r>
      <w:proofErr w:type="spellEnd"/>
      <w:r>
        <w:rPr>
          <w:rFonts w:hint="cs"/>
          <w:lang w:bidi="fa-IR"/>
        </w:rPr>
        <w:t xml:space="preserve"> در ارتقای سلامت روان سالمندان نقش مؤثری داشته باشند. </w:t>
      </w:r>
      <w:proofErr w:type="spellStart"/>
      <w:r>
        <w:rPr>
          <w:rFonts w:hint="cs"/>
          <w:lang w:bidi="fa-IR"/>
        </w:rPr>
        <w:t>معنادرمانی</w:t>
      </w:r>
      <w:proofErr w:type="spellEnd"/>
      <w:r>
        <w:rPr>
          <w:rFonts w:hint="cs"/>
          <w:lang w:bidi="fa-IR"/>
        </w:rPr>
        <w:t xml:space="preserve"> با تأکید بر یافتن معنا و هدف در زندگی، به افراد کمک </w:t>
      </w:r>
      <w:proofErr w:type="spellStart"/>
      <w:r>
        <w:rPr>
          <w:rFonts w:hint="cs"/>
          <w:lang w:bidi="fa-IR"/>
        </w:rPr>
        <w:t>می‌کند</w:t>
      </w:r>
      <w:proofErr w:type="spellEnd"/>
      <w:r>
        <w:rPr>
          <w:rFonts w:hint="cs"/>
          <w:lang w:bidi="fa-IR"/>
        </w:rPr>
        <w:t xml:space="preserve"> تا در مواجهه با </w:t>
      </w:r>
      <w:proofErr w:type="spellStart"/>
      <w:r>
        <w:rPr>
          <w:rFonts w:hint="cs"/>
          <w:lang w:bidi="fa-IR"/>
        </w:rPr>
        <w:t>چالش‌های</w:t>
      </w:r>
      <w:proofErr w:type="spellEnd"/>
      <w:r>
        <w:rPr>
          <w:rFonts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hint="cs"/>
          <w:lang w:bidi="fa-IR"/>
        </w:rPr>
        <w:t>مسئولیت‌پذیری</w:t>
      </w:r>
      <w:proofErr w:type="spellEnd"/>
      <w:r>
        <w:rPr>
          <w:rFonts w:hint="cs"/>
          <w:lang w:bidi="fa-IR"/>
        </w:rPr>
        <w:t xml:space="preserve"> و پذیرش شرایط زندگی، موجب کاهش اضطراب مرگ، اضطراب سلامت و </w:t>
      </w:r>
      <w:proofErr w:type="spellStart"/>
      <w:r>
        <w:rPr>
          <w:rFonts w:hint="cs"/>
          <w:lang w:bidi="fa-IR"/>
        </w:rPr>
        <w:t>نشانه‌های</w:t>
      </w:r>
      <w:proofErr w:type="spellEnd"/>
      <w:r>
        <w:rPr>
          <w:rFonts w:hint="cs"/>
          <w:lang w:bidi="fa-IR"/>
        </w:rPr>
        <w:t xml:space="preserve"> افسردگی شده و در نهایت کیفیت زندگی و بهزیستی </w:t>
      </w:r>
      <w:proofErr w:type="spellStart"/>
      <w:r>
        <w:rPr>
          <w:rFonts w:hint="cs"/>
          <w:lang w:bidi="fa-IR"/>
        </w:rPr>
        <w:t>روان‌شناختی</w:t>
      </w:r>
      <w:proofErr w:type="spellEnd"/>
      <w:r>
        <w:rPr>
          <w:rFonts w:hint="cs"/>
          <w:lang w:bidi="fa-IR"/>
        </w:rPr>
        <w:t xml:space="preserve"> سالمندان را بهبود </w:t>
      </w:r>
      <w:proofErr w:type="spellStart"/>
      <w:r>
        <w:rPr>
          <w:rFonts w:hint="cs"/>
          <w:lang w:bidi="fa-IR"/>
        </w:rPr>
        <w:t>می‌بخشد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معنا در زندگی </w:t>
      </w:r>
      <w:proofErr w:type="spellStart"/>
      <w:r>
        <w:rPr>
          <w:rFonts w:hint="cs"/>
          <w:lang w:bidi="fa-IR"/>
        </w:rPr>
        <w:t>به‌عنوان</w:t>
      </w:r>
      <w:proofErr w:type="spellEnd"/>
      <w:r>
        <w:rPr>
          <w:rFonts w:hint="cs"/>
          <w:lang w:bidi="fa-IR"/>
        </w:rPr>
        <w:t xml:space="preserve"> یکی از عوامل </w:t>
      </w:r>
      <w:proofErr w:type="spellStart"/>
      <w:r>
        <w:rPr>
          <w:rFonts w:hint="cs"/>
          <w:lang w:bidi="fa-IR"/>
        </w:rPr>
        <w:t>محافظت‌کننده</w:t>
      </w:r>
      <w:proofErr w:type="spellEnd"/>
      <w:r>
        <w:rPr>
          <w:rFonts w:hint="cs"/>
          <w:lang w:bidi="fa-IR"/>
        </w:rPr>
        <w:t xml:space="preserve"> سلامت روان </w:t>
      </w:r>
      <w:r>
        <w:rPr>
          <w:rFonts w:hint="cs"/>
          <w:lang w:bidi="fa-IR"/>
        </w:rPr>
        <w:lastRenderedPageBreak/>
        <w:t xml:space="preserve">شناخته </w:t>
      </w:r>
      <w:proofErr w:type="spellStart"/>
      <w:r>
        <w:rPr>
          <w:rFonts w:hint="cs"/>
          <w:lang w:bidi="fa-IR"/>
        </w:rPr>
        <w:t>می‌شود</w:t>
      </w:r>
      <w:proofErr w:type="spellEnd"/>
      <w:r>
        <w:rPr>
          <w:rFonts w:hint="cs"/>
          <w:lang w:bidi="fa-IR"/>
        </w:rPr>
        <w:t xml:space="preserve"> و با متغیرهایی مانند امید، </w:t>
      </w:r>
      <w:proofErr w:type="spellStart"/>
      <w:r>
        <w:rPr>
          <w:rFonts w:hint="cs"/>
          <w:lang w:bidi="fa-IR"/>
        </w:rPr>
        <w:t>تاب‌آوری</w:t>
      </w:r>
      <w:proofErr w:type="spellEnd"/>
      <w:r>
        <w:rPr>
          <w:rFonts w:hint="cs"/>
          <w:lang w:bidi="fa-IR"/>
        </w:rPr>
        <w:t>، رضایت از زندگی و سلامت روان رابطه مثبت دارد (وانگ</w:t>
      </w:r>
      <w:r>
        <w:rPr>
          <w:rStyle w:val="FootnoteReference"/>
          <w:rFonts w:hint="cs"/>
          <w:lang w:bidi="fa-IR"/>
        </w:rPr>
        <w:footnoteReference w:id="59"/>
      </w:r>
      <w:r>
        <w:rPr>
          <w:rFonts w:hint="cs"/>
          <w:lang w:bidi="fa-IR"/>
        </w:rPr>
        <w:t xml:space="preserve"> و همکاران، ۲۰۲۳؛ </w:t>
      </w:r>
      <w:proofErr w:type="spellStart"/>
      <w:r>
        <w:rPr>
          <w:rFonts w:hint="cs"/>
          <w:lang w:bidi="fa-IR"/>
        </w:rPr>
        <w:t>سوتو</w:t>
      </w:r>
      <w:proofErr w:type="spellEnd"/>
      <w:r>
        <w:rPr>
          <w:rStyle w:val="FootnoteReference"/>
          <w:rFonts w:hint="cs"/>
          <w:lang w:bidi="fa-IR"/>
        </w:rPr>
        <w:footnoteReference w:id="60"/>
      </w:r>
      <w:r>
        <w:rPr>
          <w:rFonts w:hint="cs"/>
          <w:lang w:bidi="fa-IR"/>
        </w:rPr>
        <w:t xml:space="preserve"> و همکاران، ۲۰۲۴).</w:t>
      </w:r>
    </w:p>
    <w:p w14:paraId="3A822B01" w14:textId="77777777" w:rsidR="00912462" w:rsidRDefault="00000000">
      <w:pPr>
        <w:ind w:firstLine="397"/>
        <w:jc w:val="both"/>
        <w:rPr>
          <w:rFonts w:cs="B Lotus"/>
          <w:color w:val="auto"/>
          <w:lang w:bidi="fa-IR"/>
        </w:rPr>
      </w:pPr>
      <w:r>
        <w:rPr>
          <w:rFonts w:hint="cs"/>
          <w:lang w:bidi="fa-IR"/>
        </w:rPr>
        <w:t xml:space="preserve">یکی از مداخلات </w:t>
      </w:r>
      <w:proofErr w:type="spellStart"/>
      <w:r>
        <w:rPr>
          <w:rFonts w:hint="cs"/>
          <w:lang w:bidi="fa-IR"/>
        </w:rPr>
        <w:t>غیردارویی</w:t>
      </w:r>
      <w:proofErr w:type="spellEnd"/>
      <w:r>
        <w:rPr>
          <w:rFonts w:hint="cs"/>
          <w:lang w:bidi="fa-IR"/>
        </w:rPr>
        <w:t xml:space="preserve"> مؤثر در کاهش استرس و اضطراب سالمندان، </w:t>
      </w:r>
      <w:r>
        <w:rPr>
          <w:rFonts w:hint="cs"/>
          <w:b/>
          <w:bCs/>
          <w:lang w:bidi="fa-IR"/>
        </w:rPr>
        <w:t xml:space="preserve">تکنیک </w:t>
      </w:r>
      <w:proofErr w:type="spellStart"/>
      <w:r>
        <w:rPr>
          <w:rFonts w:hint="cs"/>
          <w:b/>
          <w:bCs/>
          <w:lang w:bidi="fa-IR"/>
        </w:rPr>
        <w:t>آرام‌سازی</w:t>
      </w:r>
      <w:proofErr w:type="spellEnd"/>
      <w:r>
        <w:rPr>
          <w:rFonts w:hint="cs"/>
          <w:b/>
          <w:bCs/>
          <w:lang w:bidi="fa-IR"/>
        </w:rPr>
        <w:t xml:space="preserve"> پیشرونده عضلانی</w:t>
      </w:r>
      <w:r>
        <w:rPr>
          <w:rFonts w:hint="cs"/>
          <w:lang w:bidi="fa-IR"/>
        </w:rPr>
        <w:t xml:space="preserve"> است. در این روش، فرد </w:t>
      </w:r>
      <w:proofErr w:type="spellStart"/>
      <w:r>
        <w:rPr>
          <w:rFonts w:hint="cs"/>
          <w:lang w:bidi="fa-IR"/>
        </w:rPr>
        <w:t>به‌صورت</w:t>
      </w:r>
      <w:proofErr w:type="spellEnd"/>
      <w:r>
        <w:rPr>
          <w:rFonts w:hint="cs"/>
          <w:lang w:bidi="fa-IR"/>
        </w:rPr>
        <w:t xml:space="preserve"> هدفمند </w:t>
      </w:r>
      <w:proofErr w:type="spellStart"/>
      <w:r>
        <w:rPr>
          <w:rFonts w:hint="cs"/>
          <w:lang w:bidi="fa-IR"/>
        </w:rPr>
        <w:t>گروه‌های</w:t>
      </w:r>
      <w:proofErr w:type="spellEnd"/>
      <w:r>
        <w:rPr>
          <w:rFonts w:hint="cs"/>
          <w:lang w:bidi="fa-IR"/>
        </w:rPr>
        <w:t xml:space="preserve"> مختلف عضلانی را به ترتیب منقبض و سپس شل </w:t>
      </w:r>
      <w:proofErr w:type="spellStart"/>
      <w:r>
        <w:rPr>
          <w:rFonts w:hint="cs"/>
          <w:lang w:bidi="fa-IR"/>
        </w:rPr>
        <w:t>می‌کند</w:t>
      </w:r>
      <w:proofErr w:type="spellEnd"/>
      <w:r>
        <w:rPr>
          <w:rFonts w:hint="cs"/>
          <w:lang w:bidi="fa-IR"/>
        </w:rPr>
        <w:t xml:space="preserve"> تا تنش جسمانی و برانگیختگی فیزیولوژیک کاهش یابد.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این تکنیک با کاهش فعالیت دستگاه عصبی </w:t>
      </w:r>
      <w:proofErr w:type="spellStart"/>
      <w:r>
        <w:rPr>
          <w:rFonts w:hint="cs"/>
          <w:lang w:bidi="fa-IR"/>
        </w:rPr>
        <w:t>سمپاتیک</w:t>
      </w:r>
      <w:proofErr w:type="spellEnd"/>
      <w:r>
        <w:rPr>
          <w:rFonts w:hint="cs"/>
          <w:lang w:bidi="fa-IR"/>
        </w:rPr>
        <w:t xml:space="preserve">، بهبود تعادل دستگاه عصبی </w:t>
      </w:r>
      <w:proofErr w:type="spellStart"/>
      <w:r>
        <w:rPr>
          <w:rFonts w:hint="cs"/>
          <w:lang w:bidi="fa-IR"/>
        </w:rPr>
        <w:t>خودمختار</w:t>
      </w:r>
      <w:proofErr w:type="spellEnd"/>
      <w:r>
        <w:rPr>
          <w:rFonts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lang w:bidi="fa-IR"/>
        </w:rPr>
        <w:t>آرام‌سازی</w:t>
      </w:r>
      <w:proofErr w:type="spellEnd"/>
      <w:r>
        <w:rPr>
          <w:rFonts w:hint="cs"/>
          <w:lang w:bidi="fa-IR"/>
        </w:rPr>
        <w:t xml:space="preserve"> پیشرونده عضلانی به دلیل سادگی، ایمنی، هزینه پایین و امکان آموزش در </w:t>
      </w:r>
      <w:proofErr w:type="spellStart"/>
      <w:r>
        <w:rPr>
          <w:rFonts w:hint="cs"/>
          <w:lang w:bidi="fa-IR"/>
        </w:rPr>
        <w:t>مدت‌زمان</w:t>
      </w:r>
      <w:proofErr w:type="spellEnd"/>
      <w:r>
        <w:rPr>
          <w:rFonts w:hint="cs"/>
          <w:lang w:bidi="fa-IR"/>
        </w:rPr>
        <w:t xml:space="preserve"> کوتاه، یکی از </w:t>
      </w:r>
      <w:proofErr w:type="spellStart"/>
      <w:r>
        <w:rPr>
          <w:rFonts w:hint="cs"/>
          <w:lang w:bidi="fa-IR"/>
        </w:rPr>
        <w:t>پرکاربردترین</w:t>
      </w:r>
      <w:proofErr w:type="spellEnd"/>
      <w:r>
        <w:rPr>
          <w:rFonts w:hint="cs"/>
          <w:lang w:bidi="fa-IR"/>
        </w:rPr>
        <w:t xml:space="preserve"> مداخلات مکمل در مراقبت از سالمندان محسوب </w:t>
      </w:r>
      <w:proofErr w:type="spellStart"/>
      <w:r>
        <w:rPr>
          <w:rFonts w:hint="cs"/>
          <w:lang w:bidi="fa-IR"/>
        </w:rPr>
        <w:t>می‌شود</w:t>
      </w:r>
      <w:proofErr w:type="spellEnd"/>
      <w:r>
        <w:rPr>
          <w:rFonts w:hint="cs"/>
          <w:lang w:bidi="fa-IR"/>
        </w:rPr>
        <w:t xml:space="preserve"> و </w:t>
      </w:r>
      <w:proofErr w:type="spellStart"/>
      <w:r>
        <w:rPr>
          <w:rFonts w:hint="cs"/>
          <w:lang w:bidi="fa-IR"/>
        </w:rPr>
        <w:t>به‌راحتی</w:t>
      </w:r>
      <w:proofErr w:type="spellEnd"/>
      <w:r>
        <w:rPr>
          <w:rFonts w:hint="cs"/>
          <w:lang w:bidi="fa-IR"/>
        </w:rPr>
        <w:t xml:space="preserve"> در منزل یا مراکز مراقبتی قابل اجرا است (چن</w:t>
      </w:r>
      <w:r>
        <w:rPr>
          <w:rStyle w:val="FootnoteReference"/>
          <w:rFonts w:hint="cs"/>
          <w:lang w:bidi="fa-IR"/>
        </w:rPr>
        <w:footnoteReference w:id="61"/>
      </w:r>
      <w:r>
        <w:rPr>
          <w:rFonts w:hint="cs"/>
          <w:lang w:bidi="fa-IR"/>
        </w:rPr>
        <w:t xml:space="preserve"> و همکاران، ۲۰۲۳؛ </w:t>
      </w:r>
      <w:proofErr w:type="spellStart"/>
      <w:r>
        <w:rPr>
          <w:rFonts w:hint="cs"/>
          <w:lang w:bidi="fa-IR"/>
        </w:rPr>
        <w:t>کاپلان</w:t>
      </w:r>
      <w:proofErr w:type="spellEnd"/>
      <w:r>
        <w:rPr>
          <w:rStyle w:val="FootnoteReference"/>
          <w:rFonts w:hint="cs"/>
          <w:lang w:bidi="fa-IR"/>
        </w:rPr>
        <w:footnoteReference w:id="62"/>
      </w:r>
      <w:r>
        <w:rPr>
          <w:rFonts w:hint="cs"/>
          <w:lang w:bidi="fa-IR"/>
        </w:rPr>
        <w:t xml:space="preserve"> و همکاران، ۲۰۲۴).</w:t>
      </w:r>
    </w:p>
    <w:p w14:paraId="2EB88667" w14:textId="77777777" w:rsidR="00912462" w:rsidRDefault="00000000">
      <w:pPr>
        <w:ind w:firstLine="397"/>
        <w:jc w:val="both"/>
        <w:rPr>
          <w:rFonts w:cs="B Lotus"/>
          <w:color w:val="auto"/>
          <w:lang w:bidi="fa-IR"/>
        </w:rPr>
      </w:pPr>
      <w:r>
        <w:rPr>
          <w:rFonts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hint="cs"/>
          <w:lang w:bidi="fa-IR"/>
        </w:rPr>
        <w:t>روان‌شناختی</w:t>
      </w:r>
      <w:proofErr w:type="spellEnd"/>
      <w:r>
        <w:rPr>
          <w:rFonts w:hint="cs"/>
          <w:lang w:bidi="fa-IR"/>
        </w:rPr>
        <w:t xml:space="preserve"> است. سالمندان به دلیل تغییرات جسمانی، روانی و اجتماعی، نسبت به نحوه برخورد اطرافیان </w:t>
      </w:r>
      <w:proofErr w:type="spellStart"/>
      <w:r>
        <w:rPr>
          <w:rFonts w:hint="cs"/>
          <w:lang w:bidi="fa-IR"/>
        </w:rPr>
        <w:t>حساس‌تر</w:t>
      </w:r>
      <w:proofErr w:type="spellEnd"/>
      <w:r>
        <w:rPr>
          <w:rFonts w:hint="cs"/>
          <w:lang w:bidi="fa-IR"/>
        </w:rPr>
        <w:t xml:space="preserve"> هستند و رفتارهای همراه با احترام، همدلی و حمایت عاطفی </w:t>
      </w:r>
      <w:proofErr w:type="spellStart"/>
      <w:r>
        <w:rPr>
          <w:rFonts w:hint="cs"/>
          <w:lang w:bidi="fa-IR"/>
        </w:rPr>
        <w:t>می‌تواند</w:t>
      </w:r>
      <w:proofErr w:type="spellEnd"/>
      <w:r>
        <w:rPr>
          <w:rFonts w:hint="cs"/>
          <w:lang w:bidi="fa-IR"/>
        </w:rPr>
        <w:t xml:space="preserve"> احساس امنیت، ارزشمندی و آرامش را در آنان تقویت کند. همچنین، فراهم کردن فرصت برای بیان احساسات و </w:t>
      </w:r>
      <w:proofErr w:type="spellStart"/>
      <w:r>
        <w:rPr>
          <w:rFonts w:hint="cs"/>
          <w:lang w:bidi="fa-IR"/>
        </w:rPr>
        <w:t>نگرانی‌ها</w:t>
      </w:r>
      <w:proofErr w:type="spellEnd"/>
      <w:r>
        <w:rPr>
          <w:rFonts w:hint="cs"/>
          <w:lang w:bidi="fa-IR"/>
        </w:rPr>
        <w:t xml:space="preserve">، تشویق سالمندان به استفاده از وسایل </w:t>
      </w:r>
      <w:proofErr w:type="spellStart"/>
      <w:r>
        <w:rPr>
          <w:rFonts w:hint="cs"/>
          <w:lang w:bidi="fa-IR"/>
        </w:rPr>
        <w:t>کمک‌کننده</w:t>
      </w:r>
      <w:proofErr w:type="spellEnd"/>
      <w:r>
        <w:rPr>
          <w:rFonts w:hint="cs"/>
          <w:lang w:bidi="fa-IR"/>
        </w:rPr>
        <w:t xml:space="preserve"> در صورت نیاز، حفظ ارتباط مستمر با خانواده و دوستان، مشارکت در </w:t>
      </w:r>
      <w:proofErr w:type="spellStart"/>
      <w:r>
        <w:rPr>
          <w:rFonts w:hint="cs"/>
          <w:lang w:bidi="fa-IR"/>
        </w:rPr>
        <w:t>فعالیت‌های</w:t>
      </w:r>
      <w:proofErr w:type="spellEnd"/>
      <w:r>
        <w:rPr>
          <w:rFonts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lang w:bidi="fa-IR"/>
        </w:rPr>
        <w:t>می‌شوند</w:t>
      </w:r>
      <w:proofErr w:type="spellEnd"/>
      <w:r>
        <w:rPr>
          <w:rFonts w:hint="cs"/>
          <w:lang w:bidi="fa-IR"/>
        </w:rPr>
        <w:t xml:space="preserve">. علاوه بر این، شواهد پژوهشی نشان </w:t>
      </w:r>
      <w:proofErr w:type="spellStart"/>
      <w:r>
        <w:rPr>
          <w:rFonts w:hint="cs"/>
          <w:lang w:bidi="fa-IR"/>
        </w:rPr>
        <w:t>می‌دهد</w:t>
      </w:r>
      <w:proofErr w:type="spellEnd"/>
      <w:r>
        <w:rPr>
          <w:rFonts w:hint="cs"/>
          <w:lang w:bidi="fa-IR"/>
        </w:rPr>
        <w:t xml:space="preserve"> که مداخلات شناختی ـ رفتاری </w:t>
      </w:r>
      <w:r>
        <w:rPr>
          <w:rFonts w:hint="cs"/>
          <w:lang w:bidi="fa-IR"/>
        </w:rPr>
        <w:lastRenderedPageBreak/>
        <w:t xml:space="preserve">با اصلاح افکار ناکارآمد، آموزش </w:t>
      </w:r>
      <w:proofErr w:type="spellStart"/>
      <w:r>
        <w:rPr>
          <w:rFonts w:hint="cs"/>
          <w:lang w:bidi="fa-IR"/>
        </w:rPr>
        <w:t>مهارت‌های</w:t>
      </w:r>
      <w:proofErr w:type="spellEnd"/>
      <w:r>
        <w:rPr>
          <w:rFonts w:hint="cs"/>
          <w:lang w:bidi="fa-IR"/>
        </w:rPr>
        <w:t xml:space="preserve"> مقابله با استرس و افزایش </w:t>
      </w:r>
      <w:proofErr w:type="spellStart"/>
      <w:r>
        <w:rPr>
          <w:rFonts w:hint="cs"/>
          <w:lang w:bidi="fa-IR"/>
        </w:rPr>
        <w:t>فعالیت‌های</w:t>
      </w:r>
      <w:proofErr w:type="spellEnd"/>
      <w:r>
        <w:rPr>
          <w:rFonts w:hint="cs"/>
          <w:lang w:bidi="fa-IR"/>
        </w:rPr>
        <w:t xml:space="preserve"> </w:t>
      </w:r>
      <w:proofErr w:type="spellStart"/>
      <w:r>
        <w:rPr>
          <w:rFonts w:hint="cs"/>
          <w:lang w:bidi="fa-IR"/>
        </w:rPr>
        <w:t>لذت‌بخش</w:t>
      </w:r>
      <w:proofErr w:type="spellEnd"/>
      <w:r>
        <w:rPr>
          <w:rFonts w:hint="cs"/>
          <w:lang w:bidi="fa-IR"/>
        </w:rPr>
        <w:t xml:space="preserve">، </w:t>
      </w:r>
      <w:proofErr w:type="spellStart"/>
      <w:r>
        <w:rPr>
          <w:rFonts w:hint="cs"/>
          <w:lang w:bidi="fa-IR"/>
        </w:rPr>
        <w:t>می‌توانند</w:t>
      </w:r>
      <w:proofErr w:type="spellEnd"/>
      <w:r>
        <w:rPr>
          <w:rFonts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hint="cs"/>
          <w:lang w:bidi="fa-IR"/>
        </w:rPr>
        <w:t>روان‌شناسی</w:t>
      </w:r>
      <w:proofErr w:type="spellEnd"/>
      <w:r>
        <w:rPr>
          <w:rFonts w:hint="cs"/>
          <w:lang w:bidi="fa-IR"/>
        </w:rPr>
        <w:t xml:space="preserve"> آمریکا، ۲۰۲۳؛ </w:t>
      </w:r>
      <w:proofErr w:type="spellStart"/>
      <w:r>
        <w:rPr>
          <w:rFonts w:hint="cs"/>
          <w:lang w:bidi="fa-IR"/>
        </w:rPr>
        <w:t>گولدبرگ</w:t>
      </w:r>
      <w:proofErr w:type="spellEnd"/>
      <w:r>
        <w:rPr>
          <w:rFonts w:hint="cs"/>
          <w:lang w:bidi="fa-IR"/>
        </w:rPr>
        <w:t xml:space="preserve"> و همکاران، ۲۰۲۲).</w:t>
      </w:r>
    </w:p>
    <w:p w14:paraId="7808EA5E" w14:textId="77777777" w:rsidR="00912462" w:rsidRDefault="00000000">
      <w:pPr>
        <w:ind w:firstLine="397"/>
        <w:jc w:val="both"/>
        <w:rPr>
          <w:rFonts w:cs="B Lotus"/>
          <w:color w:val="auto"/>
          <w:lang w:bidi="fa-IR"/>
        </w:rPr>
      </w:pPr>
      <w:r>
        <w:rPr>
          <w:rFonts w:hint="cs"/>
          <w:lang w:bidi="fa-IR"/>
        </w:rPr>
        <w:t xml:space="preserve">مداخلات شناختی از مؤثرترین رویکردهای </w:t>
      </w:r>
      <w:proofErr w:type="spellStart"/>
      <w:r>
        <w:rPr>
          <w:rFonts w:hint="cs"/>
          <w:lang w:bidi="fa-IR"/>
        </w:rPr>
        <w:t>روان‌شناختی</w:t>
      </w:r>
      <w:proofErr w:type="spellEnd"/>
      <w:r>
        <w:rPr>
          <w:rFonts w:hint="cs"/>
          <w:lang w:bidi="fa-IR"/>
        </w:rPr>
        <w:t xml:space="preserve"> در کاهش اضطراب و افسردگی سالمندان به شمار </w:t>
      </w:r>
      <w:proofErr w:type="spellStart"/>
      <w:r>
        <w:rPr>
          <w:rFonts w:hint="cs"/>
          <w:lang w:bidi="fa-IR"/>
        </w:rPr>
        <w:t>می‌روند</w:t>
      </w:r>
      <w:proofErr w:type="spellEnd"/>
      <w:r>
        <w:rPr>
          <w:rFonts w:hint="cs"/>
          <w:lang w:bidi="fa-IR"/>
        </w:rPr>
        <w:t xml:space="preserve">. در این رویکرد، بر شناسایی و اصلاح افکار ناکارآمد، باورهای غیرمنطقی و خطاهای شناختی تأکید </w:t>
      </w:r>
      <w:proofErr w:type="spellStart"/>
      <w:r>
        <w:rPr>
          <w:rFonts w:hint="cs"/>
          <w:lang w:bidi="fa-IR"/>
        </w:rPr>
        <w:t>می‌شود</w:t>
      </w:r>
      <w:proofErr w:type="spellEnd"/>
      <w:r>
        <w:rPr>
          <w:rFonts w:hint="cs"/>
          <w:lang w:bidi="fa-IR"/>
        </w:rPr>
        <w:t xml:space="preserve">؛ زیرا این الگوهای فکری </w:t>
      </w:r>
      <w:proofErr w:type="spellStart"/>
      <w:r>
        <w:rPr>
          <w:rFonts w:hint="cs"/>
          <w:lang w:bidi="fa-IR"/>
        </w:rPr>
        <w:t>می‌توانند</w:t>
      </w:r>
      <w:proofErr w:type="spellEnd"/>
      <w:r>
        <w:rPr>
          <w:rFonts w:hint="cs"/>
          <w:lang w:bidi="fa-IR"/>
        </w:rPr>
        <w:t xml:space="preserve"> موجب تداوم یا تشدید </w:t>
      </w:r>
      <w:proofErr w:type="spellStart"/>
      <w:r>
        <w:rPr>
          <w:rFonts w:hint="cs"/>
          <w:lang w:bidi="fa-IR"/>
        </w:rPr>
        <w:t>هیجان‌های</w:t>
      </w:r>
      <w:proofErr w:type="spellEnd"/>
      <w:r>
        <w:rPr>
          <w:rFonts w:hint="cs"/>
          <w:lang w:bidi="fa-IR"/>
        </w:rPr>
        <w:t xml:space="preserve"> منفی مانند اضطراب و افسردگی شوند. درمان شناختی ـ رفتاری به افراد کمک </w:t>
      </w:r>
      <w:proofErr w:type="spellStart"/>
      <w:r>
        <w:rPr>
          <w:rFonts w:hint="cs"/>
          <w:lang w:bidi="fa-IR"/>
        </w:rPr>
        <w:t>می‌کند</w:t>
      </w:r>
      <w:proofErr w:type="spellEnd"/>
      <w:r>
        <w:rPr>
          <w:rFonts w:hint="cs"/>
          <w:lang w:bidi="fa-IR"/>
        </w:rPr>
        <w:t xml:space="preserve"> تا تفسیرهای </w:t>
      </w:r>
      <w:proofErr w:type="spellStart"/>
      <w:r>
        <w:rPr>
          <w:rFonts w:hint="cs"/>
          <w:lang w:bidi="fa-IR"/>
        </w:rPr>
        <w:t>واقع‌بینانه‌تری</w:t>
      </w:r>
      <w:proofErr w:type="spellEnd"/>
      <w:r>
        <w:rPr>
          <w:rFonts w:hint="cs"/>
          <w:lang w:bidi="fa-IR"/>
        </w:rPr>
        <w:t xml:space="preserve"> از رویدادهای زندگی داشته باشند، راهبردهای </w:t>
      </w:r>
      <w:proofErr w:type="spellStart"/>
      <w:r>
        <w:rPr>
          <w:rFonts w:hint="cs"/>
          <w:lang w:bidi="fa-IR"/>
        </w:rPr>
        <w:t>مقابله‌ای</w:t>
      </w:r>
      <w:proofErr w:type="spellEnd"/>
      <w:r>
        <w:rPr>
          <w:rFonts w:hint="cs"/>
          <w:lang w:bidi="fa-IR"/>
        </w:rPr>
        <w:t xml:space="preserve"> </w:t>
      </w:r>
      <w:proofErr w:type="spellStart"/>
      <w:r>
        <w:rPr>
          <w:rFonts w:hint="cs"/>
          <w:lang w:bidi="fa-IR"/>
        </w:rPr>
        <w:t>مؤثرتری</w:t>
      </w:r>
      <w:proofErr w:type="spellEnd"/>
      <w:r>
        <w:rPr>
          <w:rFonts w:hint="cs"/>
          <w:lang w:bidi="fa-IR"/>
        </w:rPr>
        <w:t xml:space="preserve"> را به کار گیرند و با جایگزین کردن افکار </w:t>
      </w:r>
      <w:proofErr w:type="spellStart"/>
      <w:r>
        <w:rPr>
          <w:rFonts w:hint="cs"/>
          <w:lang w:bidi="fa-IR"/>
        </w:rPr>
        <w:t>سازگارانه</w:t>
      </w:r>
      <w:proofErr w:type="spellEnd"/>
      <w:r>
        <w:rPr>
          <w:rFonts w:hint="cs"/>
          <w:lang w:bidi="fa-IR"/>
        </w:rPr>
        <w:t xml:space="preserve"> به جای افکار منفی و خودکار، سلامت روان و کیفیت زندگی خود را بهبود بخشند. شواهد پژوهشی نشان </w:t>
      </w:r>
      <w:proofErr w:type="spellStart"/>
      <w:r>
        <w:rPr>
          <w:rFonts w:hint="cs"/>
          <w:lang w:bidi="fa-IR"/>
        </w:rPr>
        <w:t>می‌دهد</w:t>
      </w:r>
      <w:proofErr w:type="spellEnd"/>
      <w:r>
        <w:rPr>
          <w:rFonts w:hint="cs"/>
          <w:lang w:bidi="fa-IR"/>
        </w:rPr>
        <w:t xml:space="preserve"> که این رویکرد در کاهش اضطراب، افسردگی و </w:t>
      </w:r>
      <w:proofErr w:type="spellStart"/>
      <w:r>
        <w:rPr>
          <w:rFonts w:hint="cs"/>
          <w:lang w:bidi="fa-IR"/>
        </w:rPr>
        <w:t>نگرانی‌های</w:t>
      </w:r>
      <w:proofErr w:type="spellEnd"/>
      <w:r>
        <w:rPr>
          <w:rFonts w:hint="cs"/>
          <w:lang w:bidi="fa-IR"/>
        </w:rPr>
        <w:t xml:space="preserve"> مرتبط با سلامت در سالمندان اثربخشی </w:t>
      </w:r>
      <w:proofErr w:type="spellStart"/>
      <w:r>
        <w:rPr>
          <w:rFonts w:hint="cs"/>
          <w:lang w:bidi="fa-IR"/>
        </w:rPr>
        <w:t>قابل‌توجهی</w:t>
      </w:r>
      <w:proofErr w:type="spellEnd"/>
      <w:r>
        <w:rPr>
          <w:rFonts w:hint="cs"/>
          <w:lang w:bidi="fa-IR"/>
        </w:rPr>
        <w:t xml:space="preserve"> دارد (</w:t>
      </w:r>
      <w:proofErr w:type="spellStart"/>
      <w:r>
        <w:rPr>
          <w:rFonts w:hint="cs"/>
          <w:lang w:bidi="fa-IR"/>
        </w:rPr>
        <w:t>بک</w:t>
      </w:r>
      <w:proofErr w:type="spellEnd"/>
      <w:r>
        <w:rPr>
          <w:rFonts w:hint="cs"/>
          <w:lang w:bidi="fa-IR"/>
        </w:rPr>
        <w:t xml:space="preserve"> و </w:t>
      </w:r>
      <w:proofErr w:type="spellStart"/>
      <w:r>
        <w:rPr>
          <w:rFonts w:hint="cs"/>
          <w:lang w:bidi="fa-IR"/>
        </w:rPr>
        <w:t>هایگا</w:t>
      </w:r>
      <w:proofErr w:type="spellEnd"/>
      <w:r>
        <w:rPr>
          <w:rStyle w:val="FootnoteReference"/>
          <w:rFonts w:hint="cs"/>
          <w:lang w:bidi="fa-IR"/>
        </w:rPr>
        <w:footnoteReference w:id="63"/>
      </w:r>
      <w:r>
        <w:rPr>
          <w:rFonts w:hint="cs"/>
          <w:lang w:bidi="fa-IR"/>
        </w:rPr>
        <w:t xml:space="preserve">، ۲۰۱۴؛ انجمن </w:t>
      </w:r>
      <w:proofErr w:type="spellStart"/>
      <w:r>
        <w:rPr>
          <w:rFonts w:hint="cs"/>
          <w:lang w:bidi="fa-IR"/>
        </w:rPr>
        <w:t>روان‌شناسی</w:t>
      </w:r>
      <w:proofErr w:type="spellEnd"/>
      <w:r>
        <w:rPr>
          <w:rFonts w:hint="cs"/>
          <w:lang w:bidi="fa-IR"/>
        </w:rPr>
        <w:t xml:space="preserve"> آمریکا، ۲۰۲۳؛ گولد </w:t>
      </w:r>
      <w:r>
        <w:rPr>
          <w:rStyle w:val="FootnoteReference"/>
          <w:rFonts w:hint="cs"/>
          <w:lang w:bidi="fa-IR"/>
        </w:rPr>
        <w:footnoteReference w:id="64"/>
      </w:r>
      <w:r>
        <w:rPr>
          <w:rFonts w:hint="cs"/>
          <w:lang w:bidi="fa-IR"/>
        </w:rPr>
        <w:t>و همکاران، ۲۰۲۲).</w:t>
      </w:r>
    </w:p>
    <w:p w14:paraId="091406E5" w14:textId="77777777" w:rsidR="00912462" w:rsidRDefault="00000000" w:rsidP="00503BED">
      <w:pPr>
        <w:keepNext/>
        <w:keepLines/>
        <w:spacing w:before="240" w:after="100" w:line="276" w:lineRule="auto"/>
        <w:rPr>
          <w:rFonts w:ascii="B Nazanin" w:hAnsi="Calibri" w:cs="B Lotus"/>
          <w:b/>
          <w:bCs/>
          <w:color w:val="auto"/>
          <w:lang w:bidi="fa-IR"/>
        </w:rPr>
      </w:pPr>
      <w:r>
        <w:rPr>
          <w:rFonts w:ascii="B Nazanin" w:hAnsi="Calibri" w:cs="B Titr" w:hint="cs"/>
          <w:b/>
          <w:bCs/>
          <w:sz w:val="30"/>
          <w:szCs w:val="30"/>
          <w:lang w:bidi="fa-IR"/>
        </w:rPr>
        <w:t>۲-۵- پیشینه پژوهش</w:t>
      </w:r>
    </w:p>
    <w:p w14:paraId="605944A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کریمی و همکاران (۱۴۰۰)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۱۵۰ سالمند نشان دادند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اثر اضطراب سلامتی بر اضطراب مرگ را </w:t>
      </w:r>
      <w:proofErr w:type="spellStart"/>
      <w:r>
        <w:rPr>
          <w:rFonts w:ascii="Times New Roman" w:eastAsia="Times New Roman" w:hAnsi="Times New Roman" w:hint="cs"/>
          <w:b/>
          <w:bCs/>
          <w:lang w:bidi="fa-IR"/>
        </w:rPr>
        <w:t>میانجی‌گری</w:t>
      </w:r>
      <w:proofErr w:type="spellEnd"/>
      <w:r>
        <w:rPr>
          <w:rFonts w:ascii="Times New Roman" w:eastAsia="Times New Roman" w:hAnsi="Times New Roman" w:hint="cs"/>
          <w:b/>
          <w:bCs/>
          <w:lang w:bidi="fa-IR"/>
        </w:rPr>
        <w:t xml:space="preserve"> کند</w:t>
      </w:r>
      <w:r>
        <w:rPr>
          <w:rFonts w:ascii="Times New Roman" w:eastAsia="Times New Roman" w:hAnsi="Times New Roman" w:hint="cs"/>
          <w:b/>
          <w:lang w:bidi="fa-IR"/>
        </w:rPr>
        <w:t xml:space="preserve">. </w:t>
      </w:r>
      <w:proofErr w:type="spellStart"/>
      <w:r>
        <w:rPr>
          <w:rFonts w:ascii="Times New Roman" w:eastAsia="Times New Roman" w:hAnsi="Times New Roman" w:hint="cs"/>
          <w:b/>
          <w:bCs/>
          <w:lang w:bidi="fa-IR"/>
        </w:rPr>
        <w:t>به‌عبارت</w:t>
      </w:r>
      <w:proofErr w:type="spellEnd"/>
      <w:r>
        <w:rPr>
          <w:rFonts w:ascii="Times New Roman" w:eastAsia="Times New Roman" w:hAnsi="Times New Roman" w:hint="cs"/>
          <w:b/>
          <w:b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lang w:bidi="fa-IR"/>
        </w:rPr>
        <w:t>.</w:t>
      </w:r>
    </w:p>
    <w:p w14:paraId="5CDDD9E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lastRenderedPageBreak/>
        <w:t xml:space="preserve"> </w:t>
      </w:r>
      <w:r>
        <w:rPr>
          <w:rFonts w:ascii="Times New Roman" w:eastAsia="Times New Roman" w:hAnsi="Times New Roman" w:hint="cs"/>
          <w:b/>
          <w:bCs/>
          <w:lang w:bidi="fa-IR"/>
        </w:rPr>
        <w:t xml:space="preserve">فروتن و محمدی (۱۴۰۰) ضمن پژوهشی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سلامت روان بر اساس هوش معنوی در </w:t>
      </w:r>
      <w:proofErr w:type="spellStart"/>
      <w:r>
        <w:rPr>
          <w:rFonts w:ascii="Times New Roman" w:eastAsia="Times New Roman" w:hAnsi="Times New Roman" w:hint="cs"/>
          <w:b/>
          <w:bCs/>
          <w:lang w:bidi="fa-IR"/>
        </w:rPr>
        <w:t>سـالمندان</w:t>
      </w:r>
      <w:proofErr w:type="spellEnd"/>
      <w:r>
        <w:rPr>
          <w:rFonts w:ascii="Times New Roman" w:eastAsia="Times New Roman" w:hAnsi="Times New Roman" w:hint="cs"/>
          <w:b/>
          <w:bCs/>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bCs/>
          <w:lang w:bidi="fa-IR"/>
        </w:rPr>
        <w:t>شـهر</w:t>
      </w:r>
      <w:proofErr w:type="spellEnd"/>
      <w:r>
        <w:rPr>
          <w:rFonts w:ascii="Times New Roman" w:eastAsia="Times New Roman" w:hAnsi="Times New Roman" w:hint="cs"/>
          <w:b/>
          <w:bCs/>
          <w:lang w:bidi="fa-IR"/>
        </w:rPr>
        <w:t xml:space="preserve"> شیراز </w:t>
      </w:r>
      <w:proofErr w:type="spellStart"/>
      <w:r>
        <w:rPr>
          <w:rFonts w:ascii="Times New Roman" w:eastAsia="Times New Roman" w:hAnsi="Times New Roman" w:hint="cs"/>
          <w:b/>
          <w:bCs/>
          <w:lang w:bidi="fa-IR"/>
        </w:rPr>
        <w:t>بـود</w:t>
      </w:r>
      <w:proofErr w:type="spellEnd"/>
      <w:r>
        <w:rPr>
          <w:rFonts w:ascii="Times New Roman" w:eastAsia="Times New Roman" w:hAnsi="Times New Roman" w:hint="cs"/>
          <w:b/>
          <w:bCs/>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bCs/>
          <w:lang w:bidi="fa-IR"/>
        </w:rPr>
        <w:t>شـهر</w:t>
      </w:r>
      <w:proofErr w:type="spellEnd"/>
      <w:r>
        <w:rPr>
          <w:rFonts w:ascii="Times New Roman" w:eastAsia="Times New Roman" w:hAnsi="Times New Roman" w:hint="cs"/>
          <w:b/>
          <w:bCs/>
          <w:lang w:bidi="fa-IR"/>
        </w:rPr>
        <w:t xml:space="preserve"> شیراز </w:t>
      </w:r>
      <w:proofErr w:type="spellStart"/>
      <w:r>
        <w:rPr>
          <w:rFonts w:ascii="Times New Roman" w:eastAsia="Times New Roman" w:hAnsi="Times New Roman" w:hint="cs"/>
          <w:b/>
          <w:bCs/>
          <w:lang w:bidi="fa-IR"/>
        </w:rPr>
        <w:t>بـه</w:t>
      </w:r>
      <w:proofErr w:type="spellEnd"/>
      <w:r>
        <w:rPr>
          <w:rFonts w:ascii="Times New Roman" w:eastAsia="Times New Roman" w:hAnsi="Times New Roman" w:hint="cs"/>
          <w:b/>
          <w:bCs/>
          <w:lang w:bidi="fa-IR"/>
        </w:rPr>
        <w:t xml:space="preserve"> شیوه در دسترس انتخاب شدند. نتایج نشان داد که </w:t>
      </w:r>
      <w:proofErr w:type="spellStart"/>
      <w:r>
        <w:rPr>
          <w:rFonts w:ascii="Times New Roman" w:eastAsia="Times New Roman" w:hAnsi="Times New Roman" w:hint="cs"/>
          <w:b/>
          <w:bCs/>
          <w:lang w:bidi="fa-IR"/>
        </w:rPr>
        <w:t>هـوش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معنـوی</w:t>
      </w:r>
      <w:proofErr w:type="spellEnd"/>
      <w:r>
        <w:rPr>
          <w:rFonts w:ascii="Times New Roman" w:eastAsia="Times New Roman" w:hAnsi="Times New Roman" w:hint="cs"/>
          <w:b/>
          <w:bCs/>
          <w:lang w:bidi="fa-IR"/>
        </w:rPr>
        <w:t xml:space="preserve"> می </w:t>
      </w:r>
      <w:proofErr w:type="spellStart"/>
      <w:r>
        <w:rPr>
          <w:rFonts w:ascii="Times New Roman" w:eastAsia="Times New Roman" w:hAnsi="Times New Roman" w:hint="cs"/>
          <w:b/>
          <w:bCs/>
          <w:lang w:bidi="fa-IR"/>
        </w:rPr>
        <w:t>توانـد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طـور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معنـاداری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سـلامت</w:t>
      </w:r>
      <w:proofErr w:type="spellEnd"/>
      <w:r>
        <w:rPr>
          <w:rFonts w:ascii="Times New Roman" w:eastAsia="Times New Roman" w:hAnsi="Times New Roman" w:hint="cs"/>
          <w:b/>
          <w:bCs/>
          <w:lang w:bidi="fa-IR"/>
        </w:rPr>
        <w:t xml:space="preserve"> روان را در سالمندان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مثبت کند. بنابراین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نتیجه گرفت که رابطه </w:t>
      </w:r>
      <w:proofErr w:type="spellStart"/>
      <w:r>
        <w:rPr>
          <w:rFonts w:ascii="Times New Roman" w:eastAsia="Times New Roman" w:hAnsi="Times New Roman" w:hint="cs"/>
          <w:b/>
          <w:bCs/>
          <w:lang w:bidi="fa-IR"/>
        </w:rPr>
        <w:t>مثبـت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معنـاداری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بـین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هـوش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معنـوی</w:t>
      </w:r>
      <w:proofErr w:type="spellEnd"/>
      <w:r>
        <w:rPr>
          <w:rFonts w:ascii="Times New Roman" w:eastAsia="Times New Roman" w:hAnsi="Times New Roman" w:hint="cs"/>
          <w:b/>
          <w:bCs/>
          <w:lang w:bidi="fa-IR"/>
        </w:rPr>
        <w:t xml:space="preserve"> و سلامت روان به عنوان دو متغیر اساسی در زندگی، وجود دارد.</w:t>
      </w:r>
    </w:p>
    <w:p w14:paraId="45FD019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w:t>
      </w:r>
      <w:proofErr w:type="spellStart"/>
      <w:r>
        <w:rPr>
          <w:rFonts w:ascii="Times New Roman" w:eastAsia="Times New Roman" w:hAnsi="Times New Roman" w:hint="cs"/>
          <w:b/>
          <w:bCs/>
          <w:lang w:bidi="fa-IR"/>
        </w:rPr>
        <w:t>واسطه‌ای</w:t>
      </w:r>
      <w:proofErr w:type="spellEnd"/>
      <w:r>
        <w:rPr>
          <w:rFonts w:ascii="Times New Roman" w:eastAsia="Times New Roman" w:hAnsi="Times New Roman" w:hint="cs"/>
          <w:b/>
          <w:bCs/>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r>
        <w:rPr>
          <w:rFonts w:ascii="Times New Roman" w:eastAsia="Times New Roman" w:hAnsi="Times New Roman" w:hint="cs"/>
          <w:b/>
          <w:lang w:bidi="fa-IR"/>
        </w:rPr>
        <w:t>.</w:t>
      </w:r>
      <w:r>
        <w:rPr>
          <w:rFonts w:ascii="Times New Roman" w:eastAsia="Times New Roman" w:hAnsi="Times New Roman" w:hint="cs"/>
          <w:b/>
          <w:bCs/>
          <w:lang w:bidi="fa-IR"/>
        </w:rPr>
        <w:t xml:space="preserve"> </w:t>
      </w:r>
    </w:p>
    <w:p w14:paraId="163361DD"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4C3E2ADC"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lastRenderedPageBreak/>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lang w:bidi="fa-IR"/>
        </w:rPr>
        <w:t>.</w:t>
      </w:r>
    </w:p>
    <w:p w14:paraId="07FF100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lang w:bidi="fa-IR"/>
        </w:rPr>
        <w:t>.</w:t>
      </w:r>
    </w:p>
    <w:p w14:paraId="5F1637FA"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726E5972"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r>
        <w:rPr>
          <w:rFonts w:ascii="Times New Roman" w:eastAsia="Times New Roman" w:hAnsi="Times New Roman" w:hint="cs"/>
          <w:b/>
          <w:lang w:bidi="fa-IR"/>
        </w:rPr>
        <w:t>.</w:t>
      </w:r>
    </w:p>
    <w:p w14:paraId="0E6A4C46"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خودشکوفایی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1EFCD59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lastRenderedPageBreak/>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649B22F3"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r>
        <w:rPr>
          <w:rFonts w:ascii="Times New Roman" w:eastAsia="Times New Roman" w:hAnsi="Times New Roman" w:hint="cs"/>
          <w:b/>
          <w:lang w:bidi="fa-IR"/>
        </w:rPr>
        <w:t>.</w:t>
      </w:r>
    </w:p>
    <w:p w14:paraId="32FED3A7"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r>
        <w:rPr>
          <w:rFonts w:ascii="Times New Roman" w:eastAsia="Times New Roman" w:hAnsi="Times New Roman" w:hint="cs"/>
          <w:b/>
          <w:lang w:bidi="fa-IR"/>
        </w:rPr>
        <w:t>.</w:t>
      </w:r>
    </w:p>
    <w:p w14:paraId="750A86E8"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امیری و همکاران (۲۰۱۶)</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lang w:bidi="fa-IR"/>
        </w:rPr>
        <w:t>.</w:t>
      </w:r>
    </w:p>
    <w:p w14:paraId="2FE658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۲-۵-۲- پیشینه خارجی</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vertAlign w:val="superscript"/>
          <w:lang w:bidi="fa-IR"/>
        </w:rPr>
        <w:footnoteReference w:id="65"/>
      </w:r>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شنبانگ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w:t>
      </w:r>
      <w:r>
        <w:rPr>
          <w:rFonts w:ascii="Times New Roman" w:eastAsia="Times New Roman" w:hAnsi="Times New Roman" w:hint="cs"/>
          <w:b/>
          <w:bCs/>
          <w:lang w:bidi="fa-IR"/>
        </w:rPr>
        <w:lastRenderedPageBreak/>
        <w:t xml:space="preserve">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 آگاهانه تولید معنای ،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vertAlign w:val="superscript"/>
          <w:lang w:bidi="fa-IR"/>
        </w:rPr>
        <w:footnoteReference w:id="66"/>
      </w:r>
      <w:r>
        <w:rPr>
          <w:rFonts w:ascii="Times New Roman" w:eastAsia="Times New Roman" w:hAnsi="Times New Roman" w:hint="cs"/>
          <w:b/>
          <w:bCs/>
          <w:lang w:bidi="fa-IR"/>
        </w:rPr>
        <w:t xml:space="preserve"> و همکاران (۲۰۱۲)</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lang w:bidi="fa-IR"/>
        </w:rPr>
        <w:t>.</w:t>
      </w:r>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یانکر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w:t>
      </w:r>
      <w:r>
        <w:rPr>
          <w:rFonts w:ascii="Times New Roman" w:eastAsia="Times New Roman" w:hAnsi="Times New Roman" w:hint="cs"/>
          <w:b/>
          <w:bCs/>
          <w:vertAlign w:val="superscript"/>
          <w:lang w:bidi="fa-IR"/>
        </w:rPr>
        <w:footnoteReference w:id="67"/>
      </w:r>
      <w:r>
        <w:rPr>
          <w:rFonts w:ascii="Times New Roman" w:eastAsia="Times New Roman" w:hAnsi="Times New Roman" w:hint="cs"/>
          <w:b/>
          <w:bCs/>
          <w:lang w:bidi="fa-IR"/>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w:t>
      </w:r>
      <w:proofErr w:type="spellStart"/>
      <w:r>
        <w:rPr>
          <w:rFonts w:ascii="Times New Roman" w:eastAsia="Times New Roman" w:hAnsi="Times New Roman" w:hint="cs"/>
          <w:b/>
          <w:bCs/>
          <w:lang w:bidi="fa-IR"/>
        </w:rPr>
        <w:t>سالمتی</w:t>
      </w:r>
      <w:proofErr w:type="spellEnd"/>
      <w:r>
        <w:rPr>
          <w:rFonts w:ascii="Times New Roman" w:eastAsia="Times New Roman" w:hAnsi="Times New Roman" w:hint="cs"/>
          <w:b/>
          <w:bCs/>
          <w:lang w:bidi="fa-IR"/>
        </w:rPr>
        <w:t>، عزت نفس، رک بودن تاثیر می گذارد</w:t>
      </w:r>
      <w:r>
        <w:rPr>
          <w:rFonts w:ascii="Times New Roman" w:eastAsia="Times New Roman" w:hAnsi="Times New Roman" w:hint="cs"/>
          <w:b/>
          <w:lang w:bidi="fa-IR"/>
        </w:rPr>
        <w:t>.</w:t>
      </w:r>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زنگ</w:t>
      </w:r>
      <w:r>
        <w:rPr>
          <w:rFonts w:ascii="Times New Roman" w:eastAsia="Times New Roman" w:hAnsi="Times New Roman" w:hint="cs"/>
          <w:b/>
          <w:bCs/>
          <w:vertAlign w:val="superscript"/>
          <w:lang w:bidi="fa-IR"/>
        </w:rPr>
        <w:footnoteReference w:id="68"/>
      </w:r>
      <w:r>
        <w:rPr>
          <w:rFonts w:ascii="Times New Roman" w:eastAsia="Times New Roman" w:hAnsi="Times New Roman" w:hint="cs"/>
          <w:b/>
          <w:bCs/>
          <w:lang w:bidi="fa-IR"/>
        </w:rPr>
        <w:t xml:space="preserve"> (۲۰۱۱)</w:t>
      </w:r>
      <w:r>
        <w:rPr>
          <w:rFonts w:ascii="Times New Roman" w:eastAsia="Times New Roman" w:hAnsi="Times New Roman" w:hint="cs"/>
          <w:b/>
          <w:lang w:bidi="fa-IR"/>
        </w:rPr>
        <w:t xml:space="preserve"> </w:t>
      </w:r>
      <w:r>
        <w:rPr>
          <w:rFonts w:ascii="Times New Roman" w:eastAsia="Times New Roman" w:hAnsi="Times New Roman" w:hint="cs"/>
          <w:b/>
          <w:bCs/>
          <w:lang w:bidi="fa-IR"/>
        </w:rPr>
        <w:t>در پژوهش خود نشان داد که اعمال مذهبی باعث افزایش بهداشت روانی)کاهش افسردگی، افزایش عزت نفس، افزایش حمایت اجتماعی، افزایش کیفیت زندگی، و افزایش ارتباطات اجتماعی( می شود</w:t>
      </w:r>
      <w:r>
        <w:rPr>
          <w:rFonts w:ascii="Times New Roman" w:eastAsia="Times New Roman" w:hAnsi="Times New Roman" w:hint="cs"/>
          <w:b/>
          <w:lang w:bidi="fa-IR"/>
        </w:rPr>
        <w:t>.</w:t>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vertAlign w:val="superscript"/>
          <w:lang w:bidi="fa-IR"/>
        </w:rPr>
        <w:footnoteReference w:id="69"/>
      </w:r>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lang w:bidi="fa-IR"/>
        </w:rPr>
        <w:t>.</w:t>
      </w:r>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lastRenderedPageBreak/>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w:t>
      </w:r>
      <w:r>
        <w:rPr>
          <w:rFonts w:ascii="Times New Roman" w:eastAsia="Times New Roman" w:hAnsi="Times New Roman" w:hint="cs"/>
          <w:b/>
          <w:bCs/>
          <w:vertAlign w:val="superscript"/>
          <w:lang w:bidi="fa-IR"/>
        </w:rPr>
        <w:footnoteReference w:id="70"/>
      </w:r>
      <w:r>
        <w:rPr>
          <w:rFonts w:ascii="Times New Roman" w:eastAsia="Times New Roman" w:hAnsi="Times New Roman" w:hint="cs"/>
          <w:b/>
          <w:bCs/>
          <w:lang w:bidi="fa-IR"/>
        </w:rPr>
        <w:t xml:space="preserve">(۲۰۱۰)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vertAlign w:val="superscript"/>
          <w:lang w:bidi="fa-IR"/>
        </w:rPr>
        <w:footnoteReference w:id="71"/>
      </w:r>
      <w:r>
        <w:rPr>
          <w:rFonts w:ascii="Times New Roman" w:eastAsia="Times New Roman" w:hAnsi="Times New Roman" w:hint="cs"/>
          <w:b/>
          <w:bCs/>
          <w:lang w:bidi="fa-IR"/>
        </w:rPr>
        <w:t xml:space="preserve"> (۲۰۱۰)</w:t>
      </w:r>
      <w:r>
        <w:rPr>
          <w:rFonts w:ascii="Times New Roman" w:eastAsia="Times New Roman" w:hAnsi="Times New Roman" w:hint="cs"/>
          <w:b/>
          <w:lang w:bidi="fa-IR"/>
        </w:rPr>
        <w:t xml:space="preserve"> </w:t>
      </w:r>
      <w:r>
        <w:rPr>
          <w:rFonts w:ascii="Times New Roman" w:eastAsia="Times New Roman" w:hAnsi="Times New Roman" w:hint="cs"/>
          <w:b/>
          <w:bCs/>
          <w:lang w:bidi="fa-IR"/>
        </w:rPr>
        <w:t>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lang w:bidi="fa-IR"/>
        </w:rPr>
        <w:t>.</w:t>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vertAlign w:val="superscript"/>
          <w:lang w:bidi="fa-IR"/>
        </w:rPr>
        <w:footnoteReference w:id="72"/>
      </w:r>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lang w:bidi="fa-IR"/>
        </w:rPr>
        <w:t>.</w:t>
      </w:r>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vertAlign w:val="superscript"/>
          <w:lang w:bidi="fa-IR"/>
        </w:rPr>
        <w:footnoteReference w:id="73"/>
      </w:r>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w:t>
      </w:r>
      <w:r>
        <w:rPr>
          <w:rFonts w:ascii="Times New Roman" w:eastAsia="Times New Roman" w:hAnsi="Times New Roman" w:hint="cs"/>
          <w:b/>
          <w:bCs/>
          <w:lang w:bidi="fa-IR"/>
        </w:rPr>
        <w:lastRenderedPageBreak/>
        <w:t xml:space="preserve">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هاردینگ</w:t>
      </w:r>
      <w:proofErr w:type="spellEnd"/>
      <w:r>
        <w:rPr>
          <w:rFonts w:ascii="Times New Roman" w:eastAsia="Times New Roman" w:hAnsi="Times New Roman" w:hint="cs"/>
          <w:b/>
          <w:bCs/>
          <w:vertAlign w:val="superscript"/>
          <w:lang w:bidi="fa-IR"/>
        </w:rPr>
        <w:footnoteReference w:id="74"/>
      </w:r>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lang w:bidi="fa-IR"/>
        </w:rPr>
        <w:t>.</w:t>
      </w:r>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vertAlign w:val="superscript"/>
          <w:lang w:bidi="fa-IR"/>
        </w:rPr>
        <w:footnoteReference w:id="75"/>
      </w:r>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w:t>
      </w:r>
      <w:r>
        <w:rPr>
          <w:rFonts w:ascii="Times New Roman" w:eastAsia="Times New Roman" w:hAnsi="Times New Roman" w:hint="cs"/>
          <w:b/>
          <w:bCs/>
          <w:lang w:bidi="fa-IR"/>
        </w:rPr>
        <w:lastRenderedPageBreak/>
        <w:t>موثر بر نگرش نسبت به مرگ کمک کرد، بلکه زمینه ساز مطالعات گسترده تری در حوزه تفاوت های فردی، جنسیتی و سنی در اضطراب مرگ شد.</w:t>
      </w:r>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vertAlign w:val="superscript"/>
          <w:lang w:bidi="fa-IR"/>
        </w:rPr>
        <w:footnoteReference w:id="76"/>
      </w:r>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w:t>
      </w:r>
      <w:proofErr w:type="spellStart"/>
      <w:r>
        <w:rPr>
          <w:rFonts w:ascii="Times New Roman" w:eastAsia="Times New Roman" w:hAnsi="Times New Roman" w:hint="cs"/>
          <w:b/>
          <w:bCs/>
          <w:lang w:bidi="fa-IR"/>
        </w:rPr>
        <w:t>سالمت</w:t>
      </w:r>
      <w:proofErr w:type="spellEnd"/>
      <w:r>
        <w:rPr>
          <w:rFonts w:ascii="Times New Roman" w:eastAsia="Times New Roman" w:hAnsi="Times New Roman" w:hint="cs"/>
          <w:b/>
          <w:bCs/>
          <w:lang w:bidi="fa-IR"/>
        </w:rPr>
        <w:t xml:space="preserve"> روانی بهتر با مذهب رابطه دارد</w:t>
      </w:r>
      <w:r>
        <w:rPr>
          <w:rFonts w:ascii="Times New Roman" w:eastAsia="Times New Roman" w:hAnsi="Times New Roman" w:hint="cs"/>
          <w:b/>
          <w:lang w:bidi="fa-IR"/>
        </w:rPr>
        <w:t>.</w:t>
      </w:r>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vertAlign w:val="superscript"/>
          <w:lang w:bidi="fa-IR"/>
        </w:rPr>
        <w:footnoteReference w:id="77"/>
      </w:r>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lang w:bidi="fa-IR"/>
        </w:rPr>
        <w:t>.</w:t>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vertAlign w:val="superscript"/>
          <w:lang w:bidi="fa-IR"/>
        </w:rPr>
        <w:footnoteReference w:id="78"/>
      </w:r>
      <w:r>
        <w:rPr>
          <w:rFonts w:ascii="Times New Roman" w:eastAsia="Times New Roman" w:hAnsi="Times New Roman" w:hint="cs"/>
          <w:b/>
          <w:bCs/>
          <w:lang w:bidi="fa-IR"/>
        </w:rPr>
        <w:t xml:space="preserve"> و همکاران (۲۰۰۵)</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افراد مسن گزارش دادند که اضطراب سلامتی</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اغلب با ترس از مرگ و نگرانی درباره آینده پزشکی فرد همراه است و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منجر به اختلالات شدید اضطرابی و افسردگی شود</w:t>
      </w:r>
      <w:r>
        <w:rPr>
          <w:rFonts w:ascii="Times New Roman" w:eastAsia="Times New Roman" w:hAnsi="Times New Roman" w:hint="cs"/>
          <w:b/>
          <w:lang w:bidi="fa-IR"/>
        </w:rPr>
        <w:t>.</w:t>
      </w:r>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vertAlign w:val="superscript"/>
          <w:lang w:bidi="fa-IR"/>
        </w:rPr>
        <w:footnoteReference w:id="79"/>
      </w:r>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lang w:bidi="fa-IR"/>
        </w:rPr>
        <w:t>.</w:t>
      </w:r>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lastRenderedPageBreak/>
        <w:t>یالوم</w:t>
      </w:r>
      <w:proofErr w:type="spellEnd"/>
      <w:r>
        <w:rPr>
          <w:rFonts w:ascii="Times New Roman" w:eastAsia="Times New Roman" w:hAnsi="Times New Roman" w:hint="cs"/>
          <w:b/>
          <w:bCs/>
          <w:vertAlign w:val="superscript"/>
          <w:lang w:bidi="fa-IR"/>
        </w:rPr>
        <w:footnoteReference w:id="80"/>
      </w:r>
      <w:r>
        <w:rPr>
          <w:rFonts w:ascii="Times New Roman" w:eastAsia="Times New Roman" w:hAnsi="Times New Roman" w:hint="cs"/>
          <w:b/>
          <w:bCs/>
          <w:lang w:bidi="fa-IR"/>
        </w:rPr>
        <w:t>(۱۹۸۰)</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p>
    <w:p w14:paraId="37634E0F"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سوم:</w:t>
      </w:r>
    </w:p>
    <w:p w14:paraId="77B66B8A" w14:textId="77777777" w:rsidR="00912462" w:rsidRDefault="00000000">
      <w:pPr>
        <w:keepNext/>
        <w:keepLines/>
        <w:spacing w:after="240" w:line="276" w:lineRule="auto"/>
        <w:jc w:val="center"/>
        <w:rPr>
          <w:rFonts w:cs="B Lotus"/>
          <w:b/>
          <w:bCs/>
          <w:color w:val="auto"/>
          <w:sz w:val="96"/>
          <w:szCs w:val="96"/>
          <w:lang w:bidi="fa-IR"/>
        </w:rPr>
      </w:pPr>
      <w:r>
        <w:rPr>
          <w:rFonts w:cs="B Titr" w:hint="cs"/>
          <w:b/>
          <w:bCs/>
          <w:sz w:val="56"/>
          <w:szCs w:val="56"/>
          <w:lang w:bidi="fa-IR"/>
        </w:rPr>
        <w:t>روش پژوهش</w:t>
      </w:r>
    </w:p>
    <w:p w14:paraId="2C488206"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۳-۱- طرح پژوهش</w:t>
      </w:r>
    </w:p>
    <w:p w14:paraId="74B0E170" w14:textId="77777777" w:rsidR="00912462" w:rsidRDefault="00000000">
      <w:pPr>
        <w:ind w:firstLine="397"/>
        <w:jc w:val="both"/>
        <w:rPr>
          <w:rFonts w:cs="B Lotus"/>
          <w:color w:val="auto"/>
          <w:lang w:bidi="fa-IR"/>
        </w:rPr>
      </w:pPr>
      <w:r>
        <w:rPr>
          <w:rFonts w:hint="cs"/>
          <w:lang w:bidi="fa-IR"/>
        </w:rPr>
        <w:t xml:space="preserve">پژوهش حاضر با توجه به موضوع و اهداف پژوهش، از لحاظ ماهیت و روش بکار رفته از نوع توصیفی </w:t>
      </w:r>
      <w:r>
        <w:rPr>
          <w:rFonts w:ascii="Times New Roman" w:hAnsi="Times New Roman" w:hint="cs"/>
          <w:lang w:bidi="fa-IR"/>
        </w:rPr>
        <w:t>–</w:t>
      </w:r>
      <w:r>
        <w:rPr>
          <w:rFonts w:hint="cs"/>
          <w:lang w:bidi="fa-IR"/>
        </w:rPr>
        <w:t xml:space="preserve"> همبستگی و از نظر هدف از نوع کاربردی  است.</w:t>
      </w:r>
    </w:p>
    <w:p w14:paraId="40C58DE8"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w:t>
      </w:r>
      <w:proofErr w:type="spellStart"/>
      <w:r>
        <w:rPr>
          <w:rFonts w:ascii="Times New Roman" w:eastAsia="Times New Roman" w:hAnsi="Times New Roman" w:hint="cs"/>
          <w:lang w:bidi="fa-IR"/>
        </w:rPr>
        <w:t>کرجسی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مورگان</w:t>
      </w:r>
      <w:proofErr w:type="spellEnd"/>
      <w:r>
        <w:rPr>
          <w:rFonts w:ascii="Times New Roman" w:eastAsia="Times New Roman" w:hAnsi="Times New Roman" w:hint="cs"/>
          <w:lang w:bidi="fa-IR"/>
        </w:rPr>
        <w:t xml:space="preserve"> </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Pr>
        <w:t>۱۹۷۰ استفاده شد. بر اساس این جدول و با توجه به حجم جامعه آماری ۱۰۰ نفر، حجم نمونه ۸۰ نفر به روش نمونه گیری تصادفی ساده در نظر گرفته شد .</w:t>
      </w:r>
    </w:p>
    <w:p w14:paraId="755402EE"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pPr>
      <w:r>
        <w:rPr>
          <w:rFonts w:ascii="B Lotus" w:hint="cs"/>
          <w:lang w:bidi="fa-IR"/>
        </w:rPr>
        <w:t>ابزار گردآوری اطلاعات در این پژوهش، پرسشنامه می باشد. جهت پاسخگویی به سؤالات پژوهش، از پرسشنامه های استفاده شده است که عبارتند از:</w:t>
      </w:r>
      <w:r>
        <w:rPr>
          <w:rFonts w:ascii="Times New Roman" w:eastAsia="Times New Roman" w:hAnsi="Times New Roman" w:hint="cs"/>
          <w:lang w:bidi="fa-IR"/>
        </w:rPr>
        <w:t xml:space="preserve"> </w:t>
      </w:r>
    </w:p>
    <w:p w14:paraId="54CDBE8B"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B Nazanin,Bold" w:hAnsi="Calibri" w:cs="B Titr" w:hint="cs"/>
          <w:b/>
          <w:bCs/>
          <w:sz w:val="30"/>
          <w:szCs w:val="30"/>
          <w:lang w:bidi="fa-IR"/>
        </w:rPr>
        <w:t>۳-۳-۱- پرسشنامه هوش معنوی کینگ:</w:t>
      </w:r>
    </w:p>
    <w:p w14:paraId="7413B276" w14:textId="77777777" w:rsidR="00912462" w:rsidRDefault="00000000">
      <w:pPr>
        <w:ind w:firstLine="397"/>
        <w:jc w:val="both"/>
        <w:rPr>
          <w:rFonts w:ascii="B Nazanin,Bold" w:hAnsi="Calibri" w:cs="B Lotus"/>
          <w:color w:val="auto"/>
          <w:lang w:bidi="fa-IR"/>
        </w:rPr>
      </w:pPr>
      <w:r>
        <w:rPr>
          <w:rFonts w:ascii="B Nazanin,Bold" w:hAnsi="Calibri" w:hint="cs"/>
          <w:b/>
          <w:bCs/>
          <w:lang w:bidi="fa-IR"/>
        </w:rPr>
        <w:t xml:space="preserve"> </w:t>
      </w:r>
      <w:r>
        <w:rPr>
          <w:rFonts w:ascii="B Nazanin,Bold" w:hAnsi="Calibri" w:hint="cs"/>
          <w:lang w:bidi="fa-IR"/>
        </w:rPr>
        <w:t xml:space="preserve">این پرسشنامه که توسط کینگ (۲۰۰۰) ساخته شده است و دارای ۲۴ </w:t>
      </w:r>
      <w:proofErr w:type="spellStart"/>
      <w:r>
        <w:rPr>
          <w:rFonts w:ascii="B Nazanin,Bold" w:hAnsi="Calibri" w:hint="cs"/>
          <w:lang w:bidi="fa-IR"/>
        </w:rPr>
        <w:t>آیتم</w:t>
      </w:r>
      <w:proofErr w:type="spellEnd"/>
      <w:r>
        <w:rPr>
          <w:rFonts w:ascii="B Nazanin,Bold" w:hAnsi="Calibri" w:hint="cs"/>
          <w:lang w:bidi="fa-IR"/>
        </w:rPr>
        <w:t xml:space="preserve"> </w:t>
      </w:r>
      <w:proofErr w:type="spellStart"/>
      <w:r>
        <w:rPr>
          <w:rFonts w:ascii="B Nazanin,Bold" w:hAnsi="Calibri" w:hint="cs"/>
          <w:lang w:bidi="fa-IR"/>
        </w:rPr>
        <w:t>می‌باشد</w:t>
      </w:r>
      <w:proofErr w:type="spellEnd"/>
      <w:r>
        <w:rPr>
          <w:rFonts w:ascii="B Nazanin,Bold" w:hAnsi="Calibri" w:hint="cs"/>
          <w:lang w:bidi="fa-IR"/>
        </w:rPr>
        <w:t xml:space="preserve"> و بر اساس مقیاس ۵ </w:t>
      </w:r>
      <w:proofErr w:type="spellStart"/>
      <w:r>
        <w:rPr>
          <w:rFonts w:ascii="B Nazanin,Bold" w:hAnsi="Calibri" w:hint="cs"/>
          <w:lang w:bidi="fa-IR"/>
        </w:rPr>
        <w:t>گزینه‌ای</w:t>
      </w:r>
      <w:proofErr w:type="spellEnd"/>
      <w:r>
        <w:rPr>
          <w:rFonts w:ascii="B Nazanin,Bold" w:hAnsi="Calibri" w:hint="cs"/>
          <w:lang w:bidi="fa-IR"/>
        </w:rPr>
        <w:t xml:space="preserve"> </w:t>
      </w:r>
      <w:proofErr w:type="spellStart"/>
      <w:r>
        <w:rPr>
          <w:rFonts w:ascii="B Nazanin,Bold" w:hAnsi="Calibri" w:hint="cs"/>
          <w:lang w:bidi="fa-IR"/>
        </w:rPr>
        <w:t>لیکرت</w:t>
      </w:r>
      <w:proofErr w:type="spellEnd"/>
      <w:r>
        <w:rPr>
          <w:rFonts w:ascii="B Nazanin,Bold" w:hAnsi="Calibri" w:hint="cs"/>
          <w:lang w:bidi="fa-IR"/>
        </w:rPr>
        <w:t xml:space="preserve"> پر </w:t>
      </w:r>
      <w:proofErr w:type="spellStart"/>
      <w:r>
        <w:rPr>
          <w:rFonts w:ascii="B Nazanin,Bold" w:hAnsi="Calibri" w:hint="cs"/>
          <w:lang w:bidi="fa-IR"/>
        </w:rPr>
        <w:t>می‌شود</w:t>
      </w:r>
      <w:proofErr w:type="spellEnd"/>
      <w:r>
        <w:rPr>
          <w:rFonts w:ascii="B Nazanin,Bold" w:hAnsi="Calibri" w:hint="cs"/>
          <w:lang w:bidi="fa-IR"/>
        </w:rPr>
        <w:t xml:space="preserve">. دارای ۴ </w:t>
      </w:r>
      <w:proofErr w:type="spellStart"/>
      <w:r>
        <w:rPr>
          <w:rFonts w:ascii="B Nazanin,Bold" w:hAnsi="Calibri" w:hint="cs"/>
          <w:lang w:bidi="fa-IR"/>
        </w:rPr>
        <w:t>زیرمقیاس</w:t>
      </w:r>
      <w:proofErr w:type="spellEnd"/>
      <w:r>
        <w:rPr>
          <w:rFonts w:ascii="B Nazanin,Bold" w:hAnsi="Calibri" w:hint="cs"/>
          <w:lang w:bidi="fa-IR"/>
        </w:rPr>
        <w:t xml:space="preserve"> است که شامل تفکر </w:t>
      </w:r>
      <w:proofErr w:type="spellStart"/>
      <w:r>
        <w:rPr>
          <w:rFonts w:ascii="B Nazanin,Bold" w:hAnsi="Calibri" w:hint="cs"/>
          <w:lang w:bidi="fa-IR"/>
        </w:rPr>
        <w:t>وجودی</w:t>
      </w:r>
      <w:proofErr w:type="spellEnd"/>
      <w:r>
        <w:rPr>
          <w:rFonts w:ascii="B Nazanin,Bold" w:hAnsi="Calibri" w:hint="cs"/>
          <w:lang w:bidi="fa-IR"/>
        </w:rPr>
        <w:t xml:space="preserve"> انتقادی، ایجاد معنای شخصی، آگاهی متعالی و گسترش حالت هوشیاری </w:t>
      </w:r>
      <w:proofErr w:type="spellStart"/>
      <w:r>
        <w:rPr>
          <w:rFonts w:ascii="B Nazanin,Bold" w:hAnsi="Calibri" w:hint="cs"/>
          <w:lang w:bidi="fa-IR"/>
        </w:rPr>
        <w:t>می‌باشد</w:t>
      </w:r>
      <w:proofErr w:type="spellEnd"/>
      <w:r>
        <w:rPr>
          <w:rFonts w:ascii="B Nazanin,Bold" w:hAnsi="Calibri" w:hint="cs"/>
          <w:lang w:bidi="fa-IR"/>
        </w:rPr>
        <w:t xml:space="preserve">. نمره گذاری پرسشنامه هوش هیجانی کینگ بر اساس </w:t>
      </w:r>
      <w:proofErr w:type="spellStart"/>
      <w:r>
        <w:rPr>
          <w:rFonts w:ascii="B Nazanin,Bold" w:hAnsi="Calibri" w:hint="cs"/>
          <w:lang w:bidi="fa-IR"/>
        </w:rPr>
        <w:t>لیکرت</w:t>
      </w:r>
      <w:proofErr w:type="spellEnd"/>
      <w:r>
        <w:rPr>
          <w:rFonts w:ascii="B Nazanin,Bold" w:hAnsi="Calibri" w:hint="cs"/>
          <w:lang w:bidi="fa-IR"/>
        </w:rPr>
        <w:t xml:space="preserve"> پنج </w:t>
      </w:r>
      <w:proofErr w:type="spellStart"/>
      <w:r>
        <w:rPr>
          <w:rFonts w:ascii="B Nazanin,Bold" w:hAnsi="Calibri" w:hint="cs"/>
          <w:lang w:bidi="fa-IR"/>
        </w:rPr>
        <w:t>گزینه‌ای</w:t>
      </w:r>
      <w:proofErr w:type="spellEnd"/>
      <w:r>
        <w:rPr>
          <w:rFonts w:ascii="B Nazanin,Bold" w:hAnsi="Calibri" w:hint="cs"/>
          <w:lang w:bidi="fa-IR"/>
        </w:rPr>
        <w:t xml:space="preserve"> (کاملاً نادرست: ۰، نادرست: ۱، تا حدودی: ۲، بسیار درست: ۳ و کاملاً درست: ۴) </w:t>
      </w:r>
      <w:proofErr w:type="spellStart"/>
      <w:r>
        <w:rPr>
          <w:rFonts w:ascii="B Nazanin,Bold" w:hAnsi="Calibri" w:hint="cs"/>
          <w:lang w:bidi="fa-IR"/>
        </w:rPr>
        <w:t>می‌باشد</w:t>
      </w:r>
      <w:proofErr w:type="spellEnd"/>
      <w:r>
        <w:rPr>
          <w:rFonts w:ascii="B Nazanin,Bold" w:hAnsi="Calibri" w:hint="cs"/>
          <w:lang w:bidi="fa-IR"/>
        </w:rPr>
        <w:t xml:space="preserve">. حداقل و حداکثر امتیاز کسب شده در این مقیاس ۰ و ۹۶ </w:t>
      </w:r>
      <w:proofErr w:type="spellStart"/>
      <w:r>
        <w:rPr>
          <w:rFonts w:ascii="B Nazanin,Bold" w:hAnsi="Calibri" w:hint="cs"/>
          <w:lang w:bidi="fa-IR"/>
        </w:rPr>
        <w:t>می‌باشد</w:t>
      </w:r>
      <w:proofErr w:type="spellEnd"/>
      <w:r>
        <w:rPr>
          <w:rFonts w:ascii="B Nazanin,Bold" w:hAnsi="Calibri" w:hint="cs"/>
          <w:lang w:bidi="fa-IR"/>
        </w:rPr>
        <w:t xml:space="preserve">، نمرات بالا نشان دهنده‌ هوش معنوی بالا و یا وجود چنین </w:t>
      </w:r>
      <w:proofErr w:type="spellStart"/>
      <w:r>
        <w:rPr>
          <w:rFonts w:ascii="B Nazanin,Bold" w:hAnsi="Calibri" w:hint="cs"/>
          <w:lang w:bidi="fa-IR"/>
        </w:rPr>
        <w:t>ظرفیتی</w:t>
      </w:r>
      <w:proofErr w:type="spellEnd"/>
      <w:r>
        <w:rPr>
          <w:rFonts w:ascii="B Nazanin,Bold" w:hAnsi="Calibri" w:hint="cs"/>
          <w:lang w:bidi="fa-IR"/>
        </w:rPr>
        <w:t xml:space="preserve"> در شخص </w:t>
      </w:r>
      <w:proofErr w:type="spellStart"/>
      <w:r>
        <w:rPr>
          <w:rFonts w:ascii="B Nazanin,Bold" w:hAnsi="Calibri" w:hint="cs"/>
          <w:lang w:bidi="fa-IR"/>
        </w:rPr>
        <w:t>می‌باشد</w:t>
      </w:r>
      <w:proofErr w:type="spellEnd"/>
      <w:r>
        <w:rPr>
          <w:rFonts w:ascii="B Nazanin,Bold" w:hAnsi="Calibri" w:hint="cs"/>
          <w:lang w:bidi="fa-IR"/>
        </w:rPr>
        <w:t xml:space="preserve">. با استفاده از تحلیل عاملی اکتشافی در یک </w:t>
      </w:r>
      <w:proofErr w:type="spellStart"/>
      <w:r>
        <w:rPr>
          <w:rFonts w:ascii="B Nazanin,Bold" w:hAnsi="Calibri" w:hint="cs"/>
          <w:lang w:bidi="fa-IR"/>
        </w:rPr>
        <w:t>نمونه‌ی</w:t>
      </w:r>
      <w:proofErr w:type="spellEnd"/>
      <w:r>
        <w:rPr>
          <w:rFonts w:ascii="B Nazanin,Bold" w:hAnsi="Calibri" w:hint="cs"/>
          <w:lang w:bidi="fa-IR"/>
        </w:rPr>
        <w:t xml:space="preserve"> ۶۱۹ نفری </w:t>
      </w:r>
      <w:r>
        <w:rPr>
          <w:rFonts w:ascii="B Nazanin,Bold" w:hAnsi="Calibri" w:hint="cs"/>
          <w:lang w:bidi="fa-IR"/>
        </w:rPr>
        <w:lastRenderedPageBreak/>
        <w:t xml:space="preserve">از دانشجویان دانشگاه </w:t>
      </w:r>
      <w:proofErr w:type="spellStart"/>
      <w:r>
        <w:rPr>
          <w:rFonts w:ascii="B Nazanin,Bold" w:hAnsi="Calibri" w:hint="cs"/>
          <w:lang w:bidi="fa-IR"/>
        </w:rPr>
        <w:t>ترنت</w:t>
      </w:r>
      <w:proofErr w:type="spellEnd"/>
      <w:r>
        <w:rPr>
          <w:rFonts w:ascii="B Nazanin,Bold" w:hAnsi="Calibri" w:hint="cs"/>
          <w:lang w:bidi="fa-IR"/>
        </w:rPr>
        <w:t xml:space="preserve"> کانادا در سال ۲۰۰۷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۹۵/۰ به دست آمد و </w:t>
      </w:r>
      <w:proofErr w:type="spellStart"/>
      <w:r>
        <w:rPr>
          <w:rFonts w:ascii="B Nazanin,Bold" w:hAnsi="Calibri" w:hint="cs"/>
          <w:lang w:bidi="fa-IR"/>
        </w:rPr>
        <w:t>پایایی</w:t>
      </w:r>
      <w:proofErr w:type="spellEnd"/>
      <w:r>
        <w:rPr>
          <w:rFonts w:ascii="B Nazanin,Bold" w:hAnsi="Calibri" w:hint="cs"/>
          <w:lang w:bidi="fa-IR"/>
        </w:rPr>
        <w:t xml:space="preserve"> از طریق </w:t>
      </w:r>
      <w:proofErr w:type="spellStart"/>
      <w:r>
        <w:rPr>
          <w:rFonts w:ascii="B Nazanin,Bold" w:hAnsi="Calibri" w:hint="cs"/>
          <w:lang w:bidi="fa-IR"/>
        </w:rPr>
        <w:t>تنصیف</w:t>
      </w:r>
      <w:proofErr w:type="spellEnd"/>
      <w:r>
        <w:rPr>
          <w:rFonts w:ascii="B Nazanin,Bold" w:hAnsi="Calibri" w:hint="cs"/>
          <w:lang w:bidi="fa-IR"/>
        </w:rPr>
        <w:t xml:space="preserve"> ۰/۸۴گزارش شد. همچنین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خرده </w:t>
      </w:r>
      <w:proofErr w:type="spellStart"/>
      <w:r>
        <w:rPr>
          <w:rFonts w:ascii="B Nazanin,Bold" w:hAnsi="Calibri" w:hint="cs"/>
          <w:lang w:bidi="fa-IR"/>
        </w:rPr>
        <w:t>مقیاسها</w:t>
      </w:r>
      <w:proofErr w:type="spellEnd"/>
      <w:r>
        <w:rPr>
          <w:rFonts w:ascii="B Nazanin,Bold" w:hAnsi="Calibri" w:hint="cs"/>
          <w:lang w:bidi="fa-IR"/>
        </w:rPr>
        <w:t xml:space="preserve"> به قرار زیر است: عامل اول۸۸/۰، عامل دوم ۸۷/۰، عامل سوم ۸۸/۰ و عامل چهارم ۹۴/۰ به دست آمد. (</w:t>
      </w:r>
      <w:proofErr w:type="spellStart"/>
      <w:r>
        <w:rPr>
          <w:rFonts w:ascii="B Nazanin,Bold" w:hAnsi="Calibri" w:hint="cs"/>
          <w:lang w:bidi="fa-IR"/>
        </w:rPr>
        <w:t>زوهر</w:t>
      </w:r>
      <w:proofErr w:type="spellEnd"/>
      <w:r>
        <w:rPr>
          <w:rFonts w:ascii="B Nazanin,Bold" w:hAnsi="Calibri" w:hint="cs"/>
          <w:lang w:bidi="fa-IR"/>
        </w:rPr>
        <w:t xml:space="preserve"> و مارشال، ۲۰۰۰). همچنین در </w:t>
      </w:r>
      <w:proofErr w:type="spellStart"/>
      <w:r>
        <w:rPr>
          <w:rFonts w:ascii="B Nazanin,Bold" w:hAnsi="Calibri" w:hint="cs"/>
          <w:lang w:bidi="fa-IR"/>
        </w:rPr>
        <w:t>مطالعه‌ای</w:t>
      </w:r>
      <w:proofErr w:type="spellEnd"/>
      <w:r>
        <w:rPr>
          <w:rFonts w:ascii="B Nazanin,Bold" w:hAnsi="Calibri" w:hint="cs"/>
          <w:lang w:bidi="fa-IR"/>
        </w:rPr>
        <w:t xml:space="preserve"> در جمعیت ایرانی (معلمی، </w:t>
      </w:r>
      <w:proofErr w:type="spellStart"/>
      <w:r>
        <w:rPr>
          <w:rFonts w:ascii="B Nazanin,Bold" w:hAnsi="Calibri" w:hint="cs"/>
          <w:lang w:bidi="fa-IR"/>
        </w:rPr>
        <w:t>بخشانی</w:t>
      </w:r>
      <w:proofErr w:type="spellEnd"/>
      <w:r>
        <w:rPr>
          <w:rFonts w:ascii="B Nazanin,Bold" w:hAnsi="Calibri" w:hint="cs"/>
          <w:lang w:bidi="fa-IR"/>
        </w:rPr>
        <w:t xml:space="preserve">، و رقیبی، ۱۳۸۹) ضریب </w:t>
      </w:r>
      <w:proofErr w:type="spellStart"/>
      <w:r>
        <w:rPr>
          <w:rFonts w:ascii="B Nazanin,Bold" w:hAnsi="Calibri" w:hint="cs"/>
          <w:lang w:bidi="fa-IR"/>
        </w:rPr>
        <w:t>پایایی</w:t>
      </w:r>
      <w:proofErr w:type="spellEnd"/>
      <w:r>
        <w:rPr>
          <w:rFonts w:ascii="B Nazanin,Bold" w:hAnsi="Calibri" w:hint="cs"/>
          <w:lang w:bidi="fa-IR"/>
        </w:rPr>
        <w:t xml:space="preserve"> پرسشنامه در یک </w:t>
      </w:r>
      <w:proofErr w:type="spellStart"/>
      <w:r>
        <w:rPr>
          <w:rFonts w:ascii="B Nazanin,Bold" w:hAnsi="Calibri" w:hint="cs"/>
          <w:lang w:bidi="fa-IR"/>
        </w:rPr>
        <w:t>نمونه‌ی</w:t>
      </w:r>
      <w:proofErr w:type="spellEnd"/>
      <w:r>
        <w:rPr>
          <w:rFonts w:ascii="B Nazanin,Bold" w:hAnsi="Calibri" w:hint="cs"/>
          <w:lang w:bidi="fa-IR"/>
        </w:rPr>
        <w:t xml:space="preserve"> ۶۰ نفری به شیوه </w:t>
      </w:r>
      <w:proofErr w:type="spellStart"/>
      <w:r>
        <w:rPr>
          <w:rFonts w:ascii="B Nazanin,Bold" w:hAnsi="Calibri" w:hint="cs"/>
          <w:lang w:bidi="fa-IR"/>
        </w:rPr>
        <w:t>بازآزمایی</w:t>
      </w:r>
      <w:proofErr w:type="spellEnd"/>
      <w:r>
        <w:rPr>
          <w:rFonts w:ascii="B Nazanin,Bold" w:hAnsi="Calibri" w:hint="cs"/>
          <w:lang w:bidi="fa-IR"/>
        </w:rPr>
        <w:t xml:space="preserve"> ۶۷/۰ محاسبه شد.</w:t>
      </w:r>
    </w:p>
    <w:p w14:paraId="32B23C26" w14:textId="7B0A485D" w:rsidR="00912462" w:rsidRDefault="00000000" w:rsidP="00503BED">
      <w:pPr>
        <w:keepNext/>
        <w:keepLines/>
        <w:spacing w:before="240" w:after="100" w:line="276" w:lineRule="auto"/>
        <w:rPr>
          <w:rFonts w:ascii="Arial" w:eastAsia="Times New Roman" w:hAnsi="Arial" w:cs="B Lotus"/>
          <w:b/>
          <w:bCs/>
          <w:color w:val="auto"/>
          <w:lang w:bidi="fa-IR"/>
        </w:rPr>
      </w:pPr>
      <w:r>
        <w:rPr>
          <w:rFonts w:ascii="Arial" w:eastAsia="Times New Roman" w:hAnsi="Arial" w:cs="B Titr" w:hint="cs"/>
          <w:b/>
          <w:bCs/>
          <w:sz w:val="30"/>
          <w:szCs w:val="30"/>
          <w:lang w:bidi="fa-IR"/>
        </w:rPr>
        <w:t>۳-۳-۲- پرسشنامه اضطراب مرگ</w:t>
      </w:r>
      <w:r w:rsidR="00503BED">
        <w:rPr>
          <w:rFonts w:ascii="Arial" w:eastAsia="Times New Roman" w:hAnsi="Arial" w:cs="B Titr" w:hint="cs"/>
          <w:b/>
          <w:bCs/>
          <w:sz w:val="30"/>
          <w:szCs w:val="30"/>
          <w:lang w:bidi="fa-IR"/>
        </w:rPr>
        <w:t xml:space="preserve"> (</w:t>
      </w:r>
      <w:r w:rsidR="00503BED">
        <w:rPr>
          <w:rFonts w:ascii="Arial" w:eastAsia="Times New Roman" w:hAnsi="Arial" w:cs="B Titr" w:hint="cs"/>
          <w:b/>
          <w:bCs/>
          <w:sz w:val="30"/>
          <w:szCs w:val="30"/>
          <w:rtl w:val="0"/>
        </w:rPr>
        <w:t>DAS</w:t>
      </w:r>
      <w:r w:rsidR="00503BED">
        <w:rPr>
          <w:rFonts w:ascii="Arial" w:eastAsia="Times New Roman" w:hAnsi="Arial" w:cs="B Titr" w:hint="cs"/>
          <w:b/>
          <w:bCs/>
          <w:sz w:val="30"/>
          <w:szCs w:val="30"/>
          <w:lang w:bidi="fa-IR"/>
        </w:rPr>
        <w:t>)</w:t>
      </w:r>
    </w:p>
    <w:p w14:paraId="7ABA4B34" w14:textId="77777777" w:rsidR="00912462" w:rsidRDefault="00000000">
      <w:pPr>
        <w:ind w:firstLine="397"/>
        <w:jc w:val="both"/>
        <w:rPr>
          <w:rFonts w:ascii="Arial" w:eastAsia="Times New Roman" w:hAnsi="Arial" w:cs="B Lotus"/>
          <w:color w:val="auto"/>
          <w:lang w:bidi="fa-IR"/>
        </w:rPr>
      </w:pPr>
      <w:r>
        <w:rPr>
          <w:rFonts w:ascii="Arial" w:eastAsia="Times New Roman" w:hAnsi="Arial" w:hint="cs"/>
          <w:lang w:bidi="fa-IR"/>
        </w:rPr>
        <w:t xml:space="preserve">این پرسشنامه در سال ۱۹۷۰ توسط </w:t>
      </w:r>
      <w:proofErr w:type="spellStart"/>
      <w:r>
        <w:rPr>
          <w:rFonts w:ascii="Arial" w:eastAsia="Times New Roman" w:hAnsi="Arial" w:hint="cs"/>
          <w:lang w:bidi="fa-IR"/>
        </w:rPr>
        <w:t>تمپلر</w:t>
      </w:r>
      <w:proofErr w:type="spellEnd"/>
      <w:r>
        <w:rPr>
          <w:rFonts w:ascii="Arial" w:eastAsia="Times New Roman" w:hAnsi="Arial"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Arial" w:eastAsia="Times New Roman" w:hAnsi="Arial" w:hint="cs"/>
          <w:lang w:bidi="fa-IR"/>
        </w:rPr>
        <w:t>صفرتا</w:t>
      </w:r>
      <w:proofErr w:type="spellEnd"/>
      <w:r>
        <w:rPr>
          <w:rFonts w:ascii="Arial" w:eastAsia="Times New Roman" w:hAnsi="Arial" w:hint="cs"/>
          <w:lang w:bidi="fa-IR"/>
        </w:rPr>
        <w:t xml:space="preserve"> ۱۵ متغیر باشد که نمره بالا </w:t>
      </w:r>
      <w:proofErr w:type="spellStart"/>
      <w:r>
        <w:rPr>
          <w:rFonts w:ascii="Arial" w:eastAsia="Times New Roman" w:hAnsi="Arial" w:hint="cs"/>
          <w:lang w:bidi="fa-IR"/>
        </w:rPr>
        <w:t>نماینگر</w:t>
      </w:r>
      <w:proofErr w:type="spellEnd"/>
      <w:r>
        <w:rPr>
          <w:rFonts w:ascii="Arial" w:eastAsia="Times New Roman" w:hAnsi="Arial" w:hint="cs"/>
          <w:lang w:bidi="fa-IR"/>
        </w:rPr>
        <w:t xml:space="preserve"> اضطراب زیاد افراد در مورد مرگ است. بررسی های به عمل آمده در مورد روایی و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مقیاس اضطراب مرگ نشان می دهد که این مقیاس از اعتبار قابل قبولی برخوردار است. در فرهنگ اصلی، ضریب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و روایی این پرسشنامه را در ایران رجبی و بحرانی (۱۳۸۰) مورد بررسی قرار دادند و بر این اساس ضریب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w:t>
      </w:r>
      <w:proofErr w:type="spellStart"/>
      <w:r>
        <w:rPr>
          <w:rFonts w:ascii="Arial" w:eastAsia="Times New Roman" w:hAnsi="Arial" w:hint="cs"/>
          <w:lang w:bidi="fa-IR"/>
        </w:rPr>
        <w:t>تنصیفی</w:t>
      </w:r>
      <w:proofErr w:type="spellEnd"/>
      <w:r>
        <w:rPr>
          <w:rFonts w:ascii="Arial" w:eastAsia="Times New Roman" w:hAnsi="Arial" w:hint="cs"/>
          <w:lang w:bidi="fa-IR"/>
        </w:rPr>
        <w:t xml:space="preserve"> را ۶۰/۰ و ضریب همسانی درونی را ۷۳/۰ گزارش کردند. در پژوهش حاضر نیز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این ابزار ۸۶/۰ برآورد شد.</w:t>
      </w:r>
    </w:p>
    <w:p w14:paraId="57E3FC15"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Arial" w:eastAsia="Times New Roman" w:hAnsi="Arial" w:cs="B Titr" w:hint="cs"/>
          <w:b/>
          <w:bCs/>
          <w:sz w:val="30"/>
          <w:szCs w:val="30"/>
          <w:lang w:bidi="fa-IR"/>
        </w:rPr>
        <w:t xml:space="preserve">۳-۳-۳- </w:t>
      </w:r>
      <w:r>
        <w:rPr>
          <w:rFonts w:ascii="B Nazanin,Bold" w:hAnsi="Calibri" w:cs="B Titr" w:hint="cs"/>
          <w:b/>
          <w:bCs/>
          <w:sz w:val="30"/>
          <w:szCs w:val="30"/>
          <w:lang w:bidi="fa-IR"/>
        </w:rPr>
        <w:t>پرسشنامه اضطراب سلامتی(</w:t>
      </w:r>
      <w:r>
        <w:rPr>
          <w:rFonts w:ascii="Times New Roman" w:hAnsi="Times New Roman" w:cs="Times New Roman"/>
          <w:b/>
          <w:bCs/>
          <w:sz w:val="30"/>
          <w:szCs w:val="30"/>
          <w:rtl w:val="0"/>
        </w:rPr>
        <w:t>HAI</w:t>
      </w:r>
      <w:r>
        <w:rPr>
          <w:rFonts w:ascii="B Nazanin,Bold" w:hAnsi="Calibri" w:cs="B Titr" w:hint="cs"/>
          <w:b/>
          <w:bCs/>
          <w:sz w:val="30"/>
          <w:szCs w:val="30"/>
          <w:lang w:bidi="fa-IR"/>
        </w:rPr>
        <w:t>)</w:t>
      </w:r>
    </w:p>
    <w:p w14:paraId="604A8493" w14:textId="77777777" w:rsidR="00912462" w:rsidRDefault="00000000">
      <w:pPr>
        <w:ind w:firstLine="397"/>
        <w:jc w:val="both"/>
        <w:rPr>
          <w:rFonts w:ascii="B Nazanin,Bold" w:hAnsi="Calibri" w:cs="B Lotus"/>
          <w:color w:val="auto"/>
          <w:lang w:bidi="fa-IR"/>
        </w:rPr>
      </w:pPr>
      <w:r>
        <w:rPr>
          <w:rFonts w:ascii="B Nazanin,Bold" w:hAnsi="Calibri" w:hint="cs"/>
          <w:lang w:bidi="fa-IR"/>
        </w:rPr>
        <w:t xml:space="preserve">پرسشنامه اضطراب سلامتی توسط </w:t>
      </w:r>
      <w:proofErr w:type="spellStart"/>
      <w:r>
        <w:rPr>
          <w:rFonts w:ascii="B Nazanin,Bold" w:hAnsi="Calibri" w:hint="cs"/>
          <w:lang w:bidi="fa-IR"/>
        </w:rPr>
        <w:t>سالکوفسکیس</w:t>
      </w:r>
      <w:proofErr w:type="spellEnd"/>
      <w:r>
        <w:rPr>
          <w:rFonts w:ascii="B Nazanin,Bold" w:hAnsi="Calibri"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آن بین ۸۰/۰ تا ۸۸/۰ گزارش شده است که نشان دهنده </w:t>
      </w:r>
      <w:proofErr w:type="spellStart"/>
      <w:r>
        <w:rPr>
          <w:rFonts w:ascii="B Nazanin,Bold" w:hAnsi="Calibri" w:hint="cs"/>
          <w:lang w:bidi="fa-IR"/>
        </w:rPr>
        <w:t>پایای</w:t>
      </w:r>
      <w:proofErr w:type="spellEnd"/>
      <w:r>
        <w:rPr>
          <w:rFonts w:ascii="B Nazanin,Bold" w:hAnsi="Calibri" w:hint="cs"/>
          <w:lang w:bidi="fa-IR"/>
        </w:rPr>
        <w:t xml:space="preserve"> مطلوب آن است.</w:t>
      </w:r>
    </w:p>
    <w:p w14:paraId="25CCD82A" w14:textId="77777777" w:rsidR="00912462" w:rsidRDefault="00000000" w:rsidP="00503BED">
      <w:pPr>
        <w:keepNext/>
        <w:keepLines/>
        <w:spacing w:before="240" w:after="100" w:line="276" w:lineRule="auto"/>
        <w:rPr>
          <w:rFonts w:cs="B Lotus"/>
          <w:bCs/>
          <w:color w:val="auto"/>
          <w:sz w:val="6"/>
          <w:szCs w:val="6"/>
          <w:lang w:bidi="fa-IR"/>
        </w:rPr>
      </w:pPr>
      <w:bookmarkStart w:id="23" w:name="_Toc107794912"/>
      <w:r>
        <w:rPr>
          <w:rFonts w:cs="B Titr" w:hint="cs"/>
          <w:b/>
          <w:bCs/>
          <w:sz w:val="30"/>
          <w:szCs w:val="30"/>
          <w:lang w:bidi="fa-IR"/>
        </w:rPr>
        <w:lastRenderedPageBreak/>
        <w:t>۳-۴- روش اجرای پژوهش</w:t>
      </w:r>
      <w:bookmarkEnd w:id="23"/>
    </w:p>
    <w:p w14:paraId="3E8D9827" w14:textId="77777777" w:rsidR="00912462" w:rsidRDefault="00000000">
      <w:pPr>
        <w:ind w:firstLine="397"/>
        <w:jc w:val="both"/>
        <w:rPr>
          <w:rFonts w:cs="B Lotus"/>
          <w:color w:val="auto"/>
          <w:lang w:bidi="fa-IR"/>
        </w:rPr>
      </w:pPr>
      <w:bookmarkStart w:id="24" w:name="_Toc107794913"/>
      <w:r>
        <w:rPr>
          <w:rFonts w:hint="cs"/>
          <w:lang w:bidi="fa-IR"/>
        </w:rPr>
        <w:t xml:space="preserve"> روش اجرای پژوهش حاضر بدین صورت بود که پس از دریافت معرفی نامه از واحد </w:t>
      </w:r>
      <w:proofErr w:type="spellStart"/>
      <w:r>
        <w:rPr>
          <w:rFonts w:hint="cs"/>
          <w:lang w:bidi="fa-IR"/>
        </w:rPr>
        <w:t>پـژوهش</w:t>
      </w:r>
      <w:proofErr w:type="spellEnd"/>
      <w:r>
        <w:rPr>
          <w:rFonts w:hint="cs"/>
          <w:lang w:bidi="fa-IR"/>
        </w:rPr>
        <w:t xml:space="preserve"> </w:t>
      </w:r>
      <w:proofErr w:type="spellStart"/>
      <w:r>
        <w:rPr>
          <w:rFonts w:hint="cs"/>
          <w:lang w:bidi="fa-IR"/>
        </w:rPr>
        <w:t>دانـشگاه</w:t>
      </w:r>
      <w:proofErr w:type="spellEnd"/>
      <w:r>
        <w:rPr>
          <w:rFonts w:hint="cs"/>
          <w:lang w:bidi="fa-IR"/>
        </w:rPr>
        <w:t xml:space="preserve"> پیام نور واحد ساری، و دریافت اطلاعات از </w:t>
      </w:r>
      <w:proofErr w:type="spellStart"/>
      <w:r>
        <w:rPr>
          <w:rFonts w:hint="cs"/>
          <w:lang w:bidi="fa-IR"/>
        </w:rPr>
        <w:t>تعـداد</w:t>
      </w:r>
      <w:proofErr w:type="spellEnd"/>
      <w:r>
        <w:rPr>
          <w:rFonts w:hint="cs"/>
          <w:lang w:bidi="fa-IR"/>
        </w:rPr>
        <w:t xml:space="preserve">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w:t>
      </w:r>
      <w:proofErr w:type="spellStart"/>
      <w:r>
        <w:rPr>
          <w:rFonts w:hint="cs"/>
          <w:lang w:bidi="fa-IR"/>
        </w:rPr>
        <w:t>کرجسی</w:t>
      </w:r>
      <w:proofErr w:type="spellEnd"/>
      <w:r>
        <w:rPr>
          <w:rFonts w:hint="cs"/>
          <w:lang w:bidi="fa-IR"/>
        </w:rPr>
        <w:t xml:space="preserve"> و </w:t>
      </w:r>
      <w:proofErr w:type="spellStart"/>
      <w:r>
        <w:rPr>
          <w:rFonts w:hint="cs"/>
          <w:lang w:bidi="fa-IR"/>
        </w:rPr>
        <w:t>مورگان</w:t>
      </w:r>
      <w:proofErr w:type="spellEnd"/>
      <w:r>
        <w:rPr>
          <w:rFonts w:hint="cs"/>
          <w:lang w:bidi="fa-IR"/>
        </w:rPr>
        <w:t xml:space="preserve"> به عنوان نمونه انتخاب شدند.</w:t>
      </w:r>
    </w:p>
    <w:p w14:paraId="5912E24A" w14:textId="77777777" w:rsidR="00912462" w:rsidRDefault="00000000" w:rsidP="00503BED">
      <w:pPr>
        <w:keepNext/>
        <w:keepLines/>
        <w:spacing w:before="240" w:after="100" w:line="276" w:lineRule="auto"/>
        <w:rPr>
          <w:rFonts w:cs="B Lotus"/>
          <w:bCs/>
          <w:color w:val="auto"/>
          <w:lang w:bidi="fa-IR"/>
        </w:rPr>
      </w:pPr>
      <w:r>
        <w:rPr>
          <w:rFonts w:cs="B Titr" w:hint="cs"/>
          <w:b/>
          <w:bCs/>
          <w:sz w:val="30"/>
          <w:szCs w:val="30"/>
          <w:lang w:bidi="fa-IR"/>
        </w:rPr>
        <w:t xml:space="preserve">۳-۵- روش تجزیه و تحلیل دادهها </w:t>
      </w:r>
      <w:r>
        <w:rPr>
          <w:rFonts w:cs="B Titr" w:hint="cs"/>
          <w:b/>
          <w:bCs/>
          <w:sz w:val="30"/>
          <w:szCs w:val="30"/>
          <w:lang w:bidi="fa-IR"/>
        </w:rPr>
        <w:softHyphen/>
      </w:r>
      <w:bookmarkEnd w:id="24"/>
    </w:p>
    <w:p w14:paraId="44800DB8" w14:textId="77777777" w:rsidR="00912462" w:rsidRDefault="00000000">
      <w:pPr>
        <w:autoSpaceDE/>
        <w:autoSpaceDN/>
        <w:adjustRightInd/>
        <w:ind w:firstLine="397"/>
        <w:jc w:val="both"/>
        <w:rPr>
          <w:rFonts w:ascii="Calibri" w:hAnsi="Calibri" w:cs="B Lotus"/>
          <w:color w:val="auto"/>
          <w:lang w:bidi="fa-IR"/>
        </w:rPr>
      </w:pPr>
      <w:r>
        <w:rPr>
          <w:rFonts w:ascii="Calibri" w:hAnsi="Calibri"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Calibri" w:hAnsi="Calibri" w:hint="cs"/>
          <w:lang w:bidi="fa-IR"/>
        </w:rPr>
        <w:t>پیرسون</w:t>
      </w:r>
      <w:proofErr w:type="spellEnd"/>
      <w:r>
        <w:rPr>
          <w:rFonts w:ascii="Calibri" w:hAnsi="Calibri" w:hint="cs"/>
          <w:lang w:bidi="fa-IR"/>
        </w:rPr>
        <w:t xml:space="preserve"> (با توجه به نرمال بودن داده ها) و تحلیل </w:t>
      </w:r>
      <w:proofErr w:type="spellStart"/>
      <w:r>
        <w:rPr>
          <w:rFonts w:ascii="Calibri" w:hAnsi="Calibri" w:hint="cs"/>
          <w:lang w:bidi="fa-IR"/>
        </w:rPr>
        <w:t>رگرسیون</w:t>
      </w:r>
      <w:proofErr w:type="spellEnd"/>
      <w:r>
        <w:rPr>
          <w:rFonts w:ascii="Calibri" w:hAnsi="Calibri" w:hint="cs"/>
          <w:lang w:bidi="fa-IR"/>
        </w:rPr>
        <w:t xml:space="preserve"> خطی </w:t>
      </w:r>
      <w:proofErr w:type="spellStart"/>
      <w:r>
        <w:rPr>
          <w:rFonts w:ascii="Calibri" w:hAnsi="Calibri" w:hint="cs"/>
          <w:lang w:bidi="fa-IR"/>
        </w:rPr>
        <w:t>چندگانه</w:t>
      </w:r>
      <w:proofErr w:type="spellEnd"/>
      <w:r>
        <w:rPr>
          <w:rFonts w:ascii="Calibri" w:hAnsi="Calibri" w:hint="cs"/>
          <w:lang w:bidi="fa-IR"/>
        </w:rPr>
        <w:t xml:space="preserve"> برای بررسی نقش پیش بینی کننده هوش معنوی و اضطراب سلامتی و اضطراب مرگ و از آزمون های مقایسه ای (در صورت نیاز) مانند آزمون </w:t>
      </w:r>
      <w:r>
        <w:rPr>
          <w:rFonts w:ascii="Calibri" w:hAnsi="Calibri" w:cs="B Lotus"/>
          <w:rtl w:val="0"/>
        </w:rPr>
        <w:t>t</w:t>
      </w:r>
      <w:r>
        <w:rPr>
          <w:rFonts w:ascii="Calibri" w:hAnsi="Calibri" w:hint="cs"/>
          <w:lang w:bidi="fa-IR"/>
        </w:rPr>
        <w:t xml:space="preserve"> مستقل یا آنالیز </w:t>
      </w:r>
      <w:proofErr w:type="spellStart"/>
      <w:r>
        <w:rPr>
          <w:rFonts w:ascii="Calibri" w:hAnsi="Calibri" w:hint="cs"/>
          <w:lang w:bidi="fa-IR"/>
        </w:rPr>
        <w:t>واریانس</w:t>
      </w:r>
      <w:proofErr w:type="spellEnd"/>
      <w:r>
        <w:rPr>
          <w:rFonts w:ascii="Calibri" w:hAnsi="Calibri" w:hint="cs"/>
          <w:lang w:bidi="fa-IR"/>
        </w:rPr>
        <w:t xml:space="preserve"> برای بررسی تفاوت ها گروهی (جنسیت یا وضعیت تاهل) استفاده شد.</w:t>
      </w:r>
    </w:p>
    <w:p w14:paraId="7F9B27B4"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چهارم:</w:t>
      </w:r>
    </w:p>
    <w:p w14:paraId="7E4F18C0"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تجزیه و تحلیل داده ها</w:t>
      </w:r>
    </w:p>
    <w:p w14:paraId="3B758166" w14:textId="77777777" w:rsidR="00912462" w:rsidRDefault="00000000">
      <w:pPr>
        <w:pageBreakBefore/>
        <w:ind w:firstLine="397"/>
        <w:jc w:val="both"/>
        <w:rPr>
          <w:rFonts w:cs="B Lotus"/>
          <w:color w:val="auto"/>
          <w:lang w:bidi="fa-IR"/>
        </w:rPr>
      </w:pPr>
      <w:r>
        <w:rPr>
          <w:rFonts w:hint="cs"/>
          <w:lang w:bidi="fa-IR"/>
        </w:rPr>
        <w:lastRenderedPageBreak/>
        <w:t>در این فصل در ابتدا ویژگی</w:t>
      </w:r>
      <w:r>
        <w:rPr>
          <w:rFonts w:hint="cs"/>
          <w:lang w:bidi="fa-IR"/>
        </w:rPr>
        <w:softHyphen/>
        <w:t xml:space="preserve">های </w:t>
      </w:r>
      <w:proofErr w:type="spellStart"/>
      <w:r>
        <w:rPr>
          <w:rFonts w:hint="cs"/>
          <w:lang w:bidi="fa-IR"/>
        </w:rPr>
        <w:t>جمعیت</w:t>
      </w:r>
      <w:r>
        <w:rPr>
          <w:rFonts w:hint="cs"/>
          <w:lang w:bidi="fa-IR"/>
        </w:rPr>
        <w:softHyphen/>
        <w:t>شناختی</w:t>
      </w:r>
      <w:proofErr w:type="spellEnd"/>
      <w:r>
        <w:rPr>
          <w:rFonts w:hint="cs"/>
          <w:lang w:bidi="fa-IR"/>
        </w:rPr>
        <w:t xml:space="preserve"> آزمودنی</w:t>
      </w:r>
      <w:r>
        <w:rPr>
          <w:rFonts w:hint="cs"/>
          <w:lang w:bidi="fa-IR"/>
        </w:rPr>
        <w:softHyphen/>
        <w:t xml:space="preserve">ها و سپس </w:t>
      </w:r>
      <w:proofErr w:type="spellStart"/>
      <w:r>
        <w:rPr>
          <w:rFonts w:hint="cs"/>
          <w:lang w:bidi="fa-IR"/>
        </w:rPr>
        <w:t>آماره‌های</w:t>
      </w:r>
      <w:proofErr w:type="spellEnd"/>
      <w:r>
        <w:rPr>
          <w:rFonts w:hint="cs"/>
          <w:lang w:bidi="fa-IR"/>
        </w:rPr>
        <w:t xml:space="preserve"> توصیفی (میانگین و انحراف استاندارد) متغیرهای پژوهش ارائه </w:t>
      </w:r>
      <w:proofErr w:type="spellStart"/>
      <w:r>
        <w:rPr>
          <w:rFonts w:hint="cs"/>
          <w:lang w:bidi="fa-IR"/>
        </w:rPr>
        <w:t>می‌شود</w:t>
      </w:r>
      <w:proofErr w:type="spellEnd"/>
      <w:r>
        <w:rPr>
          <w:rFonts w:hint="cs"/>
          <w:lang w:bidi="fa-IR"/>
        </w:rPr>
        <w:t xml:space="preserve">. سپس، نتایج تحلیل آماری مربوط به </w:t>
      </w:r>
      <w:proofErr w:type="spellStart"/>
      <w:r>
        <w:rPr>
          <w:rFonts w:hint="cs"/>
          <w:lang w:bidi="fa-IR"/>
        </w:rPr>
        <w:t>فرضیه‌های</w:t>
      </w:r>
      <w:proofErr w:type="spellEnd"/>
      <w:r>
        <w:rPr>
          <w:rFonts w:hint="cs"/>
          <w:lang w:bidi="fa-IR"/>
        </w:rPr>
        <w:t xml:space="preserve"> پژوهش ارائه </w:t>
      </w:r>
      <w:proofErr w:type="spellStart"/>
      <w:r>
        <w:rPr>
          <w:rFonts w:hint="cs"/>
          <w:lang w:bidi="fa-IR"/>
        </w:rPr>
        <w:t>می‌شود</w:t>
      </w:r>
      <w:proofErr w:type="spellEnd"/>
      <w:r>
        <w:rPr>
          <w:rFonts w:hint="cs"/>
          <w:lang w:bidi="fa-IR"/>
        </w:rPr>
        <w:t xml:space="preserve"> و </w:t>
      </w:r>
      <w:proofErr w:type="spellStart"/>
      <w:r>
        <w:rPr>
          <w:rFonts w:hint="cs"/>
          <w:lang w:bidi="fa-IR"/>
        </w:rPr>
        <w:t>معنی‌داری</w:t>
      </w:r>
      <w:proofErr w:type="spellEnd"/>
      <w:r>
        <w:rPr>
          <w:rFonts w:hint="cs"/>
          <w:lang w:bidi="fa-IR"/>
        </w:rPr>
        <w:t xml:space="preserve"> </w:t>
      </w:r>
      <w:proofErr w:type="spellStart"/>
      <w:r>
        <w:rPr>
          <w:rFonts w:hint="cs"/>
          <w:lang w:bidi="fa-IR"/>
        </w:rPr>
        <w:t>آن‌ها</w:t>
      </w:r>
      <w:proofErr w:type="spellEnd"/>
      <w:r>
        <w:rPr>
          <w:rFonts w:hint="cs"/>
          <w:lang w:bidi="fa-IR"/>
        </w:rPr>
        <w:t xml:space="preserve"> از لحاظ آماری بررسی می گردد. </w:t>
      </w:r>
    </w:p>
    <w:p w14:paraId="25F2057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۴-۱- یافته های توصیفی</w:t>
      </w:r>
    </w:p>
    <w:p w14:paraId="50C77C4B" w14:textId="77777777" w:rsidR="00912462" w:rsidRDefault="00000000">
      <w:pPr>
        <w:ind w:firstLine="397"/>
        <w:jc w:val="both"/>
        <w:rPr>
          <w:rFonts w:cs="B Lotus"/>
          <w:color w:val="auto"/>
          <w:lang w:bidi="fa-IR"/>
        </w:rPr>
      </w:pPr>
      <w:r>
        <w:rPr>
          <w:rFonts w:hint="cs"/>
          <w:lang w:bidi="fa-IR"/>
        </w:rPr>
        <w:t xml:space="preserve">به منظور ارایه تصویر </w:t>
      </w:r>
      <w:proofErr w:type="spellStart"/>
      <w:r>
        <w:rPr>
          <w:rFonts w:hint="cs"/>
          <w:lang w:bidi="fa-IR"/>
        </w:rPr>
        <w:t>روشن‌تر</w:t>
      </w:r>
      <w:proofErr w:type="spellEnd"/>
      <w:r>
        <w:rPr>
          <w:rFonts w:hint="cs"/>
          <w:lang w:bidi="fa-IR"/>
        </w:rPr>
        <w:t xml:space="preserve"> از </w:t>
      </w:r>
      <w:proofErr w:type="spellStart"/>
      <w:r>
        <w:rPr>
          <w:rFonts w:hint="cs"/>
          <w:lang w:bidi="fa-IR"/>
        </w:rPr>
        <w:t>یافته‌های</w:t>
      </w:r>
      <w:proofErr w:type="spellEnd"/>
      <w:r>
        <w:rPr>
          <w:rFonts w:hint="cs"/>
          <w:lang w:bidi="fa-IR"/>
        </w:rPr>
        <w:t xml:space="preserve"> پژوهش، ویژگی</w:t>
      </w:r>
      <w:r>
        <w:rPr>
          <w:rFonts w:hint="cs"/>
          <w:lang w:bidi="fa-IR"/>
        </w:rPr>
        <w:softHyphen/>
        <w:t xml:space="preserve">های </w:t>
      </w:r>
      <w:proofErr w:type="spellStart"/>
      <w:r>
        <w:rPr>
          <w:rFonts w:hint="cs"/>
          <w:lang w:bidi="fa-IR"/>
        </w:rPr>
        <w:t>جمعیت</w:t>
      </w:r>
      <w:r>
        <w:rPr>
          <w:rFonts w:hint="cs"/>
          <w:lang w:bidi="fa-IR"/>
        </w:rPr>
        <w:softHyphen/>
        <w:t>شناختی</w:t>
      </w:r>
      <w:proofErr w:type="spellEnd"/>
      <w:r>
        <w:rPr>
          <w:rFonts w:hint="cs"/>
          <w:lang w:bidi="fa-IR"/>
        </w:rPr>
        <w:t xml:space="preserve"> هر یک از افراد نمونه </w:t>
      </w:r>
      <w:proofErr w:type="spellStart"/>
      <w:r>
        <w:rPr>
          <w:rFonts w:hint="cs"/>
          <w:lang w:bidi="fa-IR"/>
        </w:rPr>
        <w:t>درجداول</w:t>
      </w:r>
      <w:proofErr w:type="spellEnd"/>
      <w:r>
        <w:rPr>
          <w:rFonts w:hint="cs"/>
          <w:lang w:bidi="fa-IR"/>
        </w:rPr>
        <w:t xml:space="preserve"> ۴-۱ الی ۴-۴ و یافته</w:t>
      </w:r>
      <w:r>
        <w:rPr>
          <w:rFonts w:hint="cs"/>
          <w:lang w:bidi="fa-IR"/>
        </w:rPr>
        <w:softHyphen/>
        <w:t>های توصیفی متغیرهای پژوهش در جداول ۴-۵ ارائه شده است.</w:t>
      </w:r>
    </w:p>
    <w:p w14:paraId="0FF82496"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5" w:name="_Toc106471882"/>
      <w:r>
        <w:rPr>
          <w:rFonts w:ascii="Cambria" w:eastAsia="Times New Roman" w:hAnsi="Cambria" w:hint="cs"/>
          <w:b/>
          <w:bCs/>
          <w:lang w:bidi="fa-IR"/>
        </w:rPr>
        <w:t xml:space="preserve">جدول ۴-۱- </w:t>
      </w:r>
      <w:proofErr w:type="spellStart"/>
      <w:r>
        <w:rPr>
          <w:rFonts w:ascii="Cambria" w:eastAsia="Times New Roman" w:hAnsi="Cambria" w:hint="cs"/>
          <w:b/>
          <w:bCs/>
          <w:lang w:bidi="fa-IR"/>
        </w:rPr>
        <w:t>شاخص‌های</w:t>
      </w:r>
      <w:proofErr w:type="spellEnd"/>
      <w:r>
        <w:rPr>
          <w:rFonts w:ascii="Cambria" w:eastAsia="Times New Roman" w:hAnsi="Cambria" w:hint="cs"/>
          <w:b/>
          <w:bCs/>
          <w:lang w:bidi="fa-IR"/>
        </w:rPr>
        <w:t xml:space="preserve"> توصیفی مربوط به جنسیت</w:t>
      </w:r>
      <w:bookmarkEnd w:id="25"/>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مرد</w:t>
            </w:r>
          </w:p>
        </w:tc>
        <w:tc>
          <w:tcPr>
            <w:tcW w:w="1706" w:type="pct"/>
            <w:vAlign w:val="center"/>
            <w:hideMark/>
          </w:tcPr>
          <w:p w14:paraId="064EB3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۳۳</w:t>
            </w:r>
          </w:p>
        </w:tc>
        <w:tc>
          <w:tcPr>
            <w:tcW w:w="1522" w:type="pct"/>
            <w:vAlign w:val="center"/>
            <w:hideMark/>
          </w:tcPr>
          <w:p w14:paraId="143EC82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D3907D4"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۴-۱ </w:t>
      </w:r>
      <w:proofErr w:type="spellStart"/>
      <w:r>
        <w:rPr>
          <w:rFonts w:ascii="Arial" w:hAnsi="Arial" w:hint="cs"/>
          <w:lang w:bidi="fa-IR"/>
        </w:rPr>
        <w:t>شاخص‌های</w:t>
      </w:r>
      <w:proofErr w:type="spellEnd"/>
      <w:r>
        <w:rPr>
          <w:rFonts w:ascii="Arial" w:hAnsi="Arial" w:hint="cs"/>
          <w:lang w:bidi="fa-IR"/>
        </w:rPr>
        <w:t xml:space="preserve"> توصیفی مربوط به جنسیت شرکت </w:t>
      </w:r>
      <w:proofErr w:type="spellStart"/>
      <w:r>
        <w:rPr>
          <w:rFonts w:ascii="Arial" w:hAnsi="Arial" w:hint="cs"/>
          <w:lang w:bidi="fa-IR"/>
        </w:rPr>
        <w:t>کنندگان</w:t>
      </w:r>
      <w:proofErr w:type="spellEnd"/>
      <w:r>
        <w:rPr>
          <w:rFonts w:ascii="Arial" w:hAnsi="Arial" w:hint="cs"/>
          <w:lang w:bidi="fa-IR"/>
        </w:rPr>
        <w:t xml:space="preserve"> پژوهش را نشان </w:t>
      </w:r>
      <w:proofErr w:type="spellStart"/>
      <w:r>
        <w:rPr>
          <w:rFonts w:ascii="Arial" w:hAnsi="Arial" w:hint="cs"/>
          <w:lang w:bidi="fa-IR"/>
        </w:rPr>
        <w:t>می‌دهد</w:t>
      </w:r>
      <w:proofErr w:type="spellEnd"/>
      <w:r>
        <w:rPr>
          <w:rFonts w:ascii="Arial" w:hAnsi="Arial" w:hint="cs"/>
          <w:lang w:bidi="fa-IR"/>
        </w:rPr>
        <w:t xml:space="preserve">. بر این اساس در مطالعه حاضر ۸/۵۸ درصد شرکت </w:t>
      </w:r>
      <w:proofErr w:type="spellStart"/>
      <w:r>
        <w:rPr>
          <w:rFonts w:ascii="Arial" w:hAnsi="Arial" w:hint="cs"/>
          <w:lang w:bidi="fa-IR"/>
        </w:rPr>
        <w:t>کنندگان</w:t>
      </w:r>
      <w:proofErr w:type="spellEnd"/>
      <w:r>
        <w:rPr>
          <w:rFonts w:ascii="Arial" w:hAnsi="Arial" w:hint="cs"/>
          <w:lang w:bidi="fa-IR"/>
        </w:rPr>
        <w:t xml:space="preserve"> را زن و ۲/۴۱ درصد را مرد تشکیل می دهند. </w:t>
      </w:r>
    </w:p>
    <w:p w14:paraId="5FEE18D8"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6" w:name="_Toc106471883"/>
      <w:r>
        <w:rPr>
          <w:rFonts w:ascii="Cambria" w:eastAsia="Times New Roman" w:hAnsi="Cambria" w:hint="cs"/>
          <w:b/>
          <w:bCs/>
          <w:lang w:bidi="fa-IR"/>
        </w:rPr>
        <w:t xml:space="preserve">جدول ۴-۲- </w:t>
      </w:r>
      <w:proofErr w:type="spellStart"/>
      <w:r>
        <w:rPr>
          <w:rFonts w:ascii="Cambria" w:eastAsia="Times New Roman" w:hAnsi="Cambria" w:hint="cs"/>
          <w:b/>
          <w:bCs/>
          <w:lang w:bidi="fa-IR"/>
        </w:rPr>
        <w:t>شاخص‌های</w:t>
      </w:r>
      <w:proofErr w:type="spellEnd"/>
      <w:r>
        <w:rPr>
          <w:rFonts w:ascii="Cambria" w:eastAsia="Times New Roman" w:hAnsi="Cambria" w:hint="cs"/>
          <w:b/>
          <w:bCs/>
          <w:lang w:bidi="fa-IR"/>
        </w:rPr>
        <w:t xml:space="preserve"> توصیفی مربوط به وضعیت تأهل</w:t>
      </w:r>
      <w:bookmarkEnd w:id="26"/>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متأهل</w:t>
            </w:r>
          </w:p>
        </w:tc>
        <w:tc>
          <w:tcPr>
            <w:tcW w:w="1563" w:type="pct"/>
            <w:vAlign w:val="center"/>
            <w:hideMark/>
          </w:tcPr>
          <w:p w14:paraId="72260AAB"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۴۶</w:t>
            </w:r>
          </w:p>
        </w:tc>
        <w:tc>
          <w:tcPr>
            <w:tcW w:w="1641" w:type="pct"/>
            <w:vAlign w:val="center"/>
            <w:hideMark/>
          </w:tcPr>
          <w:p w14:paraId="387444B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1563" w:type="pct"/>
            <w:vAlign w:val="center"/>
          </w:tcPr>
          <w:p w14:paraId="2D7B98E9"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1641" w:type="pct"/>
            <w:vAlign w:val="center"/>
          </w:tcPr>
          <w:p w14:paraId="79A5E91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1FD634A1"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 جدول ۴-۲، </w:t>
      </w:r>
      <w:proofErr w:type="spellStart"/>
      <w:r>
        <w:rPr>
          <w:rFonts w:ascii="Arial" w:hAnsi="Arial" w:hint="cs"/>
          <w:lang w:bidi="fa-IR"/>
        </w:rPr>
        <w:t>شاخص‌های</w:t>
      </w:r>
      <w:proofErr w:type="spellEnd"/>
      <w:r>
        <w:rPr>
          <w:rFonts w:ascii="Arial" w:hAnsi="Arial" w:hint="cs"/>
          <w:lang w:bidi="fa-IR"/>
        </w:rPr>
        <w:t xml:space="preserve"> توصیفی مربوط به وضعیت تأهل شرکت </w:t>
      </w:r>
      <w:proofErr w:type="spellStart"/>
      <w:r>
        <w:rPr>
          <w:rFonts w:ascii="Arial" w:hAnsi="Arial" w:hint="cs"/>
          <w:lang w:bidi="fa-IR"/>
        </w:rPr>
        <w:t>کنندگان</w:t>
      </w:r>
      <w:proofErr w:type="spellEnd"/>
      <w:r>
        <w:rPr>
          <w:rFonts w:ascii="Arial" w:hAnsi="Arial" w:hint="cs"/>
          <w:lang w:bidi="fa-IR"/>
        </w:rPr>
        <w:t xml:space="preserve"> پژوهش را نشان </w:t>
      </w:r>
      <w:proofErr w:type="spellStart"/>
      <w:r>
        <w:rPr>
          <w:rFonts w:ascii="Arial" w:hAnsi="Arial" w:hint="cs"/>
          <w:lang w:bidi="fa-IR"/>
        </w:rPr>
        <w:t>می‌دهد</w:t>
      </w:r>
      <w:proofErr w:type="spellEnd"/>
      <w:r>
        <w:rPr>
          <w:rFonts w:ascii="Arial" w:hAnsi="Arial" w:hint="cs"/>
          <w:lang w:bidi="fa-IR"/>
        </w:rPr>
        <w:t xml:space="preserve">. بر این اساس، ۰/۱۰ درصد شرکت </w:t>
      </w:r>
      <w:proofErr w:type="spellStart"/>
      <w:r>
        <w:rPr>
          <w:rFonts w:ascii="Arial" w:hAnsi="Arial" w:hint="cs"/>
          <w:lang w:bidi="fa-IR"/>
        </w:rPr>
        <w:t>کنندگان</w:t>
      </w:r>
      <w:proofErr w:type="spellEnd"/>
      <w:r>
        <w:rPr>
          <w:rFonts w:ascii="Arial" w:hAnsi="Arial" w:hint="cs"/>
          <w:lang w:bidi="fa-IR"/>
        </w:rPr>
        <w:t xml:space="preserve"> را مجرد، ۵/۵۷ درصد را افراد متأهل و ۵/۳۲ درصد را افراد جدا شده بودند.</w:t>
      </w:r>
    </w:p>
    <w:p w14:paraId="77ADC573" w14:textId="77777777" w:rsidR="00912462" w:rsidRDefault="00000000" w:rsidP="00503BED">
      <w:pPr>
        <w:keepNext/>
        <w:autoSpaceDE/>
        <w:autoSpaceDN/>
        <w:adjustRightInd/>
        <w:spacing w:line="276" w:lineRule="auto"/>
        <w:jc w:val="center"/>
        <w:outlineLvl w:val="5"/>
        <w:rPr>
          <w:rFonts w:ascii="Cambria" w:eastAsia="Times New Roman" w:hAnsi="Cambria" w:cs="B Lotus"/>
          <w:b/>
          <w:bCs/>
          <w:color w:val="auto"/>
          <w:sz w:val="26"/>
          <w:szCs w:val="26"/>
          <w:lang w:bidi="fa-IR"/>
        </w:rPr>
      </w:pPr>
      <w:bookmarkStart w:id="27" w:name="_Toc106471884"/>
      <w:r>
        <w:rPr>
          <w:rFonts w:ascii="Cambria" w:eastAsia="Times New Roman" w:hAnsi="Cambria" w:hint="cs"/>
          <w:b/>
          <w:bCs/>
          <w:lang w:bidi="fa-IR"/>
        </w:rPr>
        <w:lastRenderedPageBreak/>
        <w:t xml:space="preserve">جدول ۴-۳- فراوانی و درصد شرکت </w:t>
      </w:r>
      <w:proofErr w:type="spellStart"/>
      <w:r>
        <w:rPr>
          <w:rFonts w:ascii="Cambria" w:eastAsia="Times New Roman" w:hAnsi="Cambria" w:hint="cs"/>
          <w:b/>
          <w:bCs/>
          <w:lang w:bidi="fa-IR"/>
        </w:rPr>
        <w:t>کنندگان</w:t>
      </w:r>
      <w:proofErr w:type="spellEnd"/>
      <w:r>
        <w:rPr>
          <w:rFonts w:ascii="Cambria" w:eastAsia="Times New Roman" w:hAnsi="Cambria" w:hint="cs"/>
          <w:b/>
          <w:bCs/>
          <w:lang w:bidi="fa-IR"/>
        </w:rPr>
        <w:t xml:space="preserve"> براساس میزان تحصیلات</w:t>
      </w:r>
      <w:bookmarkEnd w:id="27"/>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61D8DAA1" w14:textId="77777777">
        <w:trPr>
          <w:cantSplit/>
          <w:trHeight w:val="1115"/>
          <w:jc w:val="center"/>
        </w:trPr>
        <w:tc>
          <w:tcPr>
            <w:tcW w:w="2430" w:type="dxa"/>
            <w:tcBorders>
              <w:left w:val="nil"/>
              <w:right w:val="nil"/>
            </w:tcBorders>
            <w:shd w:val="clear" w:color="auto" w:fill="E6EED5"/>
            <w:vAlign w:val="center"/>
            <w:hideMark/>
          </w:tcPr>
          <w:p w14:paraId="6BAA54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زیر دیپلم</w:t>
            </w:r>
          </w:p>
          <w:p w14:paraId="006E79E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دیپلم</w:t>
            </w:r>
          </w:p>
        </w:tc>
        <w:tc>
          <w:tcPr>
            <w:tcW w:w="2160" w:type="dxa"/>
            <w:tcBorders>
              <w:left w:val="nil"/>
              <w:right w:val="nil"/>
            </w:tcBorders>
            <w:shd w:val="clear" w:color="auto" w:fill="E6EED5"/>
            <w:vAlign w:val="center"/>
            <w:hideMark/>
          </w:tcPr>
          <w:p w14:paraId="294799B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۱۸</w:t>
            </w:r>
          </w:p>
          <w:p w14:paraId="3AE0D28E"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۲۱</w:t>
            </w:r>
          </w:p>
        </w:tc>
        <w:tc>
          <w:tcPr>
            <w:tcW w:w="2340" w:type="dxa"/>
            <w:tcBorders>
              <w:left w:val="nil"/>
              <w:right w:val="nil"/>
            </w:tcBorders>
            <w:shd w:val="clear" w:color="auto" w:fill="E6EED5"/>
            <w:vAlign w:val="center"/>
            <w:hideMark/>
          </w:tcPr>
          <w:p w14:paraId="5DFA651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۵/۲۲</w:t>
            </w:r>
          </w:p>
          <w:p w14:paraId="6A0521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۲/۲۶</w:t>
            </w:r>
          </w:p>
        </w:tc>
      </w:tr>
      <w:tr w:rsidR="00912462" w14:paraId="000ACA4C" w14:textId="77777777">
        <w:trPr>
          <w:cantSplit/>
          <w:trHeight w:val="630"/>
          <w:jc w:val="center"/>
        </w:trPr>
        <w:tc>
          <w:tcPr>
            <w:tcW w:w="2430" w:type="dxa"/>
            <w:vAlign w:val="center"/>
            <w:hideMark/>
          </w:tcPr>
          <w:p w14:paraId="5748388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کاردانی</w:t>
            </w:r>
          </w:p>
        </w:tc>
        <w:tc>
          <w:tcPr>
            <w:tcW w:w="2160" w:type="dxa"/>
            <w:vAlign w:val="center"/>
            <w:hideMark/>
          </w:tcPr>
          <w:p w14:paraId="08ADEF1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w:t>
            </w:r>
          </w:p>
        </w:tc>
        <w:tc>
          <w:tcPr>
            <w:tcW w:w="2340" w:type="dxa"/>
            <w:vAlign w:val="center"/>
            <w:hideMark/>
          </w:tcPr>
          <w:p w14:paraId="13BACB0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۰/۳۰</w:t>
            </w:r>
          </w:p>
        </w:tc>
      </w:tr>
      <w:tr w:rsidR="00912462" w14:paraId="338FFF3A" w14:textId="77777777">
        <w:trPr>
          <w:cantSplit/>
          <w:trHeight w:val="630"/>
          <w:jc w:val="center"/>
        </w:trPr>
        <w:tc>
          <w:tcPr>
            <w:tcW w:w="2430" w:type="dxa"/>
            <w:tcBorders>
              <w:left w:val="nil"/>
              <w:right w:val="nil"/>
            </w:tcBorders>
            <w:shd w:val="clear" w:color="auto" w:fill="E6EED5"/>
            <w:vAlign w:val="center"/>
          </w:tcPr>
          <w:p w14:paraId="38FF6C6C"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کارشناسی و بالاتر</w:t>
            </w:r>
          </w:p>
        </w:tc>
        <w:tc>
          <w:tcPr>
            <w:tcW w:w="2160" w:type="dxa"/>
            <w:tcBorders>
              <w:left w:val="nil"/>
              <w:right w:val="nil"/>
            </w:tcBorders>
            <w:shd w:val="clear" w:color="auto" w:fill="E6EED5"/>
            <w:vAlign w:val="center"/>
          </w:tcPr>
          <w:p w14:paraId="39EF4886"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۱۷</w:t>
            </w:r>
          </w:p>
        </w:tc>
        <w:tc>
          <w:tcPr>
            <w:tcW w:w="2340" w:type="dxa"/>
            <w:tcBorders>
              <w:left w:val="nil"/>
              <w:right w:val="nil"/>
            </w:tcBorders>
            <w:shd w:val="clear" w:color="auto" w:fill="E6EED5"/>
            <w:vAlign w:val="center"/>
          </w:tcPr>
          <w:p w14:paraId="2BBE0344"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۳/۲۱</w:t>
            </w:r>
          </w:p>
        </w:tc>
      </w:tr>
      <w:tr w:rsidR="00912462" w14:paraId="599D4F2D" w14:textId="77777777">
        <w:trPr>
          <w:cantSplit/>
          <w:trHeight w:hRule="exact" w:val="432"/>
          <w:jc w:val="center"/>
        </w:trPr>
        <w:tc>
          <w:tcPr>
            <w:tcW w:w="2430" w:type="dxa"/>
            <w:vAlign w:val="center"/>
          </w:tcPr>
          <w:p w14:paraId="363F1E66"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2160" w:type="dxa"/>
            <w:vAlign w:val="center"/>
          </w:tcPr>
          <w:p w14:paraId="2E7E1017"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2340" w:type="dxa"/>
            <w:vAlign w:val="center"/>
          </w:tcPr>
          <w:p w14:paraId="353BFE7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2F3638B"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۴-۳، فراوانی و درصد شرکت </w:t>
      </w:r>
      <w:proofErr w:type="spellStart"/>
      <w:r>
        <w:rPr>
          <w:rFonts w:ascii="Arial" w:hAnsi="Arial" w:hint="cs"/>
          <w:lang w:bidi="fa-IR"/>
        </w:rPr>
        <w:t>کنندگان</w:t>
      </w:r>
      <w:proofErr w:type="spellEnd"/>
      <w:r>
        <w:rPr>
          <w:rFonts w:ascii="Arial" w:hAnsi="Arial" w:hint="cs"/>
          <w:lang w:bidi="fa-IR"/>
        </w:rPr>
        <w:t xml:space="preserve"> را براساس میزان تحصیلات نشان </w:t>
      </w:r>
      <w:proofErr w:type="spellStart"/>
      <w:r>
        <w:rPr>
          <w:rFonts w:ascii="Arial" w:hAnsi="Arial" w:hint="cs"/>
          <w:lang w:bidi="fa-IR"/>
        </w:rPr>
        <w:t>می‌دهد</w:t>
      </w:r>
      <w:proofErr w:type="spellEnd"/>
      <w:r>
        <w:rPr>
          <w:rFonts w:ascii="Arial" w:hAnsi="Arial" w:hint="cs"/>
          <w:lang w:bidi="fa-IR"/>
        </w:rPr>
        <w:t xml:space="preserve">. بر این اساس، در این مطالعه ۵/۲۲ درصد شرکت </w:t>
      </w:r>
      <w:proofErr w:type="spellStart"/>
      <w:r>
        <w:rPr>
          <w:rFonts w:ascii="Arial" w:hAnsi="Arial" w:hint="cs"/>
          <w:lang w:bidi="fa-IR"/>
        </w:rPr>
        <w:t>کنندگان</w:t>
      </w:r>
      <w:proofErr w:type="spellEnd"/>
      <w:r>
        <w:rPr>
          <w:rFonts w:ascii="Arial" w:hAnsi="Arial" w:hint="cs"/>
          <w:lang w:bidi="fa-IR"/>
        </w:rPr>
        <w:t xml:space="preserve"> دارای مدرک </w:t>
      </w:r>
      <w:proofErr w:type="spellStart"/>
      <w:r>
        <w:rPr>
          <w:rFonts w:ascii="Arial" w:hAnsi="Arial" w:hint="cs"/>
          <w:lang w:bidi="fa-IR"/>
        </w:rPr>
        <w:t>زیردیپلم</w:t>
      </w:r>
      <w:proofErr w:type="spellEnd"/>
      <w:r>
        <w:rPr>
          <w:rFonts w:ascii="Arial" w:hAnsi="Arial" w:hint="cs"/>
          <w:lang w:bidi="fa-IR"/>
        </w:rPr>
        <w:t>، ۲/۲۶ درصد دارای مدرک دیپلم، ۰/۳۰ درصد دارای مدرک کاردانی و ۳/۲۱ درصد دارای مدرک کارشناسی و بالاتر می باشند.</w:t>
      </w:r>
    </w:p>
    <w:p w14:paraId="4E3E7814" w14:textId="77777777" w:rsidR="00912462" w:rsidRDefault="00000000">
      <w:pPr>
        <w:spacing w:line="276" w:lineRule="auto"/>
        <w:jc w:val="center"/>
        <w:rPr>
          <w:rFonts w:cs="B Lotus"/>
          <w:b/>
          <w:bCs/>
          <w:color w:val="auto"/>
          <w:sz w:val="26"/>
          <w:szCs w:val="26"/>
          <w:lang w:bidi="fa-IR"/>
        </w:rPr>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b/>
          <w:bCs/>
          <w:lang w:bidi="fa-IR"/>
        </w:rPr>
        <w:t xml:space="preserve">جدول ۴-۴- </w:t>
      </w:r>
      <w:proofErr w:type="spellStart"/>
      <w:r>
        <w:rPr>
          <w:rFonts w:hint="cs"/>
          <w:b/>
          <w:bCs/>
          <w:lang w:bidi="fa-IR"/>
        </w:rPr>
        <w:t>شاخص‌های</w:t>
      </w:r>
      <w:proofErr w:type="spellEnd"/>
      <w:r>
        <w:rPr>
          <w:rFonts w:hint="cs"/>
          <w:b/>
          <w:bCs/>
          <w:lang w:bidi="fa-IR"/>
        </w:rPr>
        <w:t xml:space="preserve"> توصیفی مربوط به سن شرکت </w:t>
      </w:r>
      <w:proofErr w:type="spellStart"/>
      <w:r>
        <w:rPr>
          <w:rFonts w:hint="cs"/>
          <w:b/>
          <w:bCs/>
          <w:lang w:bidi="fa-IR"/>
        </w:rPr>
        <w:t>کنندگان</w:t>
      </w:r>
      <w:proofErr w:type="spellEnd"/>
      <w:r>
        <w:rPr>
          <w:rFonts w:hint="cs"/>
          <w:b/>
          <w:bCs/>
          <w:lang w:bidi="fa-IR"/>
        </w:rPr>
        <w:t xml:space="preserve"> پژوهش</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40" w:lineRule="auto"/>
              <w:jc w:val="center"/>
              <w:rPr>
                <w:rFonts w:ascii="Times New Roman" w:eastAsia="Times New Roman" w:hAnsi="Times New Roman" w:cs="B Lotus"/>
                <w:color w:val="auto"/>
                <w:lang w:bidi="fa-IR"/>
              </w:rPr>
            </w:pPr>
            <w:proofErr w:type="spellStart"/>
            <w:r>
              <w:rPr>
                <w:rFonts w:ascii="Times New Roman" w:eastAsia="Times New Roman" w:hAnsi="Times New Roman" w:hint="cs"/>
                <w:sz w:val="24"/>
                <w:szCs w:val="24"/>
                <w:lang w:bidi="fa-IR"/>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tcPr>
          <w:p w14:paraId="028B910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tcPr>
          <w:p w14:paraId="3F480FE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tcPr>
          <w:p w14:paraId="4A975156"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tcPr>
          <w:p w14:paraId="2A182C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۸۵</w:t>
            </w:r>
          </w:p>
        </w:tc>
      </w:tr>
    </w:tbl>
    <w:p w14:paraId="29F74369"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جدول ۴-۴، </w:t>
      </w:r>
      <w:proofErr w:type="spellStart"/>
      <w:r>
        <w:rPr>
          <w:rFonts w:ascii="Times New Roman" w:eastAsia="Times New Roman" w:hAnsi="Times New Roman" w:hint="cs"/>
          <w:lang w:bidi="fa-IR"/>
        </w:rPr>
        <w:t>شاخص‌های</w:t>
      </w:r>
      <w:proofErr w:type="spellEnd"/>
      <w:r>
        <w:rPr>
          <w:rFonts w:ascii="Times New Roman" w:eastAsia="Times New Roman" w:hAnsi="Times New Roman" w:hint="cs"/>
          <w:lang w:bidi="fa-IR"/>
        </w:rPr>
        <w:t xml:space="preserve"> توصیفی مربوط به سن آزمودنی</w:t>
      </w:r>
      <w:r>
        <w:rPr>
          <w:rFonts w:ascii="Times New Roman" w:eastAsia="Times New Roman" w:hAnsi="Times New Roman" w:hint="cs"/>
          <w:lang w:bidi="fa-IR"/>
        </w:rPr>
        <w:softHyphen/>
        <w:t xml:space="preserve">های پژوهش را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بر اساس جدول فوق، میانگین سن شرکت </w:t>
      </w:r>
      <w:proofErr w:type="spellStart"/>
      <w:r>
        <w:rPr>
          <w:rFonts w:ascii="Times New Roman" w:eastAsia="Times New Roman" w:hAnsi="Times New Roman" w:hint="cs"/>
          <w:lang w:bidi="fa-IR"/>
        </w:rPr>
        <w:t>کنندگان</w:t>
      </w:r>
      <w:proofErr w:type="spellEnd"/>
      <w:r>
        <w:rPr>
          <w:rFonts w:ascii="Times New Roman" w:eastAsia="Times New Roman" w:hAnsi="Times New Roman" w:hint="cs"/>
          <w:lang w:bidi="fa-IR"/>
        </w:rPr>
        <w:t xml:space="preserve"> ۴۸/۷۱ سال (۷۲/۶= </w:t>
      </w:r>
      <w:proofErr w:type="spellStart"/>
      <w:r>
        <w:rPr>
          <w:rFonts w:ascii="Times New Roman" w:eastAsia="Times New Roman" w:hAnsi="Times New Roman" w:cs="B Lotus"/>
          <w:rtl w:val="0"/>
        </w:rPr>
        <w:t>sd</w:t>
      </w:r>
      <w:proofErr w:type="spellEnd"/>
      <w:r>
        <w:rPr>
          <w:rFonts w:ascii="Times New Roman" w:eastAsia="Times New Roman" w:hAnsi="Times New Roman" w:hint="cs"/>
          <w:lang w:bidi="fa-IR"/>
        </w:rPr>
        <w:t xml:space="preserve">، دامنه = ۸۵-۶۱)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w:t>
      </w:r>
      <w:r>
        <w:rPr>
          <w:rFonts w:hint="cs"/>
          <w:b/>
          <w:bCs/>
          <w:lang w:bidi="fa-IR"/>
        </w:rPr>
        <w:t xml:space="preserve"> </w:t>
      </w:r>
    </w:p>
    <w:p w14:paraId="0DE1EB7D" w14:textId="77777777" w:rsidR="00912462" w:rsidRDefault="00000000">
      <w:pPr>
        <w:spacing w:line="276" w:lineRule="auto"/>
        <w:jc w:val="center"/>
        <w:outlineLvl w:val="0"/>
        <w:rPr>
          <w:rFonts w:cs="B Lotus"/>
          <w:bCs/>
          <w:color w:val="auto"/>
          <w:sz w:val="26"/>
          <w:szCs w:val="26"/>
          <w:lang w:bidi="fa-IR"/>
        </w:rPr>
      </w:pPr>
      <w:r>
        <w:rPr>
          <w:rFonts w:hint="cs"/>
          <w:bCs/>
          <w:lang w:bidi="fa-IR"/>
        </w:rPr>
        <w:t xml:space="preserve">جدول ۴-۵- </w:t>
      </w:r>
      <w:proofErr w:type="spellStart"/>
      <w:r>
        <w:rPr>
          <w:rFonts w:hint="cs"/>
          <w:bCs/>
          <w:lang w:bidi="fa-IR"/>
        </w:rPr>
        <w:t>شاخص‌های</w:t>
      </w:r>
      <w:proofErr w:type="spellEnd"/>
      <w:r>
        <w:rPr>
          <w:rFonts w:hint="cs"/>
          <w:bCs/>
          <w:lang w:bidi="fa-IR"/>
        </w:rPr>
        <w:t xml:space="preserve"> توصیفی متغیرهای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40" w:lineRule="auto"/>
              <w:jc w:val="center"/>
              <w:outlineLvl w:val="0"/>
              <w:rPr>
                <w:rFonts w:cs="B Lotus"/>
                <w:b/>
                <w:bCs/>
                <w:color w:val="auto"/>
                <w:lang w:bidi="fa-IR"/>
              </w:rPr>
            </w:pPr>
            <w:proofErr w:type="spellStart"/>
            <w:r>
              <w:rPr>
                <w:rFonts w:hint="cs"/>
                <w:b/>
                <w:bCs/>
                <w:sz w:val="24"/>
                <w:szCs w:val="24"/>
                <w:lang w:bidi="fa-IR"/>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هوش معنوی</w:t>
            </w:r>
          </w:p>
        </w:tc>
        <w:tc>
          <w:tcPr>
            <w:tcW w:w="1733" w:type="dxa"/>
            <w:tcBorders>
              <w:left w:val="nil"/>
              <w:right w:val="nil"/>
            </w:tcBorders>
            <w:shd w:val="clear" w:color="auto" w:fill="E6EED5"/>
          </w:tcPr>
          <w:p w14:paraId="4CBBCB28"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۸۲/۶۳</w:t>
            </w:r>
          </w:p>
        </w:tc>
        <w:tc>
          <w:tcPr>
            <w:tcW w:w="1733" w:type="dxa"/>
            <w:tcBorders>
              <w:left w:val="nil"/>
              <w:right w:val="nil"/>
            </w:tcBorders>
            <w:shd w:val="clear" w:color="auto" w:fill="E6EED5"/>
          </w:tcPr>
          <w:p w14:paraId="5B6D8995"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۵۷/۸</w:t>
            </w:r>
          </w:p>
        </w:tc>
        <w:tc>
          <w:tcPr>
            <w:tcW w:w="1733" w:type="dxa"/>
            <w:tcBorders>
              <w:left w:val="nil"/>
              <w:right w:val="nil"/>
            </w:tcBorders>
            <w:shd w:val="clear" w:color="auto" w:fill="E6EED5"/>
          </w:tcPr>
          <w:p w14:paraId="144400F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۴۵</w:t>
            </w:r>
          </w:p>
        </w:tc>
        <w:tc>
          <w:tcPr>
            <w:tcW w:w="1734" w:type="dxa"/>
            <w:tcBorders>
              <w:left w:val="nil"/>
              <w:right w:val="nil"/>
            </w:tcBorders>
            <w:shd w:val="clear" w:color="auto" w:fill="E6EED5"/>
          </w:tcPr>
          <w:p w14:paraId="0FE66D9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۸۰</w:t>
            </w:r>
          </w:p>
        </w:tc>
      </w:tr>
      <w:tr w:rsidR="00912462" w14:paraId="3C22187A" w14:textId="77777777">
        <w:trPr>
          <w:cantSplit/>
          <w:jc w:val="center"/>
        </w:trPr>
        <w:tc>
          <w:tcPr>
            <w:tcW w:w="1733" w:type="dxa"/>
          </w:tcPr>
          <w:p w14:paraId="1C79505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سلامتی</w:t>
            </w:r>
          </w:p>
        </w:tc>
        <w:tc>
          <w:tcPr>
            <w:tcW w:w="1733" w:type="dxa"/>
          </w:tcPr>
          <w:p w14:paraId="750CC52A"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۴۱/۵۲</w:t>
            </w:r>
          </w:p>
        </w:tc>
        <w:tc>
          <w:tcPr>
            <w:tcW w:w="1733" w:type="dxa"/>
          </w:tcPr>
          <w:p w14:paraId="05F4E41B"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۹۲/۷</w:t>
            </w:r>
          </w:p>
        </w:tc>
        <w:tc>
          <w:tcPr>
            <w:tcW w:w="1733" w:type="dxa"/>
          </w:tcPr>
          <w:p w14:paraId="1EDF9F6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۳۴</w:t>
            </w:r>
          </w:p>
        </w:tc>
        <w:tc>
          <w:tcPr>
            <w:tcW w:w="1734" w:type="dxa"/>
          </w:tcPr>
          <w:p w14:paraId="03F3D43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مرگ</w:t>
            </w:r>
          </w:p>
        </w:tc>
        <w:tc>
          <w:tcPr>
            <w:tcW w:w="1733" w:type="dxa"/>
            <w:tcBorders>
              <w:left w:val="nil"/>
              <w:right w:val="nil"/>
            </w:tcBorders>
            <w:shd w:val="clear" w:color="auto" w:fill="E6EED5"/>
          </w:tcPr>
          <w:p w14:paraId="6086361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۲۳/۴۸</w:t>
            </w:r>
          </w:p>
        </w:tc>
        <w:tc>
          <w:tcPr>
            <w:tcW w:w="1733" w:type="dxa"/>
            <w:tcBorders>
              <w:left w:val="nil"/>
              <w:right w:val="nil"/>
            </w:tcBorders>
            <w:shd w:val="clear" w:color="auto" w:fill="E6EED5"/>
          </w:tcPr>
          <w:p w14:paraId="17D5426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۱۱/۹</w:t>
            </w:r>
          </w:p>
        </w:tc>
        <w:tc>
          <w:tcPr>
            <w:tcW w:w="1733" w:type="dxa"/>
            <w:tcBorders>
              <w:left w:val="nil"/>
              <w:right w:val="nil"/>
            </w:tcBorders>
            <w:shd w:val="clear" w:color="auto" w:fill="E6EED5"/>
          </w:tcPr>
          <w:p w14:paraId="6B626A6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۲۹</w:t>
            </w:r>
          </w:p>
        </w:tc>
        <w:tc>
          <w:tcPr>
            <w:tcW w:w="1734" w:type="dxa"/>
            <w:tcBorders>
              <w:left w:val="nil"/>
              <w:right w:val="nil"/>
            </w:tcBorders>
            <w:shd w:val="clear" w:color="auto" w:fill="E6EED5"/>
          </w:tcPr>
          <w:p w14:paraId="3998AF3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۷۰</w:t>
            </w:r>
          </w:p>
        </w:tc>
      </w:tr>
    </w:tbl>
    <w:p w14:paraId="323E0A75" w14:textId="77777777" w:rsidR="00912462" w:rsidRDefault="00000000">
      <w:pPr>
        <w:ind w:firstLine="397"/>
        <w:jc w:val="both"/>
        <w:outlineLvl w:val="0"/>
        <w:rPr>
          <w:rFonts w:cs="B Lotus"/>
          <w:b/>
          <w:bCs/>
          <w:color w:val="auto"/>
          <w:lang w:bidi="fa-IR"/>
        </w:rPr>
      </w:pPr>
      <w:r>
        <w:rPr>
          <w:rFonts w:hint="cs"/>
          <w:b/>
          <w:bCs/>
          <w:lang w:bidi="fa-IR"/>
        </w:rPr>
        <w:t>همان گونه که مشاهده می شود، میانگین هوش معنوی آزمودنی ها در سطح نسبتا بالا و اضطراب مرگ در سطح متوسط به بالا قرار دارد.</w:t>
      </w:r>
    </w:p>
    <w:p w14:paraId="112401F3" w14:textId="77777777" w:rsidR="00912462" w:rsidRDefault="00000000" w:rsidP="00503BED">
      <w:pPr>
        <w:keepNext/>
        <w:keepLines/>
        <w:shd w:val="clear" w:color="auto" w:fill="FFFFFF"/>
        <w:spacing w:before="240" w:after="100" w:line="276" w:lineRule="auto"/>
        <w:rPr>
          <w:rFonts w:cs="B Lotus"/>
          <w:b/>
          <w:bCs/>
          <w:color w:val="auto"/>
          <w:lang w:bidi="fa-IR"/>
        </w:rPr>
      </w:pPr>
      <w:bookmarkStart w:id="43" w:name="OLE_LINK29"/>
      <w:bookmarkStart w:id="44" w:name="OLE_LINK28"/>
      <w:r>
        <w:rPr>
          <w:rFonts w:cs="B Titr" w:hint="cs"/>
          <w:b/>
          <w:bCs/>
          <w:sz w:val="30"/>
          <w:szCs w:val="30"/>
          <w:lang w:bidi="fa-IR"/>
        </w:rPr>
        <w:lastRenderedPageBreak/>
        <w:t xml:space="preserve">۴-۲- یافته های </w:t>
      </w:r>
      <w:proofErr w:type="spellStart"/>
      <w:r>
        <w:rPr>
          <w:rFonts w:cs="B Titr" w:hint="cs"/>
          <w:b/>
          <w:bCs/>
          <w:sz w:val="30"/>
          <w:szCs w:val="30"/>
          <w:lang w:bidi="fa-IR"/>
        </w:rPr>
        <w:t>استنباطی</w:t>
      </w:r>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۴-۲-۱- بررسی فرضیه فرعی اول پژوهش: </w:t>
      </w:r>
      <w:r>
        <w:rPr>
          <w:rFonts w:ascii="Times New Roman" w:eastAsia="Times New Roman" w:hAnsi="Times New Roman" w:cs="B Titr" w:hint="cs"/>
          <w:b/>
          <w:bCs/>
          <w:sz w:val="30"/>
          <w:szCs w:val="30"/>
          <w:lang w:bidi="fa-IR"/>
        </w:rPr>
        <w:t>بین هوش معنوی و اضطراب مرگ در سالمندان رابطه وجود دارد.</w:t>
      </w:r>
    </w:p>
    <w:p w14:paraId="0F2BB178" w14:textId="77777777" w:rsidR="00912462" w:rsidRDefault="00000000">
      <w:pPr>
        <w:ind w:firstLine="397"/>
        <w:jc w:val="both"/>
        <w:rPr>
          <w:rFonts w:cs="B Lotus"/>
          <w:color w:val="auto"/>
          <w:lang w:bidi="fa-IR"/>
        </w:rPr>
      </w:pPr>
      <w:r>
        <w:rPr>
          <w:rFonts w:hint="cs"/>
          <w:lang w:bidi="fa-IR"/>
        </w:rPr>
        <w:t xml:space="preserve">در راستای تحلیل داده های مربوط به این فرضیه از آزمون ضریب همبستگی </w:t>
      </w:r>
      <w:proofErr w:type="spellStart"/>
      <w:r>
        <w:rPr>
          <w:rFonts w:hint="cs"/>
          <w:lang w:bidi="fa-IR"/>
        </w:rPr>
        <w:t>پیرسون</w:t>
      </w:r>
      <w:proofErr w:type="spellEnd"/>
      <w:r>
        <w:rPr>
          <w:rFonts w:hint="cs"/>
          <w:lang w:bidi="fa-IR"/>
        </w:rPr>
        <w:t xml:space="preserve"> استفاده شد که نتایج آن در جدول ۴-۹ ارائه گردیده است.</w:t>
      </w:r>
    </w:p>
    <w:p w14:paraId="1A440AD5" w14:textId="77777777" w:rsidR="00912462" w:rsidRDefault="00000000">
      <w:pPr>
        <w:spacing w:line="276" w:lineRule="auto"/>
        <w:jc w:val="center"/>
        <w:rPr>
          <w:rFonts w:cs="B Lotus"/>
          <w:b/>
          <w:bCs/>
          <w:color w:val="auto"/>
          <w:sz w:val="26"/>
          <w:szCs w:val="26"/>
          <w:lang w:bidi="fa-IR"/>
        </w:rPr>
      </w:pPr>
      <w:bookmarkStart w:id="45" w:name="_Hlk214257271"/>
      <w:r>
        <w:rPr>
          <w:rFonts w:hint="cs"/>
          <w:b/>
          <w:bCs/>
          <w:lang w:bidi="fa-IR"/>
        </w:rPr>
        <w:t xml:space="preserve"> جدول۴-۶-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w:t>
      </w:r>
      <w:r>
        <w:rPr>
          <w:rFonts w:ascii="Times New Roman" w:eastAsia="Times New Roman" w:hAnsi="Times New Roman" w:hint="cs"/>
          <w:b/>
          <w:bCs/>
          <w:lang w:bidi="fa-IR"/>
        </w:rPr>
        <w:t>هوش معنوی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jc w:val="center"/>
              <w:rPr>
                <w:rFonts w:cs="B Lotus"/>
                <w:color w:val="auto"/>
                <w:lang w:bidi="fa-IR"/>
              </w:rPr>
            </w:pPr>
            <w:r>
              <w:rPr>
                <w:rFonts w:hint="cs"/>
                <w:sz w:val="24"/>
                <w:szCs w:val="24"/>
                <w:lang w:bidi="fa-IR"/>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jc w:val="center"/>
              <w:rPr>
                <w:rFonts w:cs="B Lotus"/>
                <w:color w:val="auto"/>
                <w:lang w:bidi="fa-IR"/>
              </w:rPr>
            </w:pPr>
            <w:r>
              <w:rPr>
                <w:rFonts w:hint="cs"/>
                <w:sz w:val="24"/>
                <w:szCs w:val="24"/>
                <w:lang w:bidi="fa-IR"/>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jc w:val="center"/>
              <w:rPr>
                <w:rFonts w:cs="B Lotus"/>
                <w:color w:val="auto"/>
                <w:lang w:bidi="fa-IR"/>
              </w:rPr>
            </w:pPr>
            <w:r>
              <w:rPr>
                <w:rFonts w:hint="cs"/>
                <w:sz w:val="24"/>
                <w:szCs w:val="24"/>
                <w:lang w:bidi="fa-IR"/>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jc w:val="center"/>
              <w:rPr>
                <w:rFonts w:ascii="B Lotus" w:hAnsi="Calibri" w:cs="B Lotus"/>
                <w:color w:val="auto"/>
                <w:lang w:bidi="fa-IR"/>
              </w:rPr>
            </w:pPr>
            <w:r>
              <w:rPr>
                <w:rFonts w:ascii="B Lotus" w:hAnsi="Calibri" w:hint="cs"/>
                <w:sz w:val="24"/>
                <w:szCs w:val="24"/>
                <w:lang w:bidi="fa-IR"/>
              </w:rPr>
              <w:t xml:space="preserve">۱. </w:t>
            </w:r>
            <w:r>
              <w:rPr>
                <w:rFonts w:ascii="Arial" w:eastAsia="Times New Roman" w:hAnsi="Arial" w:hint="cs"/>
                <w:sz w:val="24"/>
                <w:szCs w:val="24"/>
                <w:lang w:bidi="fa-IR"/>
              </w:rPr>
              <w:t xml:space="preserve">تفکر </w:t>
            </w:r>
            <w:proofErr w:type="spellStart"/>
            <w:r>
              <w:rPr>
                <w:rFonts w:ascii="Arial" w:eastAsia="Times New Roman" w:hAnsi="Arial" w:hint="cs"/>
                <w:sz w:val="24"/>
                <w:szCs w:val="24"/>
                <w:lang w:bidi="fa-IR"/>
              </w:rPr>
              <w:t>وجودی</w:t>
            </w:r>
            <w:proofErr w:type="spellEnd"/>
            <w:r>
              <w:rPr>
                <w:rFonts w:ascii="Arial" w:eastAsia="Times New Roman" w:hAnsi="Arial" w:hint="cs"/>
                <w:sz w:val="24"/>
                <w:szCs w:val="24"/>
                <w:lang w:bidi="fa-IR"/>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jc w:val="center"/>
              <w:rPr>
                <w:rFonts w:cs="B Lotus"/>
                <w:color w:val="auto"/>
                <w:lang w:bidi="fa-IR"/>
              </w:rPr>
            </w:pPr>
            <w:r>
              <w:rPr>
                <w:rFonts w:hint="cs"/>
                <w:sz w:val="24"/>
                <w:szCs w:val="24"/>
                <w:lang w:bidi="fa-IR"/>
              </w:rPr>
              <w:t xml:space="preserve">۲. </w:t>
            </w:r>
            <w:r>
              <w:rPr>
                <w:rFonts w:ascii="Arial" w:eastAsia="Times New Roman" w:hAnsi="Arial" w:hint="cs"/>
                <w:sz w:val="24"/>
                <w:szCs w:val="24"/>
                <w:lang w:bidi="fa-IR"/>
              </w:rPr>
              <w:t>ایجاد معنای شخصی</w:t>
            </w:r>
          </w:p>
        </w:tc>
        <w:tc>
          <w:tcPr>
            <w:tcW w:w="1207" w:type="dxa"/>
            <w:vAlign w:val="center"/>
          </w:tcPr>
          <w:p w14:paraId="68793CC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۵۸/۰</w:t>
            </w:r>
          </w:p>
        </w:tc>
        <w:tc>
          <w:tcPr>
            <w:tcW w:w="1207" w:type="dxa"/>
            <w:vAlign w:val="center"/>
          </w:tcPr>
          <w:p w14:paraId="0E1E09A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jc w:val="center"/>
              <w:rPr>
                <w:rFonts w:cs="B Lotus"/>
                <w:color w:val="auto"/>
                <w:lang w:bidi="fa-IR"/>
              </w:rPr>
            </w:pPr>
            <w:r>
              <w:rPr>
                <w:rFonts w:hint="cs"/>
                <w:sz w:val="24"/>
                <w:szCs w:val="24"/>
                <w:lang w:bidi="fa-IR"/>
              </w:rPr>
              <w:t xml:space="preserve">۳. </w:t>
            </w:r>
            <w:r>
              <w:rPr>
                <w:rFonts w:ascii="Arial" w:eastAsia="Times New Roman" w:hAnsi="Arial" w:hint="cs"/>
                <w:sz w:val="24"/>
                <w:szCs w:val="24"/>
                <w:lang w:bidi="fa-IR"/>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jc w:val="center"/>
              <w:rPr>
                <w:rFonts w:cs="B Lotus"/>
                <w:color w:val="auto"/>
                <w:lang w:bidi="fa-IR"/>
              </w:rPr>
            </w:pPr>
            <w:r>
              <w:rPr>
                <w:rFonts w:hint="cs"/>
                <w:sz w:val="24"/>
                <w:szCs w:val="24"/>
                <w:lang w:bidi="fa-IR"/>
              </w:rPr>
              <w:t xml:space="preserve">۴. </w:t>
            </w:r>
            <w:r>
              <w:rPr>
                <w:rFonts w:ascii="Arial" w:eastAsia="Times New Roman" w:hAnsi="Arial" w:hint="cs"/>
                <w:sz w:val="24"/>
                <w:szCs w:val="24"/>
                <w:lang w:bidi="fa-IR"/>
              </w:rPr>
              <w:t>گسترش حالت هوشیاری</w:t>
            </w:r>
          </w:p>
        </w:tc>
        <w:tc>
          <w:tcPr>
            <w:tcW w:w="1207" w:type="dxa"/>
            <w:vAlign w:val="center"/>
          </w:tcPr>
          <w:p w14:paraId="7B08DA9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۳۶/۰</w:t>
            </w:r>
          </w:p>
        </w:tc>
        <w:tc>
          <w:tcPr>
            <w:tcW w:w="1207" w:type="dxa"/>
            <w:vAlign w:val="center"/>
          </w:tcPr>
          <w:p w14:paraId="1DB603E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1207" w:type="dxa"/>
            <w:vAlign w:val="center"/>
          </w:tcPr>
          <w:p w14:paraId="6ABFBDD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58E362B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jc w:val="center"/>
              <w:rPr>
                <w:rFonts w:cs="B Lotus"/>
                <w:color w:val="auto"/>
                <w:lang w:bidi="fa-IR"/>
              </w:rPr>
            </w:pPr>
            <w:r>
              <w:rPr>
                <w:rFonts w:hint="cs"/>
                <w:sz w:val="24"/>
                <w:szCs w:val="24"/>
                <w:lang w:bidi="fa-IR"/>
              </w:rPr>
              <w:t xml:space="preserve">۵. </w:t>
            </w:r>
            <w:r>
              <w:rPr>
                <w:rFonts w:ascii="Times New Roman" w:eastAsia="Times New Roman" w:hAnsi="Times New Roman" w:hint="cs"/>
                <w:sz w:val="24"/>
                <w:szCs w:val="24"/>
                <w:lang w:bidi="fa-IR"/>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jc w:val="center"/>
              <w:rPr>
                <w:rFonts w:cs="B Lotus"/>
                <w:color w:val="auto"/>
                <w:lang w:bidi="fa-IR"/>
              </w:rPr>
            </w:pPr>
            <w:r>
              <w:rPr>
                <w:rFonts w:hint="cs"/>
                <w:sz w:val="24"/>
                <w:szCs w:val="24"/>
                <w:lang w:bidi="fa-IR"/>
              </w:rPr>
              <w:t>۶. اضطراب مرگ</w:t>
            </w:r>
          </w:p>
        </w:tc>
        <w:tc>
          <w:tcPr>
            <w:tcW w:w="1207" w:type="dxa"/>
            <w:vAlign w:val="center"/>
          </w:tcPr>
          <w:p w14:paraId="6C6F492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0456EC0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vAlign w:val="center"/>
          </w:tcPr>
          <w:p w14:paraId="15A9E10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۳۱/۰-</w:t>
            </w:r>
          </w:p>
        </w:tc>
        <w:tc>
          <w:tcPr>
            <w:tcW w:w="1207" w:type="dxa"/>
            <w:vAlign w:val="center"/>
          </w:tcPr>
          <w:p w14:paraId="312A6F29"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۲۹/۰-</w:t>
            </w:r>
          </w:p>
        </w:tc>
        <w:tc>
          <w:tcPr>
            <w:tcW w:w="1207" w:type="dxa"/>
            <w:vAlign w:val="center"/>
          </w:tcPr>
          <w:p w14:paraId="43F7326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776" w:type="dxa"/>
            <w:vAlign w:val="center"/>
          </w:tcPr>
          <w:p w14:paraId="7D55E106" w14:textId="77777777" w:rsidR="00912462" w:rsidRDefault="00000000">
            <w:pPr>
              <w:spacing w:after="0" w:line="240" w:lineRule="auto"/>
              <w:jc w:val="center"/>
              <w:rPr>
                <w:rFonts w:cs="B Lotus"/>
                <w:color w:val="auto"/>
                <w:vertAlign w:val="superscript"/>
                <w:lang w:bidi="fa-IR"/>
              </w:rPr>
            </w:pPr>
            <w:r>
              <w:rPr>
                <w:rFonts w:hint="cs"/>
                <w:sz w:val="24"/>
                <w:szCs w:val="24"/>
                <w:lang w:bidi="fa-IR"/>
              </w:rPr>
              <w:t>۱</w:t>
            </w:r>
          </w:p>
        </w:tc>
      </w:tr>
    </w:tbl>
    <w:p w14:paraId="2D35BF98" w14:textId="77777777" w:rsidR="00912462" w:rsidRDefault="00000000">
      <w:pPr>
        <w:ind w:firstLine="397"/>
        <w:jc w:val="both"/>
        <w:rPr>
          <w:rFonts w:cs="B Lotus"/>
          <w:color w:val="auto"/>
          <w:sz w:val="16"/>
          <w:szCs w:val="16"/>
          <w:lang w:bidi="fa-IR"/>
        </w:rPr>
      </w:pPr>
      <w:r>
        <w:rPr>
          <w:rFonts w:hint="cs"/>
          <w:lang w:bidi="fa-IR"/>
        </w:rPr>
        <w:t xml:space="preserve">بر اساس نتایج جدول فوق، بین اضطراب مرگ با تفکر </w:t>
      </w:r>
      <w:proofErr w:type="spellStart"/>
      <w:r>
        <w:rPr>
          <w:rFonts w:hint="cs"/>
          <w:lang w:bidi="fa-IR"/>
        </w:rPr>
        <w:t>وجودی</w:t>
      </w:r>
      <w:proofErr w:type="spellEnd"/>
      <w:r>
        <w:rPr>
          <w:rFonts w:hint="cs"/>
          <w:lang w:bidi="fa-IR"/>
        </w:rPr>
        <w:t xml:space="preserve"> انتقادی (</w:t>
      </w:r>
      <w:bookmarkStart w:id="46" w:name="_Hlk215266998"/>
      <w:r>
        <w:rPr>
          <w:rFonts w:ascii="Arial" w:hAnsi="Arial" w:hint="cs"/>
          <w:lang w:bidi="fa-IR"/>
        </w:rPr>
        <w:t>۳۴/۰-=</w:t>
      </w:r>
      <w:r>
        <w:rPr>
          <w:rFonts w:ascii="Times New Roman" w:hAnsi="Times New Roman" w:cs="B Lotus"/>
          <w:rtl w:val="0"/>
        </w:rPr>
        <w:t>r</w:t>
      </w:r>
      <w:bookmarkEnd w:id="46"/>
      <w:r>
        <w:rPr>
          <w:rFonts w:ascii="Arial" w:hAnsi="Arial" w:hint="cs"/>
          <w:lang w:bidi="fa-IR"/>
        </w:rPr>
        <w:t>)،</w:t>
      </w:r>
      <w:r>
        <w:rPr>
          <w:rFonts w:hint="cs"/>
          <w:lang w:bidi="fa-IR"/>
        </w:rPr>
        <w:t xml:space="preserve"> ایجاد معنای شخصی (</w:t>
      </w:r>
      <w:r>
        <w:rPr>
          <w:rFonts w:ascii="Arial" w:hAnsi="Arial" w:hint="cs"/>
          <w:lang w:bidi="fa-IR"/>
        </w:rPr>
        <w:t>۴۵/۰-=</w:t>
      </w:r>
      <w:r>
        <w:rPr>
          <w:rFonts w:ascii="Times New Roman" w:hAnsi="Times New Roman" w:cs="B Lotus"/>
          <w:rtl w:val="0"/>
        </w:rPr>
        <w:t>r</w:t>
      </w:r>
      <w:r>
        <w:rPr>
          <w:rFonts w:ascii="Arial" w:hAnsi="Arial" w:hint="cs"/>
          <w:lang w:bidi="fa-IR"/>
        </w:rPr>
        <w:t>)،</w:t>
      </w:r>
      <w:r>
        <w:rPr>
          <w:rFonts w:hint="cs"/>
          <w:lang w:bidi="fa-IR"/>
        </w:rPr>
        <w:t xml:space="preserve"> آگاهی متعالی (</w:t>
      </w:r>
      <w:r>
        <w:rPr>
          <w:rFonts w:ascii="Arial" w:hAnsi="Arial" w:hint="cs"/>
          <w:lang w:bidi="fa-IR"/>
        </w:rPr>
        <w:t>۳۱/۰-=</w:t>
      </w:r>
      <w:r>
        <w:rPr>
          <w:rFonts w:ascii="Times New Roman" w:hAnsi="Times New Roman" w:cs="B Lotus"/>
          <w:rtl w:val="0"/>
        </w:rPr>
        <w:t>r</w:t>
      </w:r>
      <w:r>
        <w:rPr>
          <w:rFonts w:ascii="Arial" w:hAnsi="Arial" w:hint="cs"/>
          <w:lang w:bidi="fa-IR"/>
        </w:rPr>
        <w:t xml:space="preserve">)، </w:t>
      </w:r>
      <w:r>
        <w:rPr>
          <w:rFonts w:hint="cs"/>
          <w:lang w:bidi="fa-IR"/>
        </w:rPr>
        <w:t>و گسترش حالت هوشیاری (</w:t>
      </w:r>
      <w:r>
        <w:rPr>
          <w:rFonts w:ascii="Arial" w:hAnsi="Arial" w:hint="cs"/>
          <w:lang w:bidi="fa-IR"/>
        </w:rPr>
        <w:t>۲۹/۰-=</w:t>
      </w:r>
      <w:r>
        <w:rPr>
          <w:rFonts w:ascii="Times New Roman" w:hAnsi="Times New Roman" w:cs="B Lotus"/>
          <w:rtl w:val="0"/>
        </w:rPr>
        <w:t>r</w:t>
      </w:r>
      <w:r>
        <w:rPr>
          <w:rFonts w:ascii="Arial" w:hAnsi="Arial" w:hint="cs"/>
          <w:lang w:bidi="fa-IR"/>
        </w:rPr>
        <w:t xml:space="preserve">)، </w:t>
      </w:r>
      <w:proofErr w:type="spellStart"/>
      <w:r>
        <w:rPr>
          <w:rFonts w:hint="cs"/>
          <w:lang w:bidi="fa-IR"/>
        </w:rPr>
        <w:t>رابطه‌ای</w:t>
      </w:r>
      <w:proofErr w:type="spellEnd"/>
      <w:r>
        <w:rPr>
          <w:rFonts w:hint="cs"/>
          <w:lang w:bidi="fa-IR"/>
        </w:rPr>
        <w:t xml:space="preserve"> </w:t>
      </w:r>
      <w:r>
        <w:rPr>
          <w:rFonts w:hint="cs"/>
          <w:b/>
          <w:bCs/>
          <w:lang w:bidi="fa-IR"/>
        </w:rPr>
        <w:t>منفی و معنادار</w:t>
      </w:r>
      <w:r>
        <w:rPr>
          <w:rFonts w:hint="cs"/>
          <w:lang w:bidi="fa-IR"/>
        </w:rPr>
        <w:t xml:space="preserve"> در سطح ۰۱/۰ وجود دارد. همچنین بین هوش معنوی و اضطراب مرگ نیز </w:t>
      </w:r>
      <w:proofErr w:type="spellStart"/>
      <w:r>
        <w:rPr>
          <w:rFonts w:hint="cs"/>
          <w:lang w:bidi="fa-IR"/>
        </w:rPr>
        <w:t>رابطه‌ای</w:t>
      </w:r>
      <w:proofErr w:type="spellEnd"/>
      <w:r>
        <w:rPr>
          <w:rFonts w:hint="cs"/>
          <w:lang w:bidi="fa-IR"/>
        </w:rPr>
        <w:t xml:space="preserve"> </w:t>
      </w:r>
      <w:r>
        <w:rPr>
          <w:rFonts w:hint="cs"/>
          <w:b/>
          <w:bCs/>
          <w:lang w:bidi="fa-IR"/>
        </w:rPr>
        <w:t>منفی و معنادار</w:t>
      </w:r>
      <w:r>
        <w:rPr>
          <w:rFonts w:hint="cs"/>
          <w:lang w:bidi="fa-IR"/>
        </w:rPr>
        <w:t xml:space="preserve"> مشاهده شد (</w:t>
      </w:r>
      <w:r>
        <w:rPr>
          <w:rFonts w:ascii="Arial" w:hAnsi="Arial" w:hint="cs"/>
          <w:lang w:bidi="fa-IR"/>
        </w:rPr>
        <w:t>۴۶/۰-=</w:t>
      </w:r>
      <w:r>
        <w:rPr>
          <w:rFonts w:ascii="Times New Roman" w:hAnsi="Times New Roman" w:cs="B Lotus"/>
          <w:rtl w:val="0"/>
        </w:rPr>
        <w:t>r</w:t>
      </w:r>
      <w:r>
        <w:rPr>
          <w:rFonts w:ascii="Arial" w:hAnsi="Arial" w:hint="cs"/>
          <w:lang w:bidi="fa-IR"/>
        </w:rPr>
        <w:t xml:space="preserve">)، </w:t>
      </w:r>
      <w:r>
        <w:rPr>
          <w:rFonts w:hint="cs"/>
          <w:lang w:bidi="fa-IR"/>
        </w:rPr>
        <w:t xml:space="preserve">این نتایج نشان </w:t>
      </w:r>
      <w:proofErr w:type="spellStart"/>
      <w:r>
        <w:rPr>
          <w:rFonts w:hint="cs"/>
          <w:lang w:bidi="fa-IR"/>
        </w:rPr>
        <w:t>می‌دهد</w:t>
      </w:r>
      <w:proofErr w:type="spellEnd"/>
      <w:r>
        <w:rPr>
          <w:rFonts w:hint="cs"/>
          <w:lang w:bidi="fa-IR"/>
        </w:rPr>
        <w:t xml:space="preserve"> که با افزایش هوش معنوی و </w:t>
      </w:r>
      <w:proofErr w:type="spellStart"/>
      <w:r>
        <w:rPr>
          <w:rFonts w:hint="cs"/>
          <w:lang w:bidi="fa-IR"/>
        </w:rPr>
        <w:t>مؤلفه‌های</w:t>
      </w:r>
      <w:proofErr w:type="spellEnd"/>
      <w:r>
        <w:rPr>
          <w:rFonts w:hint="cs"/>
          <w:lang w:bidi="fa-IR"/>
        </w:rPr>
        <w:t xml:space="preserve"> آن، میزان اضطراب مرگ سالمندان کاهش </w:t>
      </w:r>
      <w:proofErr w:type="spellStart"/>
      <w:r>
        <w:rPr>
          <w:rFonts w:hint="cs"/>
          <w:lang w:bidi="fa-IR"/>
        </w:rPr>
        <w:t>می‌یابد</w:t>
      </w:r>
      <w:proofErr w:type="spellEnd"/>
      <w:r>
        <w:rPr>
          <w:rFonts w:hint="cs"/>
          <w:lang w:bidi="fa-IR"/>
        </w:rPr>
        <w:t xml:space="preserve">؛ بنابراین </w:t>
      </w:r>
      <w:r>
        <w:rPr>
          <w:rFonts w:hint="cs"/>
          <w:b/>
          <w:bCs/>
          <w:lang w:bidi="fa-IR"/>
        </w:rPr>
        <w:t xml:space="preserve">فرضیه اول پژوهش تأیید </w:t>
      </w:r>
      <w:proofErr w:type="spellStart"/>
      <w:r>
        <w:rPr>
          <w:rFonts w:hint="cs"/>
          <w:b/>
          <w:bCs/>
          <w:lang w:bidi="fa-IR"/>
        </w:rPr>
        <w:t>می‌شود</w:t>
      </w:r>
      <w:proofErr w:type="spellEnd"/>
      <w:r>
        <w:rPr>
          <w:rFonts w:hint="cs"/>
          <w:lang w:bidi="fa-IR"/>
        </w:rPr>
        <w:t>.</w:t>
      </w:r>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۴-۲-۲- بررسی فرضیه فرعی دوم پژوهش:</w:t>
      </w:r>
      <w:r>
        <w:rPr>
          <w:rFonts w:ascii="Times New Roman" w:eastAsia="Times New Roman" w:hAnsi="Times New Roman" w:cs="B Titr" w:hint="cs"/>
          <w:b/>
          <w:bCs/>
          <w:sz w:val="30"/>
          <w:szCs w:val="30"/>
          <w:lang w:bidi="fa-IR"/>
        </w:rPr>
        <w:t xml:space="preserve"> بین </w:t>
      </w:r>
      <w:bookmarkStart w:id="47" w:name="_Hlk214256950"/>
      <w:bookmarkStart w:id="48" w:name="_Hlk214257309"/>
      <w:r>
        <w:rPr>
          <w:rFonts w:ascii="Times New Roman" w:eastAsia="Times New Roman" w:hAnsi="Times New Roman" w:cs="B Titr" w:hint="cs"/>
          <w:b/>
          <w:bCs/>
          <w:sz w:val="30"/>
          <w:szCs w:val="30"/>
          <w:lang w:bidi="fa-IR"/>
        </w:rPr>
        <w:t>اضطراب سلامتی</w:t>
      </w:r>
      <w:bookmarkEnd w:id="47"/>
      <w:r>
        <w:rPr>
          <w:rFonts w:ascii="Times New Roman" w:eastAsia="Times New Roman" w:hAnsi="Times New Roman" w:cs="B Titr" w:hint="cs"/>
          <w:b/>
          <w:bCs/>
          <w:sz w:val="30"/>
          <w:szCs w:val="30"/>
          <w:lang w:bidi="fa-IR"/>
        </w:rPr>
        <w:t xml:space="preserve"> </w:t>
      </w:r>
      <w:bookmarkEnd w:id="48"/>
      <w:r>
        <w:rPr>
          <w:rFonts w:ascii="Times New Roman" w:eastAsia="Times New Roman" w:hAnsi="Times New Roman" w:cs="B Titr" w:hint="cs"/>
          <w:b/>
          <w:bCs/>
          <w:sz w:val="30"/>
          <w:szCs w:val="30"/>
          <w:lang w:bidi="fa-IR"/>
        </w:rPr>
        <w:t xml:space="preserve">و </w:t>
      </w:r>
      <w:bookmarkStart w:id="49" w:name="_Hlk214256972"/>
      <w:r>
        <w:rPr>
          <w:rFonts w:ascii="Times New Roman" w:eastAsia="Times New Roman" w:hAnsi="Times New Roman" w:cs="B Titr" w:hint="cs"/>
          <w:b/>
          <w:bCs/>
          <w:sz w:val="30"/>
          <w:szCs w:val="30"/>
          <w:lang w:bidi="fa-IR"/>
        </w:rPr>
        <w:t>اضطراب مرگ</w:t>
      </w:r>
      <w:bookmarkEnd w:id="49"/>
      <w:r>
        <w:rPr>
          <w:rFonts w:ascii="Times New Roman" w:eastAsia="Times New Roman" w:hAnsi="Times New Roman" w:cs="B Titr" w:hint="cs"/>
          <w:b/>
          <w:bCs/>
          <w:sz w:val="30"/>
          <w:szCs w:val="30"/>
          <w:lang w:bidi="fa-IR"/>
        </w:rPr>
        <w:t xml:space="preserve"> در سالمندان رابطه وجود دارد.</w:t>
      </w:r>
    </w:p>
    <w:p w14:paraId="6A6DDB0C" w14:textId="77777777" w:rsidR="00912462" w:rsidRDefault="00000000">
      <w:pPr>
        <w:shd w:val="clear" w:color="auto" w:fill="FFFFFF"/>
        <w:ind w:firstLine="397"/>
        <w:jc w:val="both"/>
        <w:rPr>
          <w:rFonts w:cs="B Lotus"/>
          <w:color w:val="auto"/>
          <w:lang w:bidi="fa-IR"/>
        </w:rPr>
      </w:pPr>
      <w:r>
        <w:rPr>
          <w:rFonts w:hint="cs"/>
          <w:lang w:bidi="fa-IR"/>
        </w:rPr>
        <w:t xml:space="preserve">به منظور تحلیل داده های مربوط به این فرضیه از آزمون ضریب همبستگی </w:t>
      </w:r>
      <w:proofErr w:type="spellStart"/>
      <w:r>
        <w:rPr>
          <w:rFonts w:hint="cs"/>
          <w:lang w:bidi="fa-IR"/>
        </w:rPr>
        <w:t>پیرسون</w:t>
      </w:r>
      <w:proofErr w:type="spellEnd"/>
      <w:r>
        <w:rPr>
          <w:rFonts w:hint="cs"/>
          <w:lang w:bidi="fa-IR"/>
        </w:rPr>
        <w:t xml:space="preserve"> استفاده گردید که نتایج آن در جدول ۴-۷ ارائه گردیده است.</w:t>
      </w:r>
    </w:p>
    <w:p w14:paraId="13795340" w14:textId="77777777" w:rsidR="00912462" w:rsidRDefault="00000000">
      <w:pPr>
        <w:spacing w:line="276" w:lineRule="auto"/>
        <w:jc w:val="center"/>
        <w:rPr>
          <w:rFonts w:cs="B Lotus"/>
          <w:b/>
          <w:bCs/>
          <w:color w:val="auto"/>
          <w:sz w:val="26"/>
          <w:szCs w:val="26"/>
          <w:lang w:bidi="fa-IR"/>
        </w:rPr>
      </w:pPr>
      <w:r>
        <w:rPr>
          <w:rFonts w:hint="cs"/>
          <w:b/>
          <w:bCs/>
          <w:lang w:bidi="fa-IR"/>
        </w:rPr>
        <w:lastRenderedPageBreak/>
        <w:t xml:space="preserve">جدول۴-۷-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w:t>
      </w:r>
      <w:r>
        <w:rPr>
          <w:rFonts w:ascii="Times New Roman" w:eastAsia="Times New Roman" w:hAnsi="Times New Roman" w:hint="cs"/>
          <w:b/>
          <w:bCs/>
          <w:lang w:bidi="fa-IR"/>
        </w:rPr>
        <w:t>اضطراب سلامتی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1204D508" w14:textId="77777777" w:rsidR="00912462" w:rsidRDefault="00000000">
            <w:pPr>
              <w:spacing w:after="0" w:line="240" w:lineRule="auto"/>
              <w:jc w:val="center"/>
              <w:rPr>
                <w:rFonts w:ascii="Times New Roman" w:eastAsia="Times New Roman" w:hAnsi="Times New Roman" w:cs="B Lotus"/>
                <w:color w:val="auto"/>
                <w:vertAlign w:val="superscript"/>
                <w:lang w:bidi="fa-IR"/>
              </w:rPr>
            </w:pPr>
            <w:r>
              <w:rPr>
                <w:rFonts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5E6D5AA3"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58FB7D41"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43010FE3"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1ACB592D"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628C16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r>
    </w:tbl>
    <w:p w14:paraId="3941A76A" w14:textId="77777777" w:rsidR="00912462" w:rsidRDefault="00000000">
      <w:pPr>
        <w:ind w:firstLine="397"/>
        <w:jc w:val="both"/>
        <w:rPr>
          <w:rFonts w:cs="B Lotus"/>
          <w:color w:val="auto"/>
          <w:sz w:val="16"/>
          <w:szCs w:val="16"/>
          <w:lang w:bidi="fa-IR"/>
        </w:rPr>
      </w:pPr>
      <w:r>
        <w:rPr>
          <w:rFonts w:hint="cs"/>
          <w:lang w:bidi="fa-IR"/>
        </w:rPr>
        <w:t xml:space="preserve">بر اساس نتایج جدول ۴-۶ بین اضطراب مرگ سالمندان با احتمال ابتلا به بیماری </w:t>
      </w:r>
      <w:bookmarkStart w:id="50" w:name="_Hlk215267263"/>
      <w:r>
        <w:rPr>
          <w:rFonts w:hint="cs"/>
          <w:lang w:bidi="fa-IR"/>
        </w:rPr>
        <w:t>(</w:t>
      </w:r>
      <w:bookmarkStart w:id="51" w:name="_Hlk215273760"/>
      <w:r>
        <w:rPr>
          <w:rFonts w:hint="cs"/>
          <w:lang w:bidi="fa-IR"/>
        </w:rPr>
        <w:t>۴۹/۰=</w:t>
      </w:r>
      <w:r>
        <w:rPr>
          <w:rFonts w:ascii="Times New Roman" w:hAnsi="Times New Roman" w:cs="B Lotus"/>
          <w:rtl w:val="0"/>
        </w:rPr>
        <w:t>r</w:t>
      </w:r>
      <w:bookmarkEnd w:id="51"/>
      <w:r>
        <w:rPr>
          <w:rFonts w:hint="cs"/>
          <w:lang w:bidi="fa-IR"/>
        </w:rPr>
        <w:t>)،</w:t>
      </w:r>
      <w:bookmarkEnd w:id="50"/>
      <w:r>
        <w:rPr>
          <w:rFonts w:hint="cs"/>
          <w:lang w:bidi="fa-IR"/>
        </w:rPr>
        <w:t xml:space="preserve"> پیامدهای منفی بیماری (۵۵/۰=</w:t>
      </w:r>
      <w:r>
        <w:rPr>
          <w:rFonts w:ascii="Times New Roman" w:hAnsi="Times New Roman" w:cs="B Lotus"/>
          <w:rtl w:val="0"/>
        </w:rPr>
        <w:t>r</w:t>
      </w:r>
      <w:r>
        <w:rPr>
          <w:rFonts w:hint="cs"/>
          <w:lang w:bidi="fa-IR"/>
        </w:rPr>
        <w:t>) و اضطراب سلامت کل(۵۸/۰=</w:t>
      </w:r>
      <w:r>
        <w:rPr>
          <w:rFonts w:ascii="Times New Roman" w:hAnsi="Times New Roman" w:cs="B Lotus"/>
          <w:rtl w:val="0"/>
        </w:rPr>
        <w:t>r</w:t>
      </w:r>
      <w:r>
        <w:rPr>
          <w:rFonts w:hint="cs"/>
          <w:lang w:bidi="fa-IR"/>
        </w:rPr>
        <w:t xml:space="preserve">) </w:t>
      </w:r>
      <w:proofErr w:type="spellStart"/>
      <w:r>
        <w:rPr>
          <w:rFonts w:hint="cs"/>
          <w:lang w:bidi="fa-IR"/>
        </w:rPr>
        <w:t>رابطه‌ای</w:t>
      </w:r>
      <w:proofErr w:type="spellEnd"/>
      <w:r>
        <w:rPr>
          <w:rFonts w:hint="cs"/>
          <w:lang w:bidi="fa-IR"/>
        </w:rPr>
        <w:t xml:space="preserve"> </w:t>
      </w:r>
      <w:r>
        <w:rPr>
          <w:rFonts w:hint="cs"/>
          <w:b/>
          <w:bCs/>
          <w:lang w:bidi="fa-IR"/>
        </w:rPr>
        <w:t>مثبت و معنادار</w:t>
      </w:r>
      <w:r>
        <w:rPr>
          <w:rFonts w:hint="cs"/>
          <w:lang w:bidi="fa-IR"/>
        </w:rPr>
        <w:t xml:space="preserve"> در سطح ۰۱/۰ وجود دارد. همچنین همبستگی بالایی بین دو بعد اضطراب سلامت و نمره کل آن مشاهده شد. این </w:t>
      </w:r>
      <w:proofErr w:type="spellStart"/>
      <w:r>
        <w:rPr>
          <w:rFonts w:hint="cs"/>
          <w:lang w:bidi="fa-IR"/>
        </w:rPr>
        <w:t>یافته‌ها</w:t>
      </w:r>
      <w:proofErr w:type="spellEnd"/>
      <w:r>
        <w:rPr>
          <w:rFonts w:hint="cs"/>
          <w:lang w:bidi="fa-IR"/>
        </w:rPr>
        <w:t xml:space="preserve"> نشان </w:t>
      </w:r>
      <w:proofErr w:type="spellStart"/>
      <w:r>
        <w:rPr>
          <w:rFonts w:hint="cs"/>
          <w:lang w:bidi="fa-IR"/>
        </w:rPr>
        <w:t>می‌دهد</w:t>
      </w:r>
      <w:proofErr w:type="spellEnd"/>
      <w:r>
        <w:rPr>
          <w:rFonts w:hint="cs"/>
          <w:lang w:bidi="fa-IR"/>
        </w:rPr>
        <w:t xml:space="preserve"> که با افزایش اضطراب سلامت و ابعاد آن، میزان اضطراب مرگ در سالمندان نیز افزایش </w:t>
      </w:r>
      <w:proofErr w:type="spellStart"/>
      <w:r>
        <w:rPr>
          <w:rFonts w:hint="cs"/>
          <w:lang w:bidi="fa-IR"/>
        </w:rPr>
        <w:t>می‌یابد</w:t>
      </w:r>
      <w:proofErr w:type="spellEnd"/>
      <w:r>
        <w:rPr>
          <w:rFonts w:hint="cs"/>
          <w:lang w:bidi="fa-IR"/>
        </w:rPr>
        <w:t xml:space="preserve">؛ بنابراین </w:t>
      </w:r>
      <w:r>
        <w:rPr>
          <w:rFonts w:hint="cs"/>
          <w:b/>
          <w:bCs/>
          <w:lang w:bidi="fa-IR"/>
        </w:rPr>
        <w:t xml:space="preserve">فرضیه دوم پژوهش تأیید </w:t>
      </w:r>
      <w:proofErr w:type="spellStart"/>
      <w:r>
        <w:rPr>
          <w:rFonts w:hint="cs"/>
          <w:b/>
          <w:bCs/>
          <w:lang w:bidi="fa-IR"/>
        </w:rPr>
        <w:t>می‌شود</w:t>
      </w:r>
      <w:proofErr w:type="spellEnd"/>
      <w:r>
        <w:rPr>
          <w:rFonts w:hint="cs"/>
          <w:lang w:bidi="fa-IR"/>
        </w:rPr>
        <w:t xml:space="preserve">. </w:t>
      </w:r>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۴-۲-۳- بررسی فرضیه اصلی پژوهش: </w:t>
      </w:r>
      <w:r>
        <w:rPr>
          <w:rFonts w:ascii="Times New Roman" w:eastAsia="Times New Roman" w:hAnsi="Times New Roman" w:cs="B Titr" w:hint="cs"/>
          <w:b/>
          <w:bCs/>
          <w:sz w:val="30"/>
          <w:szCs w:val="30"/>
          <w:lang w:bidi="fa-IR"/>
        </w:rPr>
        <w:t>بین هوش معنوی و اضطراب سلامتی با اضطراب مرگ در سالمندان رابطه وجود دارد.</w:t>
      </w:r>
      <w:bookmarkEnd w:id="43"/>
      <w:bookmarkEnd w:id="44"/>
    </w:p>
    <w:p w14:paraId="3E40F364" w14:textId="77777777" w:rsidR="00912462" w:rsidRDefault="00000000">
      <w:pPr>
        <w:shd w:val="clear" w:color="auto" w:fill="FFFFFF"/>
        <w:ind w:firstLine="397"/>
        <w:jc w:val="both"/>
        <w:rPr>
          <w:rFonts w:ascii="Times New Roman" w:eastAsia="Times New Roman" w:hAnsi="Times New Roman" w:cs="B Lotus"/>
          <w:b/>
          <w:bCs/>
          <w:color w:val="auto"/>
          <w:lang w:bidi="fa-IR"/>
        </w:rPr>
      </w:pPr>
      <w:r>
        <w:rPr>
          <w:rFonts w:ascii="Times New Roman" w:eastAsia="Times New Roman" w:hAnsi="Times New Roman" w:hint="cs"/>
          <w:lang w:bidi="fa-IR"/>
        </w:rPr>
        <w:t xml:space="preserve">برای تعیین سهم متغیرهای </w:t>
      </w:r>
      <w:r>
        <w:rPr>
          <w:rFonts w:ascii="Times New Roman" w:eastAsia="Times New Roman" w:hAnsi="Times New Roman" w:hint="cs"/>
          <w:b/>
          <w:bCs/>
          <w:lang w:bidi="fa-IR"/>
        </w:rPr>
        <w:t>اضطراب سلامتی</w:t>
      </w:r>
      <w:r>
        <w:rPr>
          <w:rFonts w:ascii="Times New Roman" w:eastAsia="Times New Roman" w:hAnsi="Times New Roman" w:hint="cs"/>
          <w:lang w:bidi="fa-IR"/>
        </w:rPr>
        <w:t xml:space="preserve"> و </w:t>
      </w:r>
      <w:r>
        <w:rPr>
          <w:rFonts w:ascii="Times New Roman" w:eastAsia="Times New Roman" w:hAnsi="Times New Roman" w:hint="cs"/>
          <w:b/>
          <w:bCs/>
          <w:lang w:bidi="fa-IR"/>
        </w:rPr>
        <w:t>هوش معنوی</w:t>
      </w:r>
      <w:r>
        <w:rPr>
          <w:rFonts w:ascii="Times New Roman" w:eastAsia="Times New Roman" w:hAnsi="Times New Roman" w:hint="cs"/>
          <w:lang w:bidi="fa-IR"/>
        </w:rPr>
        <w:t xml:space="preserve"> (و نیز برخی از </w:t>
      </w:r>
      <w:proofErr w:type="spellStart"/>
      <w:r>
        <w:rPr>
          <w:rFonts w:ascii="Times New Roman" w:eastAsia="Times New Roman" w:hAnsi="Times New Roman" w:hint="cs"/>
          <w:lang w:bidi="fa-IR"/>
        </w:rPr>
        <w:t>زیرمولفه‌های</w:t>
      </w:r>
      <w:proofErr w:type="spellEnd"/>
      <w:r>
        <w:rPr>
          <w:rFonts w:ascii="Times New Roman" w:eastAsia="Times New Roman" w:hAnsi="Times New Roman" w:hint="cs"/>
          <w:lang w:bidi="fa-IR"/>
        </w:rPr>
        <w:t xml:space="preserve"> هوش معنوی) در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r>
        <w:rPr>
          <w:rFonts w:ascii="Times New Roman" w:eastAsia="Times New Roman" w:hAnsi="Times New Roman" w:hint="cs"/>
          <w:b/>
          <w:bCs/>
          <w:lang w:bidi="fa-IR"/>
        </w:rPr>
        <w:t>اضطراب مرگ</w:t>
      </w:r>
      <w:r>
        <w:rPr>
          <w:rFonts w:ascii="Times New Roman" w:eastAsia="Times New Roman" w:hAnsi="Times New Roman" w:hint="cs"/>
          <w:lang w:bidi="fa-IR"/>
        </w:rPr>
        <w:t xml:space="preserve"> سالمندان، از روش آماری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چندگانه</w:t>
      </w:r>
      <w:proofErr w:type="spellEnd"/>
      <w:r>
        <w:rPr>
          <w:rFonts w:ascii="Times New Roman" w:eastAsia="Times New Roman" w:hAnsi="Times New Roman" w:hint="cs"/>
          <w:b/>
          <w:bCs/>
          <w:lang w:bidi="fa-IR"/>
        </w:rPr>
        <w:t xml:space="preserve"> به شیوه </w:t>
      </w:r>
      <w:proofErr w:type="spellStart"/>
      <w:r>
        <w:rPr>
          <w:rFonts w:ascii="Times New Roman" w:eastAsia="Times New Roman" w:hAnsi="Times New Roman" w:hint="cs"/>
          <w:b/>
          <w:bCs/>
          <w:lang w:bidi="fa-IR"/>
        </w:rPr>
        <w:t>گام‌به‌گام</w:t>
      </w:r>
      <w:proofErr w:type="spellEnd"/>
      <w:r>
        <w:rPr>
          <w:rFonts w:ascii="Times New Roman" w:eastAsia="Times New Roman" w:hAnsi="Times New Roman" w:hint="cs"/>
          <w:b/>
          <w:bCs/>
          <w:lang w:bidi="fa-IR"/>
        </w:rPr>
        <w:t xml:space="preserve"> </w:t>
      </w:r>
      <w:r>
        <w:rPr>
          <w:rFonts w:ascii="Times New Roman" w:eastAsia="Times New Roman" w:hAnsi="Times New Roman" w:hint="cs"/>
          <w:lang w:bidi="fa-IR"/>
        </w:rPr>
        <w:t xml:space="preserve">استفاده شد. پیش از اجرای تحلیل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فروض</w:t>
      </w:r>
      <w:proofErr w:type="spellEnd"/>
      <w:r>
        <w:rPr>
          <w:rFonts w:ascii="Times New Roman" w:eastAsia="Times New Roman" w:hAnsi="Times New Roman" w:hint="cs"/>
          <w:lang w:bidi="fa-IR"/>
        </w:rPr>
        <w:t xml:space="preserve"> اساسی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بررسی گردید. برای سنجش نرمال بودن توزیع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از آزمون </w:t>
      </w:r>
      <w:proofErr w:type="spellStart"/>
      <w:r>
        <w:rPr>
          <w:rFonts w:ascii="Times New Roman" w:eastAsia="Times New Roman" w:hAnsi="Times New Roman" w:hint="cs"/>
          <w:lang w:bidi="fa-IR"/>
        </w:rPr>
        <w:t>کولموگروف</w:t>
      </w:r>
      <w:proofErr w:type="spellEnd"/>
      <w:r>
        <w:rPr>
          <w:rFonts w:ascii="Times New Roman" w:eastAsia="Times New Roman" w:hAnsi="Times New Roman" w:hint="cs"/>
          <w:lang w:bidi="fa-IR"/>
        </w:rPr>
        <w:t>–</w:t>
      </w:r>
      <w:proofErr w:type="spellStart"/>
      <w:r>
        <w:rPr>
          <w:rFonts w:ascii="Times New Roman" w:eastAsia="Times New Roman" w:hAnsi="Times New Roman" w:hint="cs"/>
          <w:lang w:bidi="fa-IR"/>
        </w:rPr>
        <w:t>اسمیرنف</w:t>
      </w:r>
      <w:proofErr w:type="spellEnd"/>
      <w:r>
        <w:rPr>
          <w:rFonts w:ascii="Times New Roman" w:eastAsia="Times New Roman" w:hAnsi="Times New Roman" w:hint="cs"/>
          <w:lang w:bidi="fa-IR"/>
        </w:rPr>
        <w:t xml:space="preserve"> استفاده شد که نتایج نشان دادند مقادیر همه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در سطح معناداری مورد نظر معنادار نیستند، بنابراین فرض نرمال بودن توزیع </w:t>
      </w:r>
      <w:proofErr w:type="spellStart"/>
      <w:r>
        <w:rPr>
          <w:rFonts w:ascii="Times New Roman" w:eastAsia="Times New Roman" w:hAnsi="Times New Roman" w:hint="cs"/>
          <w:lang w:bidi="fa-IR"/>
        </w:rPr>
        <w:t>داده‌ها</w:t>
      </w:r>
      <w:proofErr w:type="spellEnd"/>
      <w:r>
        <w:rPr>
          <w:rFonts w:ascii="Times New Roman" w:eastAsia="Times New Roman" w:hAnsi="Times New Roman" w:hint="cs"/>
          <w:lang w:bidi="fa-IR"/>
        </w:rPr>
        <w:t xml:space="preserve"> برقرار است. </w:t>
      </w:r>
      <w:r>
        <w:rPr>
          <w:rFonts w:hint="cs"/>
          <w:lang w:bidi="fa-IR"/>
        </w:rPr>
        <w:t xml:space="preserve">برای بررسی استقلال خطاها (تفاوت بین مقادیر واقعی و مقادیر از پیش تعیین شده توسط معادله </w:t>
      </w:r>
      <w:proofErr w:type="spellStart"/>
      <w:r>
        <w:rPr>
          <w:rFonts w:hint="cs"/>
          <w:lang w:bidi="fa-IR"/>
        </w:rPr>
        <w:t>رگرسیون</w:t>
      </w:r>
      <w:proofErr w:type="spellEnd"/>
      <w:r>
        <w:rPr>
          <w:rFonts w:hint="cs"/>
          <w:lang w:bidi="fa-IR"/>
        </w:rPr>
        <w:t xml:space="preserve">) از یکدیگر به عنوان پیش فرض </w:t>
      </w:r>
      <w:proofErr w:type="spellStart"/>
      <w:r>
        <w:rPr>
          <w:rFonts w:hint="cs"/>
          <w:lang w:bidi="fa-IR"/>
        </w:rPr>
        <w:t>رگرسیون</w:t>
      </w:r>
      <w:proofErr w:type="spellEnd"/>
      <w:r>
        <w:rPr>
          <w:rFonts w:hint="cs"/>
          <w:lang w:bidi="fa-IR"/>
        </w:rPr>
        <w:t xml:space="preserve"> از آزمون دوربین </w:t>
      </w:r>
      <w:proofErr w:type="spellStart"/>
      <w:r>
        <w:rPr>
          <w:rFonts w:hint="cs"/>
          <w:lang w:bidi="fa-IR"/>
        </w:rPr>
        <w:t>واتسون</w:t>
      </w:r>
      <w:proofErr w:type="spellEnd"/>
      <w:r>
        <w:rPr>
          <w:rFonts w:hint="cs"/>
          <w:lang w:bidi="fa-IR"/>
        </w:rPr>
        <w:t xml:space="preserve"> بررسی گردید و مقدار آن برابر با ۰۸/۲ به دست آمد که مطلوب است، چرا که این </w:t>
      </w:r>
      <w:proofErr w:type="spellStart"/>
      <w:r>
        <w:rPr>
          <w:rFonts w:hint="cs"/>
          <w:lang w:bidi="fa-IR"/>
        </w:rPr>
        <w:t>آماره</w:t>
      </w:r>
      <w:proofErr w:type="spellEnd"/>
      <w:r>
        <w:rPr>
          <w:rFonts w:hint="cs"/>
          <w:lang w:bidi="fa-IR"/>
        </w:rPr>
        <w:t xml:space="preserve"> چنانچه بین ۵/۱ تا ۵/۲ قرار بگیرد، عدم همبستگی بین خطاها پذیرفته می شود. لذا شرایط برای اجرای تحلیل </w:t>
      </w:r>
      <w:proofErr w:type="spellStart"/>
      <w:r>
        <w:rPr>
          <w:rFonts w:hint="cs"/>
          <w:lang w:bidi="fa-IR"/>
        </w:rPr>
        <w:t>رگرسیون</w:t>
      </w:r>
      <w:proofErr w:type="spellEnd"/>
      <w:r>
        <w:rPr>
          <w:rFonts w:hint="cs"/>
          <w:lang w:bidi="fa-IR"/>
        </w:rPr>
        <w:t xml:space="preserve"> گام به گام مهیا می</w:t>
      </w:r>
      <w:r>
        <w:rPr>
          <w:rFonts w:hint="cs"/>
          <w:lang w:bidi="fa-IR"/>
        </w:rPr>
        <w:softHyphen/>
        <w:t xml:space="preserve">باشد، بدین منظور </w:t>
      </w:r>
      <w:r>
        <w:rPr>
          <w:rFonts w:ascii="Times New Roman" w:eastAsia="Times New Roman" w:hAnsi="Times New Roman" w:hint="cs"/>
          <w:b/>
          <w:bCs/>
          <w:lang w:bidi="fa-IR"/>
        </w:rPr>
        <w:t xml:space="preserve">هوش معنوی و اضطراب </w:t>
      </w:r>
      <w:r>
        <w:rPr>
          <w:rFonts w:ascii="Times New Roman" w:eastAsia="Times New Roman" w:hAnsi="Times New Roman" w:hint="cs"/>
          <w:b/>
          <w:bCs/>
          <w:lang w:bidi="fa-IR"/>
        </w:rPr>
        <w:lastRenderedPageBreak/>
        <w:t xml:space="preserve">سلامتی </w:t>
      </w:r>
      <w:r>
        <w:rPr>
          <w:rFonts w:hint="cs"/>
          <w:lang w:bidi="fa-IR"/>
        </w:rPr>
        <w:t xml:space="preserve">به عنوان متغیرهای </w:t>
      </w:r>
      <w:proofErr w:type="spellStart"/>
      <w:r>
        <w:rPr>
          <w:rFonts w:hint="cs"/>
          <w:lang w:bidi="fa-IR"/>
        </w:rPr>
        <w:t>پیش‌بین</w:t>
      </w:r>
      <w:proofErr w:type="spellEnd"/>
      <w:r>
        <w:rPr>
          <w:rFonts w:hint="cs"/>
          <w:lang w:bidi="fa-IR"/>
        </w:rPr>
        <w:t xml:space="preserve"> به صورت مجزا وارد معادله </w:t>
      </w:r>
      <w:proofErr w:type="spellStart"/>
      <w:r>
        <w:rPr>
          <w:rFonts w:hint="cs"/>
          <w:lang w:bidi="fa-IR"/>
        </w:rPr>
        <w:t>رگرسیون</w:t>
      </w:r>
      <w:proofErr w:type="spellEnd"/>
      <w:r>
        <w:rPr>
          <w:rFonts w:hint="cs"/>
          <w:lang w:bidi="fa-IR"/>
        </w:rPr>
        <w:t xml:space="preserve"> شدند که نتایج تحلیل </w:t>
      </w:r>
      <w:proofErr w:type="spellStart"/>
      <w:r>
        <w:rPr>
          <w:rFonts w:hint="cs"/>
          <w:lang w:bidi="fa-IR"/>
        </w:rPr>
        <w:t>رگرسیون</w:t>
      </w:r>
      <w:proofErr w:type="spellEnd"/>
      <w:r>
        <w:rPr>
          <w:rFonts w:hint="cs"/>
          <w:lang w:bidi="fa-IR"/>
        </w:rPr>
        <w:t xml:space="preserve"> در جدول ۴-۱۲ گزارش شده است. </w:t>
      </w:r>
    </w:p>
    <w:p w14:paraId="5CC62914" w14:textId="77777777" w:rsidR="00912462" w:rsidRDefault="00000000">
      <w:pPr>
        <w:autoSpaceDE/>
        <w:autoSpaceDN/>
        <w:adjustRightInd/>
        <w:spacing w:line="276" w:lineRule="auto"/>
        <w:jc w:val="center"/>
        <w:rPr>
          <w:rFonts w:cs="B Lotus"/>
          <w:b/>
          <w:bCs/>
          <w:color w:val="auto"/>
          <w:sz w:val="26"/>
          <w:szCs w:val="26"/>
          <w:lang w:bidi="fa-IR"/>
        </w:rPr>
      </w:pPr>
      <w:r>
        <w:rPr>
          <w:rFonts w:hint="cs"/>
          <w:b/>
          <w:bCs/>
          <w:lang w:bidi="fa-IR"/>
        </w:rPr>
        <w:t xml:space="preserve">جدول ۴-۸- </w:t>
      </w:r>
      <w:r>
        <w:rPr>
          <w:rFonts w:ascii="B Nazanin" w:hAnsi="Calibri" w:hint="cs"/>
          <w:b/>
          <w:bCs/>
          <w:lang w:bidi="fa-IR"/>
        </w:rPr>
        <w:t xml:space="preserve"> خلاصه مدل </w:t>
      </w:r>
      <w:proofErr w:type="spellStart"/>
      <w:r>
        <w:rPr>
          <w:rFonts w:ascii="B Nazanin" w:hAnsi="Calibri" w:hint="cs"/>
          <w:b/>
          <w:bCs/>
          <w:lang w:bidi="fa-IR"/>
        </w:rPr>
        <w:t>رگرسیون</w:t>
      </w:r>
      <w:proofErr w:type="spellEnd"/>
      <w:r>
        <w:rPr>
          <w:rFonts w:ascii="B Nazanin" w:hAnsi="Calibri" w:hint="cs"/>
          <w:b/>
          <w:bCs/>
          <w:lang w:bidi="fa-IR"/>
        </w:rPr>
        <w:t xml:space="preserve"> و مشخصه های </w:t>
      </w:r>
      <w:proofErr w:type="spellStart"/>
      <w:r>
        <w:rPr>
          <w:rFonts w:ascii="B Nazanin" w:hAnsi="Calibri" w:hint="cs"/>
          <w:b/>
          <w:bCs/>
          <w:lang w:bidi="fa-IR"/>
        </w:rPr>
        <w:t>رگرسیون</w:t>
      </w:r>
      <w:proofErr w:type="spellEnd"/>
      <w:r>
        <w:rPr>
          <w:rFonts w:ascii="B Nazanin" w:hAnsi="Calibri" w:hint="cs"/>
          <w:b/>
          <w:bCs/>
          <w:lang w:bidi="fa-IR"/>
        </w:rPr>
        <w:t xml:space="preserve"> اضطراب مرگ بر متغیرهای پیش بین</w:t>
      </w:r>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MS </w:t>
            </w:r>
          </w:p>
          <w:p w14:paraId="10192A15" w14:textId="77777777" w:rsidR="00912462" w:rsidRDefault="00912462">
            <w:pPr>
              <w:spacing w:after="0" w:line="240" w:lineRule="auto"/>
              <w:jc w:val="center"/>
              <w:rPr>
                <w:rFonts w:ascii="Times New Roman" w:hAnsi="Times New Roman" w:cs="B Lotus"/>
                <w:color w:val="auto"/>
                <w:lang w:bidi="fa-IR"/>
              </w:rPr>
            </w:pP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R</w:t>
            </w:r>
            <w:r>
              <w:rPr>
                <w:rFonts w:ascii="Times New Roman" w:hAnsi="Times New Roman" w:cs="B Lotus"/>
                <w:sz w:val="24"/>
                <w:szCs w:val="24"/>
                <w:vertAlign w:val="superscript"/>
                <w:rtl w:val="0"/>
              </w:rPr>
              <w:t>2</w:t>
            </w:r>
          </w:p>
        </w:tc>
      </w:tr>
      <w:tr w:rsidR="00912462" w14:paraId="7082176D" w14:textId="77777777">
        <w:trPr>
          <w:cantSplit/>
          <w:trHeight w:val="375"/>
          <w:jc w:val="center"/>
        </w:trPr>
        <w:tc>
          <w:tcPr>
            <w:tcW w:w="502" w:type="dxa"/>
            <w:tcBorders>
              <w:left w:val="nil"/>
              <w:right w:val="nil"/>
            </w:tcBorders>
            <w:shd w:val="clear" w:color="auto" w:fill="E6EED5"/>
            <w:vAlign w:val="center"/>
          </w:tcPr>
          <w:p w14:paraId="6DFBC3D1"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98" w:type="dxa"/>
            <w:tcBorders>
              <w:left w:val="nil"/>
              <w:right w:val="nil"/>
            </w:tcBorders>
            <w:shd w:val="clear" w:color="auto" w:fill="E6EED5"/>
            <w:vAlign w:val="center"/>
          </w:tcPr>
          <w:p w14:paraId="6E942322"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4414B315" w14:textId="77777777" w:rsidR="00912462" w:rsidRDefault="00000000">
            <w:pPr>
              <w:spacing w:after="0" w:line="240" w:lineRule="auto"/>
              <w:jc w:val="center"/>
              <w:rPr>
                <w:rFonts w:cs="B Lotus"/>
                <w:color w:val="auto"/>
                <w:lang w:bidi="fa-IR"/>
              </w:rPr>
            </w:pPr>
            <w:r>
              <w:rPr>
                <w:rFonts w:hint="cs"/>
                <w:sz w:val="24"/>
                <w:szCs w:val="24"/>
                <w:lang w:bidi="fa-IR"/>
              </w:rPr>
              <w:t>۴۵/۳۱۲۰</w:t>
            </w:r>
          </w:p>
        </w:tc>
        <w:tc>
          <w:tcPr>
            <w:tcW w:w="810" w:type="dxa"/>
            <w:tcBorders>
              <w:left w:val="nil"/>
              <w:right w:val="nil"/>
            </w:tcBorders>
            <w:shd w:val="clear" w:color="auto" w:fill="E6EED5"/>
            <w:vAlign w:val="center"/>
          </w:tcPr>
          <w:p w14:paraId="6926FD79"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60" w:type="dxa"/>
            <w:tcBorders>
              <w:left w:val="nil"/>
              <w:right w:val="nil"/>
            </w:tcBorders>
            <w:shd w:val="clear" w:color="auto" w:fill="E6EED5"/>
            <w:vAlign w:val="center"/>
          </w:tcPr>
          <w:p w14:paraId="17D70ACA" w14:textId="77777777" w:rsidR="00912462" w:rsidRDefault="00000000">
            <w:pPr>
              <w:spacing w:after="0" w:line="240" w:lineRule="auto"/>
              <w:jc w:val="center"/>
              <w:rPr>
                <w:rFonts w:cs="B Lotus"/>
                <w:color w:val="auto"/>
                <w:lang w:bidi="fa-IR"/>
              </w:rPr>
            </w:pPr>
            <w:r>
              <w:rPr>
                <w:rFonts w:hint="cs"/>
                <w:sz w:val="24"/>
                <w:szCs w:val="24"/>
                <w:lang w:bidi="fa-IR"/>
              </w:rPr>
              <w:t>۴۵/۳۱۲۰</w:t>
            </w:r>
          </w:p>
        </w:tc>
        <w:tc>
          <w:tcPr>
            <w:tcW w:w="990" w:type="dxa"/>
            <w:tcBorders>
              <w:left w:val="nil"/>
              <w:right w:val="nil"/>
            </w:tcBorders>
            <w:shd w:val="clear" w:color="auto" w:fill="E6EED5"/>
            <w:vAlign w:val="center"/>
          </w:tcPr>
          <w:p w14:paraId="2FC59637" w14:textId="77777777" w:rsidR="00912462" w:rsidRDefault="00000000">
            <w:pPr>
              <w:spacing w:after="0" w:line="240" w:lineRule="auto"/>
              <w:jc w:val="center"/>
              <w:rPr>
                <w:rFonts w:cs="B Lotus"/>
                <w:color w:val="auto"/>
                <w:lang w:bidi="fa-IR"/>
              </w:rPr>
            </w:pPr>
            <w:r>
              <w:rPr>
                <w:rFonts w:hint="cs"/>
                <w:sz w:val="24"/>
                <w:szCs w:val="24"/>
                <w:lang w:bidi="fa-IR"/>
              </w:rPr>
              <w:t>۸۷/۴۱</w:t>
            </w:r>
          </w:p>
        </w:tc>
        <w:tc>
          <w:tcPr>
            <w:tcW w:w="810" w:type="dxa"/>
            <w:tcBorders>
              <w:left w:val="nil"/>
              <w:right w:val="nil"/>
            </w:tcBorders>
            <w:shd w:val="clear" w:color="auto" w:fill="E6EED5"/>
            <w:vAlign w:val="center"/>
          </w:tcPr>
          <w:p w14:paraId="4A20839D"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5C65EA63" w14:textId="77777777" w:rsidR="00912462" w:rsidRDefault="00000000">
            <w:pPr>
              <w:spacing w:after="0" w:line="240" w:lineRule="auto"/>
              <w:jc w:val="center"/>
              <w:rPr>
                <w:rFonts w:cs="B Lotus"/>
                <w:color w:val="auto"/>
                <w:lang w:bidi="fa-IR"/>
              </w:rPr>
            </w:pPr>
            <w:r>
              <w:rPr>
                <w:rFonts w:hint="cs"/>
                <w:sz w:val="24"/>
                <w:szCs w:val="24"/>
                <w:lang w:bidi="fa-IR"/>
              </w:rPr>
              <w:t>۵۸/۰</w:t>
            </w:r>
          </w:p>
        </w:tc>
        <w:tc>
          <w:tcPr>
            <w:tcW w:w="810" w:type="dxa"/>
            <w:tcBorders>
              <w:left w:val="nil"/>
              <w:right w:val="nil"/>
            </w:tcBorders>
            <w:shd w:val="clear" w:color="auto" w:fill="E6EED5"/>
            <w:vAlign w:val="center"/>
          </w:tcPr>
          <w:p w14:paraId="4CDDB553" w14:textId="77777777" w:rsidR="00912462" w:rsidRDefault="00000000">
            <w:pPr>
              <w:spacing w:after="0" w:line="240" w:lineRule="auto"/>
              <w:jc w:val="center"/>
              <w:rPr>
                <w:rFonts w:cs="B Lotus"/>
                <w:color w:val="auto"/>
                <w:lang w:bidi="fa-IR"/>
              </w:rPr>
            </w:pPr>
            <w:r>
              <w:rPr>
                <w:rFonts w:hint="cs"/>
                <w:sz w:val="24"/>
                <w:szCs w:val="24"/>
                <w:lang w:bidi="fa-IR"/>
              </w:rPr>
              <w:t>۳۴/۰</w:t>
            </w:r>
          </w:p>
        </w:tc>
      </w:tr>
      <w:tr w:rsidR="00912462" w14:paraId="79D0EE3C" w14:textId="77777777">
        <w:trPr>
          <w:cantSplit/>
          <w:trHeight w:hRule="exact" w:val="495"/>
          <w:jc w:val="center"/>
        </w:trPr>
        <w:tc>
          <w:tcPr>
            <w:tcW w:w="502" w:type="dxa"/>
            <w:vAlign w:val="center"/>
          </w:tcPr>
          <w:p w14:paraId="49C9AE7A" w14:textId="77777777" w:rsidR="00912462" w:rsidRDefault="00912462">
            <w:pPr>
              <w:spacing w:after="0" w:line="240" w:lineRule="auto"/>
              <w:jc w:val="center"/>
              <w:rPr>
                <w:rFonts w:cs="B Lotus"/>
                <w:color w:val="auto"/>
                <w:lang w:bidi="fa-IR"/>
              </w:rPr>
            </w:pPr>
          </w:p>
        </w:tc>
        <w:tc>
          <w:tcPr>
            <w:tcW w:w="1298" w:type="dxa"/>
            <w:vAlign w:val="center"/>
          </w:tcPr>
          <w:p w14:paraId="59375E27"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3C23E439" w14:textId="77777777" w:rsidR="00912462" w:rsidRDefault="00000000">
            <w:pPr>
              <w:spacing w:after="0" w:line="240" w:lineRule="auto"/>
              <w:jc w:val="center"/>
              <w:rPr>
                <w:rFonts w:cs="B Lotus"/>
                <w:color w:val="auto"/>
                <w:lang w:bidi="fa-IR"/>
              </w:rPr>
            </w:pPr>
            <w:r>
              <w:rPr>
                <w:rFonts w:hint="cs"/>
                <w:sz w:val="24"/>
                <w:szCs w:val="24"/>
                <w:lang w:bidi="fa-IR"/>
              </w:rPr>
              <w:t>۱۲/۵۸۹۶</w:t>
            </w:r>
          </w:p>
        </w:tc>
        <w:tc>
          <w:tcPr>
            <w:tcW w:w="810" w:type="dxa"/>
            <w:vAlign w:val="center"/>
          </w:tcPr>
          <w:p w14:paraId="47F72151" w14:textId="77777777" w:rsidR="00912462" w:rsidRDefault="00000000">
            <w:pPr>
              <w:spacing w:after="0" w:line="240" w:lineRule="auto"/>
              <w:jc w:val="center"/>
              <w:rPr>
                <w:rFonts w:cs="B Lotus"/>
                <w:color w:val="auto"/>
                <w:lang w:bidi="fa-IR"/>
              </w:rPr>
            </w:pPr>
            <w:r>
              <w:rPr>
                <w:rFonts w:hint="cs"/>
                <w:sz w:val="24"/>
                <w:szCs w:val="24"/>
                <w:lang w:bidi="fa-IR"/>
              </w:rPr>
              <w:t>۷۹</w:t>
            </w:r>
          </w:p>
        </w:tc>
        <w:tc>
          <w:tcPr>
            <w:tcW w:w="1260" w:type="dxa"/>
            <w:vAlign w:val="center"/>
          </w:tcPr>
          <w:p w14:paraId="6EC60C9F" w14:textId="77777777" w:rsidR="00912462" w:rsidRDefault="00000000">
            <w:pPr>
              <w:spacing w:after="0" w:line="240" w:lineRule="auto"/>
              <w:jc w:val="center"/>
              <w:rPr>
                <w:rFonts w:cs="B Lotus"/>
                <w:color w:val="auto"/>
                <w:lang w:bidi="fa-IR"/>
              </w:rPr>
            </w:pPr>
            <w:r>
              <w:rPr>
                <w:rFonts w:hint="cs"/>
                <w:sz w:val="24"/>
                <w:szCs w:val="24"/>
                <w:lang w:bidi="fa-IR"/>
              </w:rPr>
              <w:t>۶۴/۷۴</w:t>
            </w:r>
          </w:p>
        </w:tc>
        <w:tc>
          <w:tcPr>
            <w:tcW w:w="990" w:type="dxa"/>
            <w:vAlign w:val="center"/>
          </w:tcPr>
          <w:p w14:paraId="3EDF14B1" w14:textId="77777777" w:rsidR="00912462" w:rsidRDefault="00912462">
            <w:pPr>
              <w:spacing w:after="0" w:line="240" w:lineRule="auto"/>
              <w:jc w:val="center"/>
              <w:rPr>
                <w:rFonts w:cs="B Lotus"/>
                <w:color w:val="auto"/>
                <w:lang w:bidi="fa-IR"/>
              </w:rPr>
            </w:pPr>
          </w:p>
        </w:tc>
        <w:tc>
          <w:tcPr>
            <w:tcW w:w="810" w:type="dxa"/>
            <w:vAlign w:val="center"/>
          </w:tcPr>
          <w:p w14:paraId="0F29978E" w14:textId="77777777" w:rsidR="00912462" w:rsidRDefault="00912462">
            <w:pPr>
              <w:spacing w:after="0" w:line="240" w:lineRule="auto"/>
              <w:jc w:val="center"/>
              <w:rPr>
                <w:rFonts w:cs="B Lotus"/>
                <w:color w:val="auto"/>
                <w:lang w:bidi="fa-IR"/>
              </w:rPr>
            </w:pPr>
          </w:p>
        </w:tc>
        <w:tc>
          <w:tcPr>
            <w:tcW w:w="900" w:type="dxa"/>
            <w:vAlign w:val="center"/>
          </w:tcPr>
          <w:p w14:paraId="49A7E07A" w14:textId="77777777" w:rsidR="00912462" w:rsidRDefault="00912462">
            <w:pPr>
              <w:spacing w:after="0" w:line="240" w:lineRule="auto"/>
              <w:jc w:val="center"/>
              <w:rPr>
                <w:rFonts w:cs="B Lotus"/>
                <w:color w:val="auto"/>
                <w:lang w:bidi="fa-IR"/>
              </w:rPr>
            </w:pPr>
          </w:p>
        </w:tc>
        <w:tc>
          <w:tcPr>
            <w:tcW w:w="810" w:type="dxa"/>
            <w:vAlign w:val="center"/>
          </w:tcPr>
          <w:p w14:paraId="485B8382" w14:textId="77777777" w:rsidR="00912462" w:rsidRDefault="00912462">
            <w:pPr>
              <w:spacing w:after="0" w:line="240" w:lineRule="auto"/>
              <w:jc w:val="center"/>
              <w:rPr>
                <w:rFonts w:cs="B Lotus"/>
                <w:color w:val="auto"/>
                <w:lang w:bidi="fa-IR"/>
              </w:rPr>
            </w:pPr>
          </w:p>
        </w:tc>
      </w:tr>
      <w:tr w:rsidR="00912462" w14:paraId="5A3B0F91" w14:textId="77777777">
        <w:trPr>
          <w:cantSplit/>
          <w:trHeight w:val="135"/>
          <w:jc w:val="center"/>
        </w:trPr>
        <w:tc>
          <w:tcPr>
            <w:tcW w:w="502" w:type="dxa"/>
            <w:tcBorders>
              <w:left w:val="nil"/>
              <w:right w:val="nil"/>
            </w:tcBorders>
            <w:shd w:val="clear" w:color="auto" w:fill="E6EED5"/>
            <w:vAlign w:val="center"/>
          </w:tcPr>
          <w:p w14:paraId="5F507618"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98" w:type="dxa"/>
            <w:tcBorders>
              <w:left w:val="nil"/>
              <w:right w:val="nil"/>
            </w:tcBorders>
            <w:shd w:val="clear" w:color="auto" w:fill="E6EED5"/>
            <w:vAlign w:val="center"/>
          </w:tcPr>
          <w:p w14:paraId="2CCF7221"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2D5A15AF" w14:textId="77777777" w:rsidR="00912462" w:rsidRDefault="00000000">
            <w:pPr>
              <w:spacing w:after="0" w:line="240" w:lineRule="auto"/>
              <w:jc w:val="center"/>
              <w:rPr>
                <w:rFonts w:cs="B Lotus"/>
                <w:color w:val="auto"/>
                <w:lang w:bidi="fa-IR"/>
              </w:rPr>
            </w:pPr>
            <w:r>
              <w:rPr>
                <w:rFonts w:hint="cs"/>
                <w:sz w:val="24"/>
                <w:szCs w:val="24"/>
                <w:lang w:bidi="fa-IR"/>
              </w:rPr>
              <w:t>۶۳/۴۰۱۲</w:t>
            </w:r>
          </w:p>
        </w:tc>
        <w:tc>
          <w:tcPr>
            <w:tcW w:w="810" w:type="dxa"/>
            <w:tcBorders>
              <w:left w:val="nil"/>
              <w:right w:val="nil"/>
            </w:tcBorders>
            <w:shd w:val="clear" w:color="auto" w:fill="E6EED5"/>
            <w:vAlign w:val="center"/>
          </w:tcPr>
          <w:p w14:paraId="73FEAF2A"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60" w:type="dxa"/>
            <w:tcBorders>
              <w:left w:val="nil"/>
              <w:right w:val="nil"/>
            </w:tcBorders>
            <w:shd w:val="clear" w:color="auto" w:fill="E6EED5"/>
            <w:vAlign w:val="center"/>
          </w:tcPr>
          <w:p w14:paraId="0C92E13C" w14:textId="77777777" w:rsidR="00912462" w:rsidRDefault="00000000">
            <w:pPr>
              <w:spacing w:after="0" w:line="240" w:lineRule="auto"/>
              <w:jc w:val="center"/>
              <w:rPr>
                <w:rFonts w:cs="B Lotus"/>
                <w:color w:val="auto"/>
                <w:lang w:bidi="fa-IR"/>
              </w:rPr>
            </w:pPr>
            <w:r>
              <w:rPr>
                <w:rFonts w:hint="cs"/>
                <w:sz w:val="24"/>
                <w:szCs w:val="24"/>
                <w:lang w:bidi="fa-IR"/>
              </w:rPr>
              <w:t>۳۱/۲۰۰۶</w:t>
            </w:r>
          </w:p>
        </w:tc>
        <w:tc>
          <w:tcPr>
            <w:tcW w:w="990" w:type="dxa"/>
            <w:tcBorders>
              <w:left w:val="nil"/>
              <w:right w:val="nil"/>
            </w:tcBorders>
            <w:shd w:val="clear" w:color="auto" w:fill="E6EED5"/>
            <w:vAlign w:val="center"/>
          </w:tcPr>
          <w:p w14:paraId="79D781C0" w14:textId="77777777" w:rsidR="00912462" w:rsidRDefault="00000000">
            <w:pPr>
              <w:spacing w:after="0" w:line="240" w:lineRule="auto"/>
              <w:jc w:val="center"/>
              <w:rPr>
                <w:rFonts w:cs="B Lotus"/>
                <w:color w:val="auto"/>
                <w:lang w:bidi="fa-IR"/>
              </w:rPr>
            </w:pPr>
            <w:r>
              <w:rPr>
                <w:rFonts w:hint="cs"/>
                <w:sz w:val="24"/>
                <w:szCs w:val="24"/>
                <w:lang w:bidi="fa-IR"/>
              </w:rPr>
              <w:t>۹۵/۴۴</w:t>
            </w:r>
          </w:p>
        </w:tc>
        <w:tc>
          <w:tcPr>
            <w:tcW w:w="810" w:type="dxa"/>
            <w:tcBorders>
              <w:left w:val="nil"/>
              <w:right w:val="nil"/>
            </w:tcBorders>
            <w:shd w:val="clear" w:color="auto" w:fill="E6EED5"/>
            <w:vAlign w:val="center"/>
          </w:tcPr>
          <w:p w14:paraId="5B99A37A"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30215B8F" w14:textId="77777777" w:rsidR="00912462" w:rsidRDefault="00000000">
            <w:pPr>
              <w:spacing w:after="0" w:line="240" w:lineRule="auto"/>
              <w:jc w:val="center"/>
              <w:rPr>
                <w:rFonts w:cs="B Lotus"/>
                <w:color w:val="auto"/>
                <w:lang w:bidi="fa-IR"/>
              </w:rPr>
            </w:pPr>
            <w:r>
              <w:rPr>
                <w:rFonts w:hint="cs"/>
                <w:sz w:val="24"/>
                <w:szCs w:val="24"/>
                <w:lang w:bidi="fa-IR"/>
              </w:rPr>
              <w:t>۶۷/۰</w:t>
            </w:r>
          </w:p>
        </w:tc>
        <w:tc>
          <w:tcPr>
            <w:tcW w:w="810" w:type="dxa"/>
            <w:tcBorders>
              <w:left w:val="nil"/>
              <w:right w:val="nil"/>
            </w:tcBorders>
            <w:shd w:val="clear" w:color="auto" w:fill="E6EED5"/>
            <w:vAlign w:val="center"/>
          </w:tcPr>
          <w:p w14:paraId="0AC2476E" w14:textId="77777777" w:rsidR="00912462" w:rsidRDefault="00000000">
            <w:pPr>
              <w:spacing w:after="0" w:line="240" w:lineRule="auto"/>
              <w:jc w:val="center"/>
              <w:rPr>
                <w:rFonts w:cs="B Lotus"/>
                <w:color w:val="auto"/>
                <w:lang w:bidi="fa-IR"/>
              </w:rPr>
            </w:pPr>
            <w:r>
              <w:rPr>
                <w:rFonts w:hint="cs"/>
                <w:sz w:val="24"/>
                <w:szCs w:val="24"/>
                <w:lang w:bidi="fa-IR"/>
              </w:rPr>
              <w:t>۴۵/۰</w:t>
            </w:r>
          </w:p>
        </w:tc>
      </w:tr>
      <w:tr w:rsidR="00912462" w14:paraId="1402A17E" w14:textId="77777777">
        <w:trPr>
          <w:cantSplit/>
          <w:trHeight w:val="435"/>
          <w:jc w:val="center"/>
        </w:trPr>
        <w:tc>
          <w:tcPr>
            <w:tcW w:w="502" w:type="dxa"/>
            <w:vAlign w:val="center"/>
          </w:tcPr>
          <w:p w14:paraId="26D107E4" w14:textId="77777777" w:rsidR="00912462" w:rsidRDefault="00912462">
            <w:pPr>
              <w:spacing w:after="0" w:line="240" w:lineRule="auto"/>
              <w:jc w:val="center"/>
              <w:rPr>
                <w:rFonts w:cs="B Lotus"/>
                <w:color w:val="auto"/>
                <w:lang w:bidi="fa-IR"/>
              </w:rPr>
            </w:pPr>
          </w:p>
        </w:tc>
        <w:tc>
          <w:tcPr>
            <w:tcW w:w="1298" w:type="dxa"/>
            <w:vAlign w:val="center"/>
          </w:tcPr>
          <w:p w14:paraId="3C2883FB"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795BF8F7" w14:textId="77777777" w:rsidR="00912462" w:rsidRDefault="00000000">
            <w:pPr>
              <w:spacing w:after="0" w:line="240" w:lineRule="auto"/>
              <w:jc w:val="center"/>
              <w:rPr>
                <w:rFonts w:cs="B Lotus"/>
                <w:color w:val="auto"/>
                <w:lang w:bidi="fa-IR"/>
              </w:rPr>
            </w:pPr>
            <w:r>
              <w:rPr>
                <w:rFonts w:hint="cs"/>
                <w:sz w:val="24"/>
                <w:szCs w:val="24"/>
                <w:lang w:bidi="fa-IR"/>
              </w:rPr>
              <w:t>۹۴/۵۰۰۳</w:t>
            </w:r>
          </w:p>
        </w:tc>
        <w:tc>
          <w:tcPr>
            <w:tcW w:w="810" w:type="dxa"/>
            <w:vAlign w:val="center"/>
          </w:tcPr>
          <w:p w14:paraId="586B1231" w14:textId="77777777" w:rsidR="00912462" w:rsidRDefault="00000000">
            <w:pPr>
              <w:spacing w:after="0" w:line="240" w:lineRule="auto"/>
              <w:jc w:val="center"/>
              <w:rPr>
                <w:rFonts w:cs="B Lotus"/>
                <w:color w:val="auto"/>
                <w:lang w:bidi="fa-IR"/>
              </w:rPr>
            </w:pPr>
            <w:r>
              <w:rPr>
                <w:rFonts w:hint="cs"/>
                <w:sz w:val="24"/>
                <w:szCs w:val="24"/>
                <w:lang w:bidi="fa-IR"/>
              </w:rPr>
              <w:t>۷۸</w:t>
            </w:r>
          </w:p>
        </w:tc>
        <w:tc>
          <w:tcPr>
            <w:tcW w:w="1260" w:type="dxa"/>
            <w:vAlign w:val="center"/>
          </w:tcPr>
          <w:p w14:paraId="1EA5C263" w14:textId="77777777" w:rsidR="00912462" w:rsidRDefault="00000000">
            <w:pPr>
              <w:spacing w:after="0" w:line="240" w:lineRule="auto"/>
              <w:jc w:val="center"/>
              <w:rPr>
                <w:rFonts w:cs="B Lotus"/>
                <w:color w:val="auto"/>
                <w:lang w:bidi="fa-IR"/>
              </w:rPr>
            </w:pPr>
            <w:r>
              <w:rPr>
                <w:rFonts w:hint="cs"/>
                <w:sz w:val="24"/>
                <w:szCs w:val="24"/>
                <w:lang w:bidi="fa-IR"/>
              </w:rPr>
              <w:t>۱۵/۶۴</w:t>
            </w:r>
          </w:p>
        </w:tc>
        <w:tc>
          <w:tcPr>
            <w:tcW w:w="990" w:type="dxa"/>
            <w:vAlign w:val="center"/>
          </w:tcPr>
          <w:p w14:paraId="581F089C" w14:textId="77777777" w:rsidR="00912462" w:rsidRDefault="00912462">
            <w:pPr>
              <w:spacing w:after="0" w:line="240" w:lineRule="auto"/>
              <w:jc w:val="center"/>
              <w:rPr>
                <w:rFonts w:cs="B Lotus"/>
                <w:color w:val="auto"/>
                <w:lang w:bidi="fa-IR"/>
              </w:rPr>
            </w:pPr>
          </w:p>
        </w:tc>
        <w:tc>
          <w:tcPr>
            <w:tcW w:w="810" w:type="dxa"/>
            <w:vAlign w:val="center"/>
          </w:tcPr>
          <w:p w14:paraId="399A2ECD" w14:textId="77777777" w:rsidR="00912462" w:rsidRDefault="00912462">
            <w:pPr>
              <w:spacing w:after="0" w:line="240" w:lineRule="auto"/>
              <w:jc w:val="center"/>
              <w:rPr>
                <w:rFonts w:cs="B Lotus"/>
                <w:color w:val="auto"/>
                <w:lang w:bidi="fa-IR"/>
              </w:rPr>
            </w:pPr>
          </w:p>
        </w:tc>
        <w:tc>
          <w:tcPr>
            <w:tcW w:w="900" w:type="dxa"/>
            <w:vAlign w:val="center"/>
          </w:tcPr>
          <w:p w14:paraId="6B02380D" w14:textId="77777777" w:rsidR="00912462" w:rsidRDefault="00912462">
            <w:pPr>
              <w:spacing w:after="0" w:line="240" w:lineRule="auto"/>
              <w:jc w:val="center"/>
              <w:rPr>
                <w:rFonts w:cs="B Lotus"/>
                <w:color w:val="auto"/>
                <w:lang w:bidi="fa-IR"/>
              </w:rPr>
            </w:pPr>
          </w:p>
        </w:tc>
        <w:tc>
          <w:tcPr>
            <w:tcW w:w="810" w:type="dxa"/>
            <w:vAlign w:val="center"/>
          </w:tcPr>
          <w:p w14:paraId="4F2D32CC" w14:textId="77777777" w:rsidR="00912462" w:rsidRDefault="00912462">
            <w:pPr>
              <w:spacing w:after="0" w:line="240" w:lineRule="auto"/>
              <w:jc w:val="center"/>
              <w:rPr>
                <w:rFonts w:cs="B Lotus"/>
                <w:color w:val="auto"/>
                <w:lang w:bidi="fa-IR"/>
              </w:rPr>
            </w:pPr>
          </w:p>
        </w:tc>
      </w:tr>
      <w:tr w:rsidR="00912462" w14:paraId="5B804FA7" w14:textId="77777777">
        <w:trPr>
          <w:cantSplit/>
          <w:trHeight w:val="141"/>
          <w:jc w:val="center"/>
        </w:trPr>
        <w:tc>
          <w:tcPr>
            <w:tcW w:w="502" w:type="dxa"/>
            <w:tcBorders>
              <w:left w:val="nil"/>
              <w:right w:val="nil"/>
            </w:tcBorders>
            <w:shd w:val="clear" w:color="auto" w:fill="E6EED5"/>
            <w:vAlign w:val="center"/>
          </w:tcPr>
          <w:p w14:paraId="43FA0908"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98" w:type="dxa"/>
            <w:tcBorders>
              <w:left w:val="nil"/>
              <w:right w:val="nil"/>
            </w:tcBorders>
            <w:shd w:val="clear" w:color="auto" w:fill="E6EED5"/>
            <w:vAlign w:val="center"/>
          </w:tcPr>
          <w:p w14:paraId="6A3962D4"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36914093" w14:textId="77777777" w:rsidR="00912462" w:rsidRDefault="00000000">
            <w:pPr>
              <w:spacing w:after="0" w:line="240" w:lineRule="auto"/>
              <w:jc w:val="center"/>
              <w:rPr>
                <w:rFonts w:cs="B Lotus"/>
                <w:color w:val="auto"/>
                <w:lang w:bidi="fa-IR"/>
              </w:rPr>
            </w:pPr>
            <w:r>
              <w:rPr>
                <w:rFonts w:hint="cs"/>
                <w:sz w:val="24"/>
                <w:szCs w:val="24"/>
                <w:lang w:bidi="fa-IR"/>
              </w:rPr>
              <w:t>۲۱/۴۳۵۸</w:t>
            </w:r>
          </w:p>
        </w:tc>
        <w:tc>
          <w:tcPr>
            <w:tcW w:w="810" w:type="dxa"/>
            <w:tcBorders>
              <w:left w:val="nil"/>
              <w:right w:val="nil"/>
            </w:tcBorders>
            <w:shd w:val="clear" w:color="auto" w:fill="E6EED5"/>
            <w:vAlign w:val="center"/>
          </w:tcPr>
          <w:p w14:paraId="7D670DE8"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60" w:type="dxa"/>
            <w:tcBorders>
              <w:left w:val="nil"/>
              <w:right w:val="nil"/>
            </w:tcBorders>
            <w:shd w:val="clear" w:color="auto" w:fill="E6EED5"/>
            <w:vAlign w:val="center"/>
          </w:tcPr>
          <w:p w14:paraId="758D7A8F" w14:textId="77777777" w:rsidR="00912462" w:rsidRDefault="00000000">
            <w:pPr>
              <w:spacing w:after="0" w:line="240" w:lineRule="auto"/>
              <w:jc w:val="center"/>
              <w:rPr>
                <w:rFonts w:cs="B Lotus"/>
                <w:color w:val="auto"/>
                <w:lang w:bidi="fa-IR"/>
              </w:rPr>
            </w:pPr>
            <w:r>
              <w:rPr>
                <w:rFonts w:hint="cs"/>
                <w:sz w:val="24"/>
                <w:szCs w:val="24"/>
                <w:lang w:bidi="fa-IR"/>
              </w:rPr>
              <w:t>۷۴/۱۴۶۱</w:t>
            </w:r>
          </w:p>
        </w:tc>
        <w:tc>
          <w:tcPr>
            <w:tcW w:w="990" w:type="dxa"/>
            <w:tcBorders>
              <w:left w:val="nil"/>
              <w:right w:val="nil"/>
            </w:tcBorders>
            <w:shd w:val="clear" w:color="auto" w:fill="E6EED5"/>
            <w:vAlign w:val="center"/>
          </w:tcPr>
          <w:p w14:paraId="4FA3B4C3" w14:textId="77777777" w:rsidR="00912462" w:rsidRDefault="00000000">
            <w:pPr>
              <w:spacing w:after="0" w:line="240" w:lineRule="auto"/>
              <w:jc w:val="center"/>
              <w:rPr>
                <w:rFonts w:cs="B Lotus"/>
                <w:color w:val="auto"/>
                <w:lang w:bidi="fa-IR"/>
              </w:rPr>
            </w:pPr>
            <w:r>
              <w:rPr>
                <w:rFonts w:hint="cs"/>
                <w:sz w:val="24"/>
                <w:szCs w:val="24"/>
                <w:lang w:bidi="fa-IR"/>
              </w:rPr>
              <w:t>۱۲/۴۳</w:t>
            </w:r>
          </w:p>
        </w:tc>
        <w:tc>
          <w:tcPr>
            <w:tcW w:w="810" w:type="dxa"/>
            <w:tcBorders>
              <w:left w:val="nil"/>
              <w:right w:val="nil"/>
            </w:tcBorders>
            <w:shd w:val="clear" w:color="auto" w:fill="E6EED5"/>
            <w:vAlign w:val="center"/>
          </w:tcPr>
          <w:p w14:paraId="565A7D92"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689036FC" w14:textId="77777777" w:rsidR="00912462" w:rsidRDefault="00000000">
            <w:pPr>
              <w:spacing w:after="0" w:line="240" w:lineRule="auto"/>
              <w:jc w:val="center"/>
              <w:rPr>
                <w:rFonts w:cs="B Lotus"/>
                <w:color w:val="auto"/>
                <w:lang w:bidi="fa-IR"/>
              </w:rPr>
            </w:pPr>
            <w:r>
              <w:rPr>
                <w:rFonts w:hint="cs"/>
                <w:sz w:val="24"/>
                <w:szCs w:val="24"/>
                <w:lang w:bidi="fa-IR"/>
              </w:rPr>
              <w:t>۷۱/۰</w:t>
            </w:r>
          </w:p>
        </w:tc>
        <w:tc>
          <w:tcPr>
            <w:tcW w:w="810" w:type="dxa"/>
            <w:tcBorders>
              <w:left w:val="nil"/>
              <w:right w:val="nil"/>
            </w:tcBorders>
            <w:shd w:val="clear" w:color="auto" w:fill="E6EED5"/>
            <w:vAlign w:val="center"/>
          </w:tcPr>
          <w:p w14:paraId="7F9A3F6E" w14:textId="77777777" w:rsidR="00912462" w:rsidRDefault="00000000">
            <w:pPr>
              <w:spacing w:after="0" w:line="240" w:lineRule="auto"/>
              <w:jc w:val="center"/>
              <w:rPr>
                <w:rFonts w:cs="B Lotus"/>
                <w:color w:val="auto"/>
                <w:lang w:bidi="fa-IR"/>
              </w:rPr>
            </w:pPr>
            <w:r>
              <w:rPr>
                <w:rFonts w:hint="cs"/>
                <w:sz w:val="24"/>
                <w:szCs w:val="24"/>
                <w:lang w:bidi="fa-IR"/>
              </w:rPr>
              <w:t>۵۰/۰</w:t>
            </w:r>
          </w:p>
        </w:tc>
      </w:tr>
      <w:tr w:rsidR="00912462" w14:paraId="130A38CB" w14:textId="77777777">
        <w:trPr>
          <w:cantSplit/>
          <w:trHeight w:val="360"/>
          <w:jc w:val="center"/>
        </w:trPr>
        <w:tc>
          <w:tcPr>
            <w:tcW w:w="502" w:type="dxa"/>
            <w:vAlign w:val="center"/>
          </w:tcPr>
          <w:p w14:paraId="647C9AB3" w14:textId="77777777" w:rsidR="00912462" w:rsidRDefault="00912462">
            <w:pPr>
              <w:spacing w:after="0" w:line="240" w:lineRule="auto"/>
              <w:jc w:val="center"/>
              <w:rPr>
                <w:rFonts w:cs="B Lotus"/>
                <w:color w:val="auto"/>
                <w:lang w:bidi="fa-IR"/>
              </w:rPr>
            </w:pPr>
          </w:p>
        </w:tc>
        <w:tc>
          <w:tcPr>
            <w:tcW w:w="1298" w:type="dxa"/>
            <w:vAlign w:val="center"/>
          </w:tcPr>
          <w:p w14:paraId="1B47A77C"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26F10D73" w14:textId="77777777" w:rsidR="00912462" w:rsidRDefault="00000000">
            <w:pPr>
              <w:spacing w:after="0" w:line="240" w:lineRule="auto"/>
              <w:jc w:val="center"/>
              <w:rPr>
                <w:rFonts w:cs="B Lotus"/>
                <w:color w:val="auto"/>
                <w:lang w:bidi="fa-IR"/>
              </w:rPr>
            </w:pPr>
            <w:r>
              <w:rPr>
                <w:rFonts w:hint="cs"/>
                <w:sz w:val="24"/>
                <w:szCs w:val="24"/>
                <w:lang w:bidi="fa-IR"/>
              </w:rPr>
              <w:t>۳۶/۴۶۳۱</w:t>
            </w:r>
          </w:p>
        </w:tc>
        <w:tc>
          <w:tcPr>
            <w:tcW w:w="810" w:type="dxa"/>
            <w:vAlign w:val="center"/>
          </w:tcPr>
          <w:p w14:paraId="089DC09C" w14:textId="77777777" w:rsidR="00912462" w:rsidRDefault="00000000">
            <w:pPr>
              <w:spacing w:after="0" w:line="240" w:lineRule="auto"/>
              <w:jc w:val="center"/>
              <w:rPr>
                <w:rFonts w:cs="B Lotus"/>
                <w:color w:val="auto"/>
                <w:lang w:bidi="fa-IR"/>
              </w:rPr>
            </w:pPr>
            <w:r>
              <w:rPr>
                <w:rFonts w:hint="cs"/>
                <w:sz w:val="24"/>
                <w:szCs w:val="24"/>
                <w:lang w:bidi="fa-IR"/>
              </w:rPr>
              <w:t>۷۷</w:t>
            </w:r>
          </w:p>
        </w:tc>
        <w:tc>
          <w:tcPr>
            <w:tcW w:w="1260" w:type="dxa"/>
            <w:vAlign w:val="center"/>
          </w:tcPr>
          <w:p w14:paraId="26F2CD42" w14:textId="77777777" w:rsidR="00912462" w:rsidRDefault="00000000">
            <w:pPr>
              <w:spacing w:after="0" w:line="240" w:lineRule="auto"/>
              <w:jc w:val="center"/>
              <w:rPr>
                <w:rFonts w:cs="B Lotus"/>
                <w:color w:val="auto"/>
                <w:lang w:bidi="fa-IR"/>
              </w:rPr>
            </w:pPr>
            <w:r>
              <w:rPr>
                <w:rFonts w:hint="cs"/>
                <w:sz w:val="24"/>
                <w:szCs w:val="24"/>
                <w:lang w:bidi="fa-IR"/>
              </w:rPr>
              <w:t>۱۵/۶۰</w:t>
            </w:r>
          </w:p>
        </w:tc>
        <w:tc>
          <w:tcPr>
            <w:tcW w:w="990" w:type="dxa"/>
            <w:vAlign w:val="center"/>
          </w:tcPr>
          <w:p w14:paraId="4BB91360" w14:textId="77777777" w:rsidR="00912462" w:rsidRDefault="00912462">
            <w:pPr>
              <w:spacing w:after="0" w:line="240" w:lineRule="auto"/>
              <w:jc w:val="center"/>
              <w:rPr>
                <w:rFonts w:cs="B Lotus"/>
                <w:color w:val="auto"/>
                <w:lang w:bidi="fa-IR"/>
              </w:rPr>
            </w:pPr>
          </w:p>
        </w:tc>
        <w:tc>
          <w:tcPr>
            <w:tcW w:w="810" w:type="dxa"/>
            <w:vAlign w:val="center"/>
          </w:tcPr>
          <w:p w14:paraId="16291EC6" w14:textId="77777777" w:rsidR="00912462" w:rsidRDefault="00912462">
            <w:pPr>
              <w:spacing w:after="0" w:line="240" w:lineRule="auto"/>
              <w:jc w:val="center"/>
              <w:rPr>
                <w:rFonts w:cs="B Lotus"/>
                <w:color w:val="auto"/>
                <w:lang w:bidi="fa-IR"/>
              </w:rPr>
            </w:pPr>
          </w:p>
        </w:tc>
        <w:tc>
          <w:tcPr>
            <w:tcW w:w="900" w:type="dxa"/>
            <w:vAlign w:val="center"/>
          </w:tcPr>
          <w:p w14:paraId="428E3DB0" w14:textId="77777777" w:rsidR="00912462" w:rsidRDefault="00912462">
            <w:pPr>
              <w:spacing w:after="0" w:line="240" w:lineRule="auto"/>
              <w:jc w:val="center"/>
              <w:rPr>
                <w:rFonts w:cs="B Lotus"/>
                <w:color w:val="auto"/>
                <w:lang w:bidi="fa-IR"/>
              </w:rPr>
            </w:pPr>
          </w:p>
        </w:tc>
        <w:tc>
          <w:tcPr>
            <w:tcW w:w="810" w:type="dxa"/>
            <w:vAlign w:val="center"/>
          </w:tcPr>
          <w:p w14:paraId="65E165C6" w14:textId="77777777" w:rsidR="00912462" w:rsidRDefault="00912462">
            <w:pPr>
              <w:spacing w:after="0" w:line="240" w:lineRule="auto"/>
              <w:jc w:val="center"/>
              <w:rPr>
                <w:rFonts w:cs="B Lotus"/>
                <w:color w:val="auto"/>
                <w:lang w:bidi="fa-IR"/>
              </w:rPr>
            </w:pPr>
          </w:p>
        </w:tc>
      </w:tr>
      <w:tr w:rsidR="00912462" w14:paraId="5838E39E" w14:textId="77777777">
        <w:trPr>
          <w:cantSplit/>
          <w:trHeight w:val="285"/>
          <w:jc w:val="center"/>
        </w:trPr>
        <w:tc>
          <w:tcPr>
            <w:tcW w:w="502" w:type="dxa"/>
            <w:tcBorders>
              <w:left w:val="nil"/>
              <w:right w:val="nil"/>
            </w:tcBorders>
            <w:shd w:val="clear" w:color="auto" w:fill="E6EED5"/>
            <w:vAlign w:val="center"/>
          </w:tcPr>
          <w:p w14:paraId="0A3191C0"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98" w:type="dxa"/>
            <w:tcBorders>
              <w:left w:val="nil"/>
              <w:right w:val="nil"/>
            </w:tcBorders>
            <w:shd w:val="clear" w:color="auto" w:fill="E6EED5"/>
            <w:vAlign w:val="center"/>
          </w:tcPr>
          <w:p w14:paraId="2AB12999"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6995AAEC" w14:textId="77777777" w:rsidR="00912462" w:rsidRDefault="00000000">
            <w:pPr>
              <w:spacing w:after="0" w:line="240" w:lineRule="auto"/>
              <w:jc w:val="center"/>
              <w:rPr>
                <w:rFonts w:cs="B Lotus"/>
                <w:color w:val="auto"/>
                <w:lang w:bidi="fa-IR"/>
              </w:rPr>
            </w:pPr>
            <w:r>
              <w:rPr>
                <w:rFonts w:hint="cs"/>
                <w:sz w:val="24"/>
                <w:szCs w:val="24"/>
                <w:lang w:bidi="fa-IR"/>
              </w:rPr>
              <w:t>۸۴/۴۷۱۲</w:t>
            </w:r>
          </w:p>
        </w:tc>
        <w:tc>
          <w:tcPr>
            <w:tcW w:w="810" w:type="dxa"/>
            <w:tcBorders>
              <w:left w:val="nil"/>
              <w:right w:val="nil"/>
            </w:tcBorders>
            <w:shd w:val="clear" w:color="auto" w:fill="E6EED5"/>
            <w:vAlign w:val="center"/>
          </w:tcPr>
          <w:p w14:paraId="2DCAFF7F"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60" w:type="dxa"/>
            <w:tcBorders>
              <w:left w:val="nil"/>
              <w:right w:val="nil"/>
            </w:tcBorders>
            <w:shd w:val="clear" w:color="auto" w:fill="E6EED5"/>
            <w:vAlign w:val="center"/>
          </w:tcPr>
          <w:p w14:paraId="5FB863DB" w14:textId="77777777" w:rsidR="00912462" w:rsidRDefault="00000000">
            <w:pPr>
              <w:spacing w:after="0" w:line="240" w:lineRule="auto"/>
              <w:jc w:val="center"/>
              <w:rPr>
                <w:rFonts w:cs="B Lotus"/>
                <w:color w:val="auto"/>
                <w:lang w:bidi="fa-IR"/>
              </w:rPr>
            </w:pPr>
            <w:r>
              <w:rPr>
                <w:rFonts w:hint="cs"/>
                <w:sz w:val="24"/>
                <w:szCs w:val="24"/>
                <w:lang w:bidi="fa-IR"/>
              </w:rPr>
              <w:t>۲۱/۱۱۷۸</w:t>
            </w:r>
          </w:p>
        </w:tc>
        <w:tc>
          <w:tcPr>
            <w:tcW w:w="990" w:type="dxa"/>
            <w:tcBorders>
              <w:left w:val="nil"/>
              <w:right w:val="nil"/>
            </w:tcBorders>
            <w:shd w:val="clear" w:color="auto" w:fill="E6EED5"/>
            <w:vAlign w:val="center"/>
          </w:tcPr>
          <w:p w14:paraId="3FDBB5A8" w14:textId="77777777" w:rsidR="00912462" w:rsidRDefault="00000000">
            <w:pPr>
              <w:spacing w:after="0" w:line="240" w:lineRule="auto"/>
              <w:jc w:val="center"/>
              <w:rPr>
                <w:rFonts w:cs="B Lotus"/>
                <w:color w:val="auto"/>
                <w:lang w:bidi="fa-IR"/>
              </w:rPr>
            </w:pPr>
            <w:r>
              <w:rPr>
                <w:rFonts w:hint="cs"/>
                <w:sz w:val="24"/>
                <w:szCs w:val="24"/>
                <w:lang w:bidi="fa-IR"/>
              </w:rPr>
              <w:t>۳۸/۴۵</w:t>
            </w:r>
          </w:p>
        </w:tc>
        <w:tc>
          <w:tcPr>
            <w:tcW w:w="810" w:type="dxa"/>
            <w:tcBorders>
              <w:left w:val="nil"/>
              <w:right w:val="nil"/>
            </w:tcBorders>
            <w:shd w:val="clear" w:color="auto" w:fill="E6EED5"/>
            <w:vAlign w:val="center"/>
          </w:tcPr>
          <w:p w14:paraId="6AD4B37D"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7CF6AADB" w14:textId="77777777" w:rsidR="00912462" w:rsidRDefault="00000000">
            <w:pPr>
              <w:spacing w:after="0" w:line="240" w:lineRule="auto"/>
              <w:jc w:val="center"/>
              <w:rPr>
                <w:rFonts w:cs="B Lotus"/>
                <w:color w:val="auto"/>
                <w:lang w:bidi="fa-IR"/>
              </w:rPr>
            </w:pPr>
            <w:r>
              <w:rPr>
                <w:rFonts w:hint="cs"/>
                <w:sz w:val="24"/>
                <w:szCs w:val="24"/>
                <w:lang w:bidi="fa-IR"/>
              </w:rPr>
              <w:t>۷۴/۰</w:t>
            </w:r>
          </w:p>
        </w:tc>
        <w:tc>
          <w:tcPr>
            <w:tcW w:w="810" w:type="dxa"/>
            <w:tcBorders>
              <w:left w:val="nil"/>
              <w:right w:val="nil"/>
            </w:tcBorders>
            <w:shd w:val="clear" w:color="auto" w:fill="E6EED5"/>
            <w:vAlign w:val="center"/>
          </w:tcPr>
          <w:p w14:paraId="1E059BDB" w14:textId="77777777" w:rsidR="00912462" w:rsidRDefault="00000000">
            <w:pPr>
              <w:spacing w:after="0" w:line="240" w:lineRule="auto"/>
              <w:jc w:val="center"/>
              <w:rPr>
                <w:rFonts w:cs="B Lotus"/>
                <w:color w:val="auto"/>
                <w:lang w:bidi="fa-IR"/>
              </w:rPr>
            </w:pPr>
            <w:r>
              <w:rPr>
                <w:rFonts w:hint="cs"/>
                <w:sz w:val="24"/>
                <w:szCs w:val="24"/>
                <w:lang w:bidi="fa-IR"/>
              </w:rPr>
              <w:t>۵۴/۰</w:t>
            </w:r>
          </w:p>
        </w:tc>
      </w:tr>
      <w:tr w:rsidR="00912462" w14:paraId="2E936F16" w14:textId="77777777">
        <w:trPr>
          <w:cantSplit/>
          <w:trHeight w:hRule="exact" w:val="432"/>
          <w:jc w:val="center"/>
        </w:trPr>
        <w:tc>
          <w:tcPr>
            <w:tcW w:w="502" w:type="dxa"/>
            <w:vAlign w:val="center"/>
          </w:tcPr>
          <w:p w14:paraId="1981140B" w14:textId="77777777" w:rsidR="00912462" w:rsidRDefault="00912462">
            <w:pPr>
              <w:spacing w:after="0" w:line="240" w:lineRule="auto"/>
              <w:jc w:val="center"/>
              <w:rPr>
                <w:rFonts w:cs="B Lotus"/>
                <w:color w:val="auto"/>
                <w:lang w:bidi="fa-IR"/>
              </w:rPr>
            </w:pPr>
          </w:p>
        </w:tc>
        <w:tc>
          <w:tcPr>
            <w:tcW w:w="1298" w:type="dxa"/>
            <w:vAlign w:val="center"/>
          </w:tcPr>
          <w:p w14:paraId="07EAB634"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525C91F3" w14:textId="77777777" w:rsidR="00912462" w:rsidRDefault="00000000">
            <w:pPr>
              <w:spacing w:after="0" w:line="240" w:lineRule="auto"/>
              <w:jc w:val="center"/>
              <w:rPr>
                <w:rFonts w:cs="B Lotus"/>
                <w:color w:val="auto"/>
                <w:lang w:bidi="fa-IR"/>
              </w:rPr>
            </w:pPr>
            <w:r>
              <w:rPr>
                <w:rFonts w:hint="cs"/>
                <w:sz w:val="24"/>
                <w:szCs w:val="24"/>
                <w:lang w:bidi="fa-IR"/>
              </w:rPr>
              <w:t>۷۳/۴۳۰۳</w:t>
            </w:r>
          </w:p>
        </w:tc>
        <w:tc>
          <w:tcPr>
            <w:tcW w:w="810" w:type="dxa"/>
            <w:vAlign w:val="center"/>
          </w:tcPr>
          <w:p w14:paraId="445805CC" w14:textId="77777777" w:rsidR="00912462" w:rsidRDefault="00000000">
            <w:pPr>
              <w:spacing w:after="0" w:line="240" w:lineRule="auto"/>
              <w:jc w:val="center"/>
              <w:rPr>
                <w:rFonts w:cs="B Lotus"/>
                <w:color w:val="auto"/>
                <w:lang w:bidi="fa-IR"/>
              </w:rPr>
            </w:pPr>
            <w:r>
              <w:rPr>
                <w:rFonts w:hint="cs"/>
                <w:sz w:val="24"/>
                <w:szCs w:val="24"/>
                <w:lang w:bidi="fa-IR"/>
              </w:rPr>
              <w:t>۷۶</w:t>
            </w:r>
          </w:p>
        </w:tc>
        <w:tc>
          <w:tcPr>
            <w:tcW w:w="1260" w:type="dxa"/>
            <w:vAlign w:val="center"/>
          </w:tcPr>
          <w:p w14:paraId="7FE339DF" w14:textId="77777777" w:rsidR="00912462" w:rsidRDefault="00000000">
            <w:pPr>
              <w:spacing w:after="0" w:line="240" w:lineRule="auto"/>
              <w:jc w:val="center"/>
              <w:rPr>
                <w:rFonts w:cs="B Lotus"/>
                <w:color w:val="auto"/>
                <w:lang w:bidi="fa-IR"/>
              </w:rPr>
            </w:pPr>
            <w:r>
              <w:rPr>
                <w:rFonts w:hint="cs"/>
                <w:sz w:val="24"/>
                <w:szCs w:val="24"/>
                <w:lang w:bidi="fa-IR"/>
              </w:rPr>
              <w:t>۶۲/۵۶</w:t>
            </w:r>
          </w:p>
        </w:tc>
        <w:tc>
          <w:tcPr>
            <w:tcW w:w="990" w:type="dxa"/>
            <w:vAlign w:val="center"/>
          </w:tcPr>
          <w:p w14:paraId="4B302D40" w14:textId="77777777" w:rsidR="00912462" w:rsidRDefault="00912462">
            <w:pPr>
              <w:spacing w:after="0" w:line="240" w:lineRule="auto"/>
              <w:jc w:val="center"/>
              <w:rPr>
                <w:rFonts w:cs="B Lotus"/>
                <w:color w:val="auto"/>
                <w:lang w:bidi="fa-IR"/>
              </w:rPr>
            </w:pPr>
          </w:p>
        </w:tc>
        <w:tc>
          <w:tcPr>
            <w:tcW w:w="810" w:type="dxa"/>
            <w:vAlign w:val="center"/>
          </w:tcPr>
          <w:p w14:paraId="1244D93A" w14:textId="77777777" w:rsidR="00912462" w:rsidRDefault="00912462">
            <w:pPr>
              <w:spacing w:after="0" w:line="240" w:lineRule="auto"/>
              <w:jc w:val="center"/>
              <w:rPr>
                <w:rFonts w:cs="B Lotus"/>
                <w:color w:val="auto"/>
                <w:lang w:bidi="fa-IR"/>
              </w:rPr>
            </w:pPr>
          </w:p>
        </w:tc>
        <w:tc>
          <w:tcPr>
            <w:tcW w:w="900" w:type="dxa"/>
            <w:vAlign w:val="center"/>
          </w:tcPr>
          <w:p w14:paraId="764E4BE7" w14:textId="77777777" w:rsidR="00912462" w:rsidRDefault="00912462">
            <w:pPr>
              <w:spacing w:after="0" w:line="240" w:lineRule="auto"/>
              <w:jc w:val="center"/>
              <w:rPr>
                <w:rFonts w:cs="B Lotus"/>
                <w:color w:val="auto"/>
                <w:lang w:bidi="fa-IR"/>
              </w:rPr>
            </w:pPr>
          </w:p>
        </w:tc>
        <w:tc>
          <w:tcPr>
            <w:tcW w:w="810" w:type="dxa"/>
            <w:vAlign w:val="center"/>
          </w:tcPr>
          <w:p w14:paraId="34C2C1D9" w14:textId="77777777" w:rsidR="00912462" w:rsidRDefault="00912462">
            <w:pPr>
              <w:spacing w:after="0" w:line="240" w:lineRule="auto"/>
              <w:jc w:val="center"/>
              <w:rPr>
                <w:rFonts w:cs="B Lotus"/>
                <w:color w:val="auto"/>
                <w:lang w:bidi="fa-IR"/>
              </w:rPr>
            </w:pPr>
          </w:p>
        </w:tc>
      </w:tr>
    </w:tbl>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گام ۱. متغیر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w:t>
      </w:r>
    </w:p>
    <w:p w14:paraId="6147BE07"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7A4C7C39"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0D0D254B" w14:textId="6346811A" w:rsidR="00912462"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4C5C63E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w:t>
      </w:r>
      <w:r>
        <w:rPr>
          <w:rFonts w:hint="cs"/>
          <w:lang w:bidi="fa-IR"/>
        </w:rPr>
        <w:t>۵۴/۰=</w:t>
      </w:r>
      <w:r>
        <w:rPr>
          <w:rFonts w:ascii="Times New Roman" w:hAnsi="Times New Roman" w:cs="Times New Roman"/>
          <w:rtl w:val="0"/>
        </w:rPr>
        <w:t>R</w:t>
      </w:r>
      <w:r>
        <w:rPr>
          <w:rFonts w:ascii="Times New Roman" w:hAnsi="Times New Roman" w:hint="cs"/>
          <w:vertAlign w:val="superscript"/>
          <w:lang w:bidi="fa-IR"/>
        </w:rPr>
        <w:t>۲</w:t>
      </w:r>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میزان</w:t>
      </w:r>
      <w:r>
        <w:rPr>
          <w:rFonts w:ascii="Times New Roman" w:eastAsia="Times New Roman" w:hAnsi="Times New Roman" w:cs="B Lotus"/>
          <w:rtl w:val="0"/>
        </w:rPr>
        <w:t xml:space="preserve">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w:t>
      </w:r>
      <w:r>
        <w:rPr>
          <w:rFonts w:ascii="Times New Roman" w:eastAsia="Times New Roman" w:hAnsi="Times New Roman" w:hint="cs"/>
          <w:lang w:bidi="fa-IR"/>
        </w:rPr>
        <w:lastRenderedPageBreak/>
        <w:t xml:space="preserve">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0F712422" w14:textId="77777777" w:rsidR="00912462" w:rsidRDefault="00000000">
      <w:pPr>
        <w:spacing w:line="276" w:lineRule="auto"/>
        <w:jc w:val="center"/>
        <w:rPr>
          <w:rFonts w:ascii="B Nazanin" w:hAnsi="Calibri" w:cs="B Lotus"/>
          <w:b/>
          <w:bCs/>
          <w:color w:val="auto"/>
          <w:sz w:val="26"/>
          <w:szCs w:val="26"/>
          <w:lang w:bidi="fa-IR"/>
        </w:rPr>
      </w:pPr>
      <w:r>
        <w:rPr>
          <w:rFonts w:ascii="B Nazanin" w:hAnsi="Calibri" w:hint="cs"/>
          <w:b/>
          <w:bCs/>
          <w:lang w:bidi="fa-IR"/>
        </w:rPr>
        <w:t xml:space="preserve">جدول ۴-۹- </w:t>
      </w:r>
      <w:proofErr w:type="spellStart"/>
      <w:r>
        <w:rPr>
          <w:rFonts w:ascii="B Nazanin" w:hAnsi="Calibri" w:hint="cs"/>
          <w:b/>
          <w:bCs/>
          <w:lang w:bidi="fa-IR"/>
        </w:rPr>
        <w:t>ضرایب</w:t>
      </w:r>
      <w:proofErr w:type="spellEnd"/>
      <w:r>
        <w:rPr>
          <w:rFonts w:ascii="B Nazanin" w:hAnsi="Calibri" w:hint="cs"/>
          <w:b/>
          <w:bCs/>
          <w:lang w:bidi="fa-IR"/>
        </w:rPr>
        <w:t xml:space="preserve"> </w:t>
      </w:r>
      <w:proofErr w:type="spellStart"/>
      <w:r>
        <w:rPr>
          <w:rFonts w:ascii="B Nazanin" w:hAnsi="Calibri" w:hint="cs"/>
          <w:b/>
          <w:bCs/>
          <w:lang w:bidi="fa-IR"/>
        </w:rPr>
        <w:t>رگرسیون</w:t>
      </w:r>
      <w:proofErr w:type="spellEnd"/>
      <w:r>
        <w:rPr>
          <w:rFonts w:ascii="B Nazanin" w:hAnsi="Calibri" w:hint="cs"/>
          <w:b/>
          <w:bCs/>
          <w:lang w:bidi="fa-IR"/>
        </w:rPr>
        <w:t xml:space="preserve"> گام به گام اضطراب مرگ بر روی متغیرهای پیش بین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متغیرها</w:t>
            </w:r>
            <w:proofErr w:type="spellEnd"/>
            <w:r>
              <w:rPr>
                <w:rFonts w:ascii="Arial" w:hAnsi="Arial" w:cs="B Nazanin" w:hint="cs"/>
                <w:lang w:bidi="fa-IR"/>
              </w:rPr>
              <w:t xml:space="preserve">   شاخص ها</w:t>
            </w:r>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معناداری</w:t>
            </w:r>
          </w:p>
        </w:tc>
      </w:tr>
      <w:tr w:rsidR="00912462" w14:paraId="050CA451" w14:textId="77777777">
        <w:trPr>
          <w:cantSplit/>
          <w:jc w:val="center"/>
        </w:trPr>
        <w:tc>
          <w:tcPr>
            <w:tcW w:w="2692" w:type="dxa"/>
            <w:tcBorders>
              <w:left w:val="nil"/>
              <w:right w:val="nil"/>
            </w:tcBorders>
            <w:shd w:val="clear" w:color="auto" w:fill="E6EED5"/>
            <w:vAlign w:val="center"/>
          </w:tcPr>
          <w:p w14:paraId="7101BDF7"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ثابت</w:t>
            </w:r>
          </w:p>
        </w:tc>
        <w:tc>
          <w:tcPr>
            <w:tcW w:w="1006" w:type="dxa"/>
            <w:tcBorders>
              <w:left w:val="nil"/>
              <w:right w:val="nil"/>
            </w:tcBorders>
            <w:shd w:val="clear" w:color="auto" w:fill="E6EED5"/>
            <w:vAlign w:val="center"/>
          </w:tcPr>
          <w:p w14:paraId="6AE19C72"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۸۲/۵۷</w:t>
            </w:r>
          </w:p>
        </w:tc>
        <w:tc>
          <w:tcPr>
            <w:tcW w:w="1674" w:type="dxa"/>
            <w:tcBorders>
              <w:left w:val="nil"/>
              <w:right w:val="nil"/>
            </w:tcBorders>
            <w:shd w:val="clear" w:color="auto" w:fill="E6EED5"/>
            <w:vAlign w:val="center"/>
          </w:tcPr>
          <w:p w14:paraId="6C3BBB0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۱۱/۴</w:t>
            </w:r>
          </w:p>
        </w:tc>
        <w:tc>
          <w:tcPr>
            <w:tcW w:w="1085" w:type="dxa"/>
            <w:tcBorders>
              <w:left w:val="nil"/>
              <w:right w:val="nil"/>
            </w:tcBorders>
            <w:shd w:val="clear" w:color="auto" w:fill="E6EED5"/>
            <w:vAlign w:val="center"/>
          </w:tcPr>
          <w:p w14:paraId="4A82A78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w:t>
            </w:r>
          </w:p>
        </w:tc>
        <w:tc>
          <w:tcPr>
            <w:tcW w:w="1100" w:type="dxa"/>
            <w:tcBorders>
              <w:left w:val="nil"/>
              <w:right w:val="nil"/>
            </w:tcBorders>
            <w:shd w:val="clear" w:color="auto" w:fill="E6EED5"/>
            <w:vAlign w:val="center"/>
          </w:tcPr>
          <w:p w14:paraId="1161B180"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۰۷/۱۴</w:t>
            </w:r>
          </w:p>
        </w:tc>
        <w:tc>
          <w:tcPr>
            <w:tcW w:w="1145" w:type="dxa"/>
            <w:tcBorders>
              <w:left w:val="nil"/>
              <w:right w:val="nil"/>
            </w:tcBorders>
            <w:shd w:val="clear" w:color="auto" w:fill="E6EED5"/>
            <w:vAlign w:val="center"/>
          </w:tcPr>
          <w:p w14:paraId="6BE32B9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45389AE7" w14:textId="77777777">
        <w:trPr>
          <w:cantSplit/>
          <w:jc w:val="center"/>
        </w:trPr>
        <w:tc>
          <w:tcPr>
            <w:tcW w:w="2692" w:type="dxa"/>
            <w:vAlign w:val="center"/>
          </w:tcPr>
          <w:p w14:paraId="51086428" w14:textId="77777777" w:rsidR="00912462" w:rsidRDefault="00000000">
            <w:pPr>
              <w:pStyle w:val="NormalWeb"/>
              <w:bidi/>
              <w:spacing w:before="0" w:after="0"/>
              <w:jc w:val="center"/>
              <w:rPr>
                <w:rFonts w:ascii="Arial" w:hAnsi="Arial" w:cs="B Lotus"/>
                <w:color w:val="auto"/>
                <w:sz w:val="28"/>
                <w:szCs w:val="28"/>
                <w:lang w:bidi="fa-IR"/>
              </w:rPr>
            </w:pPr>
            <w:r>
              <w:rPr>
                <w:rFonts w:ascii="B Nazanin" w:hAnsi="Calibri" w:cs="B Nazanin" w:hint="cs"/>
                <w:lang w:bidi="fa-IR"/>
              </w:rPr>
              <w:t xml:space="preserve">اضطراب سلامتی </w:t>
            </w:r>
          </w:p>
        </w:tc>
        <w:tc>
          <w:tcPr>
            <w:tcW w:w="1006" w:type="dxa"/>
            <w:vAlign w:val="center"/>
          </w:tcPr>
          <w:p w14:paraId="49F73D3B"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۴۸/۰</w:t>
            </w:r>
          </w:p>
        </w:tc>
        <w:tc>
          <w:tcPr>
            <w:tcW w:w="1674" w:type="dxa"/>
            <w:vAlign w:val="center"/>
          </w:tcPr>
          <w:p w14:paraId="2CF4CD16"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۰۷/۰</w:t>
            </w:r>
          </w:p>
        </w:tc>
        <w:tc>
          <w:tcPr>
            <w:tcW w:w="1085" w:type="dxa"/>
            <w:vAlign w:val="center"/>
          </w:tcPr>
          <w:p w14:paraId="466C97DD"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۵۲/۰</w:t>
            </w:r>
          </w:p>
        </w:tc>
        <w:tc>
          <w:tcPr>
            <w:tcW w:w="1100" w:type="dxa"/>
            <w:vAlign w:val="center"/>
          </w:tcPr>
          <w:p w14:paraId="4F0ACF14"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۸۵/۶</w:t>
            </w:r>
          </w:p>
        </w:tc>
        <w:tc>
          <w:tcPr>
            <w:tcW w:w="1145" w:type="dxa"/>
            <w:vAlign w:val="center"/>
          </w:tcPr>
          <w:p w14:paraId="6CB70B4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28DCE9A8" w14:textId="77777777">
        <w:trPr>
          <w:cantSplit/>
          <w:trHeight w:val="360"/>
          <w:jc w:val="center"/>
        </w:trPr>
        <w:tc>
          <w:tcPr>
            <w:tcW w:w="2692" w:type="dxa"/>
            <w:tcBorders>
              <w:left w:val="nil"/>
              <w:right w:val="nil"/>
            </w:tcBorders>
            <w:shd w:val="clear" w:color="auto" w:fill="E6EED5"/>
            <w:vAlign w:val="center"/>
          </w:tcPr>
          <w:p w14:paraId="279B705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هوش معنوی </w:t>
            </w:r>
          </w:p>
        </w:tc>
        <w:tc>
          <w:tcPr>
            <w:tcW w:w="1006" w:type="dxa"/>
            <w:tcBorders>
              <w:left w:val="nil"/>
              <w:right w:val="nil"/>
            </w:tcBorders>
            <w:shd w:val="clear" w:color="auto" w:fill="E6EED5"/>
            <w:vAlign w:val="center"/>
          </w:tcPr>
          <w:p w14:paraId="1131FDC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۳۱/۰-</w:t>
            </w:r>
          </w:p>
        </w:tc>
        <w:tc>
          <w:tcPr>
            <w:tcW w:w="1674" w:type="dxa"/>
            <w:tcBorders>
              <w:left w:val="nil"/>
              <w:right w:val="nil"/>
            </w:tcBorders>
            <w:shd w:val="clear" w:color="auto" w:fill="E6EED5"/>
            <w:vAlign w:val="center"/>
          </w:tcPr>
          <w:p w14:paraId="45E13693"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۰۸/۰</w:t>
            </w:r>
          </w:p>
        </w:tc>
        <w:tc>
          <w:tcPr>
            <w:tcW w:w="1085" w:type="dxa"/>
            <w:tcBorders>
              <w:left w:val="nil"/>
              <w:right w:val="nil"/>
            </w:tcBorders>
            <w:shd w:val="clear" w:color="auto" w:fill="E6EED5"/>
            <w:vAlign w:val="center"/>
          </w:tcPr>
          <w:p w14:paraId="6BF76E3B"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۳۶/۰-</w:t>
            </w:r>
          </w:p>
        </w:tc>
        <w:tc>
          <w:tcPr>
            <w:tcW w:w="1100" w:type="dxa"/>
            <w:tcBorders>
              <w:left w:val="nil"/>
              <w:right w:val="nil"/>
            </w:tcBorders>
            <w:shd w:val="clear" w:color="auto" w:fill="E6EED5"/>
            <w:vAlign w:val="center"/>
          </w:tcPr>
          <w:p w14:paraId="0E4CBC8E"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۸۸/۳-</w:t>
            </w:r>
          </w:p>
        </w:tc>
        <w:tc>
          <w:tcPr>
            <w:tcW w:w="1145" w:type="dxa"/>
            <w:tcBorders>
              <w:left w:val="nil"/>
              <w:right w:val="nil"/>
            </w:tcBorders>
            <w:shd w:val="clear" w:color="auto" w:fill="E6EED5"/>
            <w:vAlign w:val="center"/>
          </w:tcPr>
          <w:p w14:paraId="30EA5573"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47934EAB" w14:textId="77777777">
        <w:trPr>
          <w:cantSplit/>
          <w:trHeight w:val="194"/>
          <w:jc w:val="center"/>
        </w:trPr>
        <w:tc>
          <w:tcPr>
            <w:tcW w:w="2692" w:type="dxa"/>
            <w:vAlign w:val="center"/>
          </w:tcPr>
          <w:p w14:paraId="3DFC9372"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ایجاد معنای شخصی</w:t>
            </w:r>
          </w:p>
        </w:tc>
        <w:tc>
          <w:tcPr>
            <w:tcW w:w="1006" w:type="dxa"/>
            <w:vAlign w:val="center"/>
          </w:tcPr>
          <w:p w14:paraId="1DB145D9"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۲۴/۰-</w:t>
            </w:r>
          </w:p>
        </w:tc>
        <w:tc>
          <w:tcPr>
            <w:tcW w:w="1674" w:type="dxa"/>
            <w:vAlign w:val="center"/>
          </w:tcPr>
          <w:p w14:paraId="34D1499C" w14:textId="77777777" w:rsidR="00912462" w:rsidRDefault="00000000">
            <w:pPr>
              <w:pStyle w:val="NormalWeb"/>
              <w:tabs>
                <w:tab w:val="left" w:pos="318"/>
                <w:tab w:val="center" w:pos="747"/>
              </w:tabs>
              <w:bidi/>
              <w:spacing w:before="0" w:after="0"/>
              <w:jc w:val="center"/>
              <w:rPr>
                <w:rFonts w:ascii="Arial" w:hAnsi="Arial" w:cs="B Lotus"/>
                <w:color w:val="auto"/>
                <w:sz w:val="28"/>
                <w:szCs w:val="28"/>
                <w:lang w:bidi="fa-IR"/>
              </w:rPr>
            </w:pPr>
            <w:r>
              <w:rPr>
                <w:rFonts w:ascii="Arial" w:hAnsi="Arial" w:cs="B Nazanin" w:hint="cs"/>
                <w:lang w:bidi="fa-IR"/>
              </w:rPr>
              <w:tab/>
            </w:r>
            <w:r>
              <w:rPr>
                <w:rFonts w:ascii="Arial" w:hAnsi="Arial" w:cs="B Nazanin" w:hint="cs"/>
                <w:lang w:bidi="fa-IR"/>
              </w:rPr>
              <w:tab/>
              <w:t>۰۹/۰</w:t>
            </w:r>
          </w:p>
        </w:tc>
        <w:tc>
          <w:tcPr>
            <w:tcW w:w="1085" w:type="dxa"/>
            <w:vAlign w:val="center"/>
          </w:tcPr>
          <w:p w14:paraId="5C01ACD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۲۵/۰-</w:t>
            </w:r>
          </w:p>
        </w:tc>
        <w:tc>
          <w:tcPr>
            <w:tcW w:w="1100" w:type="dxa"/>
            <w:vAlign w:val="center"/>
          </w:tcPr>
          <w:p w14:paraId="4751167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۶۷/۲-</w:t>
            </w:r>
          </w:p>
        </w:tc>
        <w:tc>
          <w:tcPr>
            <w:tcW w:w="1145" w:type="dxa"/>
            <w:vAlign w:val="center"/>
          </w:tcPr>
          <w:p w14:paraId="0CD7A2F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۰۰۹/۰</w:t>
            </w:r>
          </w:p>
        </w:tc>
      </w:tr>
      <w:tr w:rsidR="00912462" w14:paraId="029B7590" w14:textId="77777777">
        <w:trPr>
          <w:cantSplit/>
          <w:trHeight w:val="194"/>
          <w:jc w:val="center"/>
        </w:trPr>
        <w:tc>
          <w:tcPr>
            <w:tcW w:w="2692" w:type="dxa"/>
            <w:tcBorders>
              <w:left w:val="nil"/>
              <w:right w:val="nil"/>
            </w:tcBorders>
            <w:shd w:val="clear" w:color="auto" w:fill="E6EED5"/>
            <w:vAlign w:val="center"/>
          </w:tcPr>
          <w:p w14:paraId="793DE2C4"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 xml:space="preserve">تفکر </w:t>
            </w:r>
            <w:proofErr w:type="spellStart"/>
            <w:r>
              <w:rPr>
                <w:rFonts w:cs="B Nazanin" w:hint="cs"/>
                <w:lang w:bidi="fa-IR"/>
              </w:rPr>
              <w:t>وجودی</w:t>
            </w:r>
            <w:proofErr w:type="spellEnd"/>
            <w:r>
              <w:rPr>
                <w:rFonts w:cs="B Nazanin" w:hint="cs"/>
                <w:lang w:bidi="fa-IR"/>
              </w:rPr>
              <w:t xml:space="preserve"> انتقادی</w:t>
            </w:r>
          </w:p>
        </w:tc>
        <w:tc>
          <w:tcPr>
            <w:tcW w:w="1006" w:type="dxa"/>
            <w:tcBorders>
              <w:left w:val="nil"/>
              <w:right w:val="nil"/>
            </w:tcBorders>
            <w:shd w:val="clear" w:color="auto" w:fill="E6EED5"/>
            <w:vAlign w:val="center"/>
          </w:tcPr>
          <w:p w14:paraId="56316194"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۱۹/۰-</w:t>
            </w:r>
          </w:p>
        </w:tc>
        <w:tc>
          <w:tcPr>
            <w:tcW w:w="1674" w:type="dxa"/>
            <w:tcBorders>
              <w:left w:val="nil"/>
              <w:right w:val="nil"/>
            </w:tcBorders>
            <w:shd w:val="clear" w:color="auto" w:fill="E6EED5"/>
            <w:vAlign w:val="center"/>
          </w:tcPr>
          <w:p w14:paraId="3F7945A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۰۸/۰</w:t>
            </w:r>
          </w:p>
        </w:tc>
        <w:tc>
          <w:tcPr>
            <w:tcW w:w="1085" w:type="dxa"/>
            <w:tcBorders>
              <w:left w:val="nil"/>
              <w:right w:val="nil"/>
            </w:tcBorders>
            <w:shd w:val="clear" w:color="auto" w:fill="E6EED5"/>
            <w:vAlign w:val="center"/>
          </w:tcPr>
          <w:p w14:paraId="2A71FE2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۲۱/۰-</w:t>
            </w:r>
          </w:p>
        </w:tc>
        <w:tc>
          <w:tcPr>
            <w:tcW w:w="1100" w:type="dxa"/>
            <w:tcBorders>
              <w:left w:val="nil"/>
              <w:right w:val="nil"/>
            </w:tcBorders>
            <w:shd w:val="clear" w:color="auto" w:fill="E6EED5"/>
            <w:vAlign w:val="center"/>
          </w:tcPr>
          <w:p w14:paraId="7230A40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۳۷/۲-</w:t>
            </w:r>
          </w:p>
        </w:tc>
        <w:tc>
          <w:tcPr>
            <w:tcW w:w="1145" w:type="dxa"/>
            <w:tcBorders>
              <w:left w:val="nil"/>
              <w:right w:val="nil"/>
            </w:tcBorders>
            <w:shd w:val="clear" w:color="auto" w:fill="E6EED5"/>
            <w:vAlign w:val="center"/>
          </w:tcPr>
          <w:p w14:paraId="4F120D7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۰۲۰/۰</w:t>
            </w:r>
          </w:p>
        </w:tc>
      </w:tr>
    </w:tbl>
    <w:p w14:paraId="20F9B4E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توجه به جدول ۴-۹، اثر اضطراب سلامتی </w:t>
      </w:r>
      <w:r>
        <w:rPr>
          <w:rFonts w:ascii="B Nazanin" w:hAnsi="Calibri" w:hint="cs"/>
          <w:lang w:bidi="fa-IR"/>
        </w:rPr>
        <w:t>(</w:t>
      </w:r>
      <w:r>
        <w:rPr>
          <w:rFonts w:hint="cs"/>
          <w:lang w:bidi="fa-IR"/>
        </w:rPr>
        <w:t>۵۲/۰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B Nazanin" w:hAnsi="Calibri" w:hint="cs"/>
          <w:lang w:bidi="fa-IR"/>
        </w:rPr>
        <w:t>(</w:t>
      </w:r>
      <w:r>
        <w:rPr>
          <w:rFonts w:hint="cs"/>
          <w:lang w:bidi="fa-IR"/>
        </w:rPr>
        <w:t>۳۶/۰- β=</w:t>
      </w:r>
      <w:r>
        <w:rPr>
          <w:rFonts w:ascii="B Nazanin" w:hAnsi="Calibri" w:hint="cs"/>
          <w:lang w:bidi="fa-IR"/>
        </w:rPr>
        <w:t xml:space="preserve">)، </w:t>
      </w:r>
      <w:r>
        <w:rPr>
          <w:rFonts w:ascii="Times New Roman" w:eastAsia="Times New Roman" w:hAnsi="Times New Roman" w:hint="cs"/>
          <w:lang w:bidi="fa-IR"/>
        </w:rPr>
        <w:t xml:space="preserve">ایجاد معنای شخصی </w:t>
      </w:r>
      <w:r>
        <w:rPr>
          <w:rFonts w:ascii="B Nazanin" w:hAnsi="Calibri" w:hint="cs"/>
          <w:lang w:bidi="fa-IR"/>
        </w:rPr>
        <w:t>(</w:t>
      </w:r>
      <w:r>
        <w:rPr>
          <w:rFonts w:hint="cs"/>
          <w:lang w:bidi="fa-IR"/>
        </w:rPr>
        <w:t>۲۵/۰-β=</w:t>
      </w:r>
      <w:r>
        <w:rPr>
          <w:rFonts w:ascii="B Nazanin" w:hAnsi="Calibri"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B Nazanin" w:hAnsi="Calibri" w:hint="cs"/>
          <w:lang w:bidi="fa-IR"/>
        </w:rPr>
        <w:t>(</w:t>
      </w:r>
      <w:r>
        <w:rPr>
          <w:rFonts w:hint="cs"/>
          <w:lang w:bidi="fa-IR"/>
        </w:rPr>
        <w:t>۲۱/۰-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269F0155" w14:textId="77777777" w:rsidR="00912462" w:rsidRDefault="00000000">
      <w:pPr>
        <w:keepNext/>
        <w:keepLines/>
        <w:pageBreakBefore/>
        <w:spacing w:before="2400" w:after="240" w:line="276" w:lineRule="auto"/>
        <w:jc w:val="center"/>
        <w:rPr>
          <w:rFonts w:cs="B Titr"/>
          <w:b/>
          <w:bCs/>
          <w:color w:val="auto"/>
          <w:sz w:val="72"/>
          <w:szCs w:val="72"/>
          <w:lang w:bidi="fa-IR"/>
        </w:rPr>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r>
        <w:rPr>
          <w:rFonts w:cs="B Titr" w:hint="cs"/>
          <w:b/>
          <w:bCs/>
          <w:sz w:val="56"/>
          <w:szCs w:val="56"/>
          <w:lang w:bidi="fa-IR"/>
        </w:rPr>
        <w:lastRenderedPageBreak/>
        <w:t>فصل پنجم</w:t>
      </w:r>
      <w:bookmarkStart w:id="70" w:name="_Toc10031695"/>
      <w:bookmarkStart w:id="71" w:name="_Toc10309324"/>
      <w:bookmarkStart w:id="72" w:name="_Toc10309770"/>
      <w:bookmarkEnd w:id="52"/>
      <w:bookmarkEnd w:id="53"/>
      <w:bookmarkEnd w:id="54"/>
    </w:p>
    <w:p w14:paraId="3D02CF74" w14:textId="77777777" w:rsidR="00912462" w:rsidRDefault="00000000">
      <w:pPr>
        <w:keepNext/>
        <w:keepLines/>
        <w:spacing w:after="240" w:line="276" w:lineRule="auto"/>
        <w:jc w:val="center"/>
        <w:rPr>
          <w:color w:val="auto"/>
          <w:lang w:bidi="fa-IR"/>
        </w:rPr>
      </w:pPr>
      <w:r>
        <w:rPr>
          <w:rFonts w:cs="B Titr" w:hint="cs"/>
          <w:b/>
          <w:bCs/>
          <w:sz w:val="56"/>
          <w:szCs w:val="56"/>
          <w:lang w:bidi="fa-IR"/>
        </w:rPr>
        <w:t>بحث و نتیجه گیری</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FDD6A1C" w14:textId="77777777" w:rsidR="00912462" w:rsidRDefault="00000000" w:rsidP="00856470">
      <w:pPr>
        <w:keepNext/>
        <w:keepLines/>
        <w:pageBreakBefore/>
        <w:spacing w:before="240" w:after="100" w:line="276" w:lineRule="auto"/>
        <w:rPr>
          <w:lang w:bidi="fa-IR"/>
        </w:rPr>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b/>
          <w:bCs/>
          <w:sz w:val="30"/>
          <w:szCs w:val="30"/>
          <w:lang w:bidi="fa-IR"/>
        </w:rPr>
        <w:lastRenderedPageBreak/>
        <w:t>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pPr>
      <w:r>
        <w:rPr>
          <w:rFonts w:ascii="Calibri" w:hAnsi="Calibri" w:hint="cs"/>
          <w:b/>
          <w:bCs/>
          <w:lang w:bidi="fa-IR"/>
        </w:rPr>
        <w:t>فرضیه فرعی اول</w:t>
      </w:r>
      <w:r>
        <w:rPr>
          <w:rFonts w:ascii="Calibri" w:hAnsi="Calibri" w:hint="cs"/>
          <w:lang w:bidi="fa-IR"/>
        </w:rPr>
        <w:t xml:space="preserve"> پژوهش به این صورت بیان شد که "</w:t>
      </w:r>
      <w:r>
        <w:rPr>
          <w:rFonts w:ascii="Calibri" w:hAnsi="Calibri" w:hint="cs"/>
          <w:b/>
          <w:bCs/>
          <w:lang w:bidi="fa-IR"/>
        </w:rPr>
        <w:t xml:space="preserve">بین هوش معنوی و اضطراب مرگ در سالمندان رابطه وجود دارد." </w:t>
      </w:r>
      <w:r>
        <w:rPr>
          <w:rFonts w:ascii="Calibri" w:hAnsi="Calibri" w:hint="cs"/>
          <w:lang w:bidi="fa-IR"/>
        </w:rPr>
        <w:t xml:space="preserve">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Calibri" w:hAnsi="Calibri" w:hint="cs"/>
          <w:lang w:bidi="fa-IR"/>
        </w:rPr>
        <w:t>مؤلفه‌های</w:t>
      </w:r>
      <w:proofErr w:type="spellEnd"/>
      <w:r>
        <w:rPr>
          <w:rFonts w:ascii="Calibri" w:hAnsi="Calibri" w:hint="cs"/>
          <w:lang w:bidi="fa-IR"/>
        </w:rPr>
        <w:t xml:space="preserve"> آن، میزان اضطراب مرگ سالمندان کاهش </w:t>
      </w:r>
      <w:proofErr w:type="spellStart"/>
      <w:r>
        <w:rPr>
          <w:rFonts w:ascii="Calibri" w:hAnsi="Calibri" w:hint="cs"/>
          <w:lang w:bidi="fa-IR"/>
        </w:rPr>
        <w:t>می‌یابد</w:t>
      </w:r>
      <w:proofErr w:type="spellEnd"/>
      <w:r>
        <w:rPr>
          <w:rFonts w:ascii="Calibri" w:hAnsi="Calibri" w:hint="cs"/>
          <w:lang w:bidi="fa-IR"/>
        </w:rPr>
        <w:t xml:space="preserve">. </w:t>
      </w:r>
      <w:r>
        <w:rPr>
          <w:rFonts w:hint="cs"/>
          <w:lang w:bidi="fa-IR"/>
        </w:rPr>
        <w:t xml:space="preserve">نتایج این مطالعه با یافته های پژوهش یوسفی افراشته، </w:t>
      </w:r>
      <w:proofErr w:type="spellStart"/>
      <w:r>
        <w:rPr>
          <w:rFonts w:hint="cs"/>
          <w:lang w:bidi="fa-IR"/>
        </w:rPr>
        <w:t>فرتاش</w:t>
      </w:r>
      <w:proofErr w:type="spellEnd"/>
      <w:r>
        <w:rPr>
          <w:rFonts w:hint="cs"/>
          <w:lang w:bidi="fa-IR"/>
        </w:rPr>
        <w:t xml:space="preserve"> و </w:t>
      </w:r>
      <w:proofErr w:type="spellStart"/>
      <w:r>
        <w:rPr>
          <w:rFonts w:hint="cs"/>
          <w:lang w:bidi="fa-IR"/>
        </w:rPr>
        <w:t>ابوترابی</w:t>
      </w:r>
      <w:proofErr w:type="spellEnd"/>
      <w:r>
        <w:rPr>
          <w:rFonts w:hint="cs"/>
          <w:lang w:bidi="fa-IR"/>
        </w:rPr>
        <w:t xml:space="preserve"> (۲۰۲۵)،</w:t>
      </w:r>
      <w:r>
        <w:rPr>
          <w:rFonts w:hint="cs"/>
          <w:b/>
          <w:bCs/>
          <w:lang w:bidi="fa-IR"/>
        </w:rPr>
        <w:t xml:space="preserve"> </w:t>
      </w:r>
      <w:proofErr w:type="spellStart"/>
      <w:r>
        <w:rPr>
          <w:rFonts w:hint="cs"/>
          <w:b/>
          <w:bCs/>
          <w:lang w:bidi="fa-IR"/>
        </w:rPr>
        <w:t>پینتو</w:t>
      </w:r>
      <w:proofErr w:type="spellEnd"/>
      <w:r>
        <w:rPr>
          <w:rFonts w:hint="cs"/>
          <w:b/>
          <w:bCs/>
          <w:lang w:bidi="fa-IR"/>
        </w:rPr>
        <w:t xml:space="preserve"> و همکاران (۲۰۲۴)، </w:t>
      </w:r>
      <w:r>
        <w:rPr>
          <w:rFonts w:ascii="Times New Roman" w:eastAsia="Times New Roman" w:hAnsi="Times New Roman" w:hint="cs"/>
          <w:b/>
          <w:bCs/>
          <w:lang w:bidi="fa-IR"/>
        </w:rPr>
        <w:t xml:space="preserve">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lang w:bidi="fa-IR"/>
        </w:rPr>
        <w:t xml:space="preserve">و همکاران (۲۰۱۱)، 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vertAlign w:val="superscript"/>
          <w:lang w:bidi="fa-IR"/>
        </w:rPr>
        <w:footnoteReference w:id="83"/>
      </w:r>
      <w:r>
        <w:rPr>
          <w:rFonts w:ascii="Times New Roman" w:eastAsia="Times New Roman" w:hAnsi="Times New Roman" w:hint="cs"/>
          <w:b/>
          <w:bCs/>
          <w:lang w:bidi="fa-IR"/>
        </w:rPr>
        <w:t xml:space="preserve"> (۲۰۰۹)،</w:t>
      </w:r>
      <w:r>
        <w:rPr>
          <w:rFonts w:ascii="Calibri" w:hAnsi="Calibri" w:hint="cs"/>
          <w:lang w:bidi="fa-IR"/>
        </w:rPr>
        <w:t xml:space="preserve"> </w:t>
      </w:r>
      <w:r>
        <w:rPr>
          <w:rFonts w:hint="cs"/>
          <w:lang w:bidi="fa-IR"/>
        </w:rPr>
        <w:t>همسو می باشد.</w:t>
      </w:r>
      <w:r>
        <w:rPr>
          <w:rFonts w:ascii="Calibri" w:hAnsi="Calibri" w:hint="cs"/>
          <w:lang w:bidi="fa-IR"/>
        </w:rPr>
        <w:t xml:space="preserve"> هوش معنوی به ظرفیت فرد برای درک معنا و هدف زندگی، استفاده از منابع معنوی در مواجهه با مسائل و </w:t>
      </w:r>
      <w:proofErr w:type="spellStart"/>
      <w:r>
        <w:rPr>
          <w:rFonts w:ascii="Calibri" w:hAnsi="Calibri" w:hint="cs"/>
          <w:lang w:bidi="fa-IR"/>
        </w:rPr>
        <w:t>چالش‌های</w:t>
      </w:r>
      <w:proofErr w:type="spellEnd"/>
      <w:r>
        <w:rPr>
          <w:rFonts w:ascii="Calibri" w:hAnsi="Calibri" w:hint="cs"/>
          <w:lang w:bidi="fa-IR"/>
        </w:rPr>
        <w:t xml:space="preserve"> زندگی و ایجاد نگرشی </w:t>
      </w:r>
      <w:proofErr w:type="spellStart"/>
      <w:r>
        <w:rPr>
          <w:rFonts w:ascii="Calibri" w:hAnsi="Calibri" w:hint="cs"/>
          <w:lang w:bidi="fa-IR"/>
        </w:rPr>
        <w:t>عمیق‌تر</w:t>
      </w:r>
      <w:proofErr w:type="spellEnd"/>
      <w:r>
        <w:rPr>
          <w:rFonts w:ascii="Calibri" w:hAnsi="Calibri" w:hint="cs"/>
          <w:lang w:bidi="fa-IR"/>
        </w:rPr>
        <w:t xml:space="preserve"> نسبت به وجود و </w:t>
      </w:r>
      <w:proofErr w:type="spellStart"/>
      <w:r>
        <w:rPr>
          <w:rFonts w:ascii="Calibri" w:hAnsi="Calibri" w:hint="cs"/>
          <w:lang w:bidi="fa-IR"/>
        </w:rPr>
        <w:t>تجربه‌های</w:t>
      </w:r>
      <w:proofErr w:type="spellEnd"/>
      <w:r>
        <w:rPr>
          <w:rFonts w:ascii="Calibri" w:hAnsi="Calibri" w:hint="cs"/>
          <w:lang w:bidi="fa-IR"/>
        </w:rPr>
        <w:t xml:space="preserve"> انسانی اشاره دارد. این نوع هوش </w:t>
      </w:r>
      <w:proofErr w:type="spellStart"/>
      <w:r>
        <w:rPr>
          <w:rFonts w:ascii="Calibri" w:hAnsi="Calibri" w:hint="cs"/>
          <w:lang w:bidi="fa-IR"/>
        </w:rPr>
        <w:t>می‌تواند</w:t>
      </w:r>
      <w:proofErr w:type="spellEnd"/>
      <w:r>
        <w:rPr>
          <w:rFonts w:ascii="Calibri" w:hAnsi="Calibri"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Calibri" w:hAnsi="Calibri" w:hint="cs"/>
          <w:lang w:bidi="fa-IR"/>
        </w:rPr>
        <w:t>چالش‌های</w:t>
      </w:r>
      <w:proofErr w:type="spellEnd"/>
      <w:r>
        <w:rPr>
          <w:rFonts w:ascii="Calibri" w:hAnsi="Calibri" w:hint="cs"/>
          <w:lang w:bidi="fa-IR"/>
        </w:rPr>
        <w:t xml:space="preserve"> مختلفی از جمله کاهش </w:t>
      </w:r>
      <w:proofErr w:type="spellStart"/>
      <w:r>
        <w:rPr>
          <w:rFonts w:ascii="Calibri" w:hAnsi="Calibri" w:hint="cs"/>
          <w:lang w:bidi="fa-IR"/>
        </w:rPr>
        <w:t>توانایی‌های</w:t>
      </w:r>
      <w:proofErr w:type="spellEnd"/>
      <w:r>
        <w:rPr>
          <w:rFonts w:ascii="Calibri" w:hAnsi="Calibri" w:hint="cs"/>
          <w:lang w:bidi="fa-IR"/>
        </w:rPr>
        <w:t xml:space="preserve"> جسمی، تغییر </w:t>
      </w:r>
      <w:proofErr w:type="spellStart"/>
      <w:r>
        <w:rPr>
          <w:rFonts w:ascii="Calibri" w:hAnsi="Calibri" w:hint="cs"/>
          <w:lang w:bidi="fa-IR"/>
        </w:rPr>
        <w:t>نقش‌های</w:t>
      </w:r>
      <w:proofErr w:type="spellEnd"/>
      <w:r>
        <w:rPr>
          <w:rFonts w:ascii="Calibri" w:hAnsi="Calibri" w:hint="cs"/>
          <w:lang w:bidi="fa-IR"/>
        </w:rPr>
        <w:t xml:space="preserve"> اجتماعی، تجربه فقدان نزدیکان و افزایش آگاهی از محدودیت زمان زندگی همراه است. این شرایط </w:t>
      </w:r>
      <w:proofErr w:type="spellStart"/>
      <w:r>
        <w:rPr>
          <w:rFonts w:ascii="Calibri" w:hAnsi="Calibri" w:hint="cs"/>
          <w:lang w:bidi="fa-IR"/>
        </w:rPr>
        <w:t>می‌تواند</w:t>
      </w:r>
      <w:proofErr w:type="spellEnd"/>
      <w:r>
        <w:rPr>
          <w:rFonts w:ascii="Calibri" w:hAnsi="Calibri" w:hint="cs"/>
          <w:lang w:bidi="fa-IR"/>
        </w:rPr>
        <w:t xml:space="preserve"> </w:t>
      </w:r>
      <w:proofErr w:type="spellStart"/>
      <w:r>
        <w:rPr>
          <w:rFonts w:ascii="Calibri" w:hAnsi="Calibri" w:hint="cs"/>
          <w:lang w:bidi="fa-IR"/>
        </w:rPr>
        <w:t>زمینه‌ساز</w:t>
      </w:r>
      <w:proofErr w:type="spellEnd"/>
      <w:r>
        <w:rPr>
          <w:rFonts w:ascii="Calibri" w:hAnsi="Calibri"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Calibri" w:hAnsi="Calibri" w:hint="cs"/>
          <w:lang w:bidi="fa-IR"/>
        </w:rPr>
        <w:t>می‌تواند</w:t>
      </w:r>
      <w:proofErr w:type="spellEnd"/>
      <w:r>
        <w:rPr>
          <w:rFonts w:ascii="Calibri" w:hAnsi="Calibri" w:hint="cs"/>
          <w:lang w:bidi="fa-IR"/>
        </w:rPr>
        <w:t xml:space="preserve"> به سالمندان در سازگاری با </w:t>
      </w:r>
      <w:proofErr w:type="spellStart"/>
      <w:r>
        <w:rPr>
          <w:rFonts w:ascii="Calibri" w:hAnsi="Calibri" w:hint="cs"/>
          <w:lang w:bidi="fa-IR"/>
        </w:rPr>
        <w:t>چالش‌های</w:t>
      </w:r>
      <w:proofErr w:type="spellEnd"/>
      <w:r>
        <w:rPr>
          <w:rFonts w:ascii="Calibri" w:hAnsi="Calibri" w:hint="cs"/>
          <w:lang w:bidi="fa-IR"/>
        </w:rPr>
        <w:t xml:space="preserve"> این دوره و مواجهه </w:t>
      </w:r>
      <w:proofErr w:type="spellStart"/>
      <w:r>
        <w:rPr>
          <w:rFonts w:ascii="Calibri" w:hAnsi="Calibri" w:hint="cs"/>
          <w:lang w:bidi="fa-IR"/>
        </w:rPr>
        <w:t>مناسب‌تر</w:t>
      </w:r>
      <w:proofErr w:type="spellEnd"/>
      <w:r>
        <w:rPr>
          <w:rFonts w:ascii="Calibri" w:hAnsi="Calibri" w:hint="cs"/>
          <w:lang w:bidi="fa-IR"/>
        </w:rPr>
        <w:t xml:space="preserve"> با مسئله مرگ کمک کند. همچنین، </w:t>
      </w:r>
      <w:proofErr w:type="spellStart"/>
      <w:r>
        <w:rPr>
          <w:rFonts w:ascii="Calibri" w:hAnsi="Calibri" w:hint="cs"/>
          <w:lang w:bidi="fa-IR"/>
        </w:rPr>
        <w:t>جست‌وجوی</w:t>
      </w:r>
      <w:proofErr w:type="spellEnd"/>
      <w:r>
        <w:rPr>
          <w:rFonts w:ascii="Calibri" w:hAnsi="Calibri" w:hint="cs"/>
          <w:lang w:bidi="fa-IR"/>
        </w:rPr>
        <w:t xml:space="preserve"> معنا در زندگی و برخورداری از </w:t>
      </w:r>
      <w:proofErr w:type="spellStart"/>
      <w:r>
        <w:rPr>
          <w:rFonts w:ascii="Calibri" w:hAnsi="Calibri" w:hint="cs"/>
          <w:lang w:bidi="fa-IR"/>
        </w:rPr>
        <w:t>تاب‌آوری</w:t>
      </w:r>
      <w:proofErr w:type="spellEnd"/>
      <w:r>
        <w:rPr>
          <w:rFonts w:ascii="Calibri" w:hAnsi="Calibri" w:hint="cs"/>
          <w:lang w:bidi="fa-IR"/>
        </w:rPr>
        <w:t xml:space="preserve"> </w:t>
      </w:r>
      <w:proofErr w:type="spellStart"/>
      <w:r>
        <w:rPr>
          <w:rFonts w:ascii="Calibri" w:hAnsi="Calibri" w:hint="cs"/>
          <w:lang w:bidi="fa-IR"/>
        </w:rPr>
        <w:t>می‌تواند</w:t>
      </w:r>
      <w:proofErr w:type="spellEnd"/>
      <w:r>
        <w:rPr>
          <w:rFonts w:ascii="Calibri" w:hAnsi="Calibri" w:hint="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Calibri" w:hAnsi="Calibri" w:hint="cs"/>
          <w:lang w:bidi="fa-IR"/>
        </w:rPr>
        <w:t>تنیدگی</w:t>
      </w:r>
      <w:proofErr w:type="spellEnd"/>
      <w:r>
        <w:rPr>
          <w:rFonts w:ascii="Calibri" w:hAnsi="Calibri" w:hint="cs"/>
          <w:lang w:bidi="fa-IR"/>
        </w:rPr>
        <w:t xml:space="preserve"> زا، راهبردهای مقابله ای </w:t>
      </w:r>
      <w:r>
        <w:rPr>
          <w:rFonts w:ascii="Calibri" w:hAnsi="Calibri" w:hint="cs"/>
          <w:lang w:bidi="fa-IR"/>
        </w:rPr>
        <w:lastRenderedPageBreak/>
        <w:t xml:space="preserve">مسأله مدار را مورد استفاده قرار می دهند و به این ترتیب توانایی غلبه بر </w:t>
      </w:r>
      <w:proofErr w:type="spellStart"/>
      <w:r>
        <w:rPr>
          <w:rFonts w:ascii="Calibri" w:hAnsi="Calibri" w:hint="cs"/>
          <w:lang w:bidi="fa-IR"/>
        </w:rPr>
        <w:t>تنیدگی</w:t>
      </w:r>
      <w:proofErr w:type="spellEnd"/>
      <w:r>
        <w:rPr>
          <w:rFonts w:ascii="Calibri" w:hAnsi="Calibri" w:hint="cs"/>
          <w:lang w:bidi="fa-IR"/>
        </w:rPr>
        <w:t xml:space="preserve"> و حل آن را پیدا می کنند (یوسفی افراشته، </w:t>
      </w:r>
      <w:proofErr w:type="spellStart"/>
      <w:r>
        <w:rPr>
          <w:rFonts w:ascii="Calibri" w:hAnsi="Calibri" w:hint="cs"/>
          <w:lang w:bidi="fa-IR"/>
        </w:rPr>
        <w:t>فرتاش</w:t>
      </w:r>
      <w:proofErr w:type="spellEnd"/>
      <w:r>
        <w:rPr>
          <w:rFonts w:ascii="Calibri" w:hAnsi="Calibri" w:hint="cs"/>
          <w:lang w:bidi="fa-IR"/>
        </w:rPr>
        <w:t xml:space="preserve"> و </w:t>
      </w:r>
      <w:proofErr w:type="spellStart"/>
      <w:r>
        <w:rPr>
          <w:rFonts w:ascii="Calibri" w:hAnsi="Calibri" w:hint="cs"/>
          <w:lang w:bidi="fa-IR"/>
        </w:rPr>
        <w:t>ابوترابی</w:t>
      </w:r>
      <w:proofErr w:type="spellEnd"/>
      <w:r>
        <w:rPr>
          <w:rFonts w:ascii="Calibri" w:hAnsi="Calibri" w:hint="cs"/>
          <w:lang w:bidi="fa-IR"/>
        </w:rPr>
        <w:t>، ۲۰۲۵).</w:t>
      </w:r>
    </w:p>
    <w:p w14:paraId="1A041C0F" w14:textId="77777777" w:rsidR="00912462" w:rsidRDefault="00000000">
      <w:pPr>
        <w:ind w:firstLine="397"/>
        <w:jc w:val="both"/>
        <w:rPr>
          <w:rFonts w:ascii="Calibri" w:hAnsi="Calibri" w:cs="B Lotus"/>
          <w:color w:val="auto"/>
          <w:lang w:bidi="fa-IR"/>
        </w:rPr>
      </w:pPr>
      <w:r>
        <w:rPr>
          <w:rFonts w:ascii="Calibri" w:hAnsi="Calibri" w:hint="cs"/>
          <w:lang w:bidi="fa-IR"/>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w:t>
      </w:r>
      <w:bookmarkStart w:id="87" w:name="_Hlk218188450"/>
      <w:r>
        <w:rPr>
          <w:rFonts w:ascii="Calibri" w:hAnsi="Calibri" w:hint="cs"/>
          <w:lang w:bidi="fa-IR"/>
        </w:rPr>
        <w:t xml:space="preserve">. به این ترتیب، برخورداری از سطوح بالاتر هوش معنوی </w:t>
      </w:r>
      <w:proofErr w:type="spellStart"/>
      <w:r>
        <w:rPr>
          <w:rFonts w:ascii="Calibri" w:hAnsi="Calibri" w:hint="cs"/>
          <w:lang w:bidi="fa-IR"/>
        </w:rPr>
        <w:t>می‌تواند</w:t>
      </w:r>
      <w:proofErr w:type="spellEnd"/>
      <w:r>
        <w:rPr>
          <w:rFonts w:ascii="Calibri" w:hAnsi="Calibri" w:hint="cs"/>
          <w:lang w:bidi="fa-IR"/>
        </w:rPr>
        <w:t xml:space="preserve"> با کاهش اضطراب مرگ در سالمندان همراه باشد که این یافته در نتایج پژوهش حاضر نیز مورد تأیید قرار گرفت.</w:t>
      </w:r>
    </w:p>
    <w:p w14:paraId="2AB52153" w14:textId="77777777" w:rsidR="00912462" w:rsidRDefault="00000000">
      <w:pPr>
        <w:ind w:firstLine="397"/>
        <w:jc w:val="both"/>
        <w:rPr>
          <w:rFonts w:cs="B Lotus"/>
          <w:b/>
          <w:bCs/>
          <w:color w:val="auto"/>
          <w:lang w:bidi="fa-IR"/>
        </w:rPr>
      </w:pPr>
      <w:bookmarkStart w:id="88" w:name="_Hlk218188745"/>
      <w:bookmarkEnd w:id="87"/>
      <w:r>
        <w:rPr>
          <w:rFonts w:hint="cs"/>
          <w:b/>
          <w:bCs/>
          <w:lang w:bidi="fa-IR"/>
        </w:rPr>
        <w:t>فرضیه فرعی دوم</w:t>
      </w:r>
      <w:r>
        <w:rPr>
          <w:rFonts w:hint="cs"/>
          <w:lang w:bidi="fa-IR"/>
        </w:rPr>
        <w:t xml:space="preserve"> پژوهش به این صورت بیان شد که</w:t>
      </w:r>
      <w:r>
        <w:rPr>
          <w:rFonts w:ascii="Times New Roman" w:eastAsia="Times New Roman" w:hAnsi="Times New Roman" w:hint="cs"/>
          <w:b/>
          <w:bCs/>
          <w:lang w:bidi="fa-IR"/>
        </w:rPr>
        <w:t xml:space="preserve"> "</w:t>
      </w:r>
      <w:r>
        <w:rPr>
          <w:rFonts w:hint="cs"/>
          <w:bCs/>
          <w:lang w:bidi="fa-IR"/>
        </w:rPr>
        <w:t>بین اضطراب سلامتی و اضطراب مرگ در سالمندان رابطه وجود دارد."</w:t>
      </w:r>
      <w:r>
        <w:rPr>
          <w:rFonts w:hint="cs"/>
          <w:lang w:bidi="fa-IR"/>
        </w:rPr>
        <w:t xml:space="preserve"> </w:t>
      </w:r>
      <w:proofErr w:type="spellStart"/>
      <w:r>
        <w:rPr>
          <w:rFonts w:hint="cs"/>
          <w:lang w:bidi="fa-IR"/>
        </w:rPr>
        <w:t>یافته‌های</w:t>
      </w:r>
      <w:proofErr w:type="spellEnd"/>
      <w:r>
        <w:rPr>
          <w:rFonts w:hint="cs"/>
          <w:lang w:bidi="fa-IR"/>
        </w:rPr>
        <w:t xml:space="preserve"> این پژوهش نشان داد که بین اضطراب سلامتی و اضطراب مرگ سالمندان، در سطح ۰۱/۰ </w:t>
      </w:r>
      <w:proofErr w:type="spellStart"/>
      <w:r>
        <w:rPr>
          <w:rFonts w:hint="cs"/>
          <w:lang w:bidi="fa-IR"/>
        </w:rPr>
        <w:t>رابطه‌ای</w:t>
      </w:r>
      <w:proofErr w:type="spellEnd"/>
      <w:r>
        <w:rPr>
          <w:rFonts w:hint="cs"/>
          <w:lang w:bidi="fa-IR"/>
        </w:rPr>
        <w:t xml:space="preserve"> مثبت و معنادار وجود دارد.</w:t>
      </w:r>
      <w:r>
        <w:rPr>
          <w:rFonts w:ascii="Calibri" w:hAnsi="Calibri" w:hint="cs"/>
          <w:lang w:bidi="fa-IR"/>
        </w:rPr>
        <w:t>.</w:t>
      </w:r>
      <w:r>
        <w:rPr>
          <w:rFonts w:ascii="Times New Roman" w:eastAsia="Times New Roman" w:hAnsi="Times New Roman" w:hint="cs"/>
          <w:b/>
          <w:bCs/>
          <w:lang w:bidi="fa-IR"/>
        </w:rPr>
        <w:t xml:space="preserve"> این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eastAsia="Times New Roman" w:hAnsi="Times New Roman" w:hint="cs"/>
          <w:b/>
          <w:bCs/>
          <w:lang w:bidi="fa-IR"/>
        </w:rPr>
        <w:t>می‌یابد</w:t>
      </w:r>
      <w:proofErr w:type="spellEnd"/>
      <w:r>
        <w:rPr>
          <w:rFonts w:ascii="Times New Roman" w:eastAsia="Times New Roman" w:hAnsi="Times New Roman" w:hint="cs"/>
          <w:b/>
          <w:bCs/>
          <w:lang w:bidi="fa-IR"/>
        </w:rPr>
        <w:t xml:space="preserve">؛ </w:t>
      </w:r>
      <w:r>
        <w:rPr>
          <w:rFonts w:hint="cs"/>
          <w:lang w:bidi="fa-IR"/>
        </w:rPr>
        <w:t xml:space="preserve">نتایج این مطالعه با </w:t>
      </w:r>
      <w:bookmarkEnd w:id="88"/>
      <w:proofErr w:type="spellStart"/>
      <w:r>
        <w:rPr>
          <w:rFonts w:hint="cs"/>
          <w:lang w:bidi="fa-IR"/>
        </w:rPr>
        <w:t>کیکاس</w:t>
      </w:r>
      <w:proofErr w:type="spellEnd"/>
      <w:r>
        <w:rPr>
          <w:rFonts w:hint="cs"/>
          <w:lang w:bidi="fa-IR"/>
        </w:rPr>
        <w:t xml:space="preserve"> و همکاران (۲۰۲۴)، </w:t>
      </w:r>
      <w:proofErr w:type="spellStart"/>
      <w:r>
        <w:rPr>
          <w:rFonts w:hint="cs"/>
          <w:lang w:bidi="fa-IR"/>
        </w:rPr>
        <w:t>شفیعی</w:t>
      </w:r>
      <w:proofErr w:type="spellEnd"/>
      <w:r>
        <w:rPr>
          <w:rFonts w:hint="cs"/>
          <w:lang w:bidi="fa-IR"/>
        </w:rPr>
        <w:t xml:space="preserve"> و همکاران (۲۰۲۵)، </w:t>
      </w:r>
      <w:r>
        <w:rPr>
          <w:rFonts w:hint="cs"/>
          <w:b/>
          <w:bCs/>
          <w:lang w:bidi="fa-IR"/>
        </w:rPr>
        <w:t xml:space="preserve">اکبری و یوسفی (۱۳۹۷)، رضایی و محمدی (۱۳۹۵)، </w:t>
      </w:r>
      <w:proofErr w:type="spellStart"/>
      <w:r>
        <w:rPr>
          <w:rFonts w:hint="cs"/>
          <w:b/>
          <w:bCs/>
          <w:lang w:bidi="fa-IR"/>
        </w:rPr>
        <w:t>هاردینگ</w:t>
      </w:r>
      <w:proofErr w:type="spellEnd"/>
      <w:r>
        <w:rPr>
          <w:rFonts w:hint="cs"/>
          <w:b/>
          <w:bCs/>
          <w:vertAlign w:val="superscript"/>
          <w:lang w:bidi="fa-IR"/>
        </w:rPr>
        <w:footnoteReference w:id="84"/>
      </w:r>
      <w:r>
        <w:rPr>
          <w:rFonts w:hint="cs"/>
          <w:b/>
          <w:bCs/>
          <w:lang w:bidi="fa-IR"/>
        </w:rPr>
        <w:t xml:space="preserve"> و همکاران (۲۰۰۵)، </w:t>
      </w:r>
      <w:proofErr w:type="spellStart"/>
      <w:r>
        <w:rPr>
          <w:rFonts w:hint="cs"/>
          <w:b/>
          <w:bCs/>
          <w:lang w:bidi="fa-IR"/>
        </w:rPr>
        <w:t>نویز</w:t>
      </w:r>
      <w:proofErr w:type="spellEnd"/>
      <w:r>
        <w:rPr>
          <w:rFonts w:hint="cs"/>
          <w:b/>
          <w:bCs/>
          <w:vertAlign w:val="superscript"/>
          <w:lang w:bidi="fa-IR"/>
        </w:rPr>
        <w:footnoteReference w:id="85"/>
      </w:r>
      <w:r>
        <w:rPr>
          <w:rFonts w:hint="cs"/>
          <w:b/>
          <w:bCs/>
          <w:lang w:bidi="fa-IR"/>
        </w:rPr>
        <w:t xml:space="preserve"> و همکاران (۲۰۰۵)</w:t>
      </w:r>
      <w:r>
        <w:rPr>
          <w:rFonts w:ascii="Times New Roman" w:eastAsia="Times New Roman" w:hAnsi="Times New Roman" w:hint="cs"/>
          <w:lang w:bidi="fa-IR"/>
        </w:rPr>
        <w:t xml:space="preserve"> </w:t>
      </w:r>
      <w:r>
        <w:rPr>
          <w:rFonts w:hint="cs"/>
          <w:lang w:bidi="fa-IR"/>
        </w:rPr>
        <w:t>همسو می باشد.</w:t>
      </w:r>
      <w:r>
        <w:rPr>
          <w:rFonts w:ascii="BZar" w:hAnsi="Calibri" w:hint="cs"/>
          <w:lang w:bidi="fa-IR"/>
        </w:rPr>
        <w:t xml:space="preserve"> اضطراب سلامتی یکی از </w:t>
      </w:r>
      <w:proofErr w:type="spellStart"/>
      <w:r>
        <w:rPr>
          <w:rFonts w:ascii="BZar" w:hAnsi="Calibri" w:hint="cs"/>
          <w:lang w:bidi="fa-IR"/>
        </w:rPr>
        <w:t>سازه‌های</w:t>
      </w:r>
      <w:proofErr w:type="spellEnd"/>
      <w:r>
        <w:rPr>
          <w:rFonts w:ascii="BZar" w:hAnsi="Calibri" w:hint="cs"/>
          <w:lang w:bidi="fa-IR"/>
        </w:rPr>
        <w:t xml:space="preserve"> مهم در </w:t>
      </w:r>
      <w:proofErr w:type="spellStart"/>
      <w:r>
        <w:rPr>
          <w:rFonts w:ascii="BZar" w:hAnsi="Calibri" w:hint="cs"/>
          <w:lang w:bidi="fa-IR"/>
        </w:rPr>
        <w:t>روان‌شناسی</w:t>
      </w:r>
      <w:proofErr w:type="spellEnd"/>
      <w:r>
        <w:rPr>
          <w:rFonts w:ascii="BZar" w:hAnsi="Calibri" w:hint="cs"/>
          <w:lang w:bidi="fa-IR"/>
        </w:rPr>
        <w:t xml:space="preserve"> سلامت و </w:t>
      </w:r>
      <w:proofErr w:type="spellStart"/>
      <w:r>
        <w:rPr>
          <w:rFonts w:ascii="BZar" w:hAnsi="Calibri" w:hint="cs"/>
          <w:lang w:bidi="fa-IR"/>
        </w:rPr>
        <w:t>آسیب‌شناسی</w:t>
      </w:r>
      <w:proofErr w:type="spellEnd"/>
      <w:r>
        <w:rPr>
          <w:rFonts w:ascii="BZar" w:hAnsi="Calibri" w:hint="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BZar" w:hAnsi="Calibri" w:hint="cs"/>
          <w:lang w:bidi="fa-IR"/>
        </w:rPr>
        <w:t>ویژه‌ای</w:t>
      </w:r>
      <w:proofErr w:type="spellEnd"/>
      <w:r>
        <w:rPr>
          <w:rFonts w:ascii="BZar" w:hAnsi="Calibri" w:hint="cs"/>
          <w:lang w:bidi="fa-IR"/>
        </w:rPr>
        <w:t xml:space="preserve"> برخوردار است؛ زیرا افزایش </w:t>
      </w:r>
      <w:proofErr w:type="spellStart"/>
      <w:r>
        <w:rPr>
          <w:rFonts w:ascii="BZar" w:hAnsi="Calibri" w:hint="cs"/>
          <w:lang w:bidi="fa-IR"/>
        </w:rPr>
        <w:t>بیماری‌های</w:t>
      </w:r>
      <w:proofErr w:type="spellEnd"/>
      <w:r>
        <w:rPr>
          <w:rFonts w:ascii="BZar" w:hAnsi="Calibri" w:hint="cs"/>
          <w:lang w:bidi="fa-IR"/>
        </w:rPr>
        <w:t xml:space="preserve"> جسمی و مراجعه بیشتر به خدمات درمانی در این دوره </w:t>
      </w:r>
      <w:proofErr w:type="spellStart"/>
      <w:r>
        <w:rPr>
          <w:rFonts w:ascii="BZar" w:hAnsi="Calibri" w:hint="cs"/>
          <w:lang w:bidi="fa-IR"/>
        </w:rPr>
        <w:t>می‌تواند</w:t>
      </w:r>
      <w:proofErr w:type="spellEnd"/>
      <w:r>
        <w:rPr>
          <w:rFonts w:ascii="BZar" w:hAnsi="Calibri" w:hint="cs"/>
          <w:lang w:bidi="fa-IR"/>
        </w:rPr>
        <w:t xml:space="preserve"> تشخیص </w:t>
      </w:r>
      <w:proofErr w:type="spellStart"/>
      <w:r>
        <w:rPr>
          <w:rFonts w:ascii="BZar" w:hAnsi="Calibri" w:hint="cs"/>
          <w:lang w:bidi="fa-IR"/>
        </w:rPr>
        <w:t>نگرانی‌های</w:t>
      </w:r>
      <w:proofErr w:type="spellEnd"/>
      <w:r>
        <w:rPr>
          <w:rFonts w:ascii="BZar" w:hAnsi="Calibri" w:hint="cs"/>
          <w:lang w:bidi="fa-IR"/>
        </w:rPr>
        <w:t xml:space="preserve"> طبیعی مرتبط با سلامت از اضطراب سلامت بالینی را دشوار سازد. </w:t>
      </w:r>
      <w:proofErr w:type="spellStart"/>
      <w:r>
        <w:rPr>
          <w:rFonts w:ascii="BZar" w:hAnsi="Calibri" w:hint="cs"/>
          <w:lang w:bidi="fa-IR"/>
        </w:rPr>
        <w:t>پژوهش‌های</w:t>
      </w:r>
      <w:proofErr w:type="spellEnd"/>
      <w:r>
        <w:rPr>
          <w:rFonts w:ascii="BZar" w:hAnsi="Calibri" w:hint="cs"/>
          <w:lang w:bidi="fa-IR"/>
        </w:rPr>
        <w:t xml:space="preserve"> جدید نشان </w:t>
      </w:r>
      <w:proofErr w:type="spellStart"/>
      <w:r>
        <w:rPr>
          <w:rFonts w:ascii="BZar" w:hAnsi="Calibri" w:hint="cs"/>
          <w:lang w:bidi="fa-IR"/>
        </w:rPr>
        <w:t>می‌دهند</w:t>
      </w:r>
      <w:proofErr w:type="spellEnd"/>
      <w:r>
        <w:rPr>
          <w:rFonts w:ascii="BZar" w:hAnsi="Calibri" w:hint="cs"/>
          <w:lang w:bidi="fa-IR"/>
        </w:rPr>
        <w:t xml:space="preserve"> که اضطراب در سالمندان با عوامل مختلف جسمی، </w:t>
      </w:r>
      <w:proofErr w:type="spellStart"/>
      <w:r>
        <w:rPr>
          <w:rFonts w:ascii="BZar" w:hAnsi="Calibri" w:hint="cs"/>
          <w:lang w:bidi="fa-IR"/>
        </w:rPr>
        <w:t>روان‌شناختی</w:t>
      </w:r>
      <w:proofErr w:type="spellEnd"/>
      <w:r>
        <w:rPr>
          <w:rFonts w:ascii="BZar" w:hAnsi="Calibri" w:hint="cs"/>
          <w:lang w:bidi="fa-IR"/>
        </w:rPr>
        <w:t xml:space="preserve"> و اجتماعی ارتباط دارد و وجود </w:t>
      </w:r>
      <w:proofErr w:type="spellStart"/>
      <w:r>
        <w:rPr>
          <w:rFonts w:ascii="BZar" w:hAnsi="Calibri" w:hint="cs"/>
          <w:lang w:bidi="fa-IR"/>
        </w:rPr>
        <w:t>بیماری‌های</w:t>
      </w:r>
      <w:proofErr w:type="spellEnd"/>
      <w:r>
        <w:rPr>
          <w:rFonts w:ascii="BZar" w:hAnsi="Calibri" w:hint="cs"/>
          <w:lang w:bidi="fa-IR"/>
        </w:rPr>
        <w:t xml:space="preserve"> جسمی و </w:t>
      </w:r>
      <w:proofErr w:type="spellStart"/>
      <w:r>
        <w:rPr>
          <w:rFonts w:ascii="BZar" w:hAnsi="Calibri" w:hint="cs"/>
          <w:lang w:bidi="fa-IR"/>
        </w:rPr>
        <w:t>چندبیماری</w:t>
      </w:r>
      <w:proofErr w:type="spellEnd"/>
      <w:r>
        <w:rPr>
          <w:rFonts w:ascii="BZar" w:hAnsi="Calibri" w:hint="cs"/>
          <w:lang w:bidi="fa-IR"/>
        </w:rPr>
        <w:t xml:space="preserve">، کاهش عملکرد جسمانی، انزوای اجتماعی و برخی عوامل </w:t>
      </w:r>
      <w:proofErr w:type="spellStart"/>
      <w:r>
        <w:rPr>
          <w:rFonts w:ascii="BZar" w:hAnsi="Calibri" w:hint="cs"/>
          <w:lang w:bidi="fa-IR"/>
        </w:rPr>
        <w:t>روان‌شناختی</w:t>
      </w:r>
      <w:proofErr w:type="spellEnd"/>
      <w:r>
        <w:rPr>
          <w:rFonts w:ascii="BZar" w:hAnsi="Calibri" w:hint="cs"/>
          <w:lang w:bidi="fa-IR"/>
        </w:rPr>
        <w:t xml:space="preserve"> </w:t>
      </w:r>
      <w:proofErr w:type="spellStart"/>
      <w:r>
        <w:rPr>
          <w:rFonts w:ascii="BZar" w:hAnsi="Calibri" w:hint="cs"/>
          <w:lang w:bidi="fa-IR"/>
        </w:rPr>
        <w:t>می‌توانند</w:t>
      </w:r>
      <w:proofErr w:type="spellEnd"/>
      <w:r>
        <w:rPr>
          <w:rFonts w:ascii="BZar" w:hAnsi="Calibri" w:hint="cs"/>
          <w:lang w:bidi="fa-IR"/>
        </w:rPr>
        <w:t xml:space="preserve"> با افزایش علائم اضطرابی در این گروه همراه باشند (</w:t>
      </w:r>
      <w:proofErr w:type="spellStart"/>
      <w:r>
        <w:rPr>
          <w:rFonts w:ascii="BZar" w:hAnsi="Calibri" w:hint="cs"/>
          <w:lang w:bidi="fa-IR"/>
        </w:rPr>
        <w:t>شفیعی</w:t>
      </w:r>
      <w:proofErr w:type="spellEnd"/>
      <w:r>
        <w:rPr>
          <w:rFonts w:ascii="BZar" w:hAnsi="Calibri" w:hint="cs"/>
          <w:lang w:bidi="fa-IR"/>
        </w:rPr>
        <w:t xml:space="preserve"> و همکاران، ۲۰۲۵؛ </w:t>
      </w:r>
      <w:proofErr w:type="spellStart"/>
      <w:r>
        <w:rPr>
          <w:rFonts w:ascii="BZar" w:hAnsi="Calibri" w:hint="cs"/>
          <w:lang w:bidi="fa-IR"/>
        </w:rPr>
        <w:t>ویت‌مور</w:t>
      </w:r>
      <w:proofErr w:type="spellEnd"/>
      <w:r>
        <w:rPr>
          <w:rFonts w:ascii="BZar" w:hAnsi="Calibri" w:hint="cs"/>
          <w:lang w:bidi="fa-IR"/>
        </w:rPr>
        <w:t xml:space="preserve"> و همکاران، ۲۰۲۴). شناخت عوامل، </w:t>
      </w:r>
      <w:proofErr w:type="spellStart"/>
      <w:r>
        <w:rPr>
          <w:rFonts w:ascii="BZar" w:hAnsi="Calibri" w:hint="cs"/>
          <w:lang w:bidi="fa-IR"/>
        </w:rPr>
        <w:lastRenderedPageBreak/>
        <w:t>مدل‌های</w:t>
      </w:r>
      <w:proofErr w:type="spellEnd"/>
      <w:r>
        <w:rPr>
          <w:rFonts w:ascii="BZar" w:hAnsi="Calibri" w:hint="cs"/>
          <w:lang w:bidi="fa-IR"/>
        </w:rPr>
        <w:t xml:space="preserve"> نظری و پیامدهای اضطراب سلامتی در سالمندان </w:t>
      </w:r>
      <w:proofErr w:type="spellStart"/>
      <w:r>
        <w:rPr>
          <w:rFonts w:ascii="BZar" w:hAnsi="Calibri" w:hint="cs"/>
          <w:lang w:bidi="fa-IR"/>
        </w:rPr>
        <w:t>می‌تواند</w:t>
      </w:r>
      <w:proofErr w:type="spellEnd"/>
      <w:r>
        <w:rPr>
          <w:rFonts w:ascii="BZar" w:hAnsi="Calibri" w:hint="cs"/>
          <w:lang w:bidi="fa-IR"/>
        </w:rPr>
        <w:t xml:space="preserve"> راهگشای طراحی مداخلات </w:t>
      </w:r>
      <w:proofErr w:type="spellStart"/>
      <w:r>
        <w:rPr>
          <w:rFonts w:ascii="BZar" w:hAnsi="Calibri" w:hint="cs"/>
          <w:lang w:bidi="fa-IR"/>
        </w:rPr>
        <w:t>روان‌شناختی</w:t>
      </w:r>
      <w:proofErr w:type="spellEnd"/>
      <w:r>
        <w:rPr>
          <w:rFonts w:ascii="BZar" w:hAnsi="Calibri" w:hint="cs"/>
          <w:lang w:bidi="fa-IR"/>
        </w:rPr>
        <w:t xml:space="preserve"> مؤثر باشد. </w:t>
      </w:r>
      <w:r>
        <w:rPr>
          <w:rFonts w:hint="cs"/>
          <w:lang w:bidi="fa-IR"/>
        </w:rPr>
        <w:t xml:space="preserve">تحقیقات موجود حاکی از آن است که اضطراب سلامت، اواخر سن هر فرد شروع </w:t>
      </w:r>
      <w:proofErr w:type="spellStart"/>
      <w:r>
        <w:rPr>
          <w:rFonts w:hint="cs"/>
          <w:lang w:bidi="fa-IR"/>
        </w:rPr>
        <w:t>می‌شود</w:t>
      </w:r>
      <w:proofErr w:type="spellEnd"/>
      <w:r>
        <w:rPr>
          <w:rFonts w:hint="cs"/>
          <w:lang w:bidi="fa-IR"/>
        </w:rPr>
        <w:t xml:space="preserve">، شاید به این دلیل است که </w:t>
      </w:r>
      <w:proofErr w:type="spellStart"/>
      <w:r>
        <w:rPr>
          <w:rFonts w:hint="cs"/>
          <w:lang w:bidi="fa-IR"/>
        </w:rPr>
        <w:t>همبودی</w:t>
      </w:r>
      <w:proofErr w:type="spellEnd"/>
      <w:r>
        <w:rPr>
          <w:rFonts w:hint="cs"/>
          <w:lang w:bidi="fa-IR"/>
        </w:rPr>
        <w:t xml:space="preserve">، با شرایط سلامتی جسمی که احتمالاً با افزایش سن رخ </w:t>
      </w:r>
      <w:proofErr w:type="spellStart"/>
      <w:r>
        <w:rPr>
          <w:rFonts w:hint="cs"/>
          <w:lang w:bidi="fa-IR"/>
        </w:rPr>
        <w:t>می‌دهد</w:t>
      </w:r>
      <w:proofErr w:type="spellEnd"/>
      <w:r>
        <w:rPr>
          <w:rFonts w:hint="cs"/>
          <w:lang w:bidi="fa-IR"/>
        </w:rPr>
        <w:t xml:space="preserve"> (</w:t>
      </w:r>
      <w:proofErr w:type="spellStart"/>
      <w:r>
        <w:rPr>
          <w:rFonts w:hint="cs"/>
          <w:lang w:bidi="fa-IR"/>
        </w:rPr>
        <w:t>ال-گابالاوی</w:t>
      </w:r>
      <w:proofErr w:type="spellEnd"/>
      <w:r>
        <w:rPr>
          <w:rFonts w:hint="cs"/>
          <w:lang w:bidi="fa-IR"/>
        </w:rPr>
        <w:t xml:space="preserve">،  ۲۰۱۸). اضطراب یک بیماری شایع در سالمندان است، و تقریباً ۲۰_۱۰ درصد از افراد مسن را تحت تأثیر قرار </w:t>
      </w:r>
      <w:proofErr w:type="spellStart"/>
      <w:r>
        <w:rPr>
          <w:rFonts w:hint="cs"/>
          <w:lang w:bidi="fa-IR"/>
        </w:rPr>
        <w:t>می‌دهد</w:t>
      </w:r>
      <w:proofErr w:type="spellEnd"/>
      <w:r>
        <w:rPr>
          <w:rFonts w:hint="cs"/>
          <w:lang w:bidi="fa-IR"/>
        </w:rPr>
        <w:t xml:space="preserve">، اگرچه  اغلب  تشخیص داده </w:t>
      </w:r>
      <w:proofErr w:type="spellStart"/>
      <w:r>
        <w:rPr>
          <w:rFonts w:hint="cs"/>
          <w:lang w:bidi="fa-IR"/>
        </w:rPr>
        <w:t>نمی‌شود</w:t>
      </w:r>
      <w:proofErr w:type="spellEnd"/>
      <w:r>
        <w:rPr>
          <w:rFonts w:hint="cs"/>
          <w:lang w:bidi="fa-IR"/>
        </w:rPr>
        <w:t xml:space="preserve">. سالمندان با اختلالات اضطرابی اغلب به دلایل زیادی درمان </w:t>
      </w:r>
      <w:proofErr w:type="spellStart"/>
      <w:r>
        <w:rPr>
          <w:rFonts w:hint="cs"/>
          <w:lang w:bidi="fa-IR"/>
        </w:rPr>
        <w:t>نمی‌شوند</w:t>
      </w:r>
      <w:proofErr w:type="spellEnd"/>
      <w:r>
        <w:rPr>
          <w:rFonts w:hint="cs"/>
          <w:lang w:bidi="fa-IR"/>
        </w:rPr>
        <w:t xml:space="preserve"> یا اغلب علائم خود را تشخیص یا تصدیق </w:t>
      </w:r>
      <w:proofErr w:type="spellStart"/>
      <w:r>
        <w:rPr>
          <w:rFonts w:hint="cs"/>
          <w:lang w:bidi="fa-IR"/>
        </w:rPr>
        <w:t>نمی‌کنند</w:t>
      </w:r>
      <w:proofErr w:type="spellEnd"/>
      <w:r>
        <w:rPr>
          <w:rFonts w:hint="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hint="cs"/>
          <w:lang w:bidi="fa-IR"/>
        </w:rPr>
        <w:t>شده‌اند</w:t>
      </w:r>
      <w:proofErr w:type="spellEnd"/>
      <w:r>
        <w:rPr>
          <w:rFonts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lang w:bidi="fa-IR"/>
        </w:rPr>
        <w:t>بلع</w:t>
      </w:r>
      <w:proofErr w:type="spellEnd"/>
      <w:r>
        <w:rPr>
          <w:rFonts w:hint="cs"/>
          <w:lang w:bidi="fa-IR"/>
        </w:rPr>
        <w:t xml:space="preserve">، لرزش، لرزیدن، تحریک پذیری، تعریق، حالت تهوع و... است. همچنین باید توجه داشت که اضطراب درمان نشده </w:t>
      </w:r>
      <w:proofErr w:type="spellStart"/>
      <w:r>
        <w:rPr>
          <w:rFonts w:hint="cs"/>
          <w:lang w:bidi="fa-IR"/>
        </w:rPr>
        <w:t>می‌تواند</w:t>
      </w:r>
      <w:proofErr w:type="spellEnd"/>
      <w:r>
        <w:rPr>
          <w:rFonts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hint="cs"/>
          <w:lang w:bidi="fa-IR"/>
        </w:rPr>
        <w:t>ساکویا</w:t>
      </w:r>
      <w:proofErr w:type="spellEnd"/>
      <w:r>
        <w:rPr>
          <w:rFonts w:hint="cs"/>
          <w:lang w:bidi="fa-IR"/>
        </w:rPr>
        <w:t xml:space="preserve">، ۲۰۰۸).به این ترتیب، سطوح بالاتر اضطراب سلامتی </w:t>
      </w:r>
      <w:proofErr w:type="spellStart"/>
      <w:r>
        <w:rPr>
          <w:rFonts w:hint="cs"/>
          <w:lang w:bidi="fa-IR"/>
        </w:rPr>
        <w:t>می‌تواند</w:t>
      </w:r>
      <w:proofErr w:type="spellEnd"/>
      <w:r>
        <w:rPr>
          <w:rFonts w:hint="cs"/>
          <w:lang w:bidi="fa-IR"/>
        </w:rPr>
        <w:t xml:space="preserve"> با افزایش اضطراب مرگ در سالمندان همراه باشد که این یافته در نتایج پژوهش حاضر نیز مورد تأیید قرار گرفت.</w:t>
      </w:r>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فرضیه اصلی</w:t>
      </w:r>
      <w:r>
        <w:rPr>
          <w:rFonts w:ascii="Times New Roman" w:eastAsia="Times New Roman" w:hAnsi="Times New Roman" w:hint="cs"/>
          <w:lang w:bidi="fa-IR"/>
        </w:rPr>
        <w:t xml:space="preserve"> پژوهش به این صورت بیان شد که "</w:t>
      </w:r>
      <w:r>
        <w:rPr>
          <w:rFonts w:ascii="Times New Roman" w:eastAsia="Times New Roman" w:hAnsi="Times New Roman" w:hint="cs"/>
          <w:b/>
          <w:bCs/>
          <w:lang w:bidi="fa-IR"/>
        </w:rPr>
        <w:t xml:space="preserve">بین هوش معنوی و اضطراب سلامتی با اضطراب مرگ در سالمندان رابطه وجود دارد." </w:t>
      </w:r>
      <w:r>
        <w:rPr>
          <w:rFonts w:ascii="Times New Roman" w:eastAsia="Times New Roman" w:hAnsi="Times New Roman" w:hint="cs"/>
          <w:lang w:bidi="fa-IR"/>
        </w:rPr>
        <w:t xml:space="preserve">نتایج نشان داد که اضطراب سلامتی و هوش معنوی از قدرت </w:t>
      </w:r>
      <w:proofErr w:type="spellStart"/>
      <w:r>
        <w:rPr>
          <w:rFonts w:ascii="Times New Roman" w:eastAsia="Times New Roman" w:hAnsi="Times New Roman" w:hint="cs"/>
          <w:lang w:bidi="fa-IR"/>
        </w:rPr>
        <w:t>پیش‌بینی‌کنندگی</w:t>
      </w:r>
      <w:proofErr w:type="spellEnd"/>
      <w:r>
        <w:rPr>
          <w:rFonts w:ascii="Times New Roman" w:eastAsia="Times New Roman" w:hAnsi="Times New Roman" w:hint="cs"/>
          <w:lang w:bidi="fa-IR"/>
        </w:rPr>
        <w:t xml:space="preserve"> لازم برای ورود به معادله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برخوردار بودند و در مجموع حدود ۵۴ درصد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مربوط به اضطراب مرگ سالمندان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نمودند.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اضطراب سلامتی با ضریب (β = ۰/۵۲) در سطح ۰۱/۰ </w:t>
      </w:r>
      <w:proofErr w:type="spellStart"/>
      <w:r>
        <w:rPr>
          <w:rFonts w:ascii="Times New Roman" w:eastAsia="Times New Roman" w:hAnsi="Times New Roman" w:hint="cs"/>
          <w:lang w:bidi="fa-IR"/>
        </w:rPr>
        <w:t>به‌صورت</w:t>
      </w:r>
      <w:proofErr w:type="spellEnd"/>
      <w:r>
        <w:rPr>
          <w:rFonts w:ascii="Times New Roman" w:eastAsia="Times New Roman" w:hAnsi="Times New Roman" w:hint="cs"/>
          <w:lang w:bidi="fa-IR"/>
        </w:rPr>
        <w:t xml:space="preserve"> مثبت و هوش معنوی با ضریب (β = -۰/۳۶) در سطح ۰۱/۰ </w:t>
      </w:r>
      <w:proofErr w:type="spellStart"/>
      <w:r>
        <w:rPr>
          <w:rFonts w:ascii="Times New Roman" w:eastAsia="Times New Roman" w:hAnsi="Times New Roman" w:hint="cs"/>
          <w:lang w:bidi="fa-IR"/>
        </w:rPr>
        <w:t>به‌صورت</w:t>
      </w:r>
      <w:proofErr w:type="spellEnd"/>
      <w:r>
        <w:rPr>
          <w:rFonts w:ascii="Times New Roman" w:eastAsia="Times New Roman" w:hAnsi="Times New Roman" w:hint="cs"/>
          <w:lang w:bidi="fa-IR"/>
        </w:rPr>
        <w:t xml:space="preserve"> منفی، اضطراب مرگ سالمندان را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معناداری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نمودند. این یافته نشان داد که این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در سالمندان هستند. در تبیین این یافته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امروزه با </w:t>
      </w:r>
      <w:proofErr w:type="spellStart"/>
      <w:r>
        <w:rPr>
          <w:rFonts w:ascii="Times New Roman" w:eastAsia="Times New Roman" w:hAnsi="Times New Roman" w:hint="cs"/>
          <w:lang w:bidi="fa-IR"/>
        </w:rPr>
        <w:t>پیشرفت‌های</w:t>
      </w:r>
      <w:proofErr w:type="spellEnd"/>
      <w:r>
        <w:rPr>
          <w:rFonts w:ascii="Times New Roman" w:eastAsia="Times New Roman" w:hAnsi="Times New Roman" w:hint="cs"/>
          <w:lang w:bidi="fa-IR"/>
        </w:rPr>
        <w:t xml:space="preserve"> علوم پزشکی و افزایش امید به زندگی، جمعیت سالمندان در جوامع رو به افزایش است. </w:t>
      </w:r>
      <w:r>
        <w:rPr>
          <w:rFonts w:ascii="Times New Roman" w:eastAsia="Times New Roman" w:hAnsi="Times New Roman" w:hint="cs"/>
          <w:lang w:bidi="fa-IR"/>
        </w:rPr>
        <w:lastRenderedPageBreak/>
        <w:t xml:space="preserve">با این حال، سالمندی با بروز تغییرات جسمانی و افزایش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همراه است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افراطی سالمندان به علائم جسمانی و نگرانی از </w:t>
      </w:r>
      <w:proofErr w:type="spellStart"/>
      <w:r>
        <w:rPr>
          <w:rFonts w:ascii="Times New Roman" w:eastAsia="Times New Roman" w:hAnsi="Times New Roman" w:hint="cs"/>
          <w:lang w:bidi="fa-IR"/>
        </w:rPr>
        <w:t>بیماری‌ها</w:t>
      </w:r>
      <w:proofErr w:type="spellEnd"/>
      <w:r>
        <w:rPr>
          <w:rFonts w:ascii="Times New Roman" w:eastAsia="Times New Roman" w:hAnsi="Times New Roman" w:hint="cs"/>
          <w:lang w:bidi="fa-IR"/>
        </w:rPr>
        <w:t xml:space="preserve"> را افزایش داده و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lang w:bidi="fa-IR"/>
        </w:rPr>
        <w:t>واقعیت‌های</w:t>
      </w:r>
      <w:proofErr w:type="spellEnd"/>
      <w:r>
        <w:rPr>
          <w:rFonts w:ascii="Times New Roman" w:eastAsia="Times New Roman" w:hAnsi="Times New Roman" w:hint="cs"/>
          <w:lang w:bidi="fa-IR"/>
        </w:rPr>
        <w:t xml:space="preserve"> بنیادین زندگی، از جمله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کمک کند تا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از زندگی </w:t>
      </w:r>
      <w:proofErr w:type="spellStart"/>
      <w:r>
        <w:rPr>
          <w:rFonts w:ascii="Times New Roman" w:eastAsia="Times New Roman" w:hAnsi="Times New Roman" w:hint="cs"/>
          <w:lang w:bidi="fa-IR"/>
        </w:rPr>
        <w:t>سازگارانه‌تر</w:t>
      </w:r>
      <w:proofErr w:type="spellEnd"/>
      <w:r>
        <w:rPr>
          <w:rFonts w:ascii="Times New Roman" w:eastAsia="Times New Roman" w:hAnsi="Times New Roman" w:hint="cs"/>
          <w:lang w:bidi="fa-IR"/>
        </w:rPr>
        <w:t xml:space="preserve"> مواجه شوند. </w:t>
      </w:r>
      <w:proofErr w:type="spellStart"/>
      <w:r>
        <w:rPr>
          <w:rFonts w:ascii="Times New Roman" w:eastAsia="Times New Roman" w:hAnsi="Times New Roman" w:hint="cs"/>
          <w:lang w:bidi="fa-IR"/>
        </w:rPr>
        <w:t>سالمندانی</w:t>
      </w:r>
      <w:proofErr w:type="spellEnd"/>
      <w:r>
        <w:rPr>
          <w:rFonts w:ascii="Times New Roman" w:eastAsia="Times New Roman" w:hAnsi="Times New Roman" w:hint="cs"/>
          <w:lang w:bidi="fa-IR"/>
        </w:rPr>
        <w:t xml:space="preserve"> که از سطح بالاتری از هوش معنوی برخوردارند، معمولاً نگرش </w:t>
      </w:r>
      <w:proofErr w:type="spellStart"/>
      <w:r>
        <w:rPr>
          <w:rFonts w:ascii="Times New Roman" w:eastAsia="Times New Roman" w:hAnsi="Times New Roman" w:hint="cs"/>
          <w:lang w:bidi="fa-IR"/>
        </w:rPr>
        <w:t>متعادل‌تر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پذیرنده‌تری</w:t>
      </w:r>
      <w:proofErr w:type="spellEnd"/>
      <w:r>
        <w:rPr>
          <w:rFonts w:ascii="Times New Roman" w:eastAsia="Times New Roman" w:hAnsi="Times New Roman" w:hint="cs"/>
          <w:lang w:bidi="fa-IR"/>
        </w:rPr>
        <w:t xml:space="preserve"> نسبت به مرگ دارند و در نتیجه، اضطراب مرگ کمتری را تجربه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است.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کلی،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حاضر در سطح نظری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lang w:bidi="fa-IR"/>
        </w:rPr>
        <w:t>مدل‌های</w:t>
      </w:r>
      <w:proofErr w:type="spellEnd"/>
      <w:r>
        <w:rPr>
          <w:rFonts w:ascii="Times New Roman" w:eastAsia="Times New Roman" w:hAnsi="Times New Roman" w:hint="cs"/>
          <w:lang w:bidi="fa-IR"/>
        </w:rPr>
        <w:t xml:space="preserve"> موجود در حوزه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سالمندی کمک نماید. در سطح عملی نیز نتایج این پژوهش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مبنای تجربی مناسبی برای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آموزشی و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127F0A76" w14:textId="77777777" w:rsidR="00912462" w:rsidRDefault="00000000" w:rsidP="00856470">
      <w:pPr>
        <w:keepNext/>
        <w:keepLines/>
        <w:spacing w:before="240" w:after="100" w:line="276" w:lineRule="auto"/>
        <w:rPr>
          <w:bCs/>
          <w:lang w:bidi="fa-IR"/>
        </w:rPr>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b/>
          <w:bCs/>
          <w:sz w:val="30"/>
          <w:szCs w:val="30"/>
          <w:lang w:bidi="fa-IR"/>
        </w:rPr>
        <w:t>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pPr>
      <w:bookmarkStart w:id="103" w:name="_Toc10031699"/>
      <w:bookmarkStart w:id="104" w:name="_Toc10032695"/>
      <w:bookmarkStart w:id="105" w:name="_Toc10034475"/>
      <w:r>
        <w:rPr>
          <w:rFonts w:ascii="Times New Roman" w:eastAsia="Times New Roman" w:hAnsi="Times New Roman" w:hint="cs"/>
          <w:lang w:bidi="fa-IR"/>
        </w:rPr>
        <w:t>بدیهی است که هر تحقیق دارای محدودیت ها و مشکلاتی می باشد که بیان محدودیت های پژوهش حاضر می تواند برای پژوهشگران آتی راهگشا باشد. مورد ذیل از جمله محدودیت ها پژوهشی حاضر می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اگرچه در پژوهش حاضر از روش </w:t>
      </w:r>
      <w:proofErr w:type="spellStart"/>
      <w:r>
        <w:rPr>
          <w:rFonts w:ascii="Times New Roman" w:eastAsia="Times New Roman" w:hAnsi="Times New Roman" w:hint="cs"/>
          <w:lang w:bidi="fa-IR"/>
        </w:rPr>
        <w:t>نمونه‌گیری</w:t>
      </w:r>
      <w:proofErr w:type="spellEnd"/>
      <w:r>
        <w:rPr>
          <w:rFonts w:ascii="Times New Roman" w:eastAsia="Times New Roman" w:hAnsi="Times New Roman" w:hint="cs"/>
          <w:lang w:bidi="fa-IR"/>
        </w:rPr>
        <w:t xml:space="preserve"> تصادفی ساده استفاده شده است، با این حال محدود بودن حجم نمونه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تعمیم نتایج پژوهش به سایر سالمندان را با احتیاط همراه سازد.</w:t>
      </w:r>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lastRenderedPageBreak/>
        <w:t xml:space="preserve">_ همچنین، جامعه آماری پژوهش حاضر محدود به سالمندان ساکن خانه سالمندان فرشتگان شهر تهران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تعمیم نتایج به سایر سالمندان ساکن در جامعه یا مراکز سالمندی دیگر باید با احتیاط صورت گیرد.</w:t>
      </w:r>
    </w:p>
    <w:p w14:paraId="0150A5A4" w14:textId="77777777" w:rsidR="00912462" w:rsidRDefault="00000000" w:rsidP="00856470">
      <w:pPr>
        <w:keepNext/>
        <w:keepLines/>
        <w:spacing w:before="240" w:after="100" w:line="276" w:lineRule="auto"/>
        <w:rPr>
          <w:bCs/>
          <w:lang w:bidi="fa-IR"/>
        </w:rPr>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b/>
          <w:bCs/>
          <w:sz w:val="30"/>
          <w:szCs w:val="30"/>
          <w:lang w:bidi="fa-IR"/>
        </w:rPr>
        <w:t>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Pr>
          <w:rFonts w:cs="B Titr" w:hint="cs"/>
          <w:b/>
          <w:bCs/>
          <w:sz w:val="30"/>
          <w:szCs w:val="30"/>
          <w:lang w:bidi="fa-IR"/>
        </w:rPr>
        <w:t xml:space="preserve"> </w:t>
      </w:r>
    </w:p>
    <w:p w14:paraId="0DEF2F4A" w14:textId="77777777" w:rsidR="00912462" w:rsidRDefault="00000000" w:rsidP="00856470">
      <w:pPr>
        <w:keepNext/>
        <w:keepLines/>
        <w:spacing w:before="240" w:after="100" w:line="276" w:lineRule="auto"/>
        <w:rPr>
          <w:b/>
          <w:bCs/>
          <w:lang w:bidi="fa-IR"/>
        </w:rPr>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b/>
          <w:bCs/>
          <w:sz w:val="30"/>
          <w:szCs w:val="30"/>
          <w:lang w:bidi="fa-IR"/>
        </w:rPr>
        <w:t>۵-۳-۱- پیشنهادهای پژوهشی</w:t>
      </w:r>
      <w:bookmarkEnd w:id="120"/>
      <w:bookmarkEnd w:id="121"/>
      <w:bookmarkEnd w:id="122"/>
      <w:bookmarkEnd w:id="123"/>
      <w:bookmarkEnd w:id="124"/>
      <w:bookmarkEnd w:id="125"/>
      <w:bookmarkEnd w:id="126"/>
      <w:r>
        <w:rPr>
          <w:rFonts w:cs="B Titr" w:hint="cs"/>
          <w:b/>
          <w:bCs/>
          <w:sz w:val="30"/>
          <w:szCs w:val="30"/>
          <w:lang w:bidi="fa-IR"/>
        </w:rPr>
        <w:t xml:space="preserve"> </w:t>
      </w:r>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3C06A500" w14:textId="77777777" w:rsidR="00912462" w:rsidRDefault="00000000" w:rsidP="00856470">
      <w:pPr>
        <w:keepNext/>
        <w:keepLines/>
        <w:spacing w:before="240" w:after="100" w:line="276" w:lineRule="auto"/>
        <w:rPr>
          <w:b/>
          <w:bCs/>
          <w:lang w:bidi="fa-IR"/>
        </w:rPr>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b/>
          <w:bCs/>
          <w:sz w:val="30"/>
          <w:szCs w:val="30"/>
          <w:lang w:bidi="fa-IR"/>
        </w:rPr>
        <w:t>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pPr>
      <w:r>
        <w:rPr>
          <w:rFonts w:hint="cs"/>
          <w:lang w:bidi="fa-IR"/>
        </w:rPr>
        <w:t xml:space="preserve">_ با توجه به نتایج پژوهش حاضر و </w:t>
      </w:r>
      <w:proofErr w:type="spellStart"/>
      <w:r>
        <w:rPr>
          <w:rFonts w:hint="cs"/>
          <w:lang w:bidi="fa-IR"/>
        </w:rPr>
        <w:t>پژوهش‌های</w:t>
      </w:r>
      <w:proofErr w:type="spellEnd"/>
      <w:r>
        <w:rPr>
          <w:rFonts w:hint="cs"/>
          <w:lang w:bidi="fa-IR"/>
        </w:rPr>
        <w:t xml:space="preserve"> مشابه در زمینه نقش هوش معنوی و اضطراب سلامتی در تبیین اضطراب مرگ سالمندان، </w:t>
      </w:r>
      <w:proofErr w:type="spellStart"/>
      <w:r>
        <w:rPr>
          <w:rFonts w:hint="cs"/>
          <w:lang w:bidi="fa-IR"/>
        </w:rPr>
        <w:t>سیاست‌گذاران</w:t>
      </w:r>
      <w:proofErr w:type="spellEnd"/>
      <w:r>
        <w:rPr>
          <w:rFonts w:hint="cs"/>
          <w:lang w:bidi="fa-IR"/>
        </w:rPr>
        <w:t xml:space="preserve">، </w:t>
      </w:r>
      <w:proofErr w:type="spellStart"/>
      <w:r>
        <w:rPr>
          <w:rFonts w:hint="cs"/>
          <w:lang w:bidi="fa-IR"/>
        </w:rPr>
        <w:t>برنامه‌ریزان</w:t>
      </w:r>
      <w:proofErr w:type="spellEnd"/>
      <w:r>
        <w:rPr>
          <w:rFonts w:hint="cs"/>
          <w:lang w:bidi="fa-IR"/>
        </w:rPr>
        <w:t xml:space="preserve"> و مسئولان حوزه سالمندی </w:t>
      </w:r>
      <w:proofErr w:type="spellStart"/>
      <w:r>
        <w:rPr>
          <w:rFonts w:hint="cs"/>
          <w:lang w:bidi="fa-IR"/>
        </w:rPr>
        <w:t>می‌توانند</w:t>
      </w:r>
      <w:proofErr w:type="spellEnd"/>
      <w:r>
        <w:rPr>
          <w:rFonts w:hint="cs"/>
          <w:lang w:bidi="fa-IR"/>
        </w:rPr>
        <w:t xml:space="preserve"> با </w:t>
      </w:r>
      <w:proofErr w:type="spellStart"/>
      <w:r>
        <w:rPr>
          <w:rFonts w:hint="cs"/>
          <w:lang w:bidi="fa-IR"/>
        </w:rPr>
        <w:t>بهره‌گیری</w:t>
      </w:r>
      <w:proofErr w:type="spellEnd"/>
      <w:r>
        <w:rPr>
          <w:rFonts w:hint="cs"/>
          <w:lang w:bidi="fa-IR"/>
        </w:rPr>
        <w:t xml:space="preserve"> از این </w:t>
      </w:r>
      <w:proofErr w:type="spellStart"/>
      <w:r>
        <w:rPr>
          <w:rFonts w:hint="cs"/>
          <w:lang w:bidi="fa-IR"/>
        </w:rPr>
        <w:t>یافته‌ها</w:t>
      </w:r>
      <w:proofErr w:type="spellEnd"/>
      <w:r>
        <w:rPr>
          <w:rFonts w:hint="cs"/>
          <w:lang w:bidi="fa-IR"/>
        </w:rPr>
        <w:t xml:space="preserve">، در طراحی و اجرای </w:t>
      </w:r>
      <w:proofErr w:type="spellStart"/>
      <w:r>
        <w:rPr>
          <w:rFonts w:hint="cs"/>
          <w:lang w:bidi="fa-IR"/>
        </w:rPr>
        <w:t>برنامه‌های</w:t>
      </w:r>
      <w:proofErr w:type="spellEnd"/>
      <w:r>
        <w:rPr>
          <w:rFonts w:hint="cs"/>
          <w:lang w:bidi="fa-IR"/>
        </w:rPr>
        <w:t xml:space="preserve"> </w:t>
      </w:r>
      <w:proofErr w:type="spellStart"/>
      <w:r>
        <w:rPr>
          <w:rFonts w:hint="cs"/>
          <w:lang w:bidi="fa-IR"/>
        </w:rPr>
        <w:t>مداخله‌ای</w:t>
      </w:r>
      <w:proofErr w:type="spellEnd"/>
      <w:r>
        <w:rPr>
          <w:rFonts w:hint="cs"/>
          <w:lang w:bidi="fa-IR"/>
        </w:rPr>
        <w:t xml:space="preserve"> و آموزشی </w:t>
      </w:r>
      <w:proofErr w:type="spellStart"/>
      <w:r>
        <w:rPr>
          <w:rFonts w:hint="cs"/>
          <w:lang w:bidi="fa-IR"/>
        </w:rPr>
        <w:t>به‌منظور</w:t>
      </w:r>
      <w:proofErr w:type="spellEnd"/>
      <w:r>
        <w:rPr>
          <w:rFonts w:hint="cs"/>
          <w:lang w:bidi="fa-IR"/>
        </w:rPr>
        <w:t xml:space="preserve"> کاهش اضطراب مرگ و ارتقای سلامت روان سالمندان، </w:t>
      </w:r>
      <w:proofErr w:type="spellStart"/>
      <w:r>
        <w:rPr>
          <w:rFonts w:hint="cs"/>
          <w:lang w:bidi="fa-IR"/>
        </w:rPr>
        <w:t>آگاهانه‌تر</w:t>
      </w:r>
      <w:proofErr w:type="spellEnd"/>
      <w:r>
        <w:rPr>
          <w:rFonts w:hint="cs"/>
          <w:lang w:bidi="fa-IR"/>
        </w:rPr>
        <w:t xml:space="preserve"> اقدام نمایند.</w:t>
      </w:r>
    </w:p>
    <w:p w14:paraId="79DFF9BE" w14:textId="77777777" w:rsidR="00912462" w:rsidRDefault="00000000" w:rsidP="00856470">
      <w:pPr>
        <w:keepNext/>
        <w:keepLines/>
        <w:pageBreakBefore/>
        <w:spacing w:before="240" w:after="100" w:line="276" w:lineRule="auto"/>
        <w:rPr>
          <w:lang w:bidi="fa-IR"/>
        </w:rPr>
      </w:pPr>
      <w:r>
        <w:rPr>
          <w:rFonts w:ascii="BLotus" w:hAnsi="Calibri" w:cs="B Titr" w:hint="cs"/>
          <w:b/>
          <w:bCs/>
          <w:sz w:val="30"/>
          <w:szCs w:val="30"/>
          <w:lang w:bidi="fa-IR"/>
        </w:rPr>
        <w:lastRenderedPageBreak/>
        <w:t>منابع</w:t>
      </w:r>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w:t>
      </w:r>
      <w:r>
        <w:rPr>
          <w:rFonts w:ascii="Times New Roman" w:eastAsia="Times New Roman" w:hAnsi="Times New Roman" w:hint="cs"/>
          <w:i/>
          <w:iCs/>
          <w:lang w:bidi="fa-IR"/>
        </w:rPr>
        <w:t>مجله پزشکی دانشگاه علوم پزشکی تبریز</w:t>
      </w:r>
      <w:r>
        <w:rPr>
          <w:rFonts w:ascii="Times New Roman" w:eastAsia="Times New Roman" w:hAnsi="Times New Roman" w:hint="cs"/>
          <w:lang w:bidi="fa-IR"/>
        </w:rPr>
        <w:t>، ۴۵(۵)،۳۸۹–۴۰۱.</w:t>
      </w:r>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رستمی، پ؛ سالک ابراهیمی، ل؛ </w:t>
      </w:r>
      <w:proofErr w:type="spellStart"/>
      <w:r>
        <w:rPr>
          <w:rFonts w:ascii="Times New Roman" w:eastAsia="Times New Roman" w:hAnsi="Times New Roman" w:hint="cs"/>
          <w:lang w:bidi="fa-IR"/>
        </w:rPr>
        <w:t>محمدپوراصل</w:t>
      </w:r>
      <w:proofErr w:type="spellEnd"/>
      <w:r>
        <w:rPr>
          <w:rFonts w:ascii="Times New Roman" w:eastAsia="Times New Roman" w:hAnsi="Times New Roman" w:hint="cs"/>
          <w:lang w:bidi="fa-IR"/>
        </w:rPr>
        <w:t xml:space="preserve">، ا؛ و </w:t>
      </w:r>
      <w:proofErr w:type="spellStart"/>
      <w:r>
        <w:rPr>
          <w:rFonts w:ascii="Times New Roman" w:eastAsia="Times New Roman" w:hAnsi="Times New Roman" w:hint="cs"/>
          <w:lang w:bidi="fa-IR"/>
        </w:rPr>
        <w:t>اله‌وردی‌پور</w:t>
      </w:r>
      <w:proofErr w:type="spellEnd"/>
      <w:r>
        <w:rPr>
          <w:rFonts w:ascii="Times New Roman" w:eastAsia="Times New Roman" w:hAnsi="Times New Roman" w:hint="cs"/>
          <w:lang w:bidi="fa-IR"/>
        </w:rPr>
        <w:t xml:space="preserve">، ح(۱۴۰۲). رابطه احساس تنهایی، منبع کنترل و عدم تحمل ابهام با اضطراب مرگ سالمندان در دوران بیماری کووید-۱۹. </w:t>
      </w:r>
      <w:r>
        <w:rPr>
          <w:rFonts w:ascii="Times New Roman" w:eastAsia="Times New Roman" w:hAnsi="Times New Roman" w:hint="cs"/>
          <w:i/>
          <w:iCs/>
          <w:lang w:bidi="fa-IR"/>
        </w:rPr>
        <w:t>مجله پزشکی دانشگاه علوم پزشکی تبریز</w:t>
      </w:r>
      <w:r>
        <w:rPr>
          <w:rFonts w:ascii="Times New Roman" w:eastAsia="Times New Roman" w:hAnsi="Times New Roman" w:hint="cs"/>
          <w:lang w:bidi="fa-IR"/>
        </w:rPr>
        <w:t>، ۴۵(۶)، ۵۲۸–۵۳۸.</w:t>
      </w:r>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رضایی، ع.، و محمدی، ع. (۱۳۹۵). بررسی رابطه اضطراب سلامتی و اضطراب مرگ در سالمندان شهر تهران. فصلنامه روانشناسی سلامت، ۵(۴)، ۲۷-۳۶.</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کریمی، ف.، </w:t>
      </w:r>
      <w:proofErr w:type="spellStart"/>
      <w:r>
        <w:rPr>
          <w:rFonts w:ascii="Times New Roman" w:eastAsia="Times New Roman" w:hAnsi="Times New Roman" w:hint="cs"/>
          <w:lang w:bidi="fa-IR"/>
        </w:rPr>
        <w:t>بابایی</w:t>
      </w:r>
      <w:proofErr w:type="spellEnd"/>
      <w:r>
        <w:rPr>
          <w:rFonts w:ascii="Times New Roman" w:eastAsia="Times New Roman" w:hAnsi="Times New Roman" w:hint="cs"/>
          <w:lang w:bidi="fa-IR"/>
        </w:rPr>
        <w:t>، ر؛ و محمودی، پ.(۱۴۰۰). نقش میانجی هوش معنوی در رابطه بین اضطراب سلامتی و اضطراب مرگ در سالمندان. نشریه روانشناسی پیری، ۱۰(۱)، ۴۹-۶۰.</w:t>
      </w:r>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محمد پور، ف. (۱۳۹۲). رابطه هوش معنوی و اضطراب مرگ، اولین کنگره بین </w:t>
      </w:r>
      <w:proofErr w:type="spellStart"/>
      <w:r>
        <w:rPr>
          <w:rFonts w:ascii="Times New Roman" w:eastAsia="Times New Roman" w:hAnsi="Times New Roman" w:hint="cs"/>
          <w:lang w:bidi="fa-IR"/>
        </w:rPr>
        <w:t>المللی</w:t>
      </w:r>
      <w:proofErr w:type="spellEnd"/>
      <w:r>
        <w:rPr>
          <w:rFonts w:ascii="Times New Roman" w:eastAsia="Times New Roman" w:hAnsi="Times New Roman" w:hint="cs"/>
          <w:lang w:bidi="fa-IR"/>
        </w:rPr>
        <w:t xml:space="preserve"> فرهنگ و اندیشه دینی.</w:t>
      </w:r>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مهدوی‌کیا</w:t>
      </w:r>
      <w:proofErr w:type="spellEnd"/>
      <w:r>
        <w:rPr>
          <w:rFonts w:ascii="Times New Roman" w:eastAsia="Times New Roman" w:hAnsi="Times New Roman" w:hint="cs"/>
          <w:lang w:bidi="fa-IR"/>
        </w:rPr>
        <w:t>، نسرین؛ حسینی، فاطمه؛ محمدی، علی(۱۳۹۹) رابطه هوش معنوی با اضطراب مرگ در سالمندان. مجله روانشناسی و دین، ۱۰(۳)، ۴۵-۶۰.</w:t>
      </w:r>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نادری، ف. روشنی، خ. (۱۳۹۰). رابطه هوش معنوی و هوش اجتماعی با اضطراب مرگ زنان سالمند. سال دوم، شماره ،۶ .۶۷-۵۵.</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Atchley, R. C. (2016). Social Forces and Aging: An Introduction to Social Gerontology (14 </w:t>
      </w:r>
      <w:proofErr w:type="spellStart"/>
      <w:r>
        <w:rPr>
          <w:rFonts w:ascii="Times New Roman" w:eastAsia="Times New Roman" w:hAnsi="Times New Roman" w:cs="B Lotus"/>
          <w:rtl w:val="0"/>
        </w:rPr>
        <w:t>thed</w:t>
      </w:r>
      <w:proofErr w:type="spellEnd"/>
      <w:r>
        <w:rPr>
          <w:rFonts w:ascii="Times New Roman" w:eastAsia="Times New Roman" w:hAnsi="Times New Roman" w:cs="B Lotus"/>
          <w:rtl w:val="0"/>
        </w:rPr>
        <w:t>). Cengage Learning.</w:t>
      </w:r>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Atchison, K; et al. (2024). Detection of anxiety symptoms and disorders in older adults: A diagnostic accuracy systematic review. </w:t>
      </w:r>
      <w:r>
        <w:rPr>
          <w:rFonts w:ascii="Times New Roman" w:eastAsia="Times New Roman" w:hAnsi="Times New Roman" w:cs="B Lotus"/>
          <w:i/>
          <w:iCs/>
          <w:rtl w:val="0"/>
        </w:rPr>
        <w:t>Age and Ageing</w:t>
      </w:r>
      <w:r>
        <w:rPr>
          <w:rFonts w:ascii="Times New Roman" w:eastAsia="Times New Roman" w:hAnsi="Times New Roman" w:cs="B Lotus"/>
          <w:rtl w:val="0"/>
        </w:rPr>
        <w:t>. https://doi.org/10.1093/ageing/afae122</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Abramowitz, J. S., &amp; Braddock, A. E. (2023). Psychological Treatment of Health Anxiety and Illness Anxiety Disorder. Guilford Press.</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American Psychiatric Association (2022).</w:t>
      </w:r>
      <w:r>
        <w:rPr>
          <w:rFonts w:ascii="Times New Roman" w:hAnsi="Times New Roman"/>
          <w:rtl w:val="0"/>
        </w:rPr>
        <w:t xml:space="preserve"> </w:t>
      </w:r>
      <w:r>
        <w:rPr>
          <w:rFonts w:ascii="Times New Roman" w:eastAsia="Times New Roman" w:hAnsi="Times New Roman" w:cs="B Lotus"/>
          <w:rtl w:val="0"/>
        </w:rPr>
        <w:t>Diagnostic and Statistical Manual of Mental Disorders (5th ed., Text Revision; DSM-5-TR).</w:t>
      </w:r>
      <w:r>
        <w:rPr>
          <w:rFonts w:ascii="Times New Roman" w:eastAsia="Times New Roman" w:hAnsi="Symbol" w:cs="Times New Roman"/>
          <w:rtl w:val="0"/>
        </w:rPr>
        <w:t xml:space="preserve"> </w:t>
      </w:r>
      <w:r>
        <w:rPr>
          <w:rFonts w:ascii="Times New Roman" w:eastAsia="Times New Roman" w:hAnsi="Times New Roman" w:cs="B Lotus"/>
          <w:rtl w:val="0"/>
        </w:rPr>
        <w:t xml:space="preserve">Washington, DC: American Psychiatric Association. </w:t>
      </w:r>
    </w:p>
    <w:p w14:paraId="41847966"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American Psychological Association. (2023). Clinical Practice Guideline for the Treatment of Depression and Anxiety in Older Adults.</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Atchley, R. C. (1989). A Continuity Theory of Normal Aging. The Gerontologist, 29(2), 183–190.</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Atchley, R. C. (2016). Social Forces and Aging: An Introduction to Social Gerontology (14th ed.).</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Beck, J. S., &amp; Haigh, E. A. P. (2014). Advances in Cognitive Theory and Therapy: The Generic Cognitive Model. Annual Review of Clinical Psychology, 10, 1–24. </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Campisi</w:t>
      </w:r>
      <w:proofErr w:type="spellEnd"/>
      <w:r>
        <w:rPr>
          <w:rFonts w:ascii="Times New Roman" w:eastAsia="Times New Roman" w:hAnsi="Times New Roman" w:cs="B Lotus"/>
          <w:rtl w:val="0"/>
        </w:rPr>
        <w:t>, J. (2024). Cellular Senescence and Organismal Aging. Nature Reviews Molecular Cell Biology.</w:t>
      </w:r>
    </w:p>
    <w:p w14:paraId="0227A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Cumming, E; &amp; Henry, W. E. (1961). Growing Old: The Process of Disengagement. New York: Basic Books. </w:t>
      </w:r>
    </w:p>
    <w:p w14:paraId="4775458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Chen, Y; et al. (2023). Effects of Progressive Muscle Relaxation on anxiety, sleep quality, and quality of life in older adults: A systematic review and meta-analysis. Complementary Therapies in Medicine. </w:t>
      </w:r>
    </w:p>
    <w:p w14:paraId="78F9E22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Dowd, J. J. (1975). Aging as Exchange: A Preface to Theory. Journal of Gerontology, 30(5), 584–594.</w:t>
      </w:r>
    </w:p>
    <w:p w14:paraId="2566D2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Erikson, E. H. (1982). The Life Cycle Completed. New York: W. W. Norton.</w:t>
      </w:r>
    </w:p>
    <w:p w14:paraId="74B1150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Erikson, E. H; Erikson, J. M; &amp; </w:t>
      </w:r>
      <w:proofErr w:type="spellStart"/>
      <w:r>
        <w:rPr>
          <w:rFonts w:ascii="Times New Roman" w:eastAsia="Times New Roman" w:hAnsi="Times New Roman" w:cs="B Lotus"/>
          <w:rtl w:val="0"/>
        </w:rPr>
        <w:t>Kivnick</w:t>
      </w:r>
      <w:proofErr w:type="spellEnd"/>
      <w:r>
        <w:rPr>
          <w:rFonts w:ascii="Times New Roman" w:eastAsia="Times New Roman" w:hAnsi="Times New Roman" w:cs="B Lotus"/>
          <w:rtl w:val="0"/>
        </w:rPr>
        <w:t xml:space="preserve">, H. Q. (1986). Vital Involvement in Old Age. New York: W. W. Norton. </w:t>
      </w:r>
    </w:p>
    <w:p w14:paraId="487F92BE"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Fulop</w:t>
      </w:r>
      <w:proofErr w:type="spellEnd"/>
      <w:r>
        <w:rPr>
          <w:rFonts w:ascii="Times New Roman" w:eastAsia="Times New Roman" w:hAnsi="Times New Roman" w:cs="B Lotus"/>
          <w:rtl w:val="0"/>
        </w:rPr>
        <w:t xml:space="preserve">, T; Larbi, A; Dupuis, G., et al. (2023). </w:t>
      </w:r>
      <w:proofErr w:type="spellStart"/>
      <w:r>
        <w:rPr>
          <w:rFonts w:ascii="Times New Roman" w:eastAsia="Times New Roman" w:hAnsi="Times New Roman" w:cs="B Lotus"/>
          <w:rtl w:val="0"/>
        </w:rPr>
        <w:t>Immunosenescence</w:t>
      </w:r>
      <w:proofErr w:type="spellEnd"/>
      <w:r>
        <w:rPr>
          <w:rFonts w:ascii="Times New Roman" w:eastAsia="Times New Roman" w:hAnsi="Times New Roman" w:cs="B Lotus"/>
          <w:rtl w:val="0"/>
        </w:rPr>
        <w:t xml:space="preserve"> and Inflammaging as Two Sides of the Same Coin: Friends or Foes? Frontiers in Immunology.</w:t>
      </w:r>
    </w:p>
    <w:p w14:paraId="612D52A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Fergus, T. A; &amp; </w:t>
      </w:r>
      <w:proofErr w:type="spellStart"/>
      <w:r>
        <w:rPr>
          <w:rFonts w:ascii="Times New Roman" w:eastAsia="Times New Roman" w:hAnsi="Times New Roman" w:cs="B Lotus"/>
          <w:rtl w:val="0"/>
        </w:rPr>
        <w:t>Valentiner</w:t>
      </w:r>
      <w:proofErr w:type="spellEnd"/>
      <w:r>
        <w:rPr>
          <w:rFonts w:ascii="Times New Roman" w:eastAsia="Times New Roman" w:hAnsi="Times New Roman" w:cs="B Lotus"/>
          <w:rtl w:val="0"/>
        </w:rPr>
        <w:t>, D. P. (2022).</w:t>
      </w:r>
      <w:r>
        <w:rPr>
          <w:rFonts w:ascii="Times New Roman" w:hAnsi="Times New Roman"/>
          <w:rtl w:val="0"/>
        </w:rPr>
        <w:t xml:space="preserve"> </w:t>
      </w:r>
      <w:r>
        <w:rPr>
          <w:rFonts w:ascii="Times New Roman" w:eastAsia="Times New Roman" w:hAnsi="Times New Roman" w:cs="B Lotus"/>
          <w:rtl w:val="0"/>
        </w:rPr>
        <w:t>Health anxiety and illness anxiety disorder: Contemporary perspectives and clinical implications.</w:t>
      </w:r>
    </w:p>
    <w:p w14:paraId="22C96D8C"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Gladyshev</w:t>
      </w:r>
      <w:proofErr w:type="spellEnd"/>
      <w:r>
        <w:rPr>
          <w:rFonts w:ascii="Times New Roman" w:eastAsia="Times New Roman" w:hAnsi="Times New Roman" w:cs="B Lotus"/>
          <w:rtl w:val="0"/>
        </w:rPr>
        <w:t>, V. N. (2024). The Biology of Aging. Nature Reviews Molecular Cell Biology.</w:t>
      </w:r>
    </w:p>
    <w:p w14:paraId="247C5E44"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Gould, R. L., et al. (2022). Cognitive </w:t>
      </w:r>
      <w:proofErr w:type="spellStart"/>
      <w:r>
        <w:rPr>
          <w:rFonts w:ascii="Times New Roman" w:eastAsia="Times New Roman" w:hAnsi="Times New Roman" w:cs="B Lotus"/>
          <w:rtl w:val="0"/>
        </w:rPr>
        <w:t>behavioural</w:t>
      </w:r>
      <w:proofErr w:type="spellEnd"/>
      <w:r>
        <w:rPr>
          <w:rFonts w:ascii="Times New Roman" w:eastAsia="Times New Roman" w:hAnsi="Times New Roman" w:cs="B Lotus"/>
          <w:rtl w:val="0"/>
        </w:rPr>
        <w:t xml:space="preserve"> therapy for depression and anxiety in older people: A systematic review and meta-analysis. Age and Ageing.</w:t>
      </w:r>
    </w:p>
    <w:p w14:paraId="5239185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Goodarzi</w:t>
      </w:r>
      <w:proofErr w:type="spellEnd"/>
      <w:r>
        <w:rPr>
          <w:rFonts w:ascii="Times New Roman" w:eastAsia="Times New Roman" w:hAnsi="Times New Roman" w:cs="B Lotus"/>
          <w:rtl w:val="0"/>
        </w:rPr>
        <w:t xml:space="preserve">, F; </w:t>
      </w:r>
      <w:proofErr w:type="spellStart"/>
      <w:r>
        <w:rPr>
          <w:rFonts w:ascii="Times New Roman" w:eastAsia="Times New Roman" w:hAnsi="Times New Roman" w:cs="B Lotus"/>
          <w:rtl w:val="0"/>
        </w:rPr>
        <w:t>Khoshravesh</w:t>
      </w:r>
      <w:proofErr w:type="spellEnd"/>
      <w:r>
        <w:rPr>
          <w:rFonts w:ascii="Times New Roman" w:eastAsia="Times New Roman" w:hAnsi="Times New Roman" w:cs="B Lotus"/>
          <w:rtl w:val="0"/>
        </w:rPr>
        <w:t xml:space="preserve">, S., </w:t>
      </w:r>
      <w:proofErr w:type="spellStart"/>
      <w:r>
        <w:rPr>
          <w:rFonts w:ascii="Times New Roman" w:eastAsia="Times New Roman" w:hAnsi="Times New Roman" w:cs="B Lotus"/>
          <w:rtl w:val="0"/>
        </w:rPr>
        <w:t>Ayubi</w:t>
      </w:r>
      <w:proofErr w:type="spellEnd"/>
      <w:r>
        <w:rPr>
          <w:rFonts w:ascii="Times New Roman" w:eastAsia="Times New Roman" w:hAnsi="Times New Roman" w:cs="B Lotus"/>
          <w:rtl w:val="0"/>
        </w:rPr>
        <w:t xml:space="preserve">, E; </w:t>
      </w:r>
      <w:proofErr w:type="spellStart"/>
      <w:r>
        <w:rPr>
          <w:rFonts w:ascii="Times New Roman" w:eastAsia="Times New Roman" w:hAnsi="Times New Roman" w:cs="B Lotus"/>
          <w:rtl w:val="0"/>
        </w:rPr>
        <w:t>Bashirian</w:t>
      </w:r>
      <w:proofErr w:type="spellEnd"/>
      <w:r>
        <w:rPr>
          <w:rFonts w:ascii="Times New Roman" w:eastAsia="Times New Roman" w:hAnsi="Times New Roman" w:cs="B Lotus"/>
          <w:rtl w:val="0"/>
        </w:rPr>
        <w:t xml:space="preserve">, S; &amp; </w:t>
      </w:r>
      <w:proofErr w:type="spellStart"/>
      <w:r>
        <w:rPr>
          <w:rFonts w:ascii="Times New Roman" w:eastAsia="Times New Roman" w:hAnsi="Times New Roman" w:cs="B Lotus"/>
          <w:rtl w:val="0"/>
        </w:rPr>
        <w:t>Barati</w:t>
      </w:r>
      <w:proofErr w:type="spellEnd"/>
      <w:r>
        <w:rPr>
          <w:rFonts w:ascii="Times New Roman" w:eastAsia="Times New Roman" w:hAnsi="Times New Roman" w:cs="B Lotus"/>
          <w:rtl w:val="0"/>
        </w:rPr>
        <w:t xml:space="preserve">, M. (2024). Psychosocial determinants of functional independence among older adults: A systematic review and meta-analysis. </w:t>
      </w:r>
      <w:r>
        <w:rPr>
          <w:rFonts w:ascii="Times New Roman" w:eastAsia="Times New Roman" w:hAnsi="Times New Roman" w:cs="B Lotus"/>
          <w:i/>
          <w:iCs/>
          <w:rtl w:val="0"/>
        </w:rPr>
        <w:t>Health Promotion Perspectives, 14</w:t>
      </w:r>
      <w:r>
        <w:rPr>
          <w:rFonts w:ascii="Times New Roman" w:eastAsia="Times New Roman" w:hAnsi="Times New Roman" w:cs="B Lotus"/>
          <w:rtl w:val="0"/>
        </w:rPr>
        <w:t>(1), 32–43. https://doi.org/10.34172/hpp.42354</w:t>
      </w:r>
    </w:p>
    <w:p w14:paraId="73679F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Havighurst, R. J. (1961). Successful Aging. In The Gerontologist.</w:t>
      </w:r>
    </w:p>
    <w:p w14:paraId="696FAE5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Havighurst, R. J., </w:t>
      </w:r>
      <w:proofErr w:type="spellStart"/>
      <w:r>
        <w:rPr>
          <w:rFonts w:ascii="Times New Roman" w:eastAsia="Times New Roman" w:hAnsi="Times New Roman" w:cs="B Lotus"/>
          <w:rtl w:val="0"/>
        </w:rPr>
        <w:t>Neugarten</w:t>
      </w:r>
      <w:proofErr w:type="spellEnd"/>
      <w:r>
        <w:rPr>
          <w:rFonts w:ascii="Times New Roman" w:eastAsia="Times New Roman" w:hAnsi="Times New Roman" w:cs="B Lotus"/>
          <w:rtl w:val="0"/>
        </w:rPr>
        <w:t>, B. L., &amp; Tobin, S. S. (1968). Disengagement and Patterns of Aging. In Middle Age and Aging.</w:t>
      </w:r>
    </w:p>
    <w:p w14:paraId="7C7F94F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Hooyman</w:t>
      </w:r>
      <w:proofErr w:type="spellEnd"/>
      <w:r>
        <w:rPr>
          <w:rFonts w:ascii="Times New Roman" w:eastAsia="Times New Roman" w:hAnsi="Times New Roman" w:cs="B Lotus"/>
          <w:rtl w:val="0"/>
        </w:rPr>
        <w:t xml:space="preserve">, N. R., &amp; </w:t>
      </w:r>
      <w:proofErr w:type="spellStart"/>
      <w:r>
        <w:rPr>
          <w:rFonts w:ascii="Times New Roman" w:eastAsia="Times New Roman" w:hAnsi="Times New Roman" w:cs="B Lotus"/>
          <w:rtl w:val="0"/>
        </w:rPr>
        <w:t>Kiyak</w:t>
      </w:r>
      <w:proofErr w:type="spellEnd"/>
      <w:r>
        <w:rPr>
          <w:rFonts w:ascii="Times New Roman" w:eastAsia="Times New Roman" w:hAnsi="Times New Roman" w:cs="B Lotus"/>
          <w:rtl w:val="0"/>
        </w:rPr>
        <w:t>, H. A. (2015). Social Gerontology: A Multidisciplinary Perspective (10th ed.).</w:t>
      </w:r>
    </w:p>
    <w:p w14:paraId="4582E0B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Huang, Y; et al. (2023). Meaning in life, spirituality, and death anxiety among older adults: The mediating role of psychological adjustment.</w:t>
      </w:r>
    </w:p>
    <w:p w14:paraId="48F462D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Harding, R., et al. (2005). The prevalence and burden of symptoms amongst cancer patients attending a palliative care day </w:t>
      </w:r>
      <w:proofErr w:type="spellStart"/>
      <w:r>
        <w:rPr>
          <w:rFonts w:ascii="Times New Roman" w:eastAsia="Times New Roman" w:hAnsi="Times New Roman" w:cs="B Lotus"/>
          <w:rtl w:val="0"/>
        </w:rPr>
        <w:t>centre</w:t>
      </w:r>
      <w:proofErr w:type="spellEnd"/>
      <w:r>
        <w:rPr>
          <w:rFonts w:ascii="Times New Roman" w:eastAsia="Times New Roman" w:hAnsi="Times New Roman" w:cs="B Lotus"/>
          <w:rtl w:val="0"/>
        </w:rPr>
        <w:t>. Palliative Medicine, 19(6), 556–562.</w:t>
      </w:r>
    </w:p>
    <w:p w14:paraId="6280A41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Jafari-</w:t>
      </w:r>
      <w:proofErr w:type="spellStart"/>
      <w:r>
        <w:rPr>
          <w:rFonts w:ascii="Times New Roman" w:eastAsia="Times New Roman" w:hAnsi="Times New Roman" w:cs="B Lotus"/>
          <w:rtl w:val="0"/>
        </w:rPr>
        <w:t>Koulaee</w:t>
      </w:r>
      <w:proofErr w:type="spellEnd"/>
      <w:r>
        <w:rPr>
          <w:rFonts w:ascii="Times New Roman" w:eastAsia="Times New Roman" w:hAnsi="Times New Roman" w:cs="B Lotus"/>
          <w:rtl w:val="0"/>
        </w:rPr>
        <w:t xml:space="preserve">, A., Mohammadi, E., Fox, M. T., </w:t>
      </w:r>
      <w:proofErr w:type="spellStart"/>
      <w:r>
        <w:rPr>
          <w:rFonts w:ascii="Times New Roman" w:eastAsia="Times New Roman" w:hAnsi="Times New Roman" w:cs="B Lotus"/>
          <w:rtl w:val="0"/>
        </w:rPr>
        <w:t>Rasekhi</w:t>
      </w:r>
      <w:proofErr w:type="spellEnd"/>
      <w:r>
        <w:rPr>
          <w:rFonts w:ascii="Times New Roman" w:eastAsia="Times New Roman" w:hAnsi="Times New Roman" w:cs="B Lotus"/>
          <w:rtl w:val="0"/>
        </w:rPr>
        <w:t xml:space="preserve">, A., &amp; Akha, O. (2024). Predictors of basic and instrumental activities of daily living among older adults with multiple chronic conditions. </w:t>
      </w:r>
      <w:r>
        <w:rPr>
          <w:rFonts w:ascii="Times New Roman" w:eastAsia="Times New Roman" w:hAnsi="Times New Roman" w:cs="B Lotus"/>
          <w:i/>
          <w:iCs/>
          <w:rtl w:val="0"/>
        </w:rPr>
        <w:t>BMC Geriatrics, 24</w:t>
      </w:r>
      <w:r>
        <w:rPr>
          <w:rFonts w:ascii="Times New Roman" w:eastAsia="Times New Roman" w:hAnsi="Times New Roman" w:cs="B Lotus"/>
          <w:rtl w:val="0"/>
        </w:rPr>
        <w:t>, 383. https://doi.org/10.1186/s12877-024-04947-w</w:t>
      </w:r>
    </w:p>
    <w:p w14:paraId="7C23622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King, D. B., &amp; </w:t>
      </w:r>
      <w:proofErr w:type="spellStart"/>
      <w:r>
        <w:rPr>
          <w:rFonts w:ascii="Times New Roman" w:eastAsia="Times New Roman" w:hAnsi="Times New Roman" w:cs="B Lotus"/>
          <w:rtl w:val="0"/>
        </w:rPr>
        <w:t>DeCicco</w:t>
      </w:r>
      <w:proofErr w:type="spellEnd"/>
      <w:r>
        <w:rPr>
          <w:rFonts w:ascii="Times New Roman" w:eastAsia="Times New Roman" w:hAnsi="Times New Roman" w:cs="B Lotus"/>
          <w:rtl w:val="0"/>
        </w:rPr>
        <w:t xml:space="preserve">, T. L. (2009). A viable model and self-report measure of spiritual intelligence. International Journal of Transpersonal Studies, 28, 68–85. </w:t>
      </w:r>
    </w:p>
    <w:p w14:paraId="7479C95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Kaplan, S; et al. (2024). Non-pharmacological interventions for anxiety in older adults: An updated systematic review. Age and Ageing. </w:t>
      </w:r>
    </w:p>
    <w:p w14:paraId="7F2EC20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Koenig, H. G. (2023). Religion, Spirituality, and Health: Research and Clinical Implications. International Journal of Psychiatry in Medicine.</w:t>
      </w:r>
    </w:p>
    <w:p w14:paraId="3FD6B79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King, D. B. (2021).</w:t>
      </w:r>
      <w:r>
        <w:rPr>
          <w:rFonts w:ascii="Times New Roman" w:hAnsi="Times New Roman"/>
          <w:rtl w:val="0"/>
        </w:rPr>
        <w:t xml:space="preserve"> </w:t>
      </w:r>
      <w:r>
        <w:rPr>
          <w:rFonts w:ascii="Times New Roman" w:eastAsia="Times New Roman" w:hAnsi="Times New Roman" w:cs="B Lotus"/>
          <w:rtl w:val="0"/>
        </w:rPr>
        <w:t>Rethinking spiritual intelligence: A cognitive approach to spiritual abilities.</w:t>
      </w:r>
    </w:p>
    <w:p w14:paraId="2B4E4AD1"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Kikas</w:t>
      </w:r>
      <w:proofErr w:type="spellEnd"/>
      <w:r>
        <w:rPr>
          <w:rFonts w:ascii="Times New Roman" w:eastAsia="Times New Roman" w:hAnsi="Times New Roman" w:cs="B Lotus"/>
          <w:rtl w:val="0"/>
        </w:rPr>
        <w:t xml:space="preserve">, K; Werner-Seidler, A; Upton, E., &amp; Newby, J. M. (2024). Illness anxiety disorder: A review of the current research and future directions. </w:t>
      </w:r>
      <w:r>
        <w:rPr>
          <w:rFonts w:ascii="Times New Roman" w:eastAsia="Times New Roman" w:hAnsi="Times New Roman" w:cs="B Lotus"/>
          <w:i/>
          <w:iCs/>
          <w:rtl w:val="0"/>
        </w:rPr>
        <w:t>Current Psychiatry Reports, 26</w:t>
      </w:r>
      <w:r>
        <w:rPr>
          <w:rFonts w:ascii="Times New Roman" w:eastAsia="Times New Roman" w:hAnsi="Times New Roman" w:cs="B Lotus"/>
          <w:rtl w:val="0"/>
        </w:rPr>
        <w:t xml:space="preserve">(7), 331–339. </w:t>
      </w:r>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López-</w:t>
      </w:r>
      <w:proofErr w:type="spellStart"/>
      <w:r>
        <w:rPr>
          <w:rFonts w:ascii="Times New Roman" w:eastAsia="Times New Roman" w:hAnsi="Times New Roman" w:cs="B Lotus"/>
          <w:rtl w:val="0"/>
        </w:rPr>
        <w:t>Otín</w:t>
      </w:r>
      <w:proofErr w:type="spellEnd"/>
      <w:r>
        <w:rPr>
          <w:rFonts w:ascii="Times New Roman" w:eastAsia="Times New Roman" w:hAnsi="Times New Roman" w:cs="B Lotus"/>
          <w:rtl w:val="0"/>
        </w:rPr>
        <w:t xml:space="preserve">, C; </w:t>
      </w:r>
      <w:proofErr w:type="spellStart"/>
      <w:r>
        <w:rPr>
          <w:rFonts w:ascii="Times New Roman" w:eastAsia="Times New Roman" w:hAnsi="Times New Roman" w:cs="B Lotus"/>
          <w:rtl w:val="0"/>
        </w:rPr>
        <w:t>Blasco</w:t>
      </w:r>
      <w:proofErr w:type="spellEnd"/>
      <w:r>
        <w:rPr>
          <w:rFonts w:ascii="Times New Roman" w:eastAsia="Times New Roman" w:hAnsi="Times New Roman" w:cs="B Lotus"/>
          <w:rtl w:val="0"/>
        </w:rPr>
        <w:t>, M. A., Partridge, L., Serrano, M., &amp; Kroemer, G. (2023). Hallmarks of Aging: An Expanding Universe. Cell.</w:t>
      </w:r>
    </w:p>
    <w:p w14:paraId="06B2C36E"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Martin, L. L; et al. (2023). Death anxiety, meaning in life, and psychological adjustment: Contemporary perspectives.</w:t>
      </w:r>
    </w:p>
    <w:p w14:paraId="12FFFE7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Mayer, J. D; &amp; Salovey, P. (2020). The Intelligence of Emotional Intelligence. </w:t>
      </w:r>
    </w:p>
    <w:p w14:paraId="01D31612"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Miri, S; Farhadi, B., </w:t>
      </w:r>
      <w:proofErr w:type="spellStart"/>
      <w:r>
        <w:rPr>
          <w:rFonts w:ascii="Times New Roman" w:eastAsia="Times New Roman" w:hAnsi="Times New Roman" w:cs="B Lotus"/>
          <w:rtl w:val="0"/>
        </w:rPr>
        <w:t>Takasi</w:t>
      </w:r>
      <w:proofErr w:type="spellEnd"/>
      <w:r>
        <w:rPr>
          <w:rFonts w:ascii="Times New Roman" w:eastAsia="Times New Roman" w:hAnsi="Times New Roman" w:cs="B Lotus"/>
          <w:rtl w:val="0"/>
        </w:rPr>
        <w:t xml:space="preserve">, P; </w:t>
      </w:r>
      <w:proofErr w:type="spellStart"/>
      <w:r>
        <w:rPr>
          <w:rFonts w:ascii="Times New Roman" w:eastAsia="Times New Roman" w:hAnsi="Times New Roman" w:cs="B Lotus"/>
          <w:rtl w:val="0"/>
        </w:rPr>
        <w:t>Ghorbani</w:t>
      </w:r>
      <w:proofErr w:type="spellEnd"/>
      <w:r>
        <w:rPr>
          <w:rFonts w:ascii="Times New Roman" w:eastAsia="Times New Roman" w:hAnsi="Times New Roman" w:cs="B Lotus"/>
          <w:rtl w:val="0"/>
        </w:rPr>
        <w:t xml:space="preserve"> </w:t>
      </w:r>
      <w:proofErr w:type="spellStart"/>
      <w:r>
        <w:rPr>
          <w:rFonts w:ascii="Times New Roman" w:eastAsia="Times New Roman" w:hAnsi="Times New Roman" w:cs="B Lotus"/>
          <w:rtl w:val="0"/>
        </w:rPr>
        <w:t>Vajargah</w:t>
      </w:r>
      <w:proofErr w:type="spellEnd"/>
      <w:r>
        <w:rPr>
          <w:rFonts w:ascii="Times New Roman" w:eastAsia="Times New Roman" w:hAnsi="Times New Roman" w:cs="B Lotus"/>
          <w:rtl w:val="0"/>
        </w:rPr>
        <w:t xml:space="preserve">, P; &amp; </w:t>
      </w:r>
      <w:proofErr w:type="spellStart"/>
      <w:r>
        <w:rPr>
          <w:rFonts w:ascii="Times New Roman" w:eastAsia="Times New Roman" w:hAnsi="Times New Roman" w:cs="B Lotus"/>
          <w:rtl w:val="0"/>
        </w:rPr>
        <w:t>Karkhah</w:t>
      </w:r>
      <w:proofErr w:type="spellEnd"/>
      <w:r>
        <w:rPr>
          <w:rFonts w:ascii="Times New Roman" w:eastAsia="Times New Roman" w:hAnsi="Times New Roman" w:cs="B Lotus"/>
          <w:rtl w:val="0"/>
        </w:rPr>
        <w:t xml:space="preserve">, S. (2024). Physical independence and related factors among older adults: A systematic review and meta-analysis. </w:t>
      </w:r>
      <w:r>
        <w:rPr>
          <w:rFonts w:ascii="Times New Roman" w:eastAsia="Times New Roman" w:hAnsi="Times New Roman" w:cs="B Lotus"/>
          <w:i/>
          <w:iCs/>
          <w:rtl w:val="0"/>
        </w:rPr>
        <w:t>Annals of Medicine &amp; Surgery, 86</w:t>
      </w:r>
      <w:r>
        <w:rPr>
          <w:rFonts w:ascii="Times New Roman" w:eastAsia="Times New Roman" w:hAnsi="Times New Roman" w:cs="B Lotus"/>
          <w:rtl w:val="0"/>
        </w:rPr>
        <w:t xml:space="preserve">(6), 3400–3408. </w:t>
      </w:r>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Mohamadzadeh</w:t>
      </w:r>
      <w:proofErr w:type="spellEnd"/>
      <w:r>
        <w:rPr>
          <w:rFonts w:ascii="Times New Roman" w:eastAsia="Times New Roman" w:hAnsi="Times New Roman" w:cs="B Lotus"/>
          <w:rtl w:val="0"/>
        </w:rPr>
        <w:t xml:space="preserve">, M; </w:t>
      </w:r>
      <w:proofErr w:type="spellStart"/>
      <w:r>
        <w:rPr>
          <w:rFonts w:ascii="Times New Roman" w:eastAsia="Times New Roman" w:hAnsi="Times New Roman" w:cs="B Lotus"/>
          <w:rtl w:val="0"/>
        </w:rPr>
        <w:t>Zanjari</w:t>
      </w:r>
      <w:proofErr w:type="spellEnd"/>
      <w:r>
        <w:rPr>
          <w:rFonts w:ascii="Times New Roman" w:eastAsia="Times New Roman" w:hAnsi="Times New Roman" w:cs="B Lotus"/>
          <w:rtl w:val="0"/>
        </w:rPr>
        <w:t xml:space="preserve">, N; </w:t>
      </w:r>
      <w:proofErr w:type="spellStart"/>
      <w:r>
        <w:rPr>
          <w:rFonts w:ascii="Times New Roman" w:eastAsia="Times New Roman" w:hAnsi="Times New Roman" w:cs="B Lotus"/>
          <w:rtl w:val="0"/>
        </w:rPr>
        <w:t>Delbari</w:t>
      </w:r>
      <w:proofErr w:type="spellEnd"/>
      <w:r>
        <w:rPr>
          <w:rFonts w:ascii="Times New Roman" w:eastAsia="Times New Roman" w:hAnsi="Times New Roman" w:cs="B Lotus"/>
          <w:rtl w:val="0"/>
        </w:rPr>
        <w:t xml:space="preserve">, A; </w:t>
      </w:r>
      <w:proofErr w:type="spellStart"/>
      <w:r>
        <w:rPr>
          <w:rFonts w:ascii="Times New Roman" w:eastAsia="Times New Roman" w:hAnsi="Times New Roman" w:cs="B Lotus"/>
          <w:rtl w:val="0"/>
        </w:rPr>
        <w:t>Foroughan</w:t>
      </w:r>
      <w:proofErr w:type="spellEnd"/>
      <w:r>
        <w:rPr>
          <w:rFonts w:ascii="Times New Roman" w:eastAsia="Times New Roman" w:hAnsi="Times New Roman" w:cs="B Lotus"/>
          <w:rtl w:val="0"/>
        </w:rPr>
        <w:t xml:space="preserve">, M; &amp; </w:t>
      </w:r>
      <w:proofErr w:type="spellStart"/>
      <w:r>
        <w:rPr>
          <w:rFonts w:ascii="Times New Roman" w:eastAsia="Times New Roman" w:hAnsi="Times New Roman" w:cs="B Lotus"/>
          <w:rtl w:val="0"/>
        </w:rPr>
        <w:t>Tabesh</w:t>
      </w:r>
      <w:proofErr w:type="spellEnd"/>
      <w:r>
        <w:rPr>
          <w:rFonts w:ascii="Times New Roman" w:eastAsia="Times New Roman" w:hAnsi="Times New Roman" w:cs="B Lotus"/>
          <w:rtl w:val="0"/>
        </w:rPr>
        <w:t xml:space="preserve">, H. (2024). Factors associated with subjective successful aging among Iranian older adults: A cross-sectional analysis. </w:t>
      </w:r>
      <w:r>
        <w:rPr>
          <w:rFonts w:ascii="Times New Roman" w:eastAsia="Times New Roman" w:hAnsi="Times New Roman" w:cs="B Lotus"/>
          <w:i/>
          <w:iCs/>
          <w:rtl w:val="0"/>
        </w:rPr>
        <w:t>Iranian Journal of Nursing and Midwifery Research, 29</w:t>
      </w:r>
      <w:r>
        <w:rPr>
          <w:rFonts w:ascii="Times New Roman" w:eastAsia="Times New Roman" w:hAnsi="Times New Roman" w:cs="B Lotus"/>
          <w:rtl w:val="0"/>
        </w:rPr>
        <w:t>(5), 583–589. https://doi.org/10.4103/ijnmr.ijnmr_260_23</w:t>
      </w:r>
    </w:p>
    <w:p w14:paraId="6AEBA64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Multiple perspectives of spiritual intelligence: A systematic literature review. (2024). </w:t>
      </w:r>
      <w:r>
        <w:rPr>
          <w:rFonts w:ascii="Times New Roman" w:eastAsia="Times New Roman" w:hAnsi="Times New Roman" w:cs="B Lotus"/>
          <w:i/>
          <w:iCs/>
          <w:rtl w:val="0"/>
        </w:rPr>
        <w:t>Social Sciences &amp; Humanities Open, 9</w:t>
      </w:r>
      <w:r>
        <w:rPr>
          <w:rFonts w:ascii="Times New Roman" w:eastAsia="Times New Roman" w:hAnsi="Times New Roman" w:cs="B Lotus"/>
          <w:rtl w:val="0"/>
        </w:rPr>
        <w:t>, 100879. https://doi.org/10.1016/j.ssaho.2024.100879</w:t>
      </w:r>
    </w:p>
    <w:p w14:paraId="6D578A06"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Nikolich-Žugich</w:t>
      </w:r>
      <w:proofErr w:type="spellEnd"/>
      <w:r>
        <w:rPr>
          <w:rFonts w:ascii="Times New Roman" w:eastAsia="Times New Roman" w:hAnsi="Times New Roman" w:cs="B Lotus"/>
          <w:rtl w:val="0"/>
        </w:rPr>
        <w:t>, J; et al. (2023). The twilight of immunity: emerging concepts in aging of the immune system. Nature Immunology.</w:t>
      </w:r>
    </w:p>
    <w:p w14:paraId="5256EEE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Nordgren</w:t>
      </w:r>
      <w:proofErr w:type="spellEnd"/>
      <w:r>
        <w:rPr>
          <w:rFonts w:ascii="Times New Roman" w:eastAsia="Times New Roman" w:hAnsi="Times New Roman" w:cs="B Lotus"/>
          <w:rtl w:val="0"/>
        </w:rPr>
        <w:t xml:space="preserve">, L. F; van </w:t>
      </w:r>
      <w:proofErr w:type="spellStart"/>
      <w:r>
        <w:rPr>
          <w:rFonts w:ascii="Times New Roman" w:eastAsia="Times New Roman" w:hAnsi="Times New Roman" w:cs="B Lotus"/>
          <w:rtl w:val="0"/>
        </w:rPr>
        <w:t>Harreveld</w:t>
      </w:r>
      <w:proofErr w:type="spellEnd"/>
      <w:r>
        <w:rPr>
          <w:rFonts w:ascii="Times New Roman" w:eastAsia="Times New Roman" w:hAnsi="Times New Roman" w:cs="B Lotus"/>
          <w:rtl w:val="0"/>
        </w:rPr>
        <w:t xml:space="preserve">, F., &amp; van der </w:t>
      </w:r>
      <w:proofErr w:type="spellStart"/>
      <w:r>
        <w:rPr>
          <w:rFonts w:ascii="Times New Roman" w:eastAsia="Times New Roman" w:hAnsi="Times New Roman" w:cs="B Lotus"/>
          <w:rtl w:val="0"/>
        </w:rPr>
        <w:t>Pligt</w:t>
      </w:r>
      <w:proofErr w:type="spellEnd"/>
      <w:r>
        <w:rPr>
          <w:rFonts w:ascii="Times New Roman" w:eastAsia="Times New Roman" w:hAnsi="Times New Roman" w:cs="B Lotus"/>
          <w:rtl w:val="0"/>
        </w:rPr>
        <w:t>, J. (2022). The psychology of death anxiety and mortality salience.</w:t>
      </w:r>
    </w:p>
    <w:p w14:paraId="6C18155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National Institute on Aging. (2023). Mental Health and Older Adults.</w:t>
      </w:r>
    </w:p>
    <w:p w14:paraId="72F6B8D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Noyes, R; Stuart, S., Langbehn, D. R; &amp; Happel, R. L. (2005). Anxiety and fear of death in hypochondriasis. Depression and Anxiety, 21(3), 153–162. </w:t>
      </w:r>
    </w:p>
    <w:p w14:paraId="7E1EDA9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Liu, Y., Zhang, X., Fu, X., Li, W., Wang, Y., &amp; Lu, W. (2025). Successful aging rates of global older adults: A systematic review and meta-analysis. </w:t>
      </w:r>
      <w:r>
        <w:rPr>
          <w:rFonts w:ascii="Times New Roman" w:eastAsia="Times New Roman" w:hAnsi="Times New Roman" w:cs="B Lotus"/>
          <w:i/>
          <w:iCs/>
          <w:rtl w:val="0"/>
        </w:rPr>
        <w:t>Journal of the American Medical Directors Association, 26</w:t>
      </w:r>
      <w:r>
        <w:rPr>
          <w:rFonts w:ascii="Times New Roman" w:eastAsia="Times New Roman" w:hAnsi="Times New Roman" w:cs="B Lotus"/>
          <w:rtl w:val="0"/>
        </w:rPr>
        <w:t xml:space="preserve">(6), 105334. </w:t>
      </w:r>
      <w:hyperlink r:id="rId13" w:history="1">
        <w:r>
          <w:rPr>
            <w:rFonts w:ascii="Times New Roman" w:eastAsia="Times New Roman" w:hAnsi="Times New Roman" w:cs="B Lotus"/>
            <w:rtl w:val="0"/>
          </w:rPr>
          <w:t>https://doi.org/10.1016/j.jamda.2024.105334</w:t>
        </w:r>
      </w:hyperlink>
      <w:r>
        <w:rPr>
          <w:rFonts w:ascii="Times New Roman" w:eastAsia="Times New Roman" w:hAnsi="Times New Roman" w:cs="B Lotus"/>
          <w:rtl w:val="0"/>
        </w:rPr>
        <w:t>.</w:t>
      </w:r>
    </w:p>
    <w:p w14:paraId="00B59B45"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Levin, J., Chatters, L. M., &amp; Taylor, R. J. (2011). Theory in religion, aging, and health: An overview. Journal of Religion and Health, 50(2), 389–406.</w:t>
      </w:r>
    </w:p>
    <w:p w14:paraId="52125EA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Pinto, C. T; Guedes, L., Pinto, S; &amp; Nunes, R. (2024). Spiritual intelligence: A scoping review on the gateway to mental health. </w:t>
      </w:r>
      <w:r>
        <w:rPr>
          <w:rFonts w:ascii="Times New Roman" w:eastAsia="Times New Roman" w:hAnsi="Times New Roman" w:cs="B Lotus"/>
          <w:i/>
          <w:iCs/>
          <w:rtl w:val="0"/>
        </w:rPr>
        <w:t>Global Health Action, 17</w:t>
      </w:r>
      <w:r>
        <w:rPr>
          <w:rFonts w:ascii="Times New Roman" w:eastAsia="Times New Roman" w:hAnsi="Times New Roman" w:cs="B Lotus"/>
          <w:rtl w:val="0"/>
        </w:rPr>
        <w:t xml:space="preserve">(1), 2362310. </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Sternberg, R. J. (2021). Adaptive Intelligence: Surviving and Thriving in Times of Uncertainty. Cambridge University Press.</w:t>
      </w:r>
    </w:p>
    <w:p w14:paraId="22C1A60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Soto, C., et al. (2024). Meaning in life, hope, and mental health in older adults: A systematic review. BMC Geriatrics. </w:t>
      </w:r>
    </w:p>
    <w:p w14:paraId="7A0BAD5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(2023). World Social Report 2023: Leaving No One Behind in an Ageing World. </w:t>
      </w:r>
    </w:p>
    <w:p w14:paraId="2D04D48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Department of Economic and Social Affairs, Population Division. (2024). </w:t>
      </w:r>
      <w:r>
        <w:rPr>
          <w:rFonts w:ascii="Times New Roman" w:eastAsia="Times New Roman" w:hAnsi="Times New Roman" w:cs="B Lotus"/>
          <w:i/>
          <w:iCs/>
          <w:rtl w:val="0"/>
        </w:rPr>
        <w:t>World population prospects 2024: Summary of results</w:t>
      </w:r>
      <w:r>
        <w:rPr>
          <w:rFonts w:ascii="Times New Roman" w:eastAsia="Times New Roman" w:hAnsi="Times New Roman" w:cs="B Lotus"/>
          <w:rtl w:val="0"/>
        </w:rPr>
        <w:t xml:space="preserve">. United Nations. </w:t>
      </w:r>
    </w:p>
    <w:p w14:paraId="2D5AA3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Population Fund. (2026). </w:t>
      </w:r>
      <w:r>
        <w:rPr>
          <w:rFonts w:ascii="Times New Roman" w:eastAsia="Times New Roman" w:hAnsi="Times New Roman" w:cs="B Lotus"/>
          <w:i/>
          <w:iCs/>
          <w:rtl w:val="0"/>
        </w:rPr>
        <w:t>Population ageing and disabilities: Islamic Republic of Iran</w:t>
      </w:r>
      <w:r>
        <w:rPr>
          <w:rFonts w:ascii="Times New Roman" w:eastAsia="Times New Roman" w:hAnsi="Times New Roman" w:cs="B Lotus"/>
          <w:rtl w:val="0"/>
        </w:rPr>
        <w:t xml:space="preserve">. UNFPA Iran. </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van </w:t>
      </w:r>
      <w:proofErr w:type="spellStart"/>
      <w:r>
        <w:rPr>
          <w:rFonts w:ascii="Times New Roman" w:eastAsia="Times New Roman" w:hAnsi="Times New Roman" w:cs="B Lotus"/>
          <w:rtl w:val="0"/>
        </w:rPr>
        <w:t>Bruggen</w:t>
      </w:r>
      <w:proofErr w:type="spellEnd"/>
      <w:r>
        <w:rPr>
          <w:rFonts w:ascii="Times New Roman" w:eastAsia="Times New Roman" w:hAnsi="Times New Roman" w:cs="B Lotus"/>
          <w:rtl w:val="0"/>
        </w:rPr>
        <w:t xml:space="preserve">, V; Vos, J., </w:t>
      </w:r>
      <w:proofErr w:type="spellStart"/>
      <w:r>
        <w:rPr>
          <w:rFonts w:ascii="Times New Roman" w:eastAsia="Times New Roman" w:hAnsi="Times New Roman" w:cs="B Lotus"/>
          <w:rtl w:val="0"/>
        </w:rPr>
        <w:t>Bohlmeijer</w:t>
      </w:r>
      <w:proofErr w:type="spellEnd"/>
      <w:r>
        <w:rPr>
          <w:rFonts w:ascii="Times New Roman" w:eastAsia="Times New Roman" w:hAnsi="Times New Roman" w:cs="B Lotus"/>
          <w:rtl w:val="0"/>
        </w:rPr>
        <w:t xml:space="preserve">, E. T., et al. (2021). Systematic review of existential and spiritual factors related to death anxiety. </w:t>
      </w:r>
    </w:p>
    <w:p w14:paraId="7CDB564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Taylor, S; &amp; Asmundson, G. J. G. (2021). Treating Health Anxiety: A Cognitive-Behavioral Approach. Guilford Press.</w:t>
      </w:r>
    </w:p>
    <w:p w14:paraId="05893EB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Wang, C; et al. (2023). Effectiveness of meaning-centered interventions on psychological well-being among older adults: A systematic review and meta-analysis. Aging &amp; Mental Health. </w:t>
      </w:r>
    </w:p>
    <w:p w14:paraId="7D383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Wang, S; Lin, J., </w:t>
      </w:r>
      <w:proofErr w:type="spellStart"/>
      <w:r>
        <w:rPr>
          <w:rFonts w:ascii="Times New Roman" w:eastAsia="Times New Roman" w:hAnsi="Times New Roman" w:cs="B Lotus"/>
          <w:rtl w:val="0"/>
        </w:rPr>
        <w:t>Kuang</w:t>
      </w:r>
      <w:proofErr w:type="spellEnd"/>
      <w:r>
        <w:rPr>
          <w:rFonts w:ascii="Times New Roman" w:eastAsia="Times New Roman" w:hAnsi="Times New Roman" w:cs="B Lotus"/>
          <w:rtl w:val="0"/>
        </w:rPr>
        <w:t xml:space="preserve">, L; Yang, </w:t>
      </w:r>
      <w:proofErr w:type="spellStart"/>
      <w:proofErr w:type="gramStart"/>
      <w:r>
        <w:rPr>
          <w:rFonts w:ascii="Times New Roman" w:eastAsia="Times New Roman" w:hAnsi="Times New Roman" w:cs="B Lotus"/>
          <w:rtl w:val="0"/>
        </w:rPr>
        <w:t>X;Yu</w:t>
      </w:r>
      <w:proofErr w:type="spellEnd"/>
      <w:proofErr w:type="gramEnd"/>
      <w:r>
        <w:rPr>
          <w:rFonts w:ascii="Times New Roman" w:eastAsia="Times New Roman" w:hAnsi="Times New Roman" w:cs="B Lotus"/>
          <w:rtl w:val="0"/>
        </w:rPr>
        <w:t xml:space="preserve">, B; &amp; Cui, Y. (2024). Risk factors for social isolation in older adults: A systematic review and meta-analysis. </w:t>
      </w:r>
      <w:r>
        <w:rPr>
          <w:rFonts w:ascii="Times New Roman" w:eastAsia="Times New Roman" w:hAnsi="Times New Roman" w:cs="B Lotus"/>
          <w:i/>
          <w:iCs/>
          <w:rtl w:val="0"/>
        </w:rPr>
        <w:t>Public Health Nursing, 41</w:t>
      </w:r>
      <w:r>
        <w:rPr>
          <w:rFonts w:ascii="Times New Roman" w:eastAsia="Times New Roman" w:hAnsi="Times New Roman" w:cs="B Lotus"/>
          <w:rtl w:val="0"/>
        </w:rPr>
        <w:t>(2), 200–208. https://doi.org/10.1111/phn.13266</w:t>
      </w:r>
    </w:p>
    <w:p w14:paraId="71D9F155"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lastRenderedPageBreak/>
        <w:t>World Health Organization. (2023). Healthy ageing: A priority for delivering universal health coverage. Geneva: World Health Organization.</w:t>
      </w:r>
    </w:p>
    <w:p w14:paraId="510C33E7"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World Health Organization. (2024). Ageing and Health.</w:t>
      </w:r>
    </w:p>
    <w:p w14:paraId="5C2FFFA8"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World Health Organization. (2025, October 1). </w:t>
      </w:r>
      <w:r>
        <w:rPr>
          <w:rFonts w:ascii="Times New Roman" w:hAnsi="Times New Roman" w:cs="Times New Roman"/>
          <w:i/>
          <w:iCs/>
          <w:rtl w:val="0"/>
        </w:rPr>
        <w:t>Ageing and health</w:t>
      </w:r>
      <w:r>
        <w:rPr>
          <w:rFonts w:ascii="Times New Roman" w:hAnsi="Times New Roman" w:cs="Times New Roman"/>
          <w:rtl w:val="0"/>
        </w:rPr>
        <w:t xml:space="preserve">. </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World Health Organization. (2025, October 8). </w:t>
      </w:r>
      <w:r>
        <w:rPr>
          <w:rFonts w:ascii="Times New Roman" w:hAnsi="Times New Roman" w:cs="Times New Roman"/>
          <w:i/>
          <w:iCs/>
          <w:rtl w:val="0"/>
        </w:rPr>
        <w:t>Mental health of older adults</w:t>
      </w:r>
      <w:r>
        <w:rPr>
          <w:rFonts w:ascii="Times New Roman" w:hAnsi="Times New Roman" w:cs="Times New Roman"/>
          <w:rtl w:val="0"/>
        </w:rPr>
        <w:t xml:space="preserve">. </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bidi w:val="0"/>
        <w:adjustRightInd/>
        <w:rPr>
          <w:rFonts w:ascii="Times New Roman" w:hAnsi="Times New Roman" w:cs="Times New Roman"/>
          <w:color w:val="auto"/>
          <w:lang w:bidi="fa-IR"/>
        </w:rPr>
      </w:pPr>
      <w:proofErr w:type="spellStart"/>
      <w:r>
        <w:rPr>
          <w:rFonts w:ascii="Times New Roman" w:hAnsi="Times New Roman" w:cs="Times New Roman"/>
          <w:rtl w:val="0"/>
        </w:rPr>
        <w:t>Yousefi</w:t>
      </w:r>
      <w:proofErr w:type="spellEnd"/>
      <w:r>
        <w:rPr>
          <w:rFonts w:ascii="Times New Roman" w:hAnsi="Times New Roman" w:cs="Times New Roman"/>
          <w:rtl w:val="0"/>
        </w:rPr>
        <w:t xml:space="preserve"> </w:t>
      </w:r>
      <w:proofErr w:type="spellStart"/>
      <w:r>
        <w:rPr>
          <w:rFonts w:ascii="Times New Roman" w:hAnsi="Times New Roman" w:cs="Times New Roman"/>
          <w:rtl w:val="0"/>
        </w:rPr>
        <w:t>Afrashteh</w:t>
      </w:r>
      <w:proofErr w:type="spellEnd"/>
      <w:r>
        <w:rPr>
          <w:rFonts w:ascii="Times New Roman" w:hAnsi="Times New Roman" w:cs="Times New Roman"/>
          <w:rtl w:val="0"/>
        </w:rPr>
        <w:t xml:space="preserve">, M., </w:t>
      </w:r>
      <w:proofErr w:type="spellStart"/>
      <w:r>
        <w:rPr>
          <w:rFonts w:ascii="Times New Roman" w:hAnsi="Times New Roman" w:cs="Times New Roman"/>
          <w:rtl w:val="0"/>
        </w:rPr>
        <w:t>Fartash</w:t>
      </w:r>
      <w:proofErr w:type="spellEnd"/>
      <w:r>
        <w:rPr>
          <w:rFonts w:ascii="Times New Roman" w:hAnsi="Times New Roman" w:cs="Times New Roman"/>
          <w:rtl w:val="0"/>
        </w:rPr>
        <w:t xml:space="preserve">, A., &amp; </w:t>
      </w:r>
      <w:proofErr w:type="spellStart"/>
      <w:r>
        <w:rPr>
          <w:rFonts w:ascii="Times New Roman" w:hAnsi="Times New Roman" w:cs="Times New Roman"/>
          <w:rtl w:val="0"/>
        </w:rPr>
        <w:t>Aboutorabi</w:t>
      </w:r>
      <w:proofErr w:type="spellEnd"/>
      <w:r>
        <w:rPr>
          <w:rFonts w:ascii="Times New Roman" w:hAnsi="Times New Roman" w:cs="Times New Roman"/>
          <w:rtl w:val="0"/>
        </w:rPr>
        <w:t xml:space="preserve">, K. (2025). Relationship between death anxiety and spiritual intelligence: The potential mediating role of meaning of life and resilience in Iranian older people. </w:t>
      </w:r>
      <w:r>
        <w:rPr>
          <w:rFonts w:ascii="Times New Roman" w:hAnsi="Times New Roman" w:cs="Times New Roman"/>
          <w:i/>
          <w:iCs/>
          <w:rtl w:val="0"/>
        </w:rPr>
        <w:t>BMC Geriatrics, 25</w:t>
      </w:r>
      <w:r>
        <w:rPr>
          <w:rFonts w:ascii="Times New Roman" w:hAnsi="Times New Roman" w:cs="Times New Roman"/>
          <w:rtl w:val="0"/>
        </w:rPr>
        <w:t xml:space="preserve">, 482. </w:t>
      </w:r>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Yalom, I. D. (1980). Existential Psychotherapy. New York: Basic Books</w:t>
      </w:r>
    </w:p>
    <w:p w14:paraId="6BCD718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eastAsia="Times New Roman" w:hAnsi="Times New Roman" w:cs="B Lotus"/>
          <w:rtl w:val="0"/>
        </w:rPr>
        <w:t xml:space="preserve">Zohar, D; &amp; Marshall, I. (2000). SQ: Spiritual Intelligence—The Ultimate Intelligence. London: Bloomsbury. </w:t>
      </w:r>
    </w:p>
    <w:p w14:paraId="4388697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hAnsi="Times New Roman" w:cs="Times New Roman"/>
          <w:rtl w:val="0"/>
        </w:rPr>
        <w:t>World Health Organization. (2020). Healthy ageing and functional ability.</w:t>
      </w:r>
      <w:r>
        <w:rPr>
          <w:rFonts w:ascii="Times New Roman" w:hAnsi="Times New Roman" w:cs="Times New Roman"/>
          <w:rtl w:val="0"/>
        </w:rPr>
        <w:br/>
      </w:r>
    </w:p>
    <w:p w14:paraId="63438B31" w14:textId="77777777" w:rsidR="00912462" w:rsidRDefault="00000000">
      <w:pPr>
        <w:pageBreakBefore/>
        <w:bidi w:val="0"/>
        <w:spacing w:after="240"/>
        <w:jc w:val="center"/>
      </w:pPr>
      <w:r>
        <w:rPr>
          <w:rFonts w:ascii="Times New Roman" w:hAnsi="Times New Roman"/>
          <w:b/>
          <w:bCs/>
          <w:sz w:val="30"/>
          <w:szCs w:val="30"/>
          <w:rtl w:val="0"/>
        </w:rPr>
        <w:lastRenderedPageBreak/>
        <w:t>ABSTRACT</w:t>
      </w:r>
    </w:p>
    <w:p w14:paraId="313FCC24" w14:textId="77777777" w:rsidR="00912462" w:rsidRDefault="00000000" w:rsidP="00856470">
      <w:pPr>
        <w:bidi w:val="0"/>
        <w:spacing w:line="276" w:lineRule="auto"/>
        <w:jc w:val="both"/>
        <w:rPr>
          <w:rtl w:val="0"/>
        </w:rPr>
      </w:pPr>
      <w:r>
        <w:rPr>
          <w:rFonts w:ascii="Times New Roman" w:hAnsi="Times New Roman"/>
          <w:rtl w:val="0"/>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hAnsi="Times New Roman"/>
          <w:rtl w:val="0"/>
        </w:rPr>
        <w:t>Fereshteghan</w:t>
      </w:r>
      <w:proofErr w:type="spellEnd"/>
      <w:r>
        <w:rPr>
          <w:rFonts w:ascii="Times New Roman" w:hAnsi="Times New Roman"/>
          <w:rtl w:val="0"/>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hAnsi="Times New Roman"/>
          <w:rtl w:val="0"/>
        </w:rPr>
        <w:t>Salkoskis</w:t>
      </w:r>
      <w:proofErr w:type="spellEnd"/>
      <w:r>
        <w:rPr>
          <w:rFonts w:ascii="Times New Roman" w:hAnsi="Times New Roman"/>
          <w:rtl w:val="0"/>
        </w:rPr>
        <w:t xml:space="preserve"> and Warwick's Health Anxiety Questionnaire (2002), and </w:t>
      </w:r>
      <w:proofErr w:type="spellStart"/>
      <w:r>
        <w:rPr>
          <w:rFonts w:ascii="Times New Roman" w:hAnsi="Times New Roman"/>
          <w:rtl w:val="0"/>
        </w:rPr>
        <w:t>Templer's</w:t>
      </w:r>
      <w:proofErr w:type="spellEnd"/>
      <w:r>
        <w:rPr>
          <w:rFonts w:ascii="Times New Roman" w:hAnsi="Times New Roman"/>
          <w:rtl w:val="0"/>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3BF57C8" w14:textId="77777777" w:rsidR="00856470" w:rsidRDefault="00856470" w:rsidP="00856470">
      <w:pPr>
        <w:bidi w:val="0"/>
        <w:spacing w:line="276" w:lineRule="auto"/>
        <w:jc w:val="both"/>
      </w:pPr>
    </w:p>
    <w:p w14:paraId="778745C9" w14:textId="77777777" w:rsidR="00912462" w:rsidRDefault="00000000" w:rsidP="00856470">
      <w:pPr>
        <w:bidi w:val="0"/>
        <w:spacing w:before="240" w:line="276" w:lineRule="auto"/>
      </w:pPr>
      <w:r>
        <w:rPr>
          <w:rFonts w:ascii="Times New Roman" w:hAnsi="Times New Roman"/>
          <w:rtl w:val="0"/>
        </w:rPr>
        <w:t>Keywords: Spiritual intelligence, health anxiety, death anxiety, elderly.</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bidi w:val="0"/>
        <w:spacing w:before="600" w:after="160"/>
        <w:jc w:val="cente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19">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ascii="Times New Roman" w:hAnsi="Times New Roman"/>
          <w:b/>
          <w:bCs/>
          <w:sz w:val="36"/>
          <w:szCs w:val="36"/>
          <w:rtl w:val="0"/>
        </w:rPr>
        <w:t>Payame</w:t>
      </w:r>
      <w:proofErr w:type="spellEnd"/>
      <w:r>
        <w:rPr>
          <w:rFonts w:ascii="Times New Roman" w:hAnsi="Times New Roman"/>
          <w:b/>
          <w:bCs/>
          <w:sz w:val="36"/>
          <w:szCs w:val="36"/>
          <w:rtl w:val="0"/>
        </w:rPr>
        <w:t xml:space="preserve"> Noor University</w:t>
      </w:r>
    </w:p>
    <w:p w14:paraId="0FFEC939" w14:textId="2338BCF1" w:rsidR="00912462" w:rsidRDefault="00000000">
      <w:pPr>
        <w:bidi w:val="0"/>
        <w:spacing w:after="160"/>
        <w:jc w:val="center"/>
      </w:pPr>
      <w:r>
        <w:rPr>
          <w:rFonts w:ascii="Times New Roman" w:hAnsi="Times New Roman"/>
          <w:rtl w:val="0"/>
        </w:rPr>
        <w:t>Sari Center</w:t>
      </w:r>
    </w:p>
    <w:p w14:paraId="3C7A4103" w14:textId="23EDF332" w:rsidR="00912462" w:rsidRDefault="00000000">
      <w:pPr>
        <w:bidi w:val="0"/>
        <w:spacing w:after="160"/>
        <w:jc w:val="center"/>
      </w:pPr>
      <w:r>
        <w:rPr>
          <w:rFonts w:ascii="Times New Roman" w:hAnsi="Times New Roman"/>
          <w:b/>
          <w:bCs/>
          <w:rtl w:val="0"/>
        </w:rPr>
        <w:t>Master's Thesis</w:t>
      </w:r>
    </w:p>
    <w:p w14:paraId="391CD77F" w14:textId="566891AD" w:rsidR="00912462" w:rsidRDefault="00000000">
      <w:pPr>
        <w:bidi w:val="0"/>
        <w:spacing w:after="160"/>
        <w:jc w:val="center"/>
      </w:pPr>
      <w:r>
        <w:rPr>
          <w:rFonts w:ascii="Times New Roman" w:hAnsi="Times New Roman"/>
          <w:rtl w:val="0"/>
        </w:rPr>
        <w:t>Psychology Major, Islamic Psychology Major, Positive Psychology Major</w:t>
      </w:r>
    </w:p>
    <w:p w14:paraId="228400F3" w14:textId="77777777" w:rsidR="00912462" w:rsidRDefault="00000000">
      <w:pPr>
        <w:bidi w:val="0"/>
        <w:spacing w:after="160"/>
        <w:jc w:val="center"/>
      </w:pPr>
      <w:r>
        <w:rPr>
          <w:rFonts w:ascii="Times New Roman" w:hAnsi="Times New Roman"/>
          <w:b/>
          <w:bCs/>
          <w:rtl w:val="0"/>
        </w:rPr>
        <w:t>Title</w:t>
      </w:r>
    </w:p>
    <w:p w14:paraId="3D252DA3" w14:textId="77777777" w:rsidR="00912462" w:rsidRDefault="00000000">
      <w:pPr>
        <w:bidi w:val="0"/>
        <w:spacing w:after="160"/>
        <w:jc w:val="center"/>
      </w:pPr>
      <w:r>
        <w:rPr>
          <w:rFonts w:ascii="Times New Roman" w:hAnsi="Times New Roman"/>
          <w:b/>
          <w:bCs/>
          <w:rtl w:val="0"/>
        </w:rPr>
        <w:t>Relationship between Spiritual Intelligence and Health Anxiety with Death Anxiety in the Elderly</w:t>
      </w:r>
    </w:p>
    <w:p w14:paraId="5654AB5E" w14:textId="77777777" w:rsidR="00912462" w:rsidRDefault="00000000">
      <w:pPr>
        <w:bidi w:val="0"/>
        <w:spacing w:after="160"/>
        <w:jc w:val="center"/>
      </w:pPr>
      <w:proofErr w:type="spellStart"/>
      <w:r>
        <w:rPr>
          <w:rFonts w:ascii="Times New Roman" w:hAnsi="Times New Roman"/>
          <w:rtl w:val="0"/>
        </w:rPr>
        <w:t>Fareshtegan</w:t>
      </w:r>
      <w:proofErr w:type="spellEnd"/>
      <w:r>
        <w:rPr>
          <w:rFonts w:ascii="Times New Roman" w:hAnsi="Times New Roman"/>
          <w:rtl w:val="0"/>
        </w:rPr>
        <w:t xml:space="preserve"> Nursing Home, Tehran</w:t>
      </w:r>
    </w:p>
    <w:p w14:paraId="093F173C" w14:textId="65F63859" w:rsidR="00912462" w:rsidRDefault="00000000">
      <w:pPr>
        <w:bidi w:val="0"/>
        <w:spacing w:after="160"/>
        <w:jc w:val="center"/>
      </w:pPr>
      <w:r>
        <w:rPr>
          <w:rFonts w:ascii="Times New Roman" w:hAnsi="Times New Roman"/>
          <w:b/>
          <w:bCs/>
          <w:rtl w:val="0"/>
        </w:rPr>
        <w:t>Supervisor</w:t>
      </w:r>
    </w:p>
    <w:p w14:paraId="546B035B" w14:textId="77777777" w:rsidR="00912462" w:rsidRDefault="00000000">
      <w:pPr>
        <w:bidi w:val="0"/>
        <w:spacing w:after="160"/>
        <w:jc w:val="center"/>
      </w:pPr>
      <w:proofErr w:type="spellStart"/>
      <w:r>
        <w:rPr>
          <w:rFonts w:ascii="Times New Roman" w:hAnsi="Times New Roman"/>
          <w:rtl w:val="0"/>
        </w:rPr>
        <w:t>Babollah</w:t>
      </w:r>
      <w:proofErr w:type="spellEnd"/>
      <w:r>
        <w:rPr>
          <w:rFonts w:ascii="Times New Roman" w:hAnsi="Times New Roman"/>
          <w:rtl w:val="0"/>
        </w:rPr>
        <w:t xml:space="preserve"> </w:t>
      </w:r>
      <w:proofErr w:type="spellStart"/>
      <w:r>
        <w:rPr>
          <w:rFonts w:ascii="Times New Roman" w:hAnsi="Times New Roman"/>
          <w:rtl w:val="0"/>
        </w:rPr>
        <w:t>Bakhshipour</w:t>
      </w:r>
      <w:proofErr w:type="spellEnd"/>
      <w:r>
        <w:rPr>
          <w:rFonts w:ascii="Times New Roman" w:hAnsi="Times New Roman"/>
          <w:rtl w:val="0"/>
        </w:rPr>
        <w:t xml:space="preserve"> </w:t>
      </w:r>
      <w:proofErr w:type="spellStart"/>
      <w:r>
        <w:rPr>
          <w:rFonts w:ascii="Times New Roman" w:hAnsi="Times New Roman"/>
          <w:rtl w:val="0"/>
        </w:rPr>
        <w:t>Joibari</w:t>
      </w:r>
      <w:proofErr w:type="spellEnd"/>
    </w:p>
    <w:p w14:paraId="286C9A7E" w14:textId="77777777" w:rsidR="00912462" w:rsidRDefault="00000000">
      <w:pPr>
        <w:bidi w:val="0"/>
        <w:spacing w:after="160"/>
        <w:jc w:val="center"/>
      </w:pPr>
      <w:r>
        <w:rPr>
          <w:rFonts w:ascii="Times New Roman" w:hAnsi="Times New Roman"/>
          <w:b/>
          <w:bCs/>
          <w:rtl w:val="0"/>
        </w:rPr>
        <w:t>Author</w:t>
      </w:r>
    </w:p>
    <w:p w14:paraId="696FA4D8" w14:textId="07E26B70" w:rsidR="00912462" w:rsidRDefault="00000000">
      <w:pPr>
        <w:bidi w:val="0"/>
        <w:spacing w:after="160"/>
        <w:jc w:val="center"/>
      </w:pPr>
      <w:r>
        <w:rPr>
          <w:rFonts w:ascii="Times New Roman" w:hAnsi="Times New Roman"/>
          <w:rtl w:val="0"/>
        </w:rPr>
        <w:t>Fatemeh Bayat</w:t>
      </w:r>
    </w:p>
    <w:p w14:paraId="7B13E0D6" w14:textId="72502EEB" w:rsidR="00912462" w:rsidRDefault="00000000">
      <w:pPr>
        <w:bidi w:val="0"/>
        <w:spacing w:after="160"/>
        <w:jc w:val="center"/>
      </w:pPr>
      <w:r>
        <w:rPr>
          <w:rFonts w:ascii="Times New Roman" w:hAnsi="Times New Roman"/>
          <w:rtl w:val="0"/>
        </w:rPr>
        <w:t>September 2026</w:t>
      </w:r>
    </w:p>
    <w:sectPr w:rsidR="00912462">
      <w:footnotePr>
        <w:numRestart w:val="eachPage"/>
      </w:footnotePr>
      <w:pgSz w:w="11906" w:h="16838" w:code="9"/>
      <w:pgMar w:top="1440" w:right="1440" w:bottom="1440" w:left="144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CA7732"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CA7732" w:rsidRDefault="00CA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rPr>
        <w:footnoteRef/>
      </w:r>
      <w:r w:rsidRPr="00DB0882">
        <w:rPr>
          <w:rFonts w:ascii="Times New Roman" w:hAnsi="Times New Roman"/>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rPr>
        <w:t>1</w:t>
      </w:r>
      <w:r>
        <w:rPr>
          <w:rFonts w:ascii="Times New Roman" w:hAnsi="Times New Roman" w:hint="cs"/>
        </w:rPr>
        <w:t xml:space="preserve"> </w:t>
      </w:r>
      <w:r>
        <w:rPr>
          <w:rFonts w:ascii="Times New Roman" w:hAnsi="Times New Roman"/>
        </w:rPr>
        <w:t>Gerontology</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Nikolich</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Fulop</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Gold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rPr>
        <w:t>3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rPr>
        <w:t>4</w:t>
      </w:r>
      <w:r>
        <w:rPr>
          <w:rFonts w:ascii="Times New Roman" w:hAnsi="Times New Roman" w:hint="cs"/>
        </w:rPr>
        <w:t xml:space="preserve"> </w:t>
      </w:r>
      <w:r w:rsidRPr="00CB468E">
        <w:rPr>
          <w:rFonts w:ascii="Times New Roman" w:hAnsi="Times New Roman"/>
        </w:rPr>
        <w:t>SHAie</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rPr>
        <w:t>5</w:t>
      </w:r>
      <w:r>
        <w:rPr>
          <w:rFonts w:ascii="Times New Roman" w:hAnsi="Times New Roman" w:hint="cs"/>
          <w:lang w:bidi="fa-IR"/>
        </w:rPr>
        <w:t xml:space="preserve"> </w:t>
      </w:r>
      <w:r w:rsidRPr="00CB468E">
        <w:rPr>
          <w:rFonts w:ascii="Times New Roman" w:hAnsi="Times New Roman"/>
          <w:lang w:bidi="fa-IR"/>
        </w:rPr>
        <w:t>Erikson</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rPr>
        <w:t xml:space="preserve"> Freud</w:t>
      </w:r>
      <w: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Greenberg </w:t>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Mikulincer &amp; Florian</w:t>
      </w:r>
      <w: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rPr>
        <w:footnoteRef/>
      </w:r>
      <w:r w:rsidRPr="00DB0882">
        <w:rPr>
          <w:rFonts w:ascii="Times New Roman" w:hAnsi="Times New Roman"/>
        </w:rPr>
        <w:t xml:space="preserve"> Maunder &amp; Hunter</w:t>
      </w:r>
      <w: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Association</w:t>
      </w:r>
      <w:r>
        <w:rPr>
          <w:rFonts w:ascii="Times New Roman" w:hAnsi="Times New Roman"/>
          <w:color w:val="auto"/>
          <w:sz w:val="28"/>
          <w:szCs w:val="28"/>
          <w:lang w:bidi="fa-IR"/>
        </w:rPr>
        <w:t xml:space="preserve"> </w:t>
      </w:r>
      <w:r>
        <w:rPr>
          <w:rFonts w:ascii="Times New Roman" w:hAnsi="Times New Roman"/>
        </w:rPr>
        <w:t>American Psychiatric</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rPr>
        <w:footnoteRef/>
      </w:r>
      <w:r>
        <w:rPr>
          <w:rFonts w:ascii="Times New Roman" w:hAnsi="Times New Roman" w:hint="cs"/>
        </w:rPr>
        <w:t xml:space="preserve"> </w:t>
      </w:r>
      <w:r w:rsidRPr="00CB468E">
        <w:rPr>
          <w:rFonts w:ascii="Times New Roman" w:hAnsi="Times New Roman"/>
        </w:rPr>
        <w:t>Wang &amp;Zhao</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rPr>
        <w:footnoteRef/>
      </w:r>
      <w:r w:rsidRPr="00C004D3">
        <w:rPr>
          <w:rFonts w:ascii="Times New Roman" w:hAnsi="Times New Roman"/>
        </w:rPr>
        <w:t xml:space="preserve"> </w:t>
      </w:r>
      <w:r w:rsidRPr="00C004D3">
        <w:rPr>
          <w:rFonts w:ascii="Times New Roman" w:hAnsi="Times New Roman"/>
          <w:lang w:bidi="fa-IR"/>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Pr>
          <w:rFonts w:ascii="Times New Roman" w:hAnsi="Times New Roman"/>
        </w:rPr>
        <w:t>Yonker, Schanbelrauch &amp; Dehaan</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Suad,Zarina Mat, Zulkarnin A,Hatta Nuria</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gin &amp; Purohit</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Dorson &amp; Poul</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Moreiva &amp; Almeida</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Yalom</w:t>
      </w:r>
    </w:p>
  </w:footnote>
  <w:footnote w:id="81">
    <w:p w14:paraId="6BE297C4" w14:textId="77777777" w:rsidR="00CA7732" w:rsidRDefault="00000000" w:rsidP="00503BED">
      <w:pPr>
        <w:pStyle w:val="FootnoteText"/>
        <w:bidi w:val="0"/>
        <w:rPr>
          <w:lang w:bidi="fa-IR"/>
        </w:rPr>
      </w:pPr>
      <w:r>
        <w:rPr>
          <w:rStyle w:val="FootnoteReference"/>
        </w:rPr>
        <w:footnoteRef/>
      </w:r>
      <w:r>
        <w:t xml:space="preserve"> </w:t>
      </w:r>
      <w:r>
        <w:rPr>
          <w:rFonts w:ascii="Times New Roman" w:hAnsi="Times New Roman"/>
          <w:lang w:bidi="fa-IR"/>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Nazanin"/>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